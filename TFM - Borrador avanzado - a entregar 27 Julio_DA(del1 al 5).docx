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1E094A" w14:textId="77777777" w:rsidR="00320A2D" w:rsidRDefault="00320A2D" w:rsidP="002A207E">
      <w:r>
        <w:rPr>
          <w:noProof/>
          <w:lang w:val="en-GB" w:eastAsia="en-GB"/>
        </w:rPr>
        <w:drawing>
          <wp:inline distT="0" distB="0" distL="0" distR="0" wp14:anchorId="0851E0B6" wp14:editId="482668CE">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7A5759E9" w14:textId="77777777" w:rsidR="00320A2D" w:rsidRDefault="00320A2D" w:rsidP="002A207E"/>
    <w:p w14:paraId="04212D91" w14:textId="77777777" w:rsidR="00320A2D" w:rsidRDefault="00320A2D" w:rsidP="002A207E"/>
    <w:p w14:paraId="07DDD923" w14:textId="77777777" w:rsidR="00320A2D" w:rsidRDefault="00320A2D" w:rsidP="002A207E"/>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320A2D" w:rsidRPr="00464A30" w14:paraId="20C8AA27" w14:textId="77777777" w:rsidTr="00881281">
        <w:trPr>
          <w:trHeight w:val="12"/>
        </w:trPr>
        <w:tc>
          <w:tcPr>
            <w:tcW w:w="7919" w:type="dxa"/>
            <w:tcMar>
              <w:top w:w="216" w:type="dxa"/>
              <w:left w:w="115" w:type="dxa"/>
              <w:bottom w:w="216" w:type="dxa"/>
              <w:right w:w="115" w:type="dxa"/>
            </w:tcMar>
          </w:tcPr>
          <w:p w14:paraId="64DFD5CD" w14:textId="77777777" w:rsidR="00562155" w:rsidRPr="00562155" w:rsidRDefault="00562155" w:rsidP="002A207E">
            <w:pPr>
              <w:spacing w:after="0"/>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Universidad Internacional de La Rioja (UNIR)</w:t>
            </w:r>
          </w:p>
          <w:p w14:paraId="7A19FB40" w14:textId="77777777" w:rsidR="00562155" w:rsidRPr="00562155" w:rsidRDefault="00562155" w:rsidP="002A207E">
            <w:pPr>
              <w:spacing w:after="0"/>
              <w:rPr>
                <w:rFonts w:ascii="Georgia" w:eastAsia="Times New Roman" w:hAnsi="Georgia" w:cs="Tahoma"/>
                <w:b/>
                <w:sz w:val="28"/>
                <w:szCs w:val="28"/>
                <w:lang w:val="es-ES" w:bidi="en-US"/>
              </w:rPr>
            </w:pPr>
          </w:p>
          <w:p w14:paraId="51C8C806" w14:textId="77777777" w:rsidR="00562155" w:rsidRDefault="00562155" w:rsidP="002A207E">
            <w:pPr>
              <w:spacing w:after="0"/>
              <w:rPr>
                <w:rFonts w:ascii="Georgia" w:eastAsia="Times New Roman" w:hAnsi="Georgia" w:cs="Tahoma"/>
                <w:b/>
                <w:sz w:val="28"/>
                <w:szCs w:val="28"/>
                <w:lang w:val="es-ES" w:bidi="en-US"/>
              </w:rPr>
            </w:pPr>
            <w:r w:rsidRPr="00562155">
              <w:rPr>
                <w:rFonts w:ascii="Georgia" w:eastAsia="Times New Roman" w:hAnsi="Georgia" w:cs="Tahoma"/>
                <w:b/>
                <w:sz w:val="36"/>
                <w:szCs w:val="28"/>
                <w:lang w:val="es-ES" w:bidi="en-US"/>
              </w:rPr>
              <w:t>Escuela de Ingeniería</w:t>
            </w:r>
            <w:r w:rsidRPr="00562155">
              <w:rPr>
                <w:rFonts w:ascii="Georgia" w:eastAsia="Times New Roman" w:hAnsi="Georgia" w:cs="Tahoma"/>
                <w:b/>
                <w:sz w:val="28"/>
                <w:szCs w:val="28"/>
                <w:lang w:val="es-ES" w:bidi="en-US"/>
              </w:rPr>
              <w:t xml:space="preserve">        </w:t>
            </w:r>
          </w:p>
          <w:p w14:paraId="1EAE7F19" w14:textId="77777777" w:rsidR="00562155" w:rsidRPr="00562155" w:rsidRDefault="00562155" w:rsidP="002A207E">
            <w:pPr>
              <w:spacing w:after="0"/>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 xml:space="preserve">                                      </w:t>
            </w:r>
          </w:p>
          <w:p w14:paraId="274EB1A8" w14:textId="77777777" w:rsidR="00005BA2" w:rsidRDefault="00005BA2" w:rsidP="002A207E">
            <w:pPr>
              <w:autoSpaceDE w:val="0"/>
              <w:autoSpaceDN w:val="0"/>
              <w:adjustRightInd w:val="0"/>
              <w:spacing w:after="0"/>
              <w:jc w:val="left"/>
              <w:rPr>
                <w:rFonts w:ascii="Verdana" w:hAnsi="Verdana" w:cs="Verdana"/>
                <w:b/>
                <w:bCs/>
                <w:color w:val="00669A"/>
                <w:sz w:val="21"/>
                <w:szCs w:val="21"/>
                <w:lang w:val="es-ES"/>
              </w:rPr>
            </w:pPr>
            <w:r>
              <w:rPr>
                <w:rFonts w:ascii="Verdana" w:hAnsi="Verdana" w:cs="Verdana"/>
                <w:b/>
                <w:bCs/>
                <w:color w:val="00669A"/>
                <w:sz w:val="21"/>
                <w:szCs w:val="21"/>
                <w:lang w:val="es-ES"/>
              </w:rPr>
              <w:t xml:space="preserve">Máster Análisis y Visualización de Datos Masivos / </w:t>
            </w:r>
          </w:p>
          <w:p w14:paraId="11025021" w14:textId="77777777" w:rsidR="00320A2D" w:rsidRPr="00A73DB2" w:rsidRDefault="00005BA2" w:rsidP="002A207E">
            <w:pPr>
              <w:autoSpaceDE w:val="0"/>
              <w:autoSpaceDN w:val="0"/>
              <w:adjustRightInd w:val="0"/>
              <w:spacing w:after="0"/>
              <w:jc w:val="left"/>
              <w:rPr>
                <w:rFonts w:ascii="Verdana" w:hAnsi="Verdana" w:cs="Verdana"/>
                <w:b/>
                <w:bCs/>
                <w:color w:val="00669A"/>
                <w:sz w:val="21"/>
                <w:szCs w:val="21"/>
                <w:lang w:val="en-US"/>
              </w:rPr>
            </w:pPr>
            <w:r w:rsidRPr="00A73DB2">
              <w:rPr>
                <w:rFonts w:ascii="Verdana" w:hAnsi="Verdana" w:cs="Verdana"/>
                <w:b/>
                <w:bCs/>
                <w:color w:val="00669A"/>
                <w:sz w:val="21"/>
                <w:szCs w:val="21"/>
                <w:lang w:val="en-US"/>
              </w:rPr>
              <w:t>Visual Analytics and Big Data</w:t>
            </w:r>
          </w:p>
        </w:tc>
      </w:tr>
      <w:tr w:rsidR="00320A2D" w:rsidRPr="00464A30" w14:paraId="6CA46CD1" w14:textId="77777777" w:rsidTr="00881281">
        <w:trPr>
          <w:trHeight w:val="278"/>
        </w:trPr>
        <w:tc>
          <w:tcPr>
            <w:tcW w:w="7919" w:type="dxa"/>
            <w:tcMar>
              <w:top w:w="216" w:type="dxa"/>
              <w:left w:w="115" w:type="dxa"/>
              <w:bottom w:w="216" w:type="dxa"/>
              <w:right w:w="115" w:type="dxa"/>
            </w:tcMar>
          </w:tcPr>
          <w:p w14:paraId="4D345B6E" w14:textId="77777777" w:rsidR="00320A2D" w:rsidRPr="00A73DB2" w:rsidRDefault="00320A2D" w:rsidP="002A207E">
            <w:pPr>
              <w:pStyle w:val="NoSpacing"/>
              <w:spacing w:line="360" w:lineRule="auto"/>
              <w:rPr>
                <w:rFonts w:ascii="Georgia" w:hAnsi="Georgia" w:cs="Tahoma"/>
                <w:b/>
                <w:sz w:val="28"/>
                <w:szCs w:val="28"/>
              </w:rPr>
            </w:pPr>
          </w:p>
        </w:tc>
      </w:tr>
      <w:tr w:rsidR="00320A2D" w:rsidRPr="004602F0" w14:paraId="4EB44D35" w14:textId="77777777" w:rsidTr="00881281">
        <w:trPr>
          <w:trHeight w:val="1579"/>
        </w:trPr>
        <w:tc>
          <w:tcPr>
            <w:tcW w:w="7919" w:type="dxa"/>
          </w:tcPr>
          <w:p w14:paraId="7AEF704E" w14:textId="77777777" w:rsidR="00320A2D" w:rsidRPr="004602F0" w:rsidRDefault="00FF1F20" w:rsidP="007C2556">
            <w:pPr>
              <w:pStyle w:val="NoSpacing"/>
              <w:jc w:val="left"/>
              <w:rPr>
                <w:rFonts w:ascii="Cambria" w:hAnsi="Cambria"/>
                <w:color w:val="4F81BD"/>
                <w:sz w:val="80"/>
                <w:szCs w:val="80"/>
                <w:lang w:val="es-ES"/>
              </w:rPr>
            </w:pPr>
            <w:r>
              <w:rPr>
                <w:rFonts w:ascii="Cambria" w:hAnsi="Cambria"/>
                <w:color w:val="4F81BD"/>
                <w:sz w:val="80"/>
                <w:szCs w:val="80"/>
                <w:lang w:val="es-ES"/>
              </w:rPr>
              <w:t>Detección de a</w:t>
            </w:r>
            <w:r w:rsidR="00997BC9">
              <w:rPr>
                <w:rFonts w:ascii="Cambria" w:hAnsi="Cambria"/>
                <w:color w:val="4F81BD"/>
                <w:sz w:val="80"/>
                <w:szCs w:val="80"/>
                <w:lang w:val="es-ES"/>
              </w:rPr>
              <w:t>nomalías</w:t>
            </w:r>
            <w:r>
              <w:rPr>
                <w:rFonts w:ascii="Cambria" w:hAnsi="Cambria"/>
                <w:color w:val="4F81BD"/>
                <w:sz w:val="80"/>
                <w:szCs w:val="80"/>
                <w:lang w:val="es-ES"/>
              </w:rPr>
              <w:t xml:space="preserve"> en series temporales </w:t>
            </w:r>
            <w:proofErr w:type="spellStart"/>
            <w:r>
              <w:rPr>
                <w:rFonts w:ascii="Cambria" w:hAnsi="Cambria"/>
                <w:color w:val="4F81BD"/>
                <w:sz w:val="80"/>
                <w:szCs w:val="80"/>
                <w:lang w:val="es-ES"/>
              </w:rPr>
              <w:t>multivariantes</w:t>
            </w:r>
            <w:proofErr w:type="spellEnd"/>
          </w:p>
        </w:tc>
      </w:tr>
    </w:tbl>
    <w:p w14:paraId="7602C13E" w14:textId="77777777" w:rsidR="00320A2D" w:rsidRDefault="00320A2D" w:rsidP="002A207E"/>
    <w:p w14:paraId="62BC634E" w14:textId="77777777" w:rsidR="00320A2D" w:rsidRDefault="00320A2D" w:rsidP="002A207E"/>
    <w:p w14:paraId="703A83DF" w14:textId="77777777" w:rsidR="00320A2D" w:rsidRDefault="00320A2D" w:rsidP="002A207E"/>
    <w:p w14:paraId="0FE1E85E" w14:textId="77777777" w:rsidR="00320A2D" w:rsidRDefault="00320A2D" w:rsidP="002A207E"/>
    <w:p w14:paraId="689C166B" w14:textId="77777777" w:rsidR="00320A2D" w:rsidRDefault="00320A2D" w:rsidP="002A207E"/>
    <w:p w14:paraId="4714F085" w14:textId="77777777" w:rsidR="00320A2D" w:rsidRDefault="00320A2D" w:rsidP="002A207E"/>
    <w:p w14:paraId="095BFC81" w14:textId="77777777" w:rsidR="00320A2D" w:rsidRDefault="00320A2D" w:rsidP="002A207E"/>
    <w:p w14:paraId="28F2A0B4" w14:textId="77777777" w:rsidR="0046398F" w:rsidRDefault="0046398F" w:rsidP="002A207E"/>
    <w:p w14:paraId="7F0BE9EF" w14:textId="77777777" w:rsidR="00320A2D" w:rsidRDefault="00320A2D" w:rsidP="002A207E"/>
    <w:p w14:paraId="071A8025" w14:textId="77777777" w:rsidR="00320A2D" w:rsidRDefault="00320A2D" w:rsidP="002A207E"/>
    <w:p w14:paraId="1EB2CAE8" w14:textId="77777777" w:rsidR="00320A2D" w:rsidRDefault="00320A2D" w:rsidP="002A207E"/>
    <w:p w14:paraId="4C1EFA5A" w14:textId="77777777" w:rsidR="00FF1F20" w:rsidRDefault="00FF1F20" w:rsidP="00FF1F20">
      <w:pPr>
        <w:spacing w:after="0" w:line="240" w:lineRule="auto"/>
        <w:rPr>
          <w:rFonts w:ascii="Georgia" w:hAnsi="Georgia"/>
          <w:b/>
          <w:i/>
          <w:sz w:val="24"/>
        </w:rPr>
      </w:pPr>
    </w:p>
    <w:p w14:paraId="5B7720E4" w14:textId="77777777" w:rsidR="00FF1F20" w:rsidRDefault="00FF1F20" w:rsidP="00FF1F20">
      <w:pPr>
        <w:spacing w:after="0" w:line="240" w:lineRule="auto"/>
        <w:rPr>
          <w:rFonts w:ascii="Georgia" w:hAnsi="Georgia"/>
          <w:b/>
          <w:i/>
          <w:sz w:val="24"/>
        </w:rPr>
      </w:pPr>
    </w:p>
    <w:p w14:paraId="0435AEA3" w14:textId="77777777" w:rsidR="00FF1F20" w:rsidRDefault="00FF1F20" w:rsidP="00FF1F20">
      <w:pPr>
        <w:spacing w:after="0" w:line="240" w:lineRule="auto"/>
        <w:rPr>
          <w:rFonts w:ascii="Georgia" w:hAnsi="Georgia"/>
          <w:b/>
          <w:i/>
          <w:sz w:val="24"/>
        </w:rPr>
      </w:pPr>
    </w:p>
    <w:p w14:paraId="1A795498" w14:textId="77777777" w:rsidR="00320A2D" w:rsidRPr="009C592F" w:rsidRDefault="00320A2D" w:rsidP="00FF1F20">
      <w:pPr>
        <w:spacing w:after="0" w:line="240" w:lineRule="auto"/>
        <w:rPr>
          <w:rFonts w:ascii="Georgia" w:hAnsi="Georgia"/>
          <w:b/>
          <w:i/>
          <w:sz w:val="24"/>
        </w:rPr>
      </w:pPr>
      <w:r w:rsidRPr="009C592F">
        <w:rPr>
          <w:rFonts w:ascii="Georgia" w:hAnsi="Georgia"/>
          <w:b/>
          <w:i/>
          <w:sz w:val="24"/>
        </w:rPr>
        <w:t xml:space="preserve">Trabajo Fin de Máster </w:t>
      </w:r>
    </w:p>
    <w:p w14:paraId="3BAF1998" w14:textId="77777777" w:rsidR="00FF1F20" w:rsidRDefault="00FF1F20" w:rsidP="00FF1F20">
      <w:pPr>
        <w:spacing w:after="0" w:line="240" w:lineRule="auto"/>
        <w:rPr>
          <w:rFonts w:ascii="Georgia" w:hAnsi="Georgia"/>
          <w:b/>
        </w:rPr>
      </w:pPr>
    </w:p>
    <w:p w14:paraId="4775B5E8" w14:textId="77777777" w:rsidR="00A51957" w:rsidRPr="009C592F" w:rsidRDefault="00377EF3" w:rsidP="00FF1F20">
      <w:pPr>
        <w:spacing w:after="0" w:line="240" w:lineRule="auto"/>
        <w:rPr>
          <w:rFonts w:ascii="Georgia" w:hAnsi="Georgia"/>
          <w:i/>
        </w:rPr>
      </w:pPr>
      <w:r w:rsidRPr="00B540E7">
        <w:rPr>
          <w:rFonts w:ascii="Georgia" w:hAnsi="Georgia"/>
        </w:rPr>
        <w:t>Presentado</w:t>
      </w:r>
      <w:r w:rsidR="00320A2D" w:rsidRPr="00B540E7">
        <w:rPr>
          <w:rFonts w:ascii="Georgia" w:hAnsi="Georgia"/>
        </w:rPr>
        <w:t xml:space="preserve"> por:</w:t>
      </w:r>
      <w:r w:rsidR="00320A2D" w:rsidRPr="00320A2D">
        <w:rPr>
          <w:rFonts w:ascii="Georgia" w:hAnsi="Georgia"/>
        </w:rPr>
        <w:t xml:space="preserve"> </w:t>
      </w:r>
      <w:r w:rsidR="00D602E3">
        <w:rPr>
          <w:rFonts w:ascii="Georgia" w:hAnsi="Georgia"/>
        </w:rPr>
        <w:t xml:space="preserve">  </w:t>
      </w:r>
      <w:r w:rsidR="00FF1F20">
        <w:rPr>
          <w:rFonts w:ascii="Georgia" w:hAnsi="Georgia"/>
        </w:rPr>
        <w:tab/>
      </w:r>
      <w:r w:rsidR="00997BC9" w:rsidRPr="009C592F">
        <w:rPr>
          <w:rFonts w:ascii="Georgia" w:hAnsi="Georgia"/>
          <w:i/>
          <w:sz w:val="24"/>
        </w:rPr>
        <w:t>González San Francisco</w:t>
      </w:r>
      <w:r w:rsidR="00320A2D" w:rsidRPr="009C592F">
        <w:rPr>
          <w:rFonts w:ascii="Georgia" w:hAnsi="Georgia"/>
          <w:i/>
          <w:sz w:val="24"/>
        </w:rPr>
        <w:t xml:space="preserve">, </w:t>
      </w:r>
      <w:r w:rsidR="00997BC9" w:rsidRPr="009C592F">
        <w:rPr>
          <w:rFonts w:ascii="Georgia" w:hAnsi="Georgia"/>
          <w:i/>
          <w:sz w:val="24"/>
        </w:rPr>
        <w:t>Alberto</w:t>
      </w:r>
    </w:p>
    <w:p w14:paraId="09D06F62" w14:textId="77777777" w:rsidR="00320A2D" w:rsidRPr="009C592F" w:rsidRDefault="00320A2D" w:rsidP="00FF1F20">
      <w:pPr>
        <w:spacing w:after="0" w:line="240" w:lineRule="auto"/>
        <w:rPr>
          <w:rFonts w:ascii="Georgia" w:hAnsi="Georgia"/>
          <w:i/>
        </w:rPr>
      </w:pPr>
      <w:r w:rsidRPr="00B540E7">
        <w:rPr>
          <w:rFonts w:ascii="Georgia" w:hAnsi="Georgia"/>
        </w:rPr>
        <w:t xml:space="preserve">Director: </w:t>
      </w:r>
      <w:r w:rsidR="00D602E3">
        <w:rPr>
          <w:rFonts w:ascii="Georgia" w:hAnsi="Georgia"/>
        </w:rPr>
        <w:t xml:space="preserve">  </w:t>
      </w:r>
      <w:r w:rsidR="00FF1F20">
        <w:rPr>
          <w:rFonts w:ascii="Georgia" w:hAnsi="Georgia"/>
        </w:rPr>
        <w:tab/>
      </w:r>
      <w:r w:rsidR="00FF1F20">
        <w:rPr>
          <w:rFonts w:ascii="Georgia" w:hAnsi="Georgia"/>
        </w:rPr>
        <w:tab/>
      </w:r>
      <w:r w:rsidR="002E16E8" w:rsidRPr="009C592F">
        <w:rPr>
          <w:rFonts w:ascii="Georgia" w:hAnsi="Georgia"/>
          <w:i/>
          <w:sz w:val="24"/>
        </w:rPr>
        <w:t>Alcaide Villar</w:t>
      </w:r>
      <w:r w:rsidRPr="009C592F">
        <w:rPr>
          <w:rFonts w:ascii="Georgia" w:hAnsi="Georgia"/>
          <w:i/>
          <w:sz w:val="24"/>
        </w:rPr>
        <w:t xml:space="preserve">, </w:t>
      </w:r>
      <w:r w:rsidR="002E16E8" w:rsidRPr="009C592F">
        <w:rPr>
          <w:rFonts w:ascii="Georgia" w:hAnsi="Georgia"/>
          <w:i/>
          <w:sz w:val="24"/>
        </w:rPr>
        <w:t>Daniel</w:t>
      </w:r>
    </w:p>
    <w:p w14:paraId="1C4DBDDF" w14:textId="77777777" w:rsidR="00320A2D" w:rsidRDefault="00320A2D" w:rsidP="002A207E">
      <w:pPr>
        <w:rPr>
          <w:rFonts w:ascii="Georgia" w:hAnsi="Georgia"/>
        </w:rPr>
      </w:pPr>
    </w:p>
    <w:p w14:paraId="6D79E17C" w14:textId="77777777" w:rsidR="00320A2D" w:rsidRPr="004602F0" w:rsidRDefault="00320A2D" w:rsidP="002A207E">
      <w:pPr>
        <w:pStyle w:val="NoSpacing"/>
        <w:spacing w:line="360" w:lineRule="auto"/>
        <w:rPr>
          <w:color w:val="4F81BD"/>
          <w:lang w:val="es-ES"/>
        </w:rPr>
      </w:pPr>
      <w:r w:rsidRPr="004602F0">
        <w:rPr>
          <w:color w:val="4F81BD"/>
          <w:lang w:val="es-ES"/>
        </w:rPr>
        <w:t>Ciudad</w:t>
      </w:r>
      <w:r w:rsidR="0046398F">
        <w:rPr>
          <w:color w:val="4F81BD"/>
          <w:lang w:val="es-ES"/>
        </w:rPr>
        <w:t>:</w:t>
      </w:r>
      <w:r w:rsidR="00E64437">
        <w:rPr>
          <w:color w:val="4F81BD"/>
          <w:lang w:val="es-ES"/>
        </w:rPr>
        <w:t xml:space="preserve"> </w:t>
      </w:r>
      <w:r w:rsidR="00E64437" w:rsidRPr="000516A7">
        <w:rPr>
          <w:i/>
          <w:color w:val="4F81BD"/>
          <w:lang w:val="es-ES"/>
        </w:rPr>
        <w:t>Madrid, España</w:t>
      </w:r>
    </w:p>
    <w:p w14:paraId="77CC4B34" w14:textId="77777777" w:rsidR="000B5D0F" w:rsidRDefault="0046398F" w:rsidP="002A207E">
      <w:pPr>
        <w:pStyle w:val="NoSpacing"/>
        <w:spacing w:line="360" w:lineRule="auto"/>
        <w:rPr>
          <w:color w:val="4F81BD"/>
          <w:lang w:val="es-ES"/>
        </w:rPr>
      </w:pPr>
      <w:r>
        <w:rPr>
          <w:color w:val="4F81BD"/>
          <w:lang w:val="es-ES"/>
        </w:rPr>
        <w:t>Fecha:</w:t>
      </w:r>
      <w:r w:rsidR="00E64437">
        <w:rPr>
          <w:color w:val="4F81BD"/>
          <w:lang w:val="es-ES"/>
        </w:rPr>
        <w:t xml:space="preserve"> </w:t>
      </w:r>
      <w:r w:rsidR="000D2E75">
        <w:rPr>
          <w:color w:val="4F81BD"/>
          <w:lang w:val="es-ES"/>
        </w:rPr>
        <w:t>2</w:t>
      </w:r>
      <w:r w:rsidR="0002293E">
        <w:rPr>
          <w:color w:val="4F81BD"/>
          <w:lang w:val="es-ES"/>
        </w:rPr>
        <w:t>7</w:t>
      </w:r>
      <w:r w:rsidR="008A55AB">
        <w:rPr>
          <w:color w:val="4F81BD"/>
          <w:lang w:val="es-ES"/>
        </w:rPr>
        <w:t>/0</w:t>
      </w:r>
      <w:r w:rsidR="0002293E">
        <w:rPr>
          <w:color w:val="4F81BD"/>
          <w:lang w:val="es-ES"/>
        </w:rPr>
        <w:t>7</w:t>
      </w:r>
      <w:r w:rsidR="008A55AB">
        <w:rPr>
          <w:color w:val="4F81BD"/>
          <w:lang w:val="es-ES"/>
        </w:rPr>
        <w:t>/2017</w:t>
      </w:r>
    </w:p>
    <w:p w14:paraId="736DFF27" w14:textId="77777777" w:rsidR="000B5D0F" w:rsidRDefault="000B5D0F">
      <w:pPr>
        <w:spacing w:line="276" w:lineRule="auto"/>
        <w:jc w:val="left"/>
        <w:rPr>
          <w:color w:val="4F81BD"/>
          <w:lang w:val="es-ES"/>
        </w:rPr>
      </w:pPr>
      <w:r>
        <w:rPr>
          <w:color w:val="4F81BD"/>
          <w:lang w:val="es-ES"/>
        </w:rPr>
        <w:br w:type="page"/>
      </w:r>
    </w:p>
    <w:p w14:paraId="5DE25F58" w14:textId="77777777" w:rsidR="00FF1F20" w:rsidRDefault="00FF1F20">
      <w:pPr>
        <w:spacing w:line="276" w:lineRule="auto"/>
        <w:jc w:val="left"/>
        <w:rPr>
          <w:color w:val="4F81BD"/>
          <w:lang w:val="es-ES"/>
        </w:rPr>
      </w:pPr>
      <w:r>
        <w:rPr>
          <w:color w:val="4F81BD"/>
          <w:lang w:val="es-ES"/>
        </w:rPr>
        <w:lastRenderedPageBreak/>
        <w:br w:type="page"/>
      </w:r>
    </w:p>
    <w:p w14:paraId="5070ADA0" w14:textId="77777777" w:rsidR="00FF1F20" w:rsidRDefault="00FF1F20">
      <w:pPr>
        <w:spacing w:line="276" w:lineRule="auto"/>
        <w:jc w:val="left"/>
        <w:rPr>
          <w:rFonts w:ascii="Calibri" w:eastAsia="Times New Roman" w:hAnsi="Calibri" w:cs="Times New Roman"/>
          <w:color w:val="4F81BD"/>
          <w:lang w:val="es-ES" w:bidi="en-US"/>
        </w:rPr>
      </w:pPr>
    </w:p>
    <w:p w14:paraId="0DC1BA3B" w14:textId="77777777" w:rsidR="00320A2D" w:rsidRPr="004602F0" w:rsidRDefault="00320A2D" w:rsidP="002A207E">
      <w:pPr>
        <w:pStyle w:val="NoSpacing"/>
        <w:spacing w:line="360" w:lineRule="auto"/>
        <w:rPr>
          <w:color w:val="4F81BD"/>
          <w:lang w:val="es-ES"/>
        </w:rPr>
      </w:pPr>
    </w:p>
    <w:p w14:paraId="5C121A83" w14:textId="77777777" w:rsidR="00867D8D" w:rsidRPr="005A5BC3" w:rsidRDefault="00867D8D" w:rsidP="002A207E">
      <w:pPr>
        <w:jc w:val="center"/>
        <w:rPr>
          <w:b/>
          <w:i/>
          <w:sz w:val="28"/>
        </w:rPr>
      </w:pPr>
      <w:r w:rsidRPr="005A5BC3">
        <w:rPr>
          <w:b/>
          <w:i/>
          <w:sz w:val="28"/>
        </w:rPr>
        <w:t>ÍNDICE DE CONTENIDO</w:t>
      </w:r>
    </w:p>
    <w:p w14:paraId="3D8FEC75" w14:textId="77777777" w:rsidR="00867D8D" w:rsidRDefault="00867D8D" w:rsidP="002A207E">
      <w:pPr>
        <w:pStyle w:val="TOC1"/>
        <w:spacing w:line="360" w:lineRule="auto"/>
        <w:rPr>
          <w:lang w:bidi="en-US"/>
        </w:rPr>
      </w:pPr>
    </w:p>
    <w:p w14:paraId="556F0850" w14:textId="77777777" w:rsidR="008C06B0" w:rsidRDefault="00741AA7">
      <w:pPr>
        <w:pStyle w:val="TOC1"/>
        <w:rPr>
          <w:rFonts w:asciiTheme="minorHAnsi" w:eastAsiaTheme="minorEastAsia" w:hAnsiTheme="minorHAnsi" w:cstheme="minorBidi"/>
          <w:b w:val="0"/>
          <w:caps w:val="0"/>
          <w:noProof/>
          <w:sz w:val="22"/>
          <w:szCs w:val="22"/>
        </w:rPr>
      </w:pPr>
      <w:r>
        <w:rPr>
          <w:u w:val="single"/>
        </w:rPr>
        <w:fldChar w:fldCharType="begin"/>
      </w:r>
      <w:r w:rsidR="00867D8D">
        <w:rPr>
          <w:u w:val="single"/>
        </w:rPr>
        <w:instrText xml:space="preserve"> TOC \o "1-3" \h \z \u </w:instrText>
      </w:r>
      <w:r>
        <w:rPr>
          <w:u w:val="single"/>
        </w:rPr>
        <w:fldChar w:fldCharType="separate"/>
      </w:r>
      <w:hyperlink w:anchor="_Toc488444227" w:history="1">
        <w:r w:rsidR="008C06B0" w:rsidRPr="00DB2C2A">
          <w:rPr>
            <w:rStyle w:val="Hyperlink"/>
            <w:lang w:bidi="en-US"/>
          </w:rPr>
          <w:t>Resumen</w:t>
        </w:r>
        <w:r w:rsidR="008C06B0">
          <w:rPr>
            <w:noProof/>
            <w:webHidden/>
          </w:rPr>
          <w:tab/>
        </w:r>
        <w:r w:rsidR="008C06B0">
          <w:rPr>
            <w:noProof/>
            <w:webHidden/>
          </w:rPr>
          <w:fldChar w:fldCharType="begin"/>
        </w:r>
        <w:r w:rsidR="008C06B0">
          <w:rPr>
            <w:noProof/>
            <w:webHidden/>
          </w:rPr>
          <w:instrText xml:space="preserve"> PAGEREF _Toc488444227 \h </w:instrText>
        </w:r>
        <w:r w:rsidR="008C06B0">
          <w:rPr>
            <w:noProof/>
            <w:webHidden/>
          </w:rPr>
        </w:r>
        <w:r w:rsidR="008C06B0">
          <w:rPr>
            <w:noProof/>
            <w:webHidden/>
          </w:rPr>
          <w:fldChar w:fldCharType="separate"/>
        </w:r>
        <w:r w:rsidR="008C06B0">
          <w:rPr>
            <w:noProof/>
            <w:webHidden/>
          </w:rPr>
          <w:t>6</w:t>
        </w:r>
        <w:r w:rsidR="008C06B0">
          <w:rPr>
            <w:noProof/>
            <w:webHidden/>
          </w:rPr>
          <w:fldChar w:fldCharType="end"/>
        </w:r>
      </w:hyperlink>
    </w:p>
    <w:p w14:paraId="1F9ECDAA" w14:textId="77777777" w:rsidR="008C06B0" w:rsidRDefault="003026EC">
      <w:pPr>
        <w:pStyle w:val="TOC1"/>
        <w:rPr>
          <w:rFonts w:asciiTheme="minorHAnsi" w:eastAsiaTheme="minorEastAsia" w:hAnsiTheme="minorHAnsi" w:cstheme="minorBidi"/>
          <w:b w:val="0"/>
          <w:caps w:val="0"/>
          <w:noProof/>
          <w:sz w:val="22"/>
          <w:szCs w:val="22"/>
        </w:rPr>
      </w:pPr>
      <w:hyperlink w:anchor="_Toc488444228" w:history="1">
        <w:r w:rsidR="008C06B0" w:rsidRPr="00DB2C2A">
          <w:rPr>
            <w:rStyle w:val="Hyperlink"/>
            <w:lang w:bidi="en-US"/>
          </w:rPr>
          <w:t>Abstract</w:t>
        </w:r>
        <w:r w:rsidR="008C06B0">
          <w:rPr>
            <w:noProof/>
            <w:webHidden/>
          </w:rPr>
          <w:tab/>
        </w:r>
        <w:r w:rsidR="008C06B0">
          <w:rPr>
            <w:noProof/>
            <w:webHidden/>
          </w:rPr>
          <w:fldChar w:fldCharType="begin"/>
        </w:r>
        <w:r w:rsidR="008C06B0">
          <w:rPr>
            <w:noProof/>
            <w:webHidden/>
          </w:rPr>
          <w:instrText xml:space="preserve"> PAGEREF _Toc488444228 \h </w:instrText>
        </w:r>
        <w:r w:rsidR="008C06B0">
          <w:rPr>
            <w:noProof/>
            <w:webHidden/>
          </w:rPr>
        </w:r>
        <w:r w:rsidR="008C06B0">
          <w:rPr>
            <w:noProof/>
            <w:webHidden/>
          </w:rPr>
          <w:fldChar w:fldCharType="separate"/>
        </w:r>
        <w:r w:rsidR="008C06B0">
          <w:rPr>
            <w:noProof/>
            <w:webHidden/>
          </w:rPr>
          <w:t>7</w:t>
        </w:r>
        <w:r w:rsidR="008C06B0">
          <w:rPr>
            <w:noProof/>
            <w:webHidden/>
          </w:rPr>
          <w:fldChar w:fldCharType="end"/>
        </w:r>
      </w:hyperlink>
    </w:p>
    <w:p w14:paraId="2A44BC1D" w14:textId="77777777" w:rsidR="008C06B0" w:rsidRDefault="003026EC">
      <w:pPr>
        <w:pStyle w:val="TOC1"/>
        <w:rPr>
          <w:rFonts w:asciiTheme="minorHAnsi" w:eastAsiaTheme="minorEastAsia" w:hAnsiTheme="minorHAnsi" w:cstheme="minorBidi"/>
          <w:b w:val="0"/>
          <w:caps w:val="0"/>
          <w:noProof/>
          <w:sz w:val="22"/>
          <w:szCs w:val="22"/>
        </w:rPr>
      </w:pPr>
      <w:hyperlink w:anchor="_Toc488444229" w:history="1">
        <w:r w:rsidR="008C06B0" w:rsidRPr="00DB2C2A">
          <w:rPr>
            <w:rStyle w:val="Hyperlink"/>
            <w:lang w:bidi="en-US"/>
          </w:rPr>
          <w:t>1.</w:t>
        </w:r>
        <w:r w:rsidR="008C06B0">
          <w:rPr>
            <w:rFonts w:asciiTheme="minorHAnsi" w:eastAsiaTheme="minorEastAsia" w:hAnsiTheme="minorHAnsi" w:cstheme="minorBidi"/>
            <w:b w:val="0"/>
            <w:caps w:val="0"/>
            <w:noProof/>
            <w:sz w:val="22"/>
            <w:szCs w:val="22"/>
          </w:rPr>
          <w:tab/>
        </w:r>
        <w:r w:rsidR="008C06B0" w:rsidRPr="00DB2C2A">
          <w:rPr>
            <w:rStyle w:val="Hyperlink"/>
            <w:lang w:bidi="en-US"/>
          </w:rPr>
          <w:t>Introducción</w:t>
        </w:r>
        <w:r w:rsidR="008C06B0">
          <w:rPr>
            <w:noProof/>
            <w:webHidden/>
          </w:rPr>
          <w:tab/>
        </w:r>
        <w:r w:rsidR="008C06B0">
          <w:rPr>
            <w:noProof/>
            <w:webHidden/>
          </w:rPr>
          <w:fldChar w:fldCharType="begin"/>
        </w:r>
        <w:r w:rsidR="008C06B0">
          <w:rPr>
            <w:noProof/>
            <w:webHidden/>
          </w:rPr>
          <w:instrText xml:space="preserve"> PAGEREF _Toc488444229 \h </w:instrText>
        </w:r>
        <w:r w:rsidR="008C06B0">
          <w:rPr>
            <w:noProof/>
            <w:webHidden/>
          </w:rPr>
        </w:r>
        <w:r w:rsidR="008C06B0">
          <w:rPr>
            <w:noProof/>
            <w:webHidden/>
          </w:rPr>
          <w:fldChar w:fldCharType="separate"/>
        </w:r>
        <w:r w:rsidR="008C06B0">
          <w:rPr>
            <w:noProof/>
            <w:webHidden/>
          </w:rPr>
          <w:t>8</w:t>
        </w:r>
        <w:r w:rsidR="008C06B0">
          <w:rPr>
            <w:noProof/>
            <w:webHidden/>
          </w:rPr>
          <w:fldChar w:fldCharType="end"/>
        </w:r>
      </w:hyperlink>
    </w:p>
    <w:p w14:paraId="29F177B5" w14:textId="77777777" w:rsidR="008C06B0" w:rsidRDefault="003026EC">
      <w:pPr>
        <w:pStyle w:val="TOC2"/>
        <w:rPr>
          <w:rFonts w:asciiTheme="minorHAnsi" w:eastAsiaTheme="minorEastAsia" w:hAnsiTheme="minorHAnsi" w:cstheme="minorBidi"/>
          <w:b w:val="0"/>
          <w:sz w:val="22"/>
          <w:szCs w:val="22"/>
        </w:rPr>
      </w:pPr>
      <w:hyperlink w:anchor="_Toc488444230" w:history="1">
        <w:r w:rsidR="008C06B0" w:rsidRPr="00DB2C2A">
          <w:rPr>
            <w:rStyle w:val="Hyperlink"/>
            <w:rFonts w:cs="Arial"/>
          </w:rPr>
          <w:t>1.1</w:t>
        </w:r>
        <w:r w:rsidR="008C06B0">
          <w:rPr>
            <w:rFonts w:asciiTheme="minorHAnsi" w:eastAsiaTheme="minorEastAsia" w:hAnsiTheme="minorHAnsi" w:cstheme="minorBidi"/>
            <w:b w:val="0"/>
            <w:sz w:val="22"/>
            <w:szCs w:val="22"/>
          </w:rPr>
          <w:tab/>
        </w:r>
        <w:r w:rsidR="008C06B0" w:rsidRPr="00DB2C2A">
          <w:rPr>
            <w:rStyle w:val="Hyperlink"/>
          </w:rPr>
          <w:t>Motivación</w:t>
        </w:r>
        <w:r w:rsidR="008C06B0">
          <w:rPr>
            <w:webHidden/>
          </w:rPr>
          <w:tab/>
        </w:r>
        <w:r w:rsidR="008C06B0">
          <w:rPr>
            <w:webHidden/>
          </w:rPr>
          <w:fldChar w:fldCharType="begin"/>
        </w:r>
        <w:r w:rsidR="008C06B0">
          <w:rPr>
            <w:webHidden/>
          </w:rPr>
          <w:instrText xml:space="preserve"> PAGEREF _Toc488444230 \h </w:instrText>
        </w:r>
        <w:r w:rsidR="008C06B0">
          <w:rPr>
            <w:webHidden/>
          </w:rPr>
        </w:r>
        <w:r w:rsidR="008C06B0">
          <w:rPr>
            <w:webHidden/>
          </w:rPr>
          <w:fldChar w:fldCharType="separate"/>
        </w:r>
        <w:r w:rsidR="008C06B0">
          <w:rPr>
            <w:webHidden/>
          </w:rPr>
          <w:t>9</w:t>
        </w:r>
        <w:r w:rsidR="008C06B0">
          <w:rPr>
            <w:webHidden/>
          </w:rPr>
          <w:fldChar w:fldCharType="end"/>
        </w:r>
      </w:hyperlink>
    </w:p>
    <w:p w14:paraId="2F8A260F" w14:textId="77777777" w:rsidR="008C06B0" w:rsidRDefault="003026EC">
      <w:pPr>
        <w:pStyle w:val="TOC2"/>
        <w:rPr>
          <w:rFonts w:asciiTheme="minorHAnsi" w:eastAsiaTheme="minorEastAsia" w:hAnsiTheme="minorHAnsi" w:cstheme="minorBidi"/>
          <w:b w:val="0"/>
          <w:sz w:val="22"/>
          <w:szCs w:val="22"/>
        </w:rPr>
      </w:pPr>
      <w:hyperlink w:anchor="_Toc488444231" w:history="1">
        <w:r w:rsidR="008C06B0" w:rsidRPr="00DB2C2A">
          <w:rPr>
            <w:rStyle w:val="Hyperlink"/>
            <w:rFonts w:cs="Arial"/>
          </w:rPr>
          <w:t>1.2</w:t>
        </w:r>
        <w:r w:rsidR="008C06B0">
          <w:rPr>
            <w:rFonts w:asciiTheme="minorHAnsi" w:eastAsiaTheme="minorEastAsia" w:hAnsiTheme="minorHAnsi" w:cstheme="minorBidi"/>
            <w:b w:val="0"/>
            <w:sz w:val="22"/>
            <w:szCs w:val="22"/>
          </w:rPr>
          <w:tab/>
        </w:r>
        <w:r w:rsidR="008C06B0" w:rsidRPr="00DB2C2A">
          <w:rPr>
            <w:rStyle w:val="Hyperlink"/>
          </w:rPr>
          <w:t>Planteamiento de trabajo</w:t>
        </w:r>
        <w:r w:rsidR="008C06B0">
          <w:rPr>
            <w:webHidden/>
          </w:rPr>
          <w:tab/>
        </w:r>
        <w:r w:rsidR="008C06B0">
          <w:rPr>
            <w:webHidden/>
          </w:rPr>
          <w:fldChar w:fldCharType="begin"/>
        </w:r>
        <w:r w:rsidR="008C06B0">
          <w:rPr>
            <w:webHidden/>
          </w:rPr>
          <w:instrText xml:space="preserve"> PAGEREF _Toc488444231 \h </w:instrText>
        </w:r>
        <w:r w:rsidR="008C06B0">
          <w:rPr>
            <w:webHidden/>
          </w:rPr>
        </w:r>
        <w:r w:rsidR="008C06B0">
          <w:rPr>
            <w:webHidden/>
          </w:rPr>
          <w:fldChar w:fldCharType="separate"/>
        </w:r>
        <w:r w:rsidR="008C06B0">
          <w:rPr>
            <w:webHidden/>
          </w:rPr>
          <w:t>10</w:t>
        </w:r>
        <w:r w:rsidR="008C06B0">
          <w:rPr>
            <w:webHidden/>
          </w:rPr>
          <w:fldChar w:fldCharType="end"/>
        </w:r>
      </w:hyperlink>
    </w:p>
    <w:p w14:paraId="61E2D5FA" w14:textId="77777777" w:rsidR="008C06B0" w:rsidRDefault="003026EC">
      <w:pPr>
        <w:pStyle w:val="TOC2"/>
        <w:rPr>
          <w:rFonts w:asciiTheme="minorHAnsi" w:eastAsiaTheme="minorEastAsia" w:hAnsiTheme="minorHAnsi" w:cstheme="minorBidi"/>
          <w:b w:val="0"/>
          <w:sz w:val="22"/>
          <w:szCs w:val="22"/>
        </w:rPr>
      </w:pPr>
      <w:hyperlink w:anchor="_Toc488444232" w:history="1">
        <w:r w:rsidR="008C06B0" w:rsidRPr="00DB2C2A">
          <w:rPr>
            <w:rStyle w:val="Hyperlink"/>
            <w:rFonts w:cs="Arial"/>
          </w:rPr>
          <w:t>1.3</w:t>
        </w:r>
        <w:r w:rsidR="008C06B0">
          <w:rPr>
            <w:rFonts w:asciiTheme="minorHAnsi" w:eastAsiaTheme="minorEastAsia" w:hAnsiTheme="minorHAnsi" w:cstheme="minorBidi"/>
            <w:b w:val="0"/>
            <w:sz w:val="22"/>
            <w:szCs w:val="22"/>
          </w:rPr>
          <w:tab/>
        </w:r>
        <w:r w:rsidR="008C06B0" w:rsidRPr="00DB2C2A">
          <w:rPr>
            <w:rStyle w:val="Hyperlink"/>
          </w:rPr>
          <w:t>Estructura de capítulos</w:t>
        </w:r>
        <w:r w:rsidR="008C06B0">
          <w:rPr>
            <w:webHidden/>
          </w:rPr>
          <w:tab/>
        </w:r>
        <w:r w:rsidR="008C06B0">
          <w:rPr>
            <w:webHidden/>
          </w:rPr>
          <w:fldChar w:fldCharType="begin"/>
        </w:r>
        <w:r w:rsidR="008C06B0">
          <w:rPr>
            <w:webHidden/>
          </w:rPr>
          <w:instrText xml:space="preserve"> PAGEREF _Toc488444232 \h </w:instrText>
        </w:r>
        <w:r w:rsidR="008C06B0">
          <w:rPr>
            <w:webHidden/>
          </w:rPr>
        </w:r>
        <w:r w:rsidR="008C06B0">
          <w:rPr>
            <w:webHidden/>
          </w:rPr>
          <w:fldChar w:fldCharType="separate"/>
        </w:r>
        <w:r w:rsidR="008C06B0">
          <w:rPr>
            <w:webHidden/>
          </w:rPr>
          <w:t>10</w:t>
        </w:r>
        <w:r w:rsidR="008C06B0">
          <w:rPr>
            <w:webHidden/>
          </w:rPr>
          <w:fldChar w:fldCharType="end"/>
        </w:r>
      </w:hyperlink>
    </w:p>
    <w:p w14:paraId="5637D16E" w14:textId="77777777" w:rsidR="008C06B0" w:rsidRDefault="003026EC">
      <w:pPr>
        <w:pStyle w:val="TOC1"/>
        <w:rPr>
          <w:rFonts w:asciiTheme="minorHAnsi" w:eastAsiaTheme="minorEastAsia" w:hAnsiTheme="minorHAnsi" w:cstheme="minorBidi"/>
          <w:b w:val="0"/>
          <w:caps w:val="0"/>
          <w:noProof/>
          <w:sz w:val="22"/>
          <w:szCs w:val="22"/>
        </w:rPr>
      </w:pPr>
      <w:hyperlink w:anchor="_Toc488444233" w:history="1">
        <w:r w:rsidR="008C06B0" w:rsidRPr="00DB2C2A">
          <w:rPr>
            <w:rStyle w:val="Hyperlink"/>
            <w:lang w:bidi="en-US"/>
          </w:rPr>
          <w:t>2</w:t>
        </w:r>
        <w:r w:rsidR="008C06B0">
          <w:rPr>
            <w:rFonts w:asciiTheme="minorHAnsi" w:eastAsiaTheme="minorEastAsia" w:hAnsiTheme="minorHAnsi" w:cstheme="minorBidi"/>
            <w:b w:val="0"/>
            <w:caps w:val="0"/>
            <w:noProof/>
            <w:sz w:val="22"/>
            <w:szCs w:val="22"/>
          </w:rPr>
          <w:tab/>
        </w:r>
        <w:r w:rsidR="008C06B0" w:rsidRPr="00DB2C2A">
          <w:rPr>
            <w:rStyle w:val="Hyperlink"/>
            <w:lang w:bidi="en-US"/>
          </w:rPr>
          <w:t>Estado del Arte</w:t>
        </w:r>
        <w:r w:rsidR="008C06B0">
          <w:rPr>
            <w:noProof/>
            <w:webHidden/>
          </w:rPr>
          <w:tab/>
        </w:r>
        <w:r w:rsidR="008C06B0">
          <w:rPr>
            <w:noProof/>
            <w:webHidden/>
          </w:rPr>
          <w:fldChar w:fldCharType="begin"/>
        </w:r>
        <w:r w:rsidR="008C06B0">
          <w:rPr>
            <w:noProof/>
            <w:webHidden/>
          </w:rPr>
          <w:instrText xml:space="preserve"> PAGEREF _Toc488444233 \h </w:instrText>
        </w:r>
        <w:r w:rsidR="008C06B0">
          <w:rPr>
            <w:noProof/>
            <w:webHidden/>
          </w:rPr>
        </w:r>
        <w:r w:rsidR="008C06B0">
          <w:rPr>
            <w:noProof/>
            <w:webHidden/>
          </w:rPr>
          <w:fldChar w:fldCharType="separate"/>
        </w:r>
        <w:r w:rsidR="008C06B0">
          <w:rPr>
            <w:noProof/>
            <w:webHidden/>
          </w:rPr>
          <w:t>11</w:t>
        </w:r>
        <w:r w:rsidR="008C06B0">
          <w:rPr>
            <w:noProof/>
            <w:webHidden/>
          </w:rPr>
          <w:fldChar w:fldCharType="end"/>
        </w:r>
      </w:hyperlink>
    </w:p>
    <w:p w14:paraId="366A3B3C" w14:textId="77777777" w:rsidR="008C06B0" w:rsidRDefault="003026EC">
      <w:pPr>
        <w:pStyle w:val="TOC2"/>
        <w:rPr>
          <w:rFonts w:asciiTheme="minorHAnsi" w:eastAsiaTheme="minorEastAsia" w:hAnsiTheme="minorHAnsi" w:cstheme="minorBidi"/>
          <w:b w:val="0"/>
          <w:sz w:val="22"/>
          <w:szCs w:val="22"/>
        </w:rPr>
      </w:pPr>
      <w:hyperlink w:anchor="_Toc488444234" w:history="1">
        <w:r w:rsidR="008C06B0" w:rsidRPr="00DB2C2A">
          <w:rPr>
            <w:rStyle w:val="Hyperlink"/>
            <w:rFonts w:cs="Arial"/>
          </w:rPr>
          <w:t>2.1</w:t>
        </w:r>
        <w:r w:rsidR="008C06B0">
          <w:rPr>
            <w:rFonts w:asciiTheme="minorHAnsi" w:eastAsiaTheme="minorEastAsia" w:hAnsiTheme="minorHAnsi" w:cstheme="minorBidi"/>
            <w:b w:val="0"/>
            <w:sz w:val="22"/>
            <w:szCs w:val="22"/>
          </w:rPr>
          <w:tab/>
        </w:r>
        <w:r w:rsidR="008C06B0" w:rsidRPr="00DB2C2A">
          <w:rPr>
            <w:rStyle w:val="Hyperlink"/>
          </w:rPr>
          <w:t>Situación actual</w:t>
        </w:r>
        <w:r w:rsidR="008C06B0">
          <w:rPr>
            <w:webHidden/>
          </w:rPr>
          <w:tab/>
        </w:r>
        <w:r w:rsidR="008C06B0">
          <w:rPr>
            <w:webHidden/>
          </w:rPr>
          <w:fldChar w:fldCharType="begin"/>
        </w:r>
        <w:r w:rsidR="008C06B0">
          <w:rPr>
            <w:webHidden/>
          </w:rPr>
          <w:instrText xml:space="preserve"> PAGEREF _Toc488444234 \h </w:instrText>
        </w:r>
        <w:r w:rsidR="008C06B0">
          <w:rPr>
            <w:webHidden/>
          </w:rPr>
        </w:r>
        <w:r w:rsidR="008C06B0">
          <w:rPr>
            <w:webHidden/>
          </w:rPr>
          <w:fldChar w:fldCharType="separate"/>
        </w:r>
        <w:r w:rsidR="008C06B0">
          <w:rPr>
            <w:webHidden/>
          </w:rPr>
          <w:t>11</w:t>
        </w:r>
        <w:r w:rsidR="008C06B0">
          <w:rPr>
            <w:webHidden/>
          </w:rPr>
          <w:fldChar w:fldCharType="end"/>
        </w:r>
      </w:hyperlink>
    </w:p>
    <w:p w14:paraId="246F3135" w14:textId="77777777" w:rsidR="008C06B0" w:rsidRDefault="003026EC">
      <w:pPr>
        <w:pStyle w:val="TOC2"/>
        <w:rPr>
          <w:rFonts w:asciiTheme="minorHAnsi" w:eastAsiaTheme="minorEastAsia" w:hAnsiTheme="minorHAnsi" w:cstheme="minorBidi"/>
          <w:b w:val="0"/>
          <w:sz w:val="22"/>
          <w:szCs w:val="22"/>
        </w:rPr>
      </w:pPr>
      <w:hyperlink w:anchor="_Toc488444235" w:history="1">
        <w:r w:rsidR="008C06B0" w:rsidRPr="00DB2C2A">
          <w:rPr>
            <w:rStyle w:val="Hyperlink"/>
            <w:rFonts w:cs="Arial"/>
          </w:rPr>
          <w:t>2.2</w:t>
        </w:r>
        <w:r w:rsidR="008C06B0">
          <w:rPr>
            <w:rFonts w:asciiTheme="minorHAnsi" w:eastAsiaTheme="minorEastAsia" w:hAnsiTheme="minorHAnsi" w:cstheme="minorBidi"/>
            <w:b w:val="0"/>
            <w:sz w:val="22"/>
            <w:szCs w:val="22"/>
          </w:rPr>
          <w:tab/>
        </w:r>
        <w:r w:rsidR="008C06B0" w:rsidRPr="00DB2C2A">
          <w:rPr>
            <w:rStyle w:val="Hyperlink"/>
          </w:rPr>
          <w:t>¿Qué son las anomalías?</w:t>
        </w:r>
        <w:r w:rsidR="008C06B0">
          <w:rPr>
            <w:webHidden/>
          </w:rPr>
          <w:tab/>
        </w:r>
        <w:r w:rsidR="008C06B0">
          <w:rPr>
            <w:webHidden/>
          </w:rPr>
          <w:fldChar w:fldCharType="begin"/>
        </w:r>
        <w:r w:rsidR="008C06B0">
          <w:rPr>
            <w:webHidden/>
          </w:rPr>
          <w:instrText xml:space="preserve"> PAGEREF _Toc488444235 \h </w:instrText>
        </w:r>
        <w:r w:rsidR="008C06B0">
          <w:rPr>
            <w:webHidden/>
          </w:rPr>
        </w:r>
        <w:r w:rsidR="008C06B0">
          <w:rPr>
            <w:webHidden/>
          </w:rPr>
          <w:fldChar w:fldCharType="separate"/>
        </w:r>
        <w:r w:rsidR="008C06B0">
          <w:rPr>
            <w:webHidden/>
          </w:rPr>
          <w:t>12</w:t>
        </w:r>
        <w:r w:rsidR="008C06B0">
          <w:rPr>
            <w:webHidden/>
          </w:rPr>
          <w:fldChar w:fldCharType="end"/>
        </w:r>
      </w:hyperlink>
    </w:p>
    <w:p w14:paraId="58BF91DF" w14:textId="77777777" w:rsidR="008C06B0" w:rsidRDefault="003026EC">
      <w:pPr>
        <w:pStyle w:val="TOC2"/>
        <w:rPr>
          <w:rFonts w:asciiTheme="minorHAnsi" w:eastAsiaTheme="minorEastAsia" w:hAnsiTheme="minorHAnsi" w:cstheme="minorBidi"/>
          <w:b w:val="0"/>
          <w:sz w:val="22"/>
          <w:szCs w:val="22"/>
        </w:rPr>
      </w:pPr>
      <w:hyperlink w:anchor="_Toc488444236" w:history="1">
        <w:r w:rsidR="008C06B0" w:rsidRPr="00DB2C2A">
          <w:rPr>
            <w:rStyle w:val="Hyperlink"/>
            <w:rFonts w:cs="Arial"/>
          </w:rPr>
          <w:t>2.3</w:t>
        </w:r>
        <w:r w:rsidR="008C06B0">
          <w:rPr>
            <w:rFonts w:asciiTheme="minorHAnsi" w:eastAsiaTheme="minorEastAsia" w:hAnsiTheme="minorHAnsi" w:cstheme="minorBidi"/>
            <w:b w:val="0"/>
            <w:sz w:val="22"/>
            <w:szCs w:val="22"/>
          </w:rPr>
          <w:tab/>
        </w:r>
        <w:r w:rsidR="008C06B0" w:rsidRPr="00DB2C2A">
          <w:rPr>
            <w:rStyle w:val="Hyperlink"/>
          </w:rPr>
          <w:t>Taxonomía de las anomalías</w:t>
        </w:r>
        <w:r w:rsidR="008C06B0">
          <w:rPr>
            <w:webHidden/>
          </w:rPr>
          <w:tab/>
        </w:r>
        <w:r w:rsidR="008C06B0">
          <w:rPr>
            <w:webHidden/>
          </w:rPr>
          <w:fldChar w:fldCharType="begin"/>
        </w:r>
        <w:r w:rsidR="008C06B0">
          <w:rPr>
            <w:webHidden/>
          </w:rPr>
          <w:instrText xml:space="preserve"> PAGEREF _Toc488444236 \h </w:instrText>
        </w:r>
        <w:r w:rsidR="008C06B0">
          <w:rPr>
            <w:webHidden/>
          </w:rPr>
        </w:r>
        <w:r w:rsidR="008C06B0">
          <w:rPr>
            <w:webHidden/>
          </w:rPr>
          <w:fldChar w:fldCharType="separate"/>
        </w:r>
        <w:r w:rsidR="008C06B0">
          <w:rPr>
            <w:webHidden/>
          </w:rPr>
          <w:t>13</w:t>
        </w:r>
        <w:r w:rsidR="008C06B0">
          <w:rPr>
            <w:webHidden/>
          </w:rPr>
          <w:fldChar w:fldCharType="end"/>
        </w:r>
      </w:hyperlink>
    </w:p>
    <w:p w14:paraId="484C0D20" w14:textId="77777777" w:rsidR="008C06B0" w:rsidRDefault="003026EC">
      <w:pPr>
        <w:pStyle w:val="TOC3"/>
        <w:rPr>
          <w:rFonts w:asciiTheme="minorHAnsi" w:eastAsiaTheme="minorEastAsia" w:hAnsiTheme="minorHAnsi" w:cstheme="minorBidi"/>
          <w:sz w:val="22"/>
          <w:szCs w:val="22"/>
        </w:rPr>
      </w:pPr>
      <w:hyperlink w:anchor="_Toc488444237" w:history="1">
        <w:r w:rsidR="008C06B0" w:rsidRPr="00DB2C2A">
          <w:rPr>
            <w:rStyle w:val="Hyperlink"/>
          </w:rPr>
          <w:t>2.3.1</w:t>
        </w:r>
        <w:r w:rsidR="008C06B0">
          <w:rPr>
            <w:rFonts w:asciiTheme="minorHAnsi" w:eastAsiaTheme="minorEastAsia" w:hAnsiTheme="minorHAnsi" w:cstheme="minorBidi"/>
            <w:sz w:val="22"/>
            <w:szCs w:val="22"/>
          </w:rPr>
          <w:tab/>
        </w:r>
        <w:r w:rsidR="008C06B0" w:rsidRPr="00DB2C2A">
          <w:rPr>
            <w:rStyle w:val="Hyperlink"/>
          </w:rPr>
          <w:t>Naturaleza de los datos de entrada</w:t>
        </w:r>
        <w:r w:rsidR="008C06B0">
          <w:rPr>
            <w:webHidden/>
          </w:rPr>
          <w:tab/>
        </w:r>
        <w:r w:rsidR="008C06B0">
          <w:rPr>
            <w:webHidden/>
          </w:rPr>
          <w:fldChar w:fldCharType="begin"/>
        </w:r>
        <w:r w:rsidR="008C06B0">
          <w:rPr>
            <w:webHidden/>
          </w:rPr>
          <w:instrText xml:space="preserve"> PAGEREF _Toc488444237 \h </w:instrText>
        </w:r>
        <w:r w:rsidR="008C06B0">
          <w:rPr>
            <w:webHidden/>
          </w:rPr>
        </w:r>
        <w:r w:rsidR="008C06B0">
          <w:rPr>
            <w:webHidden/>
          </w:rPr>
          <w:fldChar w:fldCharType="separate"/>
        </w:r>
        <w:r w:rsidR="008C06B0">
          <w:rPr>
            <w:webHidden/>
          </w:rPr>
          <w:t>14</w:t>
        </w:r>
        <w:r w:rsidR="008C06B0">
          <w:rPr>
            <w:webHidden/>
          </w:rPr>
          <w:fldChar w:fldCharType="end"/>
        </w:r>
      </w:hyperlink>
    </w:p>
    <w:p w14:paraId="28A05ACB" w14:textId="77777777" w:rsidR="008C06B0" w:rsidRDefault="003026EC">
      <w:pPr>
        <w:pStyle w:val="TOC3"/>
        <w:rPr>
          <w:rFonts w:asciiTheme="minorHAnsi" w:eastAsiaTheme="minorEastAsia" w:hAnsiTheme="minorHAnsi" w:cstheme="minorBidi"/>
          <w:sz w:val="22"/>
          <w:szCs w:val="22"/>
        </w:rPr>
      </w:pPr>
      <w:hyperlink w:anchor="_Toc488444238" w:history="1">
        <w:r w:rsidR="008C06B0" w:rsidRPr="00DB2C2A">
          <w:rPr>
            <w:rStyle w:val="Hyperlink"/>
          </w:rPr>
          <w:t>2.3.2</w:t>
        </w:r>
        <w:r w:rsidR="008C06B0">
          <w:rPr>
            <w:rFonts w:asciiTheme="minorHAnsi" w:eastAsiaTheme="minorEastAsia" w:hAnsiTheme="minorHAnsi" w:cstheme="minorBidi"/>
            <w:sz w:val="22"/>
            <w:szCs w:val="22"/>
          </w:rPr>
          <w:tab/>
        </w:r>
        <w:r w:rsidR="008C06B0" w:rsidRPr="00DB2C2A">
          <w:rPr>
            <w:rStyle w:val="Hyperlink"/>
          </w:rPr>
          <w:t>Tipos de outliers</w:t>
        </w:r>
        <w:r w:rsidR="008C06B0">
          <w:rPr>
            <w:webHidden/>
          </w:rPr>
          <w:tab/>
        </w:r>
        <w:r w:rsidR="008C06B0">
          <w:rPr>
            <w:webHidden/>
          </w:rPr>
          <w:fldChar w:fldCharType="begin"/>
        </w:r>
        <w:r w:rsidR="008C06B0">
          <w:rPr>
            <w:webHidden/>
          </w:rPr>
          <w:instrText xml:space="preserve"> PAGEREF _Toc488444238 \h </w:instrText>
        </w:r>
        <w:r w:rsidR="008C06B0">
          <w:rPr>
            <w:webHidden/>
          </w:rPr>
        </w:r>
        <w:r w:rsidR="008C06B0">
          <w:rPr>
            <w:webHidden/>
          </w:rPr>
          <w:fldChar w:fldCharType="separate"/>
        </w:r>
        <w:r w:rsidR="008C06B0">
          <w:rPr>
            <w:webHidden/>
          </w:rPr>
          <w:t>14</w:t>
        </w:r>
        <w:r w:rsidR="008C06B0">
          <w:rPr>
            <w:webHidden/>
          </w:rPr>
          <w:fldChar w:fldCharType="end"/>
        </w:r>
      </w:hyperlink>
    </w:p>
    <w:p w14:paraId="2AC7F33E" w14:textId="77777777" w:rsidR="008C06B0" w:rsidRDefault="003026EC">
      <w:pPr>
        <w:pStyle w:val="TOC3"/>
        <w:rPr>
          <w:rFonts w:asciiTheme="minorHAnsi" w:eastAsiaTheme="minorEastAsia" w:hAnsiTheme="minorHAnsi" w:cstheme="minorBidi"/>
          <w:sz w:val="22"/>
          <w:szCs w:val="22"/>
        </w:rPr>
      </w:pPr>
      <w:hyperlink w:anchor="_Toc488444239" w:history="1">
        <w:r w:rsidR="008C06B0" w:rsidRPr="00DB2C2A">
          <w:rPr>
            <w:rStyle w:val="Hyperlink"/>
          </w:rPr>
          <w:t>2.3.3</w:t>
        </w:r>
        <w:r w:rsidR="008C06B0">
          <w:rPr>
            <w:rFonts w:asciiTheme="minorHAnsi" w:eastAsiaTheme="minorEastAsia" w:hAnsiTheme="minorHAnsi" w:cstheme="minorBidi"/>
            <w:sz w:val="22"/>
            <w:szCs w:val="22"/>
          </w:rPr>
          <w:tab/>
        </w:r>
        <w:r w:rsidR="008C06B0" w:rsidRPr="00DB2C2A">
          <w:rPr>
            <w:rStyle w:val="Hyperlink"/>
          </w:rPr>
          <w:t>Etiquetas en los datos</w:t>
        </w:r>
        <w:r w:rsidR="008C06B0">
          <w:rPr>
            <w:webHidden/>
          </w:rPr>
          <w:tab/>
        </w:r>
        <w:r w:rsidR="008C06B0">
          <w:rPr>
            <w:webHidden/>
          </w:rPr>
          <w:fldChar w:fldCharType="begin"/>
        </w:r>
        <w:r w:rsidR="008C06B0">
          <w:rPr>
            <w:webHidden/>
          </w:rPr>
          <w:instrText xml:space="preserve"> PAGEREF _Toc488444239 \h </w:instrText>
        </w:r>
        <w:r w:rsidR="008C06B0">
          <w:rPr>
            <w:webHidden/>
          </w:rPr>
        </w:r>
        <w:r w:rsidR="008C06B0">
          <w:rPr>
            <w:webHidden/>
          </w:rPr>
          <w:fldChar w:fldCharType="separate"/>
        </w:r>
        <w:r w:rsidR="008C06B0">
          <w:rPr>
            <w:webHidden/>
          </w:rPr>
          <w:t>16</w:t>
        </w:r>
        <w:r w:rsidR="008C06B0">
          <w:rPr>
            <w:webHidden/>
          </w:rPr>
          <w:fldChar w:fldCharType="end"/>
        </w:r>
      </w:hyperlink>
    </w:p>
    <w:p w14:paraId="53CB4EAA" w14:textId="77777777" w:rsidR="008C06B0" w:rsidRDefault="003026EC">
      <w:pPr>
        <w:pStyle w:val="TOC3"/>
        <w:rPr>
          <w:rFonts w:asciiTheme="minorHAnsi" w:eastAsiaTheme="minorEastAsia" w:hAnsiTheme="minorHAnsi" w:cstheme="minorBidi"/>
          <w:sz w:val="22"/>
          <w:szCs w:val="22"/>
        </w:rPr>
      </w:pPr>
      <w:hyperlink w:anchor="_Toc488444240" w:history="1">
        <w:r w:rsidR="008C06B0" w:rsidRPr="00DB2C2A">
          <w:rPr>
            <w:rStyle w:val="Hyperlink"/>
          </w:rPr>
          <w:t>2.3.4</w:t>
        </w:r>
        <w:r w:rsidR="008C06B0">
          <w:rPr>
            <w:rFonts w:asciiTheme="minorHAnsi" w:eastAsiaTheme="minorEastAsia" w:hAnsiTheme="minorHAnsi" w:cstheme="minorBidi"/>
            <w:sz w:val="22"/>
            <w:szCs w:val="22"/>
          </w:rPr>
          <w:tab/>
        </w:r>
        <w:r w:rsidR="008C06B0" w:rsidRPr="00DB2C2A">
          <w:rPr>
            <w:rStyle w:val="Hyperlink"/>
          </w:rPr>
          <w:t>Presentación de anomalías</w:t>
        </w:r>
        <w:r w:rsidR="008C06B0">
          <w:rPr>
            <w:webHidden/>
          </w:rPr>
          <w:tab/>
        </w:r>
        <w:r w:rsidR="008C06B0">
          <w:rPr>
            <w:webHidden/>
          </w:rPr>
          <w:fldChar w:fldCharType="begin"/>
        </w:r>
        <w:r w:rsidR="008C06B0">
          <w:rPr>
            <w:webHidden/>
          </w:rPr>
          <w:instrText xml:space="preserve"> PAGEREF _Toc488444240 \h </w:instrText>
        </w:r>
        <w:r w:rsidR="008C06B0">
          <w:rPr>
            <w:webHidden/>
          </w:rPr>
        </w:r>
        <w:r w:rsidR="008C06B0">
          <w:rPr>
            <w:webHidden/>
          </w:rPr>
          <w:fldChar w:fldCharType="separate"/>
        </w:r>
        <w:r w:rsidR="008C06B0">
          <w:rPr>
            <w:webHidden/>
          </w:rPr>
          <w:t>18</w:t>
        </w:r>
        <w:r w:rsidR="008C06B0">
          <w:rPr>
            <w:webHidden/>
          </w:rPr>
          <w:fldChar w:fldCharType="end"/>
        </w:r>
      </w:hyperlink>
    </w:p>
    <w:p w14:paraId="3995B1FD" w14:textId="77777777" w:rsidR="008C06B0" w:rsidRDefault="003026EC">
      <w:pPr>
        <w:pStyle w:val="TOC2"/>
        <w:rPr>
          <w:rFonts w:asciiTheme="minorHAnsi" w:eastAsiaTheme="minorEastAsia" w:hAnsiTheme="minorHAnsi" w:cstheme="minorBidi"/>
          <w:b w:val="0"/>
          <w:sz w:val="22"/>
          <w:szCs w:val="22"/>
        </w:rPr>
      </w:pPr>
      <w:hyperlink w:anchor="_Toc488444241" w:history="1">
        <w:r w:rsidR="008C06B0" w:rsidRPr="00DB2C2A">
          <w:rPr>
            <w:rStyle w:val="Hyperlink"/>
            <w:rFonts w:cs="Arial"/>
          </w:rPr>
          <w:t>2.4</w:t>
        </w:r>
        <w:r w:rsidR="008C06B0">
          <w:rPr>
            <w:rFonts w:asciiTheme="minorHAnsi" w:eastAsiaTheme="minorEastAsia" w:hAnsiTheme="minorHAnsi" w:cstheme="minorBidi"/>
            <w:b w:val="0"/>
            <w:sz w:val="22"/>
            <w:szCs w:val="22"/>
          </w:rPr>
          <w:tab/>
        </w:r>
        <w:r w:rsidR="008C06B0" w:rsidRPr="00DB2C2A">
          <w:rPr>
            <w:rStyle w:val="Hyperlink"/>
          </w:rPr>
          <w:t>Aplicaciones</w:t>
        </w:r>
        <w:r w:rsidR="008C06B0">
          <w:rPr>
            <w:webHidden/>
          </w:rPr>
          <w:tab/>
        </w:r>
        <w:r w:rsidR="008C06B0">
          <w:rPr>
            <w:webHidden/>
          </w:rPr>
          <w:fldChar w:fldCharType="begin"/>
        </w:r>
        <w:r w:rsidR="008C06B0">
          <w:rPr>
            <w:webHidden/>
          </w:rPr>
          <w:instrText xml:space="preserve"> PAGEREF _Toc488444241 \h </w:instrText>
        </w:r>
        <w:r w:rsidR="008C06B0">
          <w:rPr>
            <w:webHidden/>
          </w:rPr>
        </w:r>
        <w:r w:rsidR="008C06B0">
          <w:rPr>
            <w:webHidden/>
          </w:rPr>
          <w:fldChar w:fldCharType="separate"/>
        </w:r>
        <w:r w:rsidR="008C06B0">
          <w:rPr>
            <w:webHidden/>
          </w:rPr>
          <w:t>19</w:t>
        </w:r>
        <w:r w:rsidR="008C06B0">
          <w:rPr>
            <w:webHidden/>
          </w:rPr>
          <w:fldChar w:fldCharType="end"/>
        </w:r>
      </w:hyperlink>
    </w:p>
    <w:p w14:paraId="3EDA15C5" w14:textId="77777777" w:rsidR="008C06B0" w:rsidRDefault="003026EC">
      <w:pPr>
        <w:pStyle w:val="TOC3"/>
        <w:rPr>
          <w:rFonts w:asciiTheme="minorHAnsi" w:eastAsiaTheme="minorEastAsia" w:hAnsiTheme="minorHAnsi" w:cstheme="minorBidi"/>
          <w:sz w:val="22"/>
          <w:szCs w:val="22"/>
        </w:rPr>
      </w:pPr>
      <w:hyperlink w:anchor="_Toc488444242" w:history="1">
        <w:r w:rsidR="008C06B0" w:rsidRPr="00DB2C2A">
          <w:rPr>
            <w:rStyle w:val="Hyperlink"/>
          </w:rPr>
          <w:t>2.4.1</w:t>
        </w:r>
        <w:r w:rsidR="008C06B0">
          <w:rPr>
            <w:rFonts w:asciiTheme="minorHAnsi" w:eastAsiaTheme="minorEastAsia" w:hAnsiTheme="minorHAnsi" w:cstheme="minorBidi"/>
            <w:sz w:val="22"/>
            <w:szCs w:val="22"/>
          </w:rPr>
          <w:tab/>
        </w:r>
        <w:r w:rsidR="008C06B0" w:rsidRPr="00DB2C2A">
          <w:rPr>
            <w:rStyle w:val="Hyperlink"/>
          </w:rPr>
          <w:t>Intrusión en sistemas informáticos</w:t>
        </w:r>
        <w:r w:rsidR="008C06B0">
          <w:rPr>
            <w:webHidden/>
          </w:rPr>
          <w:tab/>
        </w:r>
        <w:r w:rsidR="008C06B0">
          <w:rPr>
            <w:webHidden/>
          </w:rPr>
          <w:fldChar w:fldCharType="begin"/>
        </w:r>
        <w:r w:rsidR="008C06B0">
          <w:rPr>
            <w:webHidden/>
          </w:rPr>
          <w:instrText xml:space="preserve"> PAGEREF _Toc488444242 \h </w:instrText>
        </w:r>
        <w:r w:rsidR="008C06B0">
          <w:rPr>
            <w:webHidden/>
          </w:rPr>
        </w:r>
        <w:r w:rsidR="008C06B0">
          <w:rPr>
            <w:webHidden/>
          </w:rPr>
          <w:fldChar w:fldCharType="separate"/>
        </w:r>
        <w:r w:rsidR="008C06B0">
          <w:rPr>
            <w:webHidden/>
          </w:rPr>
          <w:t>19</w:t>
        </w:r>
        <w:r w:rsidR="008C06B0">
          <w:rPr>
            <w:webHidden/>
          </w:rPr>
          <w:fldChar w:fldCharType="end"/>
        </w:r>
      </w:hyperlink>
    </w:p>
    <w:p w14:paraId="4F81FEC2" w14:textId="77777777" w:rsidR="008C06B0" w:rsidRDefault="003026EC">
      <w:pPr>
        <w:pStyle w:val="TOC3"/>
        <w:rPr>
          <w:rFonts w:asciiTheme="minorHAnsi" w:eastAsiaTheme="minorEastAsia" w:hAnsiTheme="minorHAnsi" w:cstheme="minorBidi"/>
          <w:sz w:val="22"/>
          <w:szCs w:val="22"/>
        </w:rPr>
      </w:pPr>
      <w:hyperlink w:anchor="_Toc488444243" w:history="1">
        <w:r w:rsidR="008C06B0" w:rsidRPr="00DB2C2A">
          <w:rPr>
            <w:rStyle w:val="Hyperlink"/>
          </w:rPr>
          <w:t>2.4.2</w:t>
        </w:r>
        <w:r w:rsidR="008C06B0">
          <w:rPr>
            <w:rFonts w:asciiTheme="minorHAnsi" w:eastAsiaTheme="minorEastAsia" w:hAnsiTheme="minorHAnsi" w:cstheme="minorBidi"/>
            <w:sz w:val="22"/>
            <w:szCs w:val="22"/>
          </w:rPr>
          <w:tab/>
        </w:r>
        <w:r w:rsidR="008C06B0" w:rsidRPr="00DB2C2A">
          <w:rPr>
            <w:rStyle w:val="Hyperlink"/>
          </w:rPr>
          <w:t>Fraude</w:t>
        </w:r>
        <w:r w:rsidR="008C06B0">
          <w:rPr>
            <w:webHidden/>
          </w:rPr>
          <w:tab/>
        </w:r>
        <w:r w:rsidR="008C06B0">
          <w:rPr>
            <w:webHidden/>
          </w:rPr>
          <w:fldChar w:fldCharType="begin"/>
        </w:r>
        <w:r w:rsidR="008C06B0">
          <w:rPr>
            <w:webHidden/>
          </w:rPr>
          <w:instrText xml:space="preserve"> PAGEREF _Toc488444243 \h </w:instrText>
        </w:r>
        <w:r w:rsidR="008C06B0">
          <w:rPr>
            <w:webHidden/>
          </w:rPr>
        </w:r>
        <w:r w:rsidR="008C06B0">
          <w:rPr>
            <w:webHidden/>
          </w:rPr>
          <w:fldChar w:fldCharType="separate"/>
        </w:r>
        <w:r w:rsidR="008C06B0">
          <w:rPr>
            <w:webHidden/>
          </w:rPr>
          <w:t>20</w:t>
        </w:r>
        <w:r w:rsidR="008C06B0">
          <w:rPr>
            <w:webHidden/>
          </w:rPr>
          <w:fldChar w:fldCharType="end"/>
        </w:r>
      </w:hyperlink>
    </w:p>
    <w:p w14:paraId="49172A4C" w14:textId="77777777" w:rsidR="008C06B0" w:rsidRDefault="003026EC">
      <w:pPr>
        <w:pStyle w:val="TOC3"/>
        <w:rPr>
          <w:rFonts w:asciiTheme="minorHAnsi" w:eastAsiaTheme="minorEastAsia" w:hAnsiTheme="minorHAnsi" w:cstheme="minorBidi"/>
          <w:sz w:val="22"/>
          <w:szCs w:val="22"/>
        </w:rPr>
      </w:pPr>
      <w:hyperlink w:anchor="_Toc488444244" w:history="1">
        <w:r w:rsidR="008C06B0" w:rsidRPr="00DB2C2A">
          <w:rPr>
            <w:rStyle w:val="Hyperlink"/>
          </w:rPr>
          <w:t>2.4.3</w:t>
        </w:r>
        <w:r w:rsidR="008C06B0">
          <w:rPr>
            <w:rFonts w:asciiTheme="minorHAnsi" w:eastAsiaTheme="minorEastAsia" w:hAnsiTheme="minorHAnsi" w:cstheme="minorBidi"/>
            <w:sz w:val="22"/>
            <w:szCs w:val="22"/>
          </w:rPr>
          <w:tab/>
        </w:r>
        <w:r w:rsidR="008C06B0" w:rsidRPr="00DB2C2A">
          <w:rPr>
            <w:rStyle w:val="Hyperlink"/>
          </w:rPr>
          <w:t>Sector Industrial</w:t>
        </w:r>
        <w:r w:rsidR="008C06B0">
          <w:rPr>
            <w:webHidden/>
          </w:rPr>
          <w:tab/>
        </w:r>
        <w:r w:rsidR="008C06B0">
          <w:rPr>
            <w:webHidden/>
          </w:rPr>
          <w:fldChar w:fldCharType="begin"/>
        </w:r>
        <w:r w:rsidR="008C06B0">
          <w:rPr>
            <w:webHidden/>
          </w:rPr>
          <w:instrText xml:space="preserve"> PAGEREF _Toc488444244 \h </w:instrText>
        </w:r>
        <w:r w:rsidR="008C06B0">
          <w:rPr>
            <w:webHidden/>
          </w:rPr>
        </w:r>
        <w:r w:rsidR="008C06B0">
          <w:rPr>
            <w:webHidden/>
          </w:rPr>
          <w:fldChar w:fldCharType="separate"/>
        </w:r>
        <w:r w:rsidR="008C06B0">
          <w:rPr>
            <w:webHidden/>
          </w:rPr>
          <w:t>21</w:t>
        </w:r>
        <w:r w:rsidR="008C06B0">
          <w:rPr>
            <w:webHidden/>
          </w:rPr>
          <w:fldChar w:fldCharType="end"/>
        </w:r>
      </w:hyperlink>
    </w:p>
    <w:p w14:paraId="18BE8CF0" w14:textId="77777777" w:rsidR="008C06B0" w:rsidRDefault="003026EC">
      <w:pPr>
        <w:pStyle w:val="TOC3"/>
        <w:rPr>
          <w:rFonts w:asciiTheme="minorHAnsi" w:eastAsiaTheme="minorEastAsia" w:hAnsiTheme="minorHAnsi" w:cstheme="minorBidi"/>
          <w:sz w:val="22"/>
          <w:szCs w:val="22"/>
        </w:rPr>
      </w:pPr>
      <w:hyperlink w:anchor="_Toc488444245" w:history="1">
        <w:r w:rsidR="008C06B0" w:rsidRPr="00DB2C2A">
          <w:rPr>
            <w:rStyle w:val="Hyperlink"/>
          </w:rPr>
          <w:t>2.4.4</w:t>
        </w:r>
        <w:r w:rsidR="008C06B0">
          <w:rPr>
            <w:rFonts w:asciiTheme="minorHAnsi" w:eastAsiaTheme="minorEastAsia" w:hAnsiTheme="minorHAnsi" w:cstheme="minorBidi"/>
            <w:sz w:val="22"/>
            <w:szCs w:val="22"/>
          </w:rPr>
          <w:tab/>
        </w:r>
        <w:r w:rsidR="008C06B0" w:rsidRPr="00DB2C2A">
          <w:rPr>
            <w:rStyle w:val="Hyperlink"/>
          </w:rPr>
          <w:t>Otros ámbitos de aplicación</w:t>
        </w:r>
        <w:r w:rsidR="008C06B0">
          <w:rPr>
            <w:webHidden/>
          </w:rPr>
          <w:tab/>
        </w:r>
        <w:r w:rsidR="008C06B0">
          <w:rPr>
            <w:webHidden/>
          </w:rPr>
          <w:fldChar w:fldCharType="begin"/>
        </w:r>
        <w:r w:rsidR="008C06B0">
          <w:rPr>
            <w:webHidden/>
          </w:rPr>
          <w:instrText xml:space="preserve"> PAGEREF _Toc488444245 \h </w:instrText>
        </w:r>
        <w:r w:rsidR="008C06B0">
          <w:rPr>
            <w:webHidden/>
          </w:rPr>
        </w:r>
        <w:r w:rsidR="008C06B0">
          <w:rPr>
            <w:webHidden/>
          </w:rPr>
          <w:fldChar w:fldCharType="separate"/>
        </w:r>
        <w:r w:rsidR="008C06B0">
          <w:rPr>
            <w:webHidden/>
          </w:rPr>
          <w:t>21</w:t>
        </w:r>
        <w:r w:rsidR="008C06B0">
          <w:rPr>
            <w:webHidden/>
          </w:rPr>
          <w:fldChar w:fldCharType="end"/>
        </w:r>
      </w:hyperlink>
    </w:p>
    <w:p w14:paraId="6131992B" w14:textId="77777777" w:rsidR="008C06B0" w:rsidRDefault="003026EC">
      <w:pPr>
        <w:pStyle w:val="TOC1"/>
        <w:rPr>
          <w:rFonts w:asciiTheme="minorHAnsi" w:eastAsiaTheme="minorEastAsia" w:hAnsiTheme="minorHAnsi" w:cstheme="minorBidi"/>
          <w:b w:val="0"/>
          <w:caps w:val="0"/>
          <w:noProof/>
          <w:sz w:val="22"/>
          <w:szCs w:val="22"/>
        </w:rPr>
      </w:pPr>
      <w:hyperlink w:anchor="_Toc488444246" w:history="1">
        <w:r w:rsidR="008C06B0" w:rsidRPr="00DB2C2A">
          <w:rPr>
            <w:rStyle w:val="Hyperlink"/>
            <w:lang w:bidi="en-US"/>
          </w:rPr>
          <w:t>3</w:t>
        </w:r>
        <w:r w:rsidR="008C06B0">
          <w:rPr>
            <w:rFonts w:asciiTheme="minorHAnsi" w:eastAsiaTheme="minorEastAsia" w:hAnsiTheme="minorHAnsi" w:cstheme="minorBidi"/>
            <w:b w:val="0"/>
            <w:caps w:val="0"/>
            <w:noProof/>
            <w:sz w:val="22"/>
            <w:szCs w:val="22"/>
          </w:rPr>
          <w:tab/>
        </w:r>
        <w:r w:rsidR="008C06B0" w:rsidRPr="00DB2C2A">
          <w:rPr>
            <w:rStyle w:val="Hyperlink"/>
            <w:lang w:bidi="en-US"/>
          </w:rPr>
          <w:t>Clustering jerárquico</w:t>
        </w:r>
        <w:r w:rsidR="008C06B0">
          <w:rPr>
            <w:noProof/>
            <w:webHidden/>
          </w:rPr>
          <w:tab/>
        </w:r>
        <w:r w:rsidR="008C06B0">
          <w:rPr>
            <w:noProof/>
            <w:webHidden/>
          </w:rPr>
          <w:fldChar w:fldCharType="begin"/>
        </w:r>
        <w:r w:rsidR="008C06B0">
          <w:rPr>
            <w:noProof/>
            <w:webHidden/>
          </w:rPr>
          <w:instrText xml:space="preserve"> PAGEREF _Toc488444246 \h </w:instrText>
        </w:r>
        <w:r w:rsidR="008C06B0">
          <w:rPr>
            <w:noProof/>
            <w:webHidden/>
          </w:rPr>
        </w:r>
        <w:r w:rsidR="008C06B0">
          <w:rPr>
            <w:noProof/>
            <w:webHidden/>
          </w:rPr>
          <w:fldChar w:fldCharType="separate"/>
        </w:r>
        <w:r w:rsidR="008C06B0">
          <w:rPr>
            <w:noProof/>
            <w:webHidden/>
          </w:rPr>
          <w:t>22</w:t>
        </w:r>
        <w:r w:rsidR="008C06B0">
          <w:rPr>
            <w:noProof/>
            <w:webHidden/>
          </w:rPr>
          <w:fldChar w:fldCharType="end"/>
        </w:r>
      </w:hyperlink>
    </w:p>
    <w:p w14:paraId="46CDF97C" w14:textId="77777777" w:rsidR="008C06B0" w:rsidRDefault="003026EC">
      <w:pPr>
        <w:pStyle w:val="TOC2"/>
        <w:rPr>
          <w:rFonts w:asciiTheme="minorHAnsi" w:eastAsiaTheme="minorEastAsia" w:hAnsiTheme="minorHAnsi" w:cstheme="minorBidi"/>
          <w:b w:val="0"/>
          <w:sz w:val="22"/>
          <w:szCs w:val="22"/>
        </w:rPr>
      </w:pPr>
      <w:hyperlink w:anchor="_Toc488444247" w:history="1">
        <w:r w:rsidR="008C06B0" w:rsidRPr="00DB2C2A">
          <w:rPr>
            <w:rStyle w:val="Hyperlink"/>
            <w:rFonts w:cs="Arial"/>
          </w:rPr>
          <w:t>3.1</w:t>
        </w:r>
        <w:r w:rsidR="008C06B0">
          <w:rPr>
            <w:rFonts w:asciiTheme="minorHAnsi" w:eastAsiaTheme="minorEastAsia" w:hAnsiTheme="minorHAnsi" w:cstheme="minorBidi"/>
            <w:b w:val="0"/>
            <w:sz w:val="22"/>
            <w:szCs w:val="22"/>
          </w:rPr>
          <w:tab/>
        </w:r>
        <w:r w:rsidR="008C06B0" w:rsidRPr="00DB2C2A">
          <w:rPr>
            <w:rStyle w:val="Hyperlink"/>
          </w:rPr>
          <w:t>Introducción</w:t>
        </w:r>
        <w:r w:rsidR="008C06B0">
          <w:rPr>
            <w:webHidden/>
          </w:rPr>
          <w:tab/>
        </w:r>
        <w:r w:rsidR="008C06B0">
          <w:rPr>
            <w:webHidden/>
          </w:rPr>
          <w:fldChar w:fldCharType="begin"/>
        </w:r>
        <w:r w:rsidR="008C06B0">
          <w:rPr>
            <w:webHidden/>
          </w:rPr>
          <w:instrText xml:space="preserve"> PAGEREF _Toc488444247 \h </w:instrText>
        </w:r>
        <w:r w:rsidR="008C06B0">
          <w:rPr>
            <w:webHidden/>
          </w:rPr>
        </w:r>
        <w:r w:rsidR="008C06B0">
          <w:rPr>
            <w:webHidden/>
          </w:rPr>
          <w:fldChar w:fldCharType="separate"/>
        </w:r>
        <w:r w:rsidR="008C06B0">
          <w:rPr>
            <w:webHidden/>
          </w:rPr>
          <w:t>22</w:t>
        </w:r>
        <w:r w:rsidR="008C06B0">
          <w:rPr>
            <w:webHidden/>
          </w:rPr>
          <w:fldChar w:fldCharType="end"/>
        </w:r>
      </w:hyperlink>
    </w:p>
    <w:p w14:paraId="66E8F558" w14:textId="77777777" w:rsidR="008C06B0" w:rsidRDefault="003026EC">
      <w:pPr>
        <w:pStyle w:val="TOC2"/>
        <w:rPr>
          <w:rFonts w:asciiTheme="minorHAnsi" w:eastAsiaTheme="minorEastAsia" w:hAnsiTheme="minorHAnsi" w:cstheme="minorBidi"/>
          <w:b w:val="0"/>
          <w:sz w:val="22"/>
          <w:szCs w:val="22"/>
        </w:rPr>
      </w:pPr>
      <w:hyperlink w:anchor="_Toc488444248" w:history="1">
        <w:r w:rsidR="008C06B0" w:rsidRPr="00DB2C2A">
          <w:rPr>
            <w:rStyle w:val="Hyperlink"/>
            <w:rFonts w:cs="Arial"/>
          </w:rPr>
          <w:t>3.2</w:t>
        </w:r>
        <w:r w:rsidR="008C06B0">
          <w:rPr>
            <w:rFonts w:asciiTheme="minorHAnsi" w:eastAsiaTheme="minorEastAsia" w:hAnsiTheme="minorHAnsi" w:cstheme="minorBidi"/>
            <w:b w:val="0"/>
            <w:sz w:val="22"/>
            <w:szCs w:val="22"/>
          </w:rPr>
          <w:tab/>
        </w:r>
        <w:r w:rsidR="008C06B0" w:rsidRPr="00DB2C2A">
          <w:rPr>
            <w:rStyle w:val="Hyperlink"/>
          </w:rPr>
          <w:t>Clustering y detección de anomalías</w:t>
        </w:r>
        <w:r w:rsidR="008C06B0">
          <w:rPr>
            <w:webHidden/>
          </w:rPr>
          <w:tab/>
        </w:r>
        <w:r w:rsidR="008C06B0">
          <w:rPr>
            <w:webHidden/>
          </w:rPr>
          <w:fldChar w:fldCharType="begin"/>
        </w:r>
        <w:r w:rsidR="008C06B0">
          <w:rPr>
            <w:webHidden/>
          </w:rPr>
          <w:instrText xml:space="preserve"> PAGEREF _Toc488444248 \h </w:instrText>
        </w:r>
        <w:r w:rsidR="008C06B0">
          <w:rPr>
            <w:webHidden/>
          </w:rPr>
        </w:r>
        <w:r w:rsidR="008C06B0">
          <w:rPr>
            <w:webHidden/>
          </w:rPr>
          <w:fldChar w:fldCharType="separate"/>
        </w:r>
        <w:r w:rsidR="008C06B0">
          <w:rPr>
            <w:webHidden/>
          </w:rPr>
          <w:t>23</w:t>
        </w:r>
        <w:r w:rsidR="008C06B0">
          <w:rPr>
            <w:webHidden/>
          </w:rPr>
          <w:fldChar w:fldCharType="end"/>
        </w:r>
      </w:hyperlink>
    </w:p>
    <w:p w14:paraId="12190F02" w14:textId="77777777" w:rsidR="008C06B0" w:rsidRDefault="003026EC">
      <w:pPr>
        <w:pStyle w:val="TOC2"/>
        <w:rPr>
          <w:rFonts w:asciiTheme="minorHAnsi" w:eastAsiaTheme="minorEastAsia" w:hAnsiTheme="minorHAnsi" w:cstheme="minorBidi"/>
          <w:b w:val="0"/>
          <w:sz w:val="22"/>
          <w:szCs w:val="22"/>
        </w:rPr>
      </w:pPr>
      <w:hyperlink w:anchor="_Toc488444249" w:history="1">
        <w:r w:rsidR="008C06B0" w:rsidRPr="00DB2C2A">
          <w:rPr>
            <w:rStyle w:val="Hyperlink"/>
            <w:rFonts w:cs="Arial"/>
          </w:rPr>
          <w:t>3.3</w:t>
        </w:r>
        <w:r w:rsidR="008C06B0">
          <w:rPr>
            <w:rFonts w:asciiTheme="minorHAnsi" w:eastAsiaTheme="minorEastAsia" w:hAnsiTheme="minorHAnsi" w:cstheme="minorBidi"/>
            <w:b w:val="0"/>
            <w:sz w:val="22"/>
            <w:szCs w:val="22"/>
          </w:rPr>
          <w:tab/>
        </w:r>
        <w:r w:rsidR="008C06B0" w:rsidRPr="00DB2C2A">
          <w:rPr>
            <w:rStyle w:val="Hyperlink"/>
          </w:rPr>
          <w:t>Clustering jerárquico</w:t>
        </w:r>
        <w:r w:rsidR="008C06B0">
          <w:rPr>
            <w:webHidden/>
          </w:rPr>
          <w:tab/>
        </w:r>
        <w:r w:rsidR="008C06B0">
          <w:rPr>
            <w:webHidden/>
          </w:rPr>
          <w:fldChar w:fldCharType="begin"/>
        </w:r>
        <w:r w:rsidR="008C06B0">
          <w:rPr>
            <w:webHidden/>
          </w:rPr>
          <w:instrText xml:space="preserve"> PAGEREF _Toc488444249 \h </w:instrText>
        </w:r>
        <w:r w:rsidR="008C06B0">
          <w:rPr>
            <w:webHidden/>
          </w:rPr>
        </w:r>
        <w:r w:rsidR="008C06B0">
          <w:rPr>
            <w:webHidden/>
          </w:rPr>
          <w:fldChar w:fldCharType="separate"/>
        </w:r>
        <w:r w:rsidR="008C06B0">
          <w:rPr>
            <w:webHidden/>
          </w:rPr>
          <w:t>23</w:t>
        </w:r>
        <w:r w:rsidR="008C06B0">
          <w:rPr>
            <w:webHidden/>
          </w:rPr>
          <w:fldChar w:fldCharType="end"/>
        </w:r>
      </w:hyperlink>
    </w:p>
    <w:p w14:paraId="666171A0" w14:textId="77777777" w:rsidR="008C06B0" w:rsidRDefault="003026EC">
      <w:pPr>
        <w:pStyle w:val="TOC2"/>
        <w:rPr>
          <w:rFonts w:asciiTheme="minorHAnsi" w:eastAsiaTheme="minorEastAsia" w:hAnsiTheme="minorHAnsi" w:cstheme="minorBidi"/>
          <w:b w:val="0"/>
          <w:sz w:val="22"/>
          <w:szCs w:val="22"/>
        </w:rPr>
      </w:pPr>
      <w:hyperlink w:anchor="_Toc488444250" w:history="1">
        <w:r w:rsidR="008C06B0" w:rsidRPr="00DB2C2A">
          <w:rPr>
            <w:rStyle w:val="Hyperlink"/>
            <w:rFonts w:cs="Arial"/>
          </w:rPr>
          <w:t>3.4</w:t>
        </w:r>
        <w:r w:rsidR="008C06B0">
          <w:rPr>
            <w:rFonts w:asciiTheme="minorHAnsi" w:eastAsiaTheme="minorEastAsia" w:hAnsiTheme="minorHAnsi" w:cstheme="minorBidi"/>
            <w:b w:val="0"/>
            <w:sz w:val="22"/>
            <w:szCs w:val="22"/>
          </w:rPr>
          <w:tab/>
        </w:r>
        <w:r w:rsidR="008C06B0" w:rsidRPr="00DB2C2A">
          <w:rPr>
            <w:rStyle w:val="Hyperlink"/>
          </w:rPr>
          <w:t>Medidas de la distancia en Métodos Algorítmicos</w:t>
        </w:r>
        <w:r w:rsidR="008C06B0">
          <w:rPr>
            <w:webHidden/>
          </w:rPr>
          <w:tab/>
        </w:r>
        <w:r w:rsidR="008C06B0">
          <w:rPr>
            <w:webHidden/>
          </w:rPr>
          <w:fldChar w:fldCharType="begin"/>
        </w:r>
        <w:r w:rsidR="008C06B0">
          <w:rPr>
            <w:webHidden/>
          </w:rPr>
          <w:instrText xml:space="preserve"> PAGEREF _Toc488444250 \h </w:instrText>
        </w:r>
        <w:r w:rsidR="008C06B0">
          <w:rPr>
            <w:webHidden/>
          </w:rPr>
        </w:r>
        <w:r w:rsidR="008C06B0">
          <w:rPr>
            <w:webHidden/>
          </w:rPr>
          <w:fldChar w:fldCharType="separate"/>
        </w:r>
        <w:r w:rsidR="008C06B0">
          <w:rPr>
            <w:webHidden/>
          </w:rPr>
          <w:t>25</w:t>
        </w:r>
        <w:r w:rsidR="008C06B0">
          <w:rPr>
            <w:webHidden/>
          </w:rPr>
          <w:fldChar w:fldCharType="end"/>
        </w:r>
      </w:hyperlink>
    </w:p>
    <w:p w14:paraId="43510647" w14:textId="77777777" w:rsidR="008C06B0" w:rsidRDefault="003026EC">
      <w:pPr>
        <w:pStyle w:val="TOC2"/>
        <w:rPr>
          <w:rFonts w:asciiTheme="minorHAnsi" w:eastAsiaTheme="minorEastAsia" w:hAnsiTheme="minorHAnsi" w:cstheme="minorBidi"/>
          <w:b w:val="0"/>
          <w:sz w:val="22"/>
          <w:szCs w:val="22"/>
        </w:rPr>
      </w:pPr>
      <w:hyperlink w:anchor="_Toc488444251" w:history="1">
        <w:r w:rsidR="008C06B0" w:rsidRPr="00DB2C2A">
          <w:rPr>
            <w:rStyle w:val="Hyperlink"/>
            <w:rFonts w:cs="Arial"/>
          </w:rPr>
          <w:t>3.5</w:t>
        </w:r>
        <w:r w:rsidR="008C06B0">
          <w:rPr>
            <w:rFonts w:asciiTheme="minorHAnsi" w:eastAsiaTheme="minorEastAsia" w:hAnsiTheme="minorHAnsi" w:cstheme="minorBidi"/>
            <w:b w:val="0"/>
            <w:sz w:val="22"/>
            <w:szCs w:val="22"/>
          </w:rPr>
          <w:tab/>
        </w:r>
        <w:r w:rsidR="008C06B0" w:rsidRPr="00DB2C2A">
          <w:rPr>
            <w:rStyle w:val="Hyperlink"/>
          </w:rPr>
          <w:t>Ventajas e Inconvenientes del clustering jerárquico</w:t>
        </w:r>
        <w:r w:rsidR="008C06B0">
          <w:rPr>
            <w:webHidden/>
          </w:rPr>
          <w:tab/>
        </w:r>
        <w:r w:rsidR="008C06B0">
          <w:rPr>
            <w:webHidden/>
          </w:rPr>
          <w:fldChar w:fldCharType="begin"/>
        </w:r>
        <w:r w:rsidR="008C06B0">
          <w:rPr>
            <w:webHidden/>
          </w:rPr>
          <w:instrText xml:space="preserve"> PAGEREF _Toc488444251 \h </w:instrText>
        </w:r>
        <w:r w:rsidR="008C06B0">
          <w:rPr>
            <w:webHidden/>
          </w:rPr>
        </w:r>
        <w:r w:rsidR="008C06B0">
          <w:rPr>
            <w:webHidden/>
          </w:rPr>
          <w:fldChar w:fldCharType="separate"/>
        </w:r>
        <w:r w:rsidR="008C06B0">
          <w:rPr>
            <w:webHidden/>
          </w:rPr>
          <w:t>27</w:t>
        </w:r>
        <w:r w:rsidR="008C06B0">
          <w:rPr>
            <w:webHidden/>
          </w:rPr>
          <w:fldChar w:fldCharType="end"/>
        </w:r>
      </w:hyperlink>
    </w:p>
    <w:p w14:paraId="166AB500" w14:textId="77777777" w:rsidR="008C06B0" w:rsidRDefault="003026EC">
      <w:pPr>
        <w:pStyle w:val="TOC2"/>
        <w:rPr>
          <w:rFonts w:asciiTheme="minorHAnsi" w:eastAsiaTheme="minorEastAsia" w:hAnsiTheme="minorHAnsi" w:cstheme="minorBidi"/>
          <w:b w:val="0"/>
          <w:sz w:val="22"/>
          <w:szCs w:val="22"/>
        </w:rPr>
      </w:pPr>
      <w:hyperlink w:anchor="_Toc488444252" w:history="1">
        <w:r w:rsidR="008C06B0" w:rsidRPr="00DB2C2A">
          <w:rPr>
            <w:rStyle w:val="Hyperlink"/>
            <w:rFonts w:cs="Arial"/>
            <w:iCs/>
            <w:lang w:bidi="he-IL"/>
          </w:rPr>
          <w:t>3.6</w:t>
        </w:r>
        <w:r w:rsidR="008C06B0">
          <w:rPr>
            <w:rFonts w:asciiTheme="minorHAnsi" w:eastAsiaTheme="minorEastAsia" w:hAnsiTheme="minorHAnsi" w:cstheme="minorBidi"/>
            <w:b w:val="0"/>
            <w:sz w:val="22"/>
            <w:szCs w:val="22"/>
          </w:rPr>
          <w:tab/>
        </w:r>
        <w:r w:rsidR="008C06B0" w:rsidRPr="00DB2C2A">
          <w:rPr>
            <w:rStyle w:val="Hyperlink"/>
            <w:lang w:bidi="he-IL"/>
          </w:rPr>
          <w:t>Fases del proceso de Clustering</w:t>
        </w:r>
        <w:r w:rsidR="008C06B0">
          <w:rPr>
            <w:webHidden/>
          </w:rPr>
          <w:tab/>
        </w:r>
        <w:r w:rsidR="008C06B0">
          <w:rPr>
            <w:webHidden/>
          </w:rPr>
          <w:fldChar w:fldCharType="begin"/>
        </w:r>
        <w:r w:rsidR="008C06B0">
          <w:rPr>
            <w:webHidden/>
          </w:rPr>
          <w:instrText xml:space="preserve"> PAGEREF _Toc488444252 \h </w:instrText>
        </w:r>
        <w:r w:rsidR="008C06B0">
          <w:rPr>
            <w:webHidden/>
          </w:rPr>
        </w:r>
        <w:r w:rsidR="008C06B0">
          <w:rPr>
            <w:webHidden/>
          </w:rPr>
          <w:fldChar w:fldCharType="separate"/>
        </w:r>
        <w:r w:rsidR="008C06B0">
          <w:rPr>
            <w:webHidden/>
          </w:rPr>
          <w:t>28</w:t>
        </w:r>
        <w:r w:rsidR="008C06B0">
          <w:rPr>
            <w:webHidden/>
          </w:rPr>
          <w:fldChar w:fldCharType="end"/>
        </w:r>
      </w:hyperlink>
    </w:p>
    <w:p w14:paraId="16AE875C" w14:textId="77777777" w:rsidR="008C06B0" w:rsidRDefault="003026EC">
      <w:pPr>
        <w:pStyle w:val="TOC2"/>
        <w:rPr>
          <w:rFonts w:asciiTheme="minorHAnsi" w:eastAsiaTheme="minorEastAsia" w:hAnsiTheme="minorHAnsi" w:cstheme="minorBidi"/>
          <w:b w:val="0"/>
          <w:sz w:val="22"/>
          <w:szCs w:val="22"/>
        </w:rPr>
      </w:pPr>
      <w:hyperlink w:anchor="_Toc488444253" w:history="1">
        <w:r w:rsidR="008C06B0" w:rsidRPr="00DB2C2A">
          <w:rPr>
            <w:rStyle w:val="Hyperlink"/>
            <w:rFonts w:cs="Arial"/>
          </w:rPr>
          <w:t>3.7</w:t>
        </w:r>
        <w:r w:rsidR="008C06B0">
          <w:rPr>
            <w:rFonts w:asciiTheme="minorHAnsi" w:eastAsiaTheme="minorEastAsia" w:hAnsiTheme="minorHAnsi" w:cstheme="minorBidi"/>
            <w:b w:val="0"/>
            <w:sz w:val="22"/>
            <w:szCs w:val="22"/>
          </w:rPr>
          <w:tab/>
        </w:r>
        <w:r w:rsidR="008C06B0" w:rsidRPr="00DB2C2A">
          <w:rPr>
            <w:rStyle w:val="Hyperlink"/>
          </w:rPr>
          <w:t>Implementación en R</w:t>
        </w:r>
        <w:r w:rsidR="008C06B0">
          <w:rPr>
            <w:webHidden/>
          </w:rPr>
          <w:tab/>
        </w:r>
        <w:r w:rsidR="008C06B0">
          <w:rPr>
            <w:webHidden/>
          </w:rPr>
          <w:fldChar w:fldCharType="begin"/>
        </w:r>
        <w:r w:rsidR="008C06B0">
          <w:rPr>
            <w:webHidden/>
          </w:rPr>
          <w:instrText xml:space="preserve"> PAGEREF _Toc488444253 \h </w:instrText>
        </w:r>
        <w:r w:rsidR="008C06B0">
          <w:rPr>
            <w:webHidden/>
          </w:rPr>
        </w:r>
        <w:r w:rsidR="008C06B0">
          <w:rPr>
            <w:webHidden/>
          </w:rPr>
          <w:fldChar w:fldCharType="separate"/>
        </w:r>
        <w:r w:rsidR="008C06B0">
          <w:rPr>
            <w:webHidden/>
          </w:rPr>
          <w:t>30</w:t>
        </w:r>
        <w:r w:rsidR="008C06B0">
          <w:rPr>
            <w:webHidden/>
          </w:rPr>
          <w:fldChar w:fldCharType="end"/>
        </w:r>
      </w:hyperlink>
    </w:p>
    <w:p w14:paraId="408B9D67" w14:textId="77777777" w:rsidR="008C06B0" w:rsidRDefault="003026EC">
      <w:pPr>
        <w:pStyle w:val="TOC3"/>
        <w:rPr>
          <w:rFonts w:asciiTheme="minorHAnsi" w:eastAsiaTheme="minorEastAsia" w:hAnsiTheme="minorHAnsi" w:cstheme="minorBidi"/>
          <w:sz w:val="22"/>
          <w:szCs w:val="22"/>
        </w:rPr>
      </w:pPr>
      <w:hyperlink w:anchor="_Toc488444254" w:history="1">
        <w:r w:rsidR="008C06B0" w:rsidRPr="00DB2C2A">
          <w:rPr>
            <w:rStyle w:val="Hyperlink"/>
          </w:rPr>
          <w:t>3.7.1</w:t>
        </w:r>
        <w:r w:rsidR="008C06B0">
          <w:rPr>
            <w:rFonts w:asciiTheme="minorHAnsi" w:eastAsiaTheme="minorEastAsia" w:hAnsiTheme="minorHAnsi" w:cstheme="minorBidi"/>
            <w:sz w:val="22"/>
            <w:szCs w:val="22"/>
          </w:rPr>
          <w:tab/>
        </w:r>
        <w:r w:rsidR="008C06B0" w:rsidRPr="00DB2C2A">
          <w:rPr>
            <w:rStyle w:val="Hyperlink"/>
          </w:rPr>
          <w:t>Ejemplo</w:t>
        </w:r>
        <w:r w:rsidR="008C06B0">
          <w:rPr>
            <w:webHidden/>
          </w:rPr>
          <w:tab/>
        </w:r>
        <w:r w:rsidR="008C06B0">
          <w:rPr>
            <w:webHidden/>
          </w:rPr>
          <w:fldChar w:fldCharType="begin"/>
        </w:r>
        <w:r w:rsidR="008C06B0">
          <w:rPr>
            <w:webHidden/>
          </w:rPr>
          <w:instrText xml:space="preserve"> PAGEREF _Toc488444254 \h </w:instrText>
        </w:r>
        <w:r w:rsidR="008C06B0">
          <w:rPr>
            <w:webHidden/>
          </w:rPr>
        </w:r>
        <w:r w:rsidR="008C06B0">
          <w:rPr>
            <w:webHidden/>
          </w:rPr>
          <w:fldChar w:fldCharType="separate"/>
        </w:r>
        <w:r w:rsidR="008C06B0">
          <w:rPr>
            <w:webHidden/>
          </w:rPr>
          <w:t>30</w:t>
        </w:r>
        <w:r w:rsidR="008C06B0">
          <w:rPr>
            <w:webHidden/>
          </w:rPr>
          <w:fldChar w:fldCharType="end"/>
        </w:r>
      </w:hyperlink>
    </w:p>
    <w:p w14:paraId="47224F1C" w14:textId="77777777" w:rsidR="008C06B0" w:rsidRDefault="003026EC">
      <w:pPr>
        <w:pStyle w:val="TOC1"/>
        <w:rPr>
          <w:rFonts w:asciiTheme="minorHAnsi" w:eastAsiaTheme="minorEastAsia" w:hAnsiTheme="minorHAnsi" w:cstheme="minorBidi"/>
          <w:b w:val="0"/>
          <w:caps w:val="0"/>
          <w:noProof/>
          <w:sz w:val="22"/>
          <w:szCs w:val="22"/>
        </w:rPr>
      </w:pPr>
      <w:hyperlink w:anchor="_Toc488444255" w:history="1">
        <w:r w:rsidR="008C06B0" w:rsidRPr="00DB2C2A">
          <w:rPr>
            <w:rStyle w:val="Hyperlink"/>
            <w:lang w:bidi="en-US"/>
          </w:rPr>
          <w:t>4</w:t>
        </w:r>
        <w:r w:rsidR="008C06B0">
          <w:rPr>
            <w:rFonts w:asciiTheme="minorHAnsi" w:eastAsiaTheme="minorEastAsia" w:hAnsiTheme="minorHAnsi" w:cstheme="minorBidi"/>
            <w:b w:val="0"/>
            <w:caps w:val="0"/>
            <w:noProof/>
            <w:sz w:val="22"/>
            <w:szCs w:val="22"/>
          </w:rPr>
          <w:tab/>
        </w:r>
        <w:r w:rsidR="008C06B0" w:rsidRPr="00DB2C2A">
          <w:rPr>
            <w:rStyle w:val="Hyperlink"/>
            <w:lang w:bidi="en-US"/>
          </w:rPr>
          <w:t>Dendrogramas</w:t>
        </w:r>
        <w:r w:rsidR="008C06B0">
          <w:rPr>
            <w:noProof/>
            <w:webHidden/>
          </w:rPr>
          <w:tab/>
        </w:r>
        <w:r w:rsidR="008C06B0">
          <w:rPr>
            <w:noProof/>
            <w:webHidden/>
          </w:rPr>
          <w:fldChar w:fldCharType="begin"/>
        </w:r>
        <w:r w:rsidR="008C06B0">
          <w:rPr>
            <w:noProof/>
            <w:webHidden/>
          </w:rPr>
          <w:instrText xml:space="preserve"> PAGEREF _Toc488444255 \h </w:instrText>
        </w:r>
        <w:r w:rsidR="008C06B0">
          <w:rPr>
            <w:noProof/>
            <w:webHidden/>
          </w:rPr>
        </w:r>
        <w:r w:rsidR="008C06B0">
          <w:rPr>
            <w:noProof/>
            <w:webHidden/>
          </w:rPr>
          <w:fldChar w:fldCharType="separate"/>
        </w:r>
        <w:r w:rsidR="008C06B0">
          <w:rPr>
            <w:noProof/>
            <w:webHidden/>
          </w:rPr>
          <w:t>32</w:t>
        </w:r>
        <w:r w:rsidR="008C06B0">
          <w:rPr>
            <w:noProof/>
            <w:webHidden/>
          </w:rPr>
          <w:fldChar w:fldCharType="end"/>
        </w:r>
      </w:hyperlink>
    </w:p>
    <w:p w14:paraId="0A41C515" w14:textId="77777777" w:rsidR="008C06B0" w:rsidRDefault="003026EC">
      <w:pPr>
        <w:pStyle w:val="TOC2"/>
        <w:rPr>
          <w:rFonts w:asciiTheme="minorHAnsi" w:eastAsiaTheme="minorEastAsia" w:hAnsiTheme="minorHAnsi" w:cstheme="minorBidi"/>
          <w:b w:val="0"/>
          <w:sz w:val="22"/>
          <w:szCs w:val="22"/>
        </w:rPr>
      </w:pPr>
      <w:hyperlink w:anchor="_Toc488444256" w:history="1">
        <w:r w:rsidR="008C06B0" w:rsidRPr="00DB2C2A">
          <w:rPr>
            <w:rStyle w:val="Hyperlink"/>
            <w:rFonts w:cs="Arial"/>
            <w:lang w:bidi="he-IL"/>
          </w:rPr>
          <w:t>4.1</w:t>
        </w:r>
        <w:r w:rsidR="008C06B0">
          <w:rPr>
            <w:rFonts w:asciiTheme="minorHAnsi" w:eastAsiaTheme="minorEastAsia" w:hAnsiTheme="minorHAnsi" w:cstheme="minorBidi"/>
            <w:b w:val="0"/>
            <w:sz w:val="22"/>
            <w:szCs w:val="22"/>
          </w:rPr>
          <w:tab/>
        </w:r>
        <w:r w:rsidR="008C06B0" w:rsidRPr="00DB2C2A">
          <w:rPr>
            <w:rStyle w:val="Hyperlink"/>
            <w:lang w:bidi="he-IL"/>
          </w:rPr>
          <w:t>Definición</w:t>
        </w:r>
        <w:r w:rsidR="008C06B0">
          <w:rPr>
            <w:webHidden/>
          </w:rPr>
          <w:tab/>
        </w:r>
        <w:r w:rsidR="008C06B0">
          <w:rPr>
            <w:webHidden/>
          </w:rPr>
          <w:fldChar w:fldCharType="begin"/>
        </w:r>
        <w:r w:rsidR="008C06B0">
          <w:rPr>
            <w:webHidden/>
          </w:rPr>
          <w:instrText xml:space="preserve"> PAGEREF _Toc488444256 \h </w:instrText>
        </w:r>
        <w:r w:rsidR="008C06B0">
          <w:rPr>
            <w:webHidden/>
          </w:rPr>
        </w:r>
        <w:r w:rsidR="008C06B0">
          <w:rPr>
            <w:webHidden/>
          </w:rPr>
          <w:fldChar w:fldCharType="separate"/>
        </w:r>
        <w:r w:rsidR="008C06B0">
          <w:rPr>
            <w:webHidden/>
          </w:rPr>
          <w:t>32</w:t>
        </w:r>
        <w:r w:rsidR="008C06B0">
          <w:rPr>
            <w:webHidden/>
          </w:rPr>
          <w:fldChar w:fldCharType="end"/>
        </w:r>
      </w:hyperlink>
    </w:p>
    <w:p w14:paraId="18327D4A" w14:textId="77777777" w:rsidR="008C06B0" w:rsidRDefault="003026EC">
      <w:pPr>
        <w:pStyle w:val="TOC2"/>
        <w:rPr>
          <w:rFonts w:asciiTheme="minorHAnsi" w:eastAsiaTheme="minorEastAsia" w:hAnsiTheme="minorHAnsi" w:cstheme="minorBidi"/>
          <w:b w:val="0"/>
          <w:sz w:val="22"/>
          <w:szCs w:val="22"/>
        </w:rPr>
      </w:pPr>
      <w:hyperlink w:anchor="_Toc488444257" w:history="1">
        <w:r w:rsidR="008C06B0" w:rsidRPr="00DB2C2A">
          <w:rPr>
            <w:rStyle w:val="Hyperlink"/>
            <w:rFonts w:cs="Arial"/>
            <w:lang w:bidi="he-IL"/>
          </w:rPr>
          <w:t>4.2</w:t>
        </w:r>
        <w:r w:rsidR="008C06B0">
          <w:rPr>
            <w:rFonts w:asciiTheme="minorHAnsi" w:eastAsiaTheme="minorEastAsia" w:hAnsiTheme="minorHAnsi" w:cstheme="minorBidi"/>
            <w:b w:val="0"/>
            <w:sz w:val="22"/>
            <w:szCs w:val="22"/>
          </w:rPr>
          <w:tab/>
        </w:r>
        <w:r w:rsidR="008C06B0" w:rsidRPr="00DB2C2A">
          <w:rPr>
            <w:rStyle w:val="Hyperlink"/>
            <w:lang w:bidi="he-IL"/>
          </w:rPr>
          <w:t>¿Cómo se interpreta un Dendrograma?</w:t>
        </w:r>
        <w:r w:rsidR="008C06B0">
          <w:rPr>
            <w:webHidden/>
          </w:rPr>
          <w:tab/>
        </w:r>
        <w:r w:rsidR="008C06B0">
          <w:rPr>
            <w:webHidden/>
          </w:rPr>
          <w:fldChar w:fldCharType="begin"/>
        </w:r>
        <w:r w:rsidR="008C06B0">
          <w:rPr>
            <w:webHidden/>
          </w:rPr>
          <w:instrText xml:space="preserve"> PAGEREF _Toc488444257 \h </w:instrText>
        </w:r>
        <w:r w:rsidR="008C06B0">
          <w:rPr>
            <w:webHidden/>
          </w:rPr>
        </w:r>
        <w:r w:rsidR="008C06B0">
          <w:rPr>
            <w:webHidden/>
          </w:rPr>
          <w:fldChar w:fldCharType="separate"/>
        </w:r>
        <w:r w:rsidR="008C06B0">
          <w:rPr>
            <w:webHidden/>
          </w:rPr>
          <w:t>32</w:t>
        </w:r>
        <w:r w:rsidR="008C06B0">
          <w:rPr>
            <w:webHidden/>
          </w:rPr>
          <w:fldChar w:fldCharType="end"/>
        </w:r>
      </w:hyperlink>
    </w:p>
    <w:p w14:paraId="63FD3E5F" w14:textId="77777777" w:rsidR="008C06B0" w:rsidRDefault="003026EC">
      <w:pPr>
        <w:pStyle w:val="TOC3"/>
        <w:rPr>
          <w:rFonts w:asciiTheme="minorHAnsi" w:eastAsiaTheme="minorEastAsia" w:hAnsiTheme="minorHAnsi" w:cstheme="minorBidi"/>
          <w:sz w:val="22"/>
          <w:szCs w:val="22"/>
        </w:rPr>
      </w:pPr>
      <w:hyperlink w:anchor="_Toc488444258" w:history="1">
        <w:r w:rsidR="008C06B0" w:rsidRPr="00DB2C2A">
          <w:rPr>
            <w:rStyle w:val="Hyperlink"/>
          </w:rPr>
          <w:t>4.2.1</w:t>
        </w:r>
        <w:r w:rsidR="008C06B0">
          <w:rPr>
            <w:rFonts w:asciiTheme="minorHAnsi" w:eastAsiaTheme="minorEastAsia" w:hAnsiTheme="minorHAnsi" w:cstheme="minorBidi"/>
            <w:sz w:val="22"/>
            <w:szCs w:val="22"/>
          </w:rPr>
          <w:tab/>
        </w:r>
        <w:r w:rsidR="008C06B0" w:rsidRPr="00DB2C2A">
          <w:rPr>
            <w:rStyle w:val="Hyperlink"/>
          </w:rPr>
          <w:t>Análisis e Interpretación de un dendrograma</w:t>
        </w:r>
        <w:r w:rsidR="008C06B0">
          <w:rPr>
            <w:webHidden/>
          </w:rPr>
          <w:tab/>
        </w:r>
        <w:r w:rsidR="008C06B0">
          <w:rPr>
            <w:webHidden/>
          </w:rPr>
          <w:fldChar w:fldCharType="begin"/>
        </w:r>
        <w:r w:rsidR="008C06B0">
          <w:rPr>
            <w:webHidden/>
          </w:rPr>
          <w:instrText xml:space="preserve"> PAGEREF _Toc488444258 \h </w:instrText>
        </w:r>
        <w:r w:rsidR="008C06B0">
          <w:rPr>
            <w:webHidden/>
          </w:rPr>
        </w:r>
        <w:r w:rsidR="008C06B0">
          <w:rPr>
            <w:webHidden/>
          </w:rPr>
          <w:fldChar w:fldCharType="separate"/>
        </w:r>
        <w:r w:rsidR="008C06B0">
          <w:rPr>
            <w:webHidden/>
          </w:rPr>
          <w:t>33</w:t>
        </w:r>
        <w:r w:rsidR="008C06B0">
          <w:rPr>
            <w:webHidden/>
          </w:rPr>
          <w:fldChar w:fldCharType="end"/>
        </w:r>
      </w:hyperlink>
    </w:p>
    <w:p w14:paraId="054EAF16" w14:textId="77777777" w:rsidR="008C06B0" w:rsidRDefault="003026EC">
      <w:pPr>
        <w:pStyle w:val="TOC3"/>
        <w:rPr>
          <w:rFonts w:asciiTheme="minorHAnsi" w:eastAsiaTheme="minorEastAsia" w:hAnsiTheme="minorHAnsi" w:cstheme="minorBidi"/>
          <w:sz w:val="22"/>
          <w:szCs w:val="22"/>
        </w:rPr>
      </w:pPr>
      <w:hyperlink w:anchor="_Toc488444259" w:history="1">
        <w:r w:rsidR="008C06B0" w:rsidRPr="00DB2C2A">
          <w:rPr>
            <w:rStyle w:val="Hyperlink"/>
          </w:rPr>
          <w:t>4.2.2</w:t>
        </w:r>
        <w:r w:rsidR="008C06B0">
          <w:rPr>
            <w:rFonts w:asciiTheme="minorHAnsi" w:eastAsiaTheme="minorEastAsia" w:hAnsiTheme="minorHAnsi" w:cstheme="minorBidi"/>
            <w:sz w:val="22"/>
            <w:szCs w:val="22"/>
          </w:rPr>
          <w:tab/>
        </w:r>
        <w:r w:rsidR="008C06B0" w:rsidRPr="00DB2C2A">
          <w:rPr>
            <w:rStyle w:val="Hyperlink"/>
          </w:rPr>
          <w:t>Disposición de los elementos</w:t>
        </w:r>
        <w:r w:rsidR="008C06B0">
          <w:rPr>
            <w:webHidden/>
          </w:rPr>
          <w:tab/>
        </w:r>
        <w:r w:rsidR="008C06B0">
          <w:rPr>
            <w:webHidden/>
          </w:rPr>
          <w:fldChar w:fldCharType="begin"/>
        </w:r>
        <w:r w:rsidR="008C06B0">
          <w:rPr>
            <w:webHidden/>
          </w:rPr>
          <w:instrText xml:space="preserve"> PAGEREF _Toc488444259 \h </w:instrText>
        </w:r>
        <w:r w:rsidR="008C06B0">
          <w:rPr>
            <w:webHidden/>
          </w:rPr>
        </w:r>
        <w:r w:rsidR="008C06B0">
          <w:rPr>
            <w:webHidden/>
          </w:rPr>
          <w:fldChar w:fldCharType="separate"/>
        </w:r>
        <w:r w:rsidR="008C06B0">
          <w:rPr>
            <w:webHidden/>
          </w:rPr>
          <w:t>33</w:t>
        </w:r>
        <w:r w:rsidR="008C06B0">
          <w:rPr>
            <w:webHidden/>
          </w:rPr>
          <w:fldChar w:fldCharType="end"/>
        </w:r>
      </w:hyperlink>
    </w:p>
    <w:p w14:paraId="369F9A09" w14:textId="77777777" w:rsidR="008C06B0" w:rsidRDefault="003026EC">
      <w:pPr>
        <w:pStyle w:val="TOC3"/>
        <w:rPr>
          <w:rFonts w:asciiTheme="minorHAnsi" w:eastAsiaTheme="minorEastAsia" w:hAnsiTheme="minorHAnsi" w:cstheme="minorBidi"/>
          <w:sz w:val="22"/>
          <w:szCs w:val="22"/>
        </w:rPr>
      </w:pPr>
      <w:hyperlink w:anchor="_Toc488444260" w:history="1">
        <w:r w:rsidR="008C06B0" w:rsidRPr="00DB2C2A">
          <w:rPr>
            <w:rStyle w:val="Hyperlink"/>
          </w:rPr>
          <w:t>4.2.3</w:t>
        </w:r>
        <w:r w:rsidR="008C06B0">
          <w:rPr>
            <w:rFonts w:asciiTheme="minorHAnsi" w:eastAsiaTheme="minorEastAsia" w:hAnsiTheme="minorHAnsi" w:cstheme="minorBidi"/>
            <w:sz w:val="22"/>
            <w:szCs w:val="22"/>
          </w:rPr>
          <w:tab/>
        </w:r>
        <w:r w:rsidR="008C06B0" w:rsidRPr="00DB2C2A">
          <w:rPr>
            <w:rStyle w:val="Hyperlink"/>
          </w:rPr>
          <w:t>Ejemplo de Análisis</w:t>
        </w:r>
        <w:r w:rsidR="008C06B0">
          <w:rPr>
            <w:webHidden/>
          </w:rPr>
          <w:tab/>
        </w:r>
        <w:r w:rsidR="008C06B0">
          <w:rPr>
            <w:webHidden/>
          </w:rPr>
          <w:fldChar w:fldCharType="begin"/>
        </w:r>
        <w:r w:rsidR="008C06B0">
          <w:rPr>
            <w:webHidden/>
          </w:rPr>
          <w:instrText xml:space="preserve"> PAGEREF _Toc488444260 \h </w:instrText>
        </w:r>
        <w:r w:rsidR="008C06B0">
          <w:rPr>
            <w:webHidden/>
          </w:rPr>
        </w:r>
        <w:r w:rsidR="008C06B0">
          <w:rPr>
            <w:webHidden/>
          </w:rPr>
          <w:fldChar w:fldCharType="separate"/>
        </w:r>
        <w:r w:rsidR="008C06B0">
          <w:rPr>
            <w:webHidden/>
          </w:rPr>
          <w:t>34</w:t>
        </w:r>
        <w:r w:rsidR="008C06B0">
          <w:rPr>
            <w:webHidden/>
          </w:rPr>
          <w:fldChar w:fldCharType="end"/>
        </w:r>
      </w:hyperlink>
    </w:p>
    <w:p w14:paraId="23E52A35" w14:textId="77777777" w:rsidR="008C06B0" w:rsidRDefault="003026EC">
      <w:pPr>
        <w:pStyle w:val="TOC1"/>
        <w:rPr>
          <w:rFonts w:asciiTheme="minorHAnsi" w:eastAsiaTheme="minorEastAsia" w:hAnsiTheme="minorHAnsi" w:cstheme="minorBidi"/>
          <w:b w:val="0"/>
          <w:caps w:val="0"/>
          <w:noProof/>
          <w:sz w:val="22"/>
          <w:szCs w:val="22"/>
        </w:rPr>
      </w:pPr>
      <w:hyperlink w:anchor="_Toc488444261" w:history="1">
        <w:r w:rsidR="008C06B0" w:rsidRPr="00DB2C2A">
          <w:rPr>
            <w:rStyle w:val="Hyperlink"/>
            <w:lang w:bidi="en-US"/>
          </w:rPr>
          <w:t>5</w:t>
        </w:r>
        <w:r w:rsidR="008C06B0">
          <w:rPr>
            <w:rFonts w:asciiTheme="minorHAnsi" w:eastAsiaTheme="minorEastAsia" w:hAnsiTheme="minorHAnsi" w:cstheme="minorBidi"/>
            <w:b w:val="0"/>
            <w:caps w:val="0"/>
            <w:noProof/>
            <w:sz w:val="22"/>
            <w:szCs w:val="22"/>
          </w:rPr>
          <w:tab/>
        </w:r>
        <w:r w:rsidR="008C06B0" w:rsidRPr="00DB2C2A">
          <w:rPr>
            <w:rStyle w:val="Hyperlink"/>
            <w:lang w:bidi="en-US"/>
          </w:rPr>
          <w:t>DTW</w:t>
        </w:r>
        <w:r w:rsidR="008C06B0">
          <w:rPr>
            <w:noProof/>
            <w:webHidden/>
          </w:rPr>
          <w:tab/>
        </w:r>
        <w:r w:rsidR="008C06B0">
          <w:rPr>
            <w:noProof/>
            <w:webHidden/>
          </w:rPr>
          <w:fldChar w:fldCharType="begin"/>
        </w:r>
        <w:r w:rsidR="008C06B0">
          <w:rPr>
            <w:noProof/>
            <w:webHidden/>
          </w:rPr>
          <w:instrText xml:space="preserve"> PAGEREF _Toc488444261 \h </w:instrText>
        </w:r>
        <w:r w:rsidR="008C06B0">
          <w:rPr>
            <w:noProof/>
            <w:webHidden/>
          </w:rPr>
        </w:r>
        <w:r w:rsidR="008C06B0">
          <w:rPr>
            <w:noProof/>
            <w:webHidden/>
          </w:rPr>
          <w:fldChar w:fldCharType="separate"/>
        </w:r>
        <w:r w:rsidR="008C06B0">
          <w:rPr>
            <w:noProof/>
            <w:webHidden/>
          </w:rPr>
          <w:t>35</w:t>
        </w:r>
        <w:r w:rsidR="008C06B0">
          <w:rPr>
            <w:noProof/>
            <w:webHidden/>
          </w:rPr>
          <w:fldChar w:fldCharType="end"/>
        </w:r>
      </w:hyperlink>
    </w:p>
    <w:p w14:paraId="2990EC0D" w14:textId="77777777" w:rsidR="008C06B0" w:rsidRDefault="003026EC">
      <w:pPr>
        <w:pStyle w:val="TOC2"/>
        <w:rPr>
          <w:rFonts w:asciiTheme="minorHAnsi" w:eastAsiaTheme="minorEastAsia" w:hAnsiTheme="minorHAnsi" w:cstheme="minorBidi"/>
          <w:b w:val="0"/>
          <w:sz w:val="22"/>
          <w:szCs w:val="22"/>
        </w:rPr>
      </w:pPr>
      <w:hyperlink w:anchor="_Toc488444262" w:history="1">
        <w:r w:rsidR="008C06B0" w:rsidRPr="00DB2C2A">
          <w:rPr>
            <w:rStyle w:val="Hyperlink"/>
            <w:rFonts w:cs="Arial"/>
          </w:rPr>
          <w:t>5.1</w:t>
        </w:r>
        <w:r w:rsidR="008C06B0">
          <w:rPr>
            <w:rFonts w:asciiTheme="minorHAnsi" w:eastAsiaTheme="minorEastAsia" w:hAnsiTheme="minorHAnsi" w:cstheme="minorBidi"/>
            <w:b w:val="0"/>
            <w:sz w:val="22"/>
            <w:szCs w:val="22"/>
          </w:rPr>
          <w:tab/>
        </w:r>
        <w:r w:rsidR="008C06B0" w:rsidRPr="00DB2C2A">
          <w:rPr>
            <w:rStyle w:val="Hyperlink"/>
          </w:rPr>
          <w:t>Introducción</w:t>
        </w:r>
        <w:r w:rsidR="008C06B0">
          <w:rPr>
            <w:webHidden/>
          </w:rPr>
          <w:tab/>
        </w:r>
        <w:r w:rsidR="008C06B0">
          <w:rPr>
            <w:webHidden/>
          </w:rPr>
          <w:fldChar w:fldCharType="begin"/>
        </w:r>
        <w:r w:rsidR="008C06B0">
          <w:rPr>
            <w:webHidden/>
          </w:rPr>
          <w:instrText xml:space="preserve"> PAGEREF _Toc488444262 \h </w:instrText>
        </w:r>
        <w:r w:rsidR="008C06B0">
          <w:rPr>
            <w:webHidden/>
          </w:rPr>
        </w:r>
        <w:r w:rsidR="008C06B0">
          <w:rPr>
            <w:webHidden/>
          </w:rPr>
          <w:fldChar w:fldCharType="separate"/>
        </w:r>
        <w:r w:rsidR="008C06B0">
          <w:rPr>
            <w:webHidden/>
          </w:rPr>
          <w:t>35</w:t>
        </w:r>
        <w:r w:rsidR="008C06B0">
          <w:rPr>
            <w:webHidden/>
          </w:rPr>
          <w:fldChar w:fldCharType="end"/>
        </w:r>
      </w:hyperlink>
    </w:p>
    <w:p w14:paraId="37BC7C6D" w14:textId="77777777" w:rsidR="008C06B0" w:rsidRDefault="003026EC">
      <w:pPr>
        <w:pStyle w:val="TOC2"/>
        <w:rPr>
          <w:rFonts w:asciiTheme="minorHAnsi" w:eastAsiaTheme="minorEastAsia" w:hAnsiTheme="minorHAnsi" w:cstheme="minorBidi"/>
          <w:b w:val="0"/>
          <w:sz w:val="22"/>
          <w:szCs w:val="22"/>
        </w:rPr>
      </w:pPr>
      <w:hyperlink w:anchor="_Toc488444263" w:history="1">
        <w:r w:rsidR="008C06B0" w:rsidRPr="00DB2C2A">
          <w:rPr>
            <w:rStyle w:val="Hyperlink"/>
            <w:rFonts w:cs="Arial"/>
          </w:rPr>
          <w:t>5.2</w:t>
        </w:r>
        <w:r w:rsidR="008C06B0">
          <w:rPr>
            <w:rFonts w:asciiTheme="minorHAnsi" w:eastAsiaTheme="minorEastAsia" w:hAnsiTheme="minorHAnsi" w:cstheme="minorBidi"/>
            <w:b w:val="0"/>
            <w:sz w:val="22"/>
            <w:szCs w:val="22"/>
          </w:rPr>
          <w:tab/>
        </w:r>
        <w:r w:rsidR="008C06B0" w:rsidRPr="00DB2C2A">
          <w:rPr>
            <w:rStyle w:val="Hyperlink"/>
          </w:rPr>
          <w:t>Ventajas del algoritmo DTW</w:t>
        </w:r>
        <w:r w:rsidR="008C06B0">
          <w:rPr>
            <w:webHidden/>
          </w:rPr>
          <w:tab/>
        </w:r>
        <w:r w:rsidR="008C06B0">
          <w:rPr>
            <w:webHidden/>
          </w:rPr>
          <w:fldChar w:fldCharType="begin"/>
        </w:r>
        <w:r w:rsidR="008C06B0">
          <w:rPr>
            <w:webHidden/>
          </w:rPr>
          <w:instrText xml:space="preserve"> PAGEREF _Toc488444263 \h </w:instrText>
        </w:r>
        <w:r w:rsidR="008C06B0">
          <w:rPr>
            <w:webHidden/>
          </w:rPr>
        </w:r>
        <w:r w:rsidR="008C06B0">
          <w:rPr>
            <w:webHidden/>
          </w:rPr>
          <w:fldChar w:fldCharType="separate"/>
        </w:r>
        <w:r w:rsidR="008C06B0">
          <w:rPr>
            <w:webHidden/>
          </w:rPr>
          <w:t>35</w:t>
        </w:r>
        <w:r w:rsidR="008C06B0">
          <w:rPr>
            <w:webHidden/>
          </w:rPr>
          <w:fldChar w:fldCharType="end"/>
        </w:r>
      </w:hyperlink>
    </w:p>
    <w:p w14:paraId="54FE22EF" w14:textId="77777777" w:rsidR="008C06B0" w:rsidRDefault="003026EC">
      <w:pPr>
        <w:pStyle w:val="TOC2"/>
        <w:rPr>
          <w:rFonts w:asciiTheme="minorHAnsi" w:eastAsiaTheme="minorEastAsia" w:hAnsiTheme="minorHAnsi" w:cstheme="minorBidi"/>
          <w:b w:val="0"/>
          <w:sz w:val="22"/>
          <w:szCs w:val="22"/>
        </w:rPr>
      </w:pPr>
      <w:hyperlink w:anchor="_Toc488444264" w:history="1">
        <w:r w:rsidR="008C06B0" w:rsidRPr="00DB2C2A">
          <w:rPr>
            <w:rStyle w:val="Hyperlink"/>
            <w:rFonts w:cs="Arial"/>
          </w:rPr>
          <w:t>5.3</w:t>
        </w:r>
        <w:r w:rsidR="008C06B0">
          <w:rPr>
            <w:rFonts w:asciiTheme="minorHAnsi" w:eastAsiaTheme="minorEastAsia" w:hAnsiTheme="minorHAnsi" w:cstheme="minorBidi"/>
            <w:b w:val="0"/>
            <w:sz w:val="22"/>
            <w:szCs w:val="22"/>
          </w:rPr>
          <w:tab/>
        </w:r>
        <w:r w:rsidR="008C06B0" w:rsidRPr="00DB2C2A">
          <w:rPr>
            <w:rStyle w:val="Hyperlink"/>
          </w:rPr>
          <w:t>DTW vs Distancia Euclídea</w:t>
        </w:r>
        <w:r w:rsidR="008C06B0">
          <w:rPr>
            <w:webHidden/>
          </w:rPr>
          <w:tab/>
        </w:r>
        <w:r w:rsidR="008C06B0">
          <w:rPr>
            <w:webHidden/>
          </w:rPr>
          <w:fldChar w:fldCharType="begin"/>
        </w:r>
        <w:r w:rsidR="008C06B0">
          <w:rPr>
            <w:webHidden/>
          </w:rPr>
          <w:instrText xml:space="preserve"> PAGEREF _Toc488444264 \h </w:instrText>
        </w:r>
        <w:r w:rsidR="008C06B0">
          <w:rPr>
            <w:webHidden/>
          </w:rPr>
        </w:r>
        <w:r w:rsidR="008C06B0">
          <w:rPr>
            <w:webHidden/>
          </w:rPr>
          <w:fldChar w:fldCharType="separate"/>
        </w:r>
        <w:r w:rsidR="008C06B0">
          <w:rPr>
            <w:webHidden/>
          </w:rPr>
          <w:t>36</w:t>
        </w:r>
        <w:r w:rsidR="008C06B0">
          <w:rPr>
            <w:webHidden/>
          </w:rPr>
          <w:fldChar w:fldCharType="end"/>
        </w:r>
      </w:hyperlink>
    </w:p>
    <w:p w14:paraId="348F13A6" w14:textId="77777777" w:rsidR="008C06B0" w:rsidRDefault="003026EC">
      <w:pPr>
        <w:pStyle w:val="TOC2"/>
        <w:rPr>
          <w:rFonts w:asciiTheme="minorHAnsi" w:eastAsiaTheme="minorEastAsia" w:hAnsiTheme="minorHAnsi" w:cstheme="minorBidi"/>
          <w:b w:val="0"/>
          <w:sz w:val="22"/>
          <w:szCs w:val="22"/>
        </w:rPr>
      </w:pPr>
      <w:hyperlink w:anchor="_Toc488444265" w:history="1">
        <w:r w:rsidR="008C06B0" w:rsidRPr="00DB2C2A">
          <w:rPr>
            <w:rStyle w:val="Hyperlink"/>
            <w:rFonts w:cs="Arial"/>
          </w:rPr>
          <w:t>5.4</w:t>
        </w:r>
        <w:r w:rsidR="008C06B0">
          <w:rPr>
            <w:rFonts w:asciiTheme="minorHAnsi" w:eastAsiaTheme="minorEastAsia" w:hAnsiTheme="minorHAnsi" w:cstheme="minorBidi"/>
            <w:b w:val="0"/>
            <w:sz w:val="22"/>
            <w:szCs w:val="22"/>
          </w:rPr>
          <w:tab/>
        </w:r>
        <w:r w:rsidR="008C06B0" w:rsidRPr="00DB2C2A">
          <w:rPr>
            <w:rStyle w:val="Hyperlink"/>
          </w:rPr>
          <w:t>Ejemplo</w:t>
        </w:r>
        <w:r w:rsidR="008C06B0">
          <w:rPr>
            <w:webHidden/>
          </w:rPr>
          <w:tab/>
        </w:r>
        <w:r w:rsidR="008C06B0">
          <w:rPr>
            <w:webHidden/>
          </w:rPr>
          <w:fldChar w:fldCharType="begin"/>
        </w:r>
        <w:r w:rsidR="008C06B0">
          <w:rPr>
            <w:webHidden/>
          </w:rPr>
          <w:instrText xml:space="preserve"> PAGEREF _Toc488444265 \h </w:instrText>
        </w:r>
        <w:r w:rsidR="008C06B0">
          <w:rPr>
            <w:webHidden/>
          </w:rPr>
        </w:r>
        <w:r w:rsidR="008C06B0">
          <w:rPr>
            <w:webHidden/>
          </w:rPr>
          <w:fldChar w:fldCharType="separate"/>
        </w:r>
        <w:r w:rsidR="008C06B0">
          <w:rPr>
            <w:webHidden/>
          </w:rPr>
          <w:t>38</w:t>
        </w:r>
        <w:r w:rsidR="008C06B0">
          <w:rPr>
            <w:webHidden/>
          </w:rPr>
          <w:fldChar w:fldCharType="end"/>
        </w:r>
      </w:hyperlink>
    </w:p>
    <w:p w14:paraId="6FF1A590" w14:textId="77777777" w:rsidR="008C06B0" w:rsidRDefault="003026EC">
      <w:pPr>
        <w:pStyle w:val="TOC2"/>
        <w:rPr>
          <w:rFonts w:asciiTheme="minorHAnsi" w:eastAsiaTheme="minorEastAsia" w:hAnsiTheme="minorHAnsi" w:cstheme="minorBidi"/>
          <w:b w:val="0"/>
          <w:sz w:val="22"/>
          <w:szCs w:val="22"/>
        </w:rPr>
      </w:pPr>
      <w:hyperlink w:anchor="_Toc488444266" w:history="1">
        <w:r w:rsidR="008C06B0" w:rsidRPr="00DB2C2A">
          <w:rPr>
            <w:rStyle w:val="Hyperlink"/>
            <w:rFonts w:cs="Arial"/>
          </w:rPr>
          <w:t>5.5</w:t>
        </w:r>
        <w:r w:rsidR="008C06B0">
          <w:rPr>
            <w:rFonts w:asciiTheme="minorHAnsi" w:eastAsiaTheme="minorEastAsia" w:hAnsiTheme="minorHAnsi" w:cstheme="minorBidi"/>
            <w:b w:val="0"/>
            <w:sz w:val="22"/>
            <w:szCs w:val="22"/>
          </w:rPr>
          <w:tab/>
        </w:r>
        <w:r w:rsidR="008C06B0" w:rsidRPr="00DB2C2A">
          <w:rPr>
            <w:rStyle w:val="Hyperlink"/>
          </w:rPr>
          <w:t>Medida de similitud  DTW</w:t>
        </w:r>
        <w:r w:rsidR="008C06B0">
          <w:rPr>
            <w:webHidden/>
          </w:rPr>
          <w:tab/>
        </w:r>
        <w:r w:rsidR="008C06B0">
          <w:rPr>
            <w:webHidden/>
          </w:rPr>
          <w:fldChar w:fldCharType="begin"/>
        </w:r>
        <w:r w:rsidR="008C06B0">
          <w:rPr>
            <w:webHidden/>
          </w:rPr>
          <w:instrText xml:space="preserve"> PAGEREF _Toc488444266 \h </w:instrText>
        </w:r>
        <w:r w:rsidR="008C06B0">
          <w:rPr>
            <w:webHidden/>
          </w:rPr>
        </w:r>
        <w:r w:rsidR="008C06B0">
          <w:rPr>
            <w:webHidden/>
          </w:rPr>
          <w:fldChar w:fldCharType="separate"/>
        </w:r>
        <w:r w:rsidR="008C06B0">
          <w:rPr>
            <w:webHidden/>
          </w:rPr>
          <w:t>40</w:t>
        </w:r>
        <w:r w:rsidR="008C06B0">
          <w:rPr>
            <w:webHidden/>
          </w:rPr>
          <w:fldChar w:fldCharType="end"/>
        </w:r>
      </w:hyperlink>
    </w:p>
    <w:p w14:paraId="2469727C" w14:textId="77777777" w:rsidR="008C06B0" w:rsidRDefault="003026EC">
      <w:pPr>
        <w:pStyle w:val="TOC2"/>
        <w:rPr>
          <w:rFonts w:asciiTheme="minorHAnsi" w:eastAsiaTheme="minorEastAsia" w:hAnsiTheme="minorHAnsi" w:cstheme="minorBidi"/>
          <w:b w:val="0"/>
          <w:sz w:val="22"/>
          <w:szCs w:val="22"/>
        </w:rPr>
      </w:pPr>
      <w:hyperlink w:anchor="_Toc488444267" w:history="1">
        <w:r w:rsidR="008C06B0" w:rsidRPr="00DB2C2A">
          <w:rPr>
            <w:rStyle w:val="Hyperlink"/>
            <w:rFonts w:cs="Arial"/>
          </w:rPr>
          <w:t>5.6</w:t>
        </w:r>
        <w:r w:rsidR="008C06B0">
          <w:rPr>
            <w:rFonts w:asciiTheme="minorHAnsi" w:eastAsiaTheme="minorEastAsia" w:hAnsiTheme="minorHAnsi" w:cstheme="minorBidi"/>
            <w:b w:val="0"/>
            <w:sz w:val="22"/>
            <w:szCs w:val="22"/>
          </w:rPr>
          <w:tab/>
        </w:r>
        <w:r w:rsidR="008C06B0" w:rsidRPr="00DB2C2A">
          <w:rPr>
            <w:rStyle w:val="Hyperlink"/>
          </w:rPr>
          <w:t>Cálculo de Trayectorias</w:t>
        </w:r>
        <w:r w:rsidR="008C06B0">
          <w:rPr>
            <w:webHidden/>
          </w:rPr>
          <w:tab/>
        </w:r>
        <w:r w:rsidR="008C06B0">
          <w:rPr>
            <w:webHidden/>
          </w:rPr>
          <w:fldChar w:fldCharType="begin"/>
        </w:r>
        <w:r w:rsidR="008C06B0">
          <w:rPr>
            <w:webHidden/>
          </w:rPr>
          <w:instrText xml:space="preserve"> PAGEREF _Toc488444267 \h </w:instrText>
        </w:r>
        <w:r w:rsidR="008C06B0">
          <w:rPr>
            <w:webHidden/>
          </w:rPr>
        </w:r>
        <w:r w:rsidR="008C06B0">
          <w:rPr>
            <w:webHidden/>
          </w:rPr>
          <w:fldChar w:fldCharType="separate"/>
        </w:r>
        <w:r w:rsidR="008C06B0">
          <w:rPr>
            <w:webHidden/>
          </w:rPr>
          <w:t>41</w:t>
        </w:r>
        <w:r w:rsidR="008C06B0">
          <w:rPr>
            <w:webHidden/>
          </w:rPr>
          <w:fldChar w:fldCharType="end"/>
        </w:r>
      </w:hyperlink>
    </w:p>
    <w:p w14:paraId="7C59CB8C" w14:textId="77777777" w:rsidR="008C06B0" w:rsidRDefault="003026EC">
      <w:pPr>
        <w:pStyle w:val="TOC2"/>
        <w:rPr>
          <w:rFonts w:asciiTheme="minorHAnsi" w:eastAsiaTheme="minorEastAsia" w:hAnsiTheme="minorHAnsi" w:cstheme="minorBidi"/>
          <w:b w:val="0"/>
          <w:sz w:val="22"/>
          <w:szCs w:val="22"/>
        </w:rPr>
      </w:pPr>
      <w:hyperlink w:anchor="_Toc488444268" w:history="1">
        <w:r w:rsidR="008C06B0" w:rsidRPr="00DB2C2A">
          <w:rPr>
            <w:rStyle w:val="Hyperlink"/>
            <w:rFonts w:cs="Arial"/>
          </w:rPr>
          <w:t>5.7</w:t>
        </w:r>
        <w:r w:rsidR="008C06B0">
          <w:rPr>
            <w:rFonts w:asciiTheme="minorHAnsi" w:eastAsiaTheme="minorEastAsia" w:hAnsiTheme="minorHAnsi" w:cstheme="minorBidi"/>
            <w:b w:val="0"/>
            <w:sz w:val="22"/>
            <w:szCs w:val="22"/>
          </w:rPr>
          <w:tab/>
        </w:r>
        <w:r w:rsidR="008C06B0" w:rsidRPr="00DB2C2A">
          <w:rPr>
            <w:rStyle w:val="Hyperlink"/>
          </w:rPr>
          <w:t>Complejidad del algoritmo</w:t>
        </w:r>
        <w:r w:rsidR="008C06B0">
          <w:rPr>
            <w:webHidden/>
          </w:rPr>
          <w:tab/>
        </w:r>
        <w:r w:rsidR="008C06B0">
          <w:rPr>
            <w:webHidden/>
          </w:rPr>
          <w:fldChar w:fldCharType="begin"/>
        </w:r>
        <w:r w:rsidR="008C06B0">
          <w:rPr>
            <w:webHidden/>
          </w:rPr>
          <w:instrText xml:space="preserve"> PAGEREF _Toc488444268 \h </w:instrText>
        </w:r>
        <w:r w:rsidR="008C06B0">
          <w:rPr>
            <w:webHidden/>
          </w:rPr>
        </w:r>
        <w:r w:rsidR="008C06B0">
          <w:rPr>
            <w:webHidden/>
          </w:rPr>
          <w:fldChar w:fldCharType="separate"/>
        </w:r>
        <w:r w:rsidR="008C06B0">
          <w:rPr>
            <w:webHidden/>
          </w:rPr>
          <w:t>43</w:t>
        </w:r>
        <w:r w:rsidR="008C06B0">
          <w:rPr>
            <w:webHidden/>
          </w:rPr>
          <w:fldChar w:fldCharType="end"/>
        </w:r>
      </w:hyperlink>
    </w:p>
    <w:p w14:paraId="1BE2A529" w14:textId="77777777" w:rsidR="008C06B0" w:rsidRDefault="003026EC">
      <w:pPr>
        <w:pStyle w:val="TOC2"/>
        <w:rPr>
          <w:rFonts w:asciiTheme="minorHAnsi" w:eastAsiaTheme="minorEastAsia" w:hAnsiTheme="minorHAnsi" w:cstheme="minorBidi"/>
          <w:b w:val="0"/>
          <w:sz w:val="22"/>
          <w:szCs w:val="22"/>
        </w:rPr>
      </w:pPr>
      <w:hyperlink w:anchor="_Toc488444269" w:history="1">
        <w:r w:rsidR="008C06B0" w:rsidRPr="00DB2C2A">
          <w:rPr>
            <w:rStyle w:val="Hyperlink"/>
            <w:rFonts w:cs="Arial"/>
          </w:rPr>
          <w:t>5.8</w:t>
        </w:r>
        <w:r w:rsidR="008C06B0">
          <w:rPr>
            <w:rFonts w:asciiTheme="minorHAnsi" w:eastAsiaTheme="minorEastAsia" w:hAnsiTheme="minorHAnsi" w:cstheme="minorBidi"/>
            <w:b w:val="0"/>
            <w:sz w:val="22"/>
            <w:szCs w:val="22"/>
          </w:rPr>
          <w:tab/>
        </w:r>
        <w:r w:rsidR="008C06B0" w:rsidRPr="00DB2C2A">
          <w:rPr>
            <w:rStyle w:val="Hyperlink"/>
          </w:rPr>
          <w:t>Algoritmos de aproximación del método DTW</w:t>
        </w:r>
        <w:r w:rsidR="008C06B0">
          <w:rPr>
            <w:webHidden/>
          </w:rPr>
          <w:tab/>
        </w:r>
        <w:r w:rsidR="008C06B0">
          <w:rPr>
            <w:webHidden/>
          </w:rPr>
          <w:fldChar w:fldCharType="begin"/>
        </w:r>
        <w:r w:rsidR="008C06B0">
          <w:rPr>
            <w:webHidden/>
          </w:rPr>
          <w:instrText xml:space="preserve"> PAGEREF _Toc488444269 \h </w:instrText>
        </w:r>
        <w:r w:rsidR="008C06B0">
          <w:rPr>
            <w:webHidden/>
          </w:rPr>
        </w:r>
        <w:r w:rsidR="008C06B0">
          <w:rPr>
            <w:webHidden/>
          </w:rPr>
          <w:fldChar w:fldCharType="separate"/>
        </w:r>
        <w:r w:rsidR="008C06B0">
          <w:rPr>
            <w:webHidden/>
          </w:rPr>
          <w:t>43</w:t>
        </w:r>
        <w:r w:rsidR="008C06B0">
          <w:rPr>
            <w:webHidden/>
          </w:rPr>
          <w:fldChar w:fldCharType="end"/>
        </w:r>
      </w:hyperlink>
    </w:p>
    <w:p w14:paraId="60E6CD91" w14:textId="77777777" w:rsidR="008C06B0" w:rsidRDefault="003026EC">
      <w:pPr>
        <w:pStyle w:val="TOC2"/>
        <w:rPr>
          <w:rFonts w:asciiTheme="minorHAnsi" w:eastAsiaTheme="minorEastAsia" w:hAnsiTheme="minorHAnsi" w:cstheme="minorBidi"/>
          <w:b w:val="0"/>
          <w:sz w:val="22"/>
          <w:szCs w:val="22"/>
        </w:rPr>
      </w:pPr>
      <w:hyperlink w:anchor="_Toc488444270" w:history="1">
        <w:r w:rsidR="008C06B0" w:rsidRPr="00DB2C2A">
          <w:rPr>
            <w:rStyle w:val="Hyperlink"/>
            <w:rFonts w:cs="Arial"/>
          </w:rPr>
          <w:t>5.9</w:t>
        </w:r>
        <w:r w:rsidR="008C06B0">
          <w:rPr>
            <w:rFonts w:asciiTheme="minorHAnsi" w:eastAsiaTheme="minorEastAsia" w:hAnsiTheme="minorHAnsi" w:cstheme="minorBidi"/>
            <w:b w:val="0"/>
            <w:sz w:val="22"/>
            <w:szCs w:val="22"/>
          </w:rPr>
          <w:tab/>
        </w:r>
        <w:r w:rsidR="008C06B0" w:rsidRPr="00DB2C2A">
          <w:rPr>
            <w:rStyle w:val="Hyperlink"/>
          </w:rPr>
          <w:t>Restricciones en las trayectorias</w:t>
        </w:r>
        <w:r w:rsidR="008C06B0">
          <w:rPr>
            <w:webHidden/>
          </w:rPr>
          <w:tab/>
        </w:r>
        <w:r w:rsidR="008C06B0">
          <w:rPr>
            <w:webHidden/>
          </w:rPr>
          <w:fldChar w:fldCharType="begin"/>
        </w:r>
        <w:r w:rsidR="008C06B0">
          <w:rPr>
            <w:webHidden/>
          </w:rPr>
          <w:instrText xml:space="preserve"> PAGEREF _Toc488444270 \h </w:instrText>
        </w:r>
        <w:r w:rsidR="008C06B0">
          <w:rPr>
            <w:webHidden/>
          </w:rPr>
        </w:r>
        <w:r w:rsidR="008C06B0">
          <w:rPr>
            <w:webHidden/>
          </w:rPr>
          <w:fldChar w:fldCharType="separate"/>
        </w:r>
        <w:r w:rsidR="008C06B0">
          <w:rPr>
            <w:webHidden/>
          </w:rPr>
          <w:t>44</w:t>
        </w:r>
        <w:r w:rsidR="008C06B0">
          <w:rPr>
            <w:webHidden/>
          </w:rPr>
          <w:fldChar w:fldCharType="end"/>
        </w:r>
      </w:hyperlink>
    </w:p>
    <w:p w14:paraId="11690BF2" w14:textId="77777777" w:rsidR="008C06B0" w:rsidRDefault="003026EC">
      <w:pPr>
        <w:pStyle w:val="TOC1"/>
        <w:rPr>
          <w:rFonts w:asciiTheme="minorHAnsi" w:eastAsiaTheme="minorEastAsia" w:hAnsiTheme="minorHAnsi" w:cstheme="minorBidi"/>
          <w:b w:val="0"/>
          <w:caps w:val="0"/>
          <w:noProof/>
          <w:sz w:val="22"/>
          <w:szCs w:val="22"/>
        </w:rPr>
      </w:pPr>
      <w:hyperlink w:anchor="_Toc488444271" w:history="1">
        <w:r w:rsidR="008C06B0" w:rsidRPr="00DB2C2A">
          <w:rPr>
            <w:rStyle w:val="Hyperlink"/>
            <w:lang w:bidi="en-US"/>
          </w:rPr>
          <w:t>6</w:t>
        </w:r>
        <w:r w:rsidR="008C06B0">
          <w:rPr>
            <w:rFonts w:asciiTheme="minorHAnsi" w:eastAsiaTheme="minorEastAsia" w:hAnsiTheme="minorHAnsi" w:cstheme="minorBidi"/>
            <w:b w:val="0"/>
            <w:caps w:val="0"/>
            <w:noProof/>
            <w:sz w:val="22"/>
            <w:szCs w:val="22"/>
          </w:rPr>
          <w:tab/>
        </w:r>
        <w:r w:rsidR="008C06B0" w:rsidRPr="00DB2C2A">
          <w:rPr>
            <w:rStyle w:val="Hyperlink"/>
            <w:lang w:bidi="en-US"/>
          </w:rPr>
          <w:t>Caso práctico: medidas de sensores</w:t>
        </w:r>
        <w:r w:rsidR="008C06B0">
          <w:rPr>
            <w:noProof/>
            <w:webHidden/>
          </w:rPr>
          <w:tab/>
        </w:r>
        <w:r w:rsidR="008C06B0">
          <w:rPr>
            <w:noProof/>
            <w:webHidden/>
          </w:rPr>
          <w:fldChar w:fldCharType="begin"/>
        </w:r>
        <w:r w:rsidR="008C06B0">
          <w:rPr>
            <w:noProof/>
            <w:webHidden/>
          </w:rPr>
          <w:instrText xml:space="preserve"> PAGEREF _Toc488444271 \h </w:instrText>
        </w:r>
        <w:r w:rsidR="008C06B0">
          <w:rPr>
            <w:noProof/>
            <w:webHidden/>
          </w:rPr>
        </w:r>
        <w:r w:rsidR="008C06B0">
          <w:rPr>
            <w:noProof/>
            <w:webHidden/>
          </w:rPr>
          <w:fldChar w:fldCharType="separate"/>
        </w:r>
        <w:r w:rsidR="008C06B0">
          <w:rPr>
            <w:noProof/>
            <w:webHidden/>
          </w:rPr>
          <w:t>45</w:t>
        </w:r>
        <w:r w:rsidR="008C06B0">
          <w:rPr>
            <w:noProof/>
            <w:webHidden/>
          </w:rPr>
          <w:fldChar w:fldCharType="end"/>
        </w:r>
      </w:hyperlink>
    </w:p>
    <w:p w14:paraId="05FBF558" w14:textId="77777777" w:rsidR="008C06B0" w:rsidRDefault="003026EC">
      <w:pPr>
        <w:pStyle w:val="TOC2"/>
        <w:rPr>
          <w:rFonts w:asciiTheme="minorHAnsi" w:eastAsiaTheme="minorEastAsia" w:hAnsiTheme="minorHAnsi" w:cstheme="minorBidi"/>
          <w:b w:val="0"/>
          <w:sz w:val="22"/>
          <w:szCs w:val="22"/>
        </w:rPr>
      </w:pPr>
      <w:hyperlink w:anchor="_Toc488444272" w:history="1">
        <w:r w:rsidR="008C06B0" w:rsidRPr="00DB2C2A">
          <w:rPr>
            <w:rStyle w:val="Hyperlink"/>
            <w:rFonts w:cs="Arial"/>
          </w:rPr>
          <w:t>6.1</w:t>
        </w:r>
        <w:r w:rsidR="008C06B0">
          <w:rPr>
            <w:rFonts w:asciiTheme="minorHAnsi" w:eastAsiaTheme="minorEastAsia" w:hAnsiTheme="minorHAnsi" w:cstheme="minorBidi"/>
            <w:b w:val="0"/>
            <w:sz w:val="22"/>
            <w:szCs w:val="22"/>
          </w:rPr>
          <w:tab/>
        </w:r>
        <w:r w:rsidR="008C06B0" w:rsidRPr="00DB2C2A">
          <w:rPr>
            <w:rStyle w:val="Hyperlink"/>
          </w:rPr>
          <w:t>Introducción</w:t>
        </w:r>
        <w:r w:rsidR="008C06B0">
          <w:rPr>
            <w:webHidden/>
          </w:rPr>
          <w:tab/>
        </w:r>
        <w:r w:rsidR="008C06B0">
          <w:rPr>
            <w:webHidden/>
          </w:rPr>
          <w:fldChar w:fldCharType="begin"/>
        </w:r>
        <w:r w:rsidR="008C06B0">
          <w:rPr>
            <w:webHidden/>
          </w:rPr>
          <w:instrText xml:space="preserve"> PAGEREF _Toc488444272 \h </w:instrText>
        </w:r>
        <w:r w:rsidR="008C06B0">
          <w:rPr>
            <w:webHidden/>
          </w:rPr>
        </w:r>
        <w:r w:rsidR="008C06B0">
          <w:rPr>
            <w:webHidden/>
          </w:rPr>
          <w:fldChar w:fldCharType="separate"/>
        </w:r>
        <w:r w:rsidR="008C06B0">
          <w:rPr>
            <w:webHidden/>
          </w:rPr>
          <w:t>45</w:t>
        </w:r>
        <w:r w:rsidR="008C06B0">
          <w:rPr>
            <w:webHidden/>
          </w:rPr>
          <w:fldChar w:fldCharType="end"/>
        </w:r>
      </w:hyperlink>
    </w:p>
    <w:p w14:paraId="2DFFEDD0" w14:textId="77777777" w:rsidR="008C06B0" w:rsidRDefault="003026EC">
      <w:pPr>
        <w:pStyle w:val="TOC2"/>
        <w:rPr>
          <w:rFonts w:asciiTheme="minorHAnsi" w:eastAsiaTheme="minorEastAsia" w:hAnsiTheme="minorHAnsi" w:cstheme="minorBidi"/>
          <w:b w:val="0"/>
          <w:sz w:val="22"/>
          <w:szCs w:val="22"/>
        </w:rPr>
      </w:pPr>
      <w:hyperlink w:anchor="_Toc488444273" w:history="1">
        <w:r w:rsidR="008C06B0" w:rsidRPr="00DB2C2A">
          <w:rPr>
            <w:rStyle w:val="Hyperlink"/>
            <w:rFonts w:cs="Arial"/>
          </w:rPr>
          <w:t>6.2</w:t>
        </w:r>
        <w:r w:rsidR="008C06B0">
          <w:rPr>
            <w:rFonts w:asciiTheme="minorHAnsi" w:eastAsiaTheme="minorEastAsia" w:hAnsiTheme="minorHAnsi" w:cstheme="minorBidi"/>
            <w:b w:val="0"/>
            <w:sz w:val="22"/>
            <w:szCs w:val="22"/>
          </w:rPr>
          <w:tab/>
        </w:r>
        <w:r w:rsidR="008C06B0" w:rsidRPr="00DB2C2A">
          <w:rPr>
            <w:rStyle w:val="Hyperlink"/>
          </w:rPr>
          <w:t>Hipótesis de Trabajo</w:t>
        </w:r>
        <w:r w:rsidR="008C06B0">
          <w:rPr>
            <w:webHidden/>
          </w:rPr>
          <w:tab/>
        </w:r>
        <w:r w:rsidR="008C06B0">
          <w:rPr>
            <w:webHidden/>
          </w:rPr>
          <w:fldChar w:fldCharType="begin"/>
        </w:r>
        <w:r w:rsidR="008C06B0">
          <w:rPr>
            <w:webHidden/>
          </w:rPr>
          <w:instrText xml:space="preserve"> PAGEREF _Toc488444273 \h </w:instrText>
        </w:r>
        <w:r w:rsidR="008C06B0">
          <w:rPr>
            <w:webHidden/>
          </w:rPr>
        </w:r>
        <w:r w:rsidR="008C06B0">
          <w:rPr>
            <w:webHidden/>
          </w:rPr>
          <w:fldChar w:fldCharType="separate"/>
        </w:r>
        <w:r w:rsidR="008C06B0">
          <w:rPr>
            <w:webHidden/>
          </w:rPr>
          <w:t>46</w:t>
        </w:r>
        <w:r w:rsidR="008C06B0">
          <w:rPr>
            <w:webHidden/>
          </w:rPr>
          <w:fldChar w:fldCharType="end"/>
        </w:r>
      </w:hyperlink>
    </w:p>
    <w:p w14:paraId="4E530AEB" w14:textId="77777777" w:rsidR="008C06B0" w:rsidRDefault="003026EC">
      <w:pPr>
        <w:pStyle w:val="TOC3"/>
        <w:rPr>
          <w:rFonts w:asciiTheme="minorHAnsi" w:eastAsiaTheme="minorEastAsia" w:hAnsiTheme="minorHAnsi" w:cstheme="minorBidi"/>
          <w:sz w:val="22"/>
          <w:szCs w:val="22"/>
        </w:rPr>
      </w:pPr>
      <w:hyperlink w:anchor="_Toc488444274" w:history="1">
        <w:r w:rsidR="008C06B0" w:rsidRPr="00DB2C2A">
          <w:rPr>
            <w:rStyle w:val="Hyperlink"/>
          </w:rPr>
          <w:t>6.2.1</w:t>
        </w:r>
        <w:r w:rsidR="008C06B0">
          <w:rPr>
            <w:rFonts w:asciiTheme="minorHAnsi" w:eastAsiaTheme="minorEastAsia" w:hAnsiTheme="minorHAnsi" w:cstheme="minorBidi"/>
            <w:sz w:val="22"/>
            <w:szCs w:val="22"/>
          </w:rPr>
          <w:tab/>
        </w:r>
        <w:r w:rsidR="008C06B0" w:rsidRPr="00DB2C2A">
          <w:rPr>
            <w:rStyle w:val="Hyperlink"/>
          </w:rPr>
          <w:t>Fases del proceso</w:t>
        </w:r>
        <w:r w:rsidR="008C06B0">
          <w:rPr>
            <w:webHidden/>
          </w:rPr>
          <w:tab/>
        </w:r>
        <w:r w:rsidR="008C06B0">
          <w:rPr>
            <w:webHidden/>
          </w:rPr>
          <w:fldChar w:fldCharType="begin"/>
        </w:r>
        <w:r w:rsidR="008C06B0">
          <w:rPr>
            <w:webHidden/>
          </w:rPr>
          <w:instrText xml:space="preserve"> PAGEREF _Toc488444274 \h </w:instrText>
        </w:r>
        <w:r w:rsidR="008C06B0">
          <w:rPr>
            <w:webHidden/>
          </w:rPr>
        </w:r>
        <w:r w:rsidR="008C06B0">
          <w:rPr>
            <w:webHidden/>
          </w:rPr>
          <w:fldChar w:fldCharType="separate"/>
        </w:r>
        <w:r w:rsidR="008C06B0">
          <w:rPr>
            <w:webHidden/>
          </w:rPr>
          <w:t>46</w:t>
        </w:r>
        <w:r w:rsidR="008C06B0">
          <w:rPr>
            <w:webHidden/>
          </w:rPr>
          <w:fldChar w:fldCharType="end"/>
        </w:r>
      </w:hyperlink>
    </w:p>
    <w:p w14:paraId="62D6C8B6" w14:textId="77777777" w:rsidR="008C06B0" w:rsidRDefault="003026EC">
      <w:pPr>
        <w:pStyle w:val="TOC3"/>
        <w:rPr>
          <w:rFonts w:asciiTheme="minorHAnsi" w:eastAsiaTheme="minorEastAsia" w:hAnsiTheme="minorHAnsi" w:cstheme="minorBidi"/>
          <w:sz w:val="22"/>
          <w:szCs w:val="22"/>
        </w:rPr>
      </w:pPr>
      <w:hyperlink w:anchor="_Toc488444275" w:history="1">
        <w:r w:rsidR="008C06B0" w:rsidRPr="00DB2C2A">
          <w:rPr>
            <w:rStyle w:val="Hyperlink"/>
          </w:rPr>
          <w:t>6.2.2</w:t>
        </w:r>
        <w:r w:rsidR="008C06B0">
          <w:rPr>
            <w:rFonts w:asciiTheme="minorHAnsi" w:eastAsiaTheme="minorEastAsia" w:hAnsiTheme="minorHAnsi" w:cstheme="minorBidi"/>
            <w:sz w:val="22"/>
            <w:szCs w:val="22"/>
          </w:rPr>
          <w:tab/>
        </w:r>
        <w:r w:rsidR="008C06B0" w:rsidRPr="00DB2C2A">
          <w:rPr>
            <w:rStyle w:val="Hyperlink"/>
          </w:rPr>
          <w:t>Análisis de ficheros</w:t>
        </w:r>
        <w:r w:rsidR="008C06B0">
          <w:rPr>
            <w:webHidden/>
          </w:rPr>
          <w:tab/>
        </w:r>
        <w:r w:rsidR="008C06B0">
          <w:rPr>
            <w:webHidden/>
          </w:rPr>
          <w:fldChar w:fldCharType="begin"/>
        </w:r>
        <w:r w:rsidR="008C06B0">
          <w:rPr>
            <w:webHidden/>
          </w:rPr>
          <w:instrText xml:space="preserve"> PAGEREF _Toc488444275 \h </w:instrText>
        </w:r>
        <w:r w:rsidR="008C06B0">
          <w:rPr>
            <w:webHidden/>
          </w:rPr>
        </w:r>
        <w:r w:rsidR="008C06B0">
          <w:rPr>
            <w:webHidden/>
          </w:rPr>
          <w:fldChar w:fldCharType="separate"/>
        </w:r>
        <w:r w:rsidR="008C06B0">
          <w:rPr>
            <w:webHidden/>
          </w:rPr>
          <w:t>46</w:t>
        </w:r>
        <w:r w:rsidR="008C06B0">
          <w:rPr>
            <w:webHidden/>
          </w:rPr>
          <w:fldChar w:fldCharType="end"/>
        </w:r>
      </w:hyperlink>
    </w:p>
    <w:p w14:paraId="64DEEB2C" w14:textId="77777777" w:rsidR="008C06B0" w:rsidRDefault="003026EC">
      <w:pPr>
        <w:pStyle w:val="TOC3"/>
        <w:rPr>
          <w:rFonts w:asciiTheme="minorHAnsi" w:eastAsiaTheme="minorEastAsia" w:hAnsiTheme="minorHAnsi" w:cstheme="minorBidi"/>
          <w:sz w:val="22"/>
          <w:szCs w:val="22"/>
        </w:rPr>
      </w:pPr>
      <w:hyperlink w:anchor="_Toc488444276" w:history="1">
        <w:r w:rsidR="008C06B0" w:rsidRPr="00DB2C2A">
          <w:rPr>
            <w:rStyle w:val="Hyperlink"/>
          </w:rPr>
          <w:t>6.2.3</w:t>
        </w:r>
        <w:r w:rsidR="008C06B0">
          <w:rPr>
            <w:rFonts w:asciiTheme="minorHAnsi" w:eastAsiaTheme="minorEastAsia" w:hAnsiTheme="minorHAnsi" w:cstheme="minorBidi"/>
            <w:sz w:val="22"/>
            <w:szCs w:val="22"/>
          </w:rPr>
          <w:tab/>
        </w:r>
        <w:r w:rsidR="008C06B0" w:rsidRPr="00DB2C2A">
          <w:rPr>
            <w:rStyle w:val="Hyperlink"/>
          </w:rPr>
          <w:t>Formato de las Columnas y Mapas del edificio</w:t>
        </w:r>
        <w:r w:rsidR="008C06B0">
          <w:rPr>
            <w:webHidden/>
          </w:rPr>
          <w:tab/>
        </w:r>
        <w:r w:rsidR="008C06B0">
          <w:rPr>
            <w:webHidden/>
          </w:rPr>
          <w:fldChar w:fldCharType="begin"/>
        </w:r>
        <w:r w:rsidR="008C06B0">
          <w:rPr>
            <w:webHidden/>
          </w:rPr>
          <w:instrText xml:space="preserve"> PAGEREF _Toc488444276 \h </w:instrText>
        </w:r>
        <w:r w:rsidR="008C06B0">
          <w:rPr>
            <w:webHidden/>
          </w:rPr>
        </w:r>
        <w:r w:rsidR="008C06B0">
          <w:rPr>
            <w:webHidden/>
          </w:rPr>
          <w:fldChar w:fldCharType="separate"/>
        </w:r>
        <w:r w:rsidR="008C06B0">
          <w:rPr>
            <w:webHidden/>
          </w:rPr>
          <w:t>47</w:t>
        </w:r>
        <w:r w:rsidR="008C06B0">
          <w:rPr>
            <w:webHidden/>
          </w:rPr>
          <w:fldChar w:fldCharType="end"/>
        </w:r>
      </w:hyperlink>
    </w:p>
    <w:p w14:paraId="56F0D6E4" w14:textId="77777777" w:rsidR="008C06B0" w:rsidRDefault="003026EC">
      <w:pPr>
        <w:pStyle w:val="TOC2"/>
        <w:rPr>
          <w:rFonts w:asciiTheme="minorHAnsi" w:eastAsiaTheme="minorEastAsia" w:hAnsiTheme="minorHAnsi" w:cstheme="minorBidi"/>
          <w:b w:val="0"/>
          <w:sz w:val="22"/>
          <w:szCs w:val="22"/>
        </w:rPr>
      </w:pPr>
      <w:hyperlink w:anchor="_Toc488444277" w:history="1">
        <w:r w:rsidR="008C06B0" w:rsidRPr="00DB2C2A">
          <w:rPr>
            <w:rStyle w:val="Hyperlink"/>
            <w:rFonts w:cs="Arial"/>
          </w:rPr>
          <w:t>6.3</w:t>
        </w:r>
        <w:r w:rsidR="008C06B0">
          <w:rPr>
            <w:rFonts w:asciiTheme="minorHAnsi" w:eastAsiaTheme="minorEastAsia" w:hAnsiTheme="minorHAnsi" w:cstheme="minorBidi"/>
            <w:b w:val="0"/>
            <w:sz w:val="22"/>
            <w:szCs w:val="22"/>
          </w:rPr>
          <w:tab/>
        </w:r>
        <w:r w:rsidR="008C06B0" w:rsidRPr="00DB2C2A">
          <w:rPr>
            <w:rStyle w:val="Hyperlink"/>
          </w:rPr>
          <w:t>Análisis</w:t>
        </w:r>
        <w:r w:rsidR="008C06B0">
          <w:rPr>
            <w:webHidden/>
          </w:rPr>
          <w:tab/>
        </w:r>
        <w:r w:rsidR="008C06B0">
          <w:rPr>
            <w:webHidden/>
          </w:rPr>
          <w:fldChar w:fldCharType="begin"/>
        </w:r>
        <w:r w:rsidR="008C06B0">
          <w:rPr>
            <w:webHidden/>
          </w:rPr>
          <w:instrText xml:space="preserve"> PAGEREF _Toc488444277 \h </w:instrText>
        </w:r>
        <w:r w:rsidR="008C06B0">
          <w:rPr>
            <w:webHidden/>
          </w:rPr>
        </w:r>
        <w:r w:rsidR="008C06B0">
          <w:rPr>
            <w:webHidden/>
          </w:rPr>
          <w:fldChar w:fldCharType="separate"/>
        </w:r>
        <w:r w:rsidR="008C06B0">
          <w:rPr>
            <w:webHidden/>
          </w:rPr>
          <w:t>49</w:t>
        </w:r>
        <w:r w:rsidR="008C06B0">
          <w:rPr>
            <w:webHidden/>
          </w:rPr>
          <w:fldChar w:fldCharType="end"/>
        </w:r>
      </w:hyperlink>
    </w:p>
    <w:p w14:paraId="7070D5D9" w14:textId="77777777" w:rsidR="008C06B0" w:rsidRDefault="003026EC">
      <w:pPr>
        <w:pStyle w:val="TOC3"/>
        <w:rPr>
          <w:rFonts w:asciiTheme="minorHAnsi" w:eastAsiaTheme="minorEastAsia" w:hAnsiTheme="minorHAnsi" w:cstheme="minorBidi"/>
          <w:sz w:val="22"/>
          <w:szCs w:val="22"/>
        </w:rPr>
      </w:pPr>
      <w:hyperlink w:anchor="_Toc488444278" w:history="1">
        <w:r w:rsidR="008C06B0" w:rsidRPr="00DB2C2A">
          <w:rPr>
            <w:rStyle w:val="Hyperlink"/>
          </w:rPr>
          <w:t>6.3.1</w:t>
        </w:r>
        <w:r w:rsidR="008C06B0">
          <w:rPr>
            <w:rFonts w:asciiTheme="minorHAnsi" w:eastAsiaTheme="minorEastAsia" w:hAnsiTheme="minorHAnsi" w:cstheme="minorBidi"/>
            <w:sz w:val="22"/>
            <w:szCs w:val="22"/>
          </w:rPr>
          <w:tab/>
        </w:r>
        <w:r w:rsidR="008C06B0" w:rsidRPr="00DB2C2A">
          <w:rPr>
            <w:rStyle w:val="Hyperlink"/>
          </w:rPr>
          <w:t>Hazium</w:t>
        </w:r>
        <w:r w:rsidR="008C06B0">
          <w:rPr>
            <w:webHidden/>
          </w:rPr>
          <w:tab/>
        </w:r>
        <w:r w:rsidR="008C06B0">
          <w:rPr>
            <w:webHidden/>
          </w:rPr>
          <w:fldChar w:fldCharType="begin"/>
        </w:r>
        <w:r w:rsidR="008C06B0">
          <w:rPr>
            <w:webHidden/>
          </w:rPr>
          <w:instrText xml:space="preserve"> PAGEREF _Toc488444278 \h </w:instrText>
        </w:r>
        <w:r w:rsidR="008C06B0">
          <w:rPr>
            <w:webHidden/>
          </w:rPr>
        </w:r>
        <w:r w:rsidR="008C06B0">
          <w:rPr>
            <w:webHidden/>
          </w:rPr>
          <w:fldChar w:fldCharType="separate"/>
        </w:r>
        <w:r w:rsidR="008C06B0">
          <w:rPr>
            <w:webHidden/>
          </w:rPr>
          <w:t>49</w:t>
        </w:r>
        <w:r w:rsidR="008C06B0">
          <w:rPr>
            <w:webHidden/>
          </w:rPr>
          <w:fldChar w:fldCharType="end"/>
        </w:r>
      </w:hyperlink>
    </w:p>
    <w:p w14:paraId="33C8CAB0" w14:textId="77777777" w:rsidR="008C06B0" w:rsidRDefault="003026EC">
      <w:pPr>
        <w:pStyle w:val="TOC3"/>
        <w:rPr>
          <w:rFonts w:asciiTheme="minorHAnsi" w:eastAsiaTheme="minorEastAsia" w:hAnsiTheme="minorHAnsi" w:cstheme="minorBidi"/>
          <w:sz w:val="22"/>
          <w:szCs w:val="22"/>
        </w:rPr>
      </w:pPr>
      <w:hyperlink w:anchor="_Toc488444279" w:history="1">
        <w:r w:rsidR="008C06B0" w:rsidRPr="00DB2C2A">
          <w:rPr>
            <w:rStyle w:val="Hyperlink"/>
          </w:rPr>
          <w:t>6.3.2</w:t>
        </w:r>
        <w:r w:rsidR="008C06B0">
          <w:rPr>
            <w:rFonts w:asciiTheme="minorHAnsi" w:eastAsiaTheme="minorEastAsia" w:hAnsiTheme="minorHAnsi" w:cstheme="minorBidi"/>
            <w:sz w:val="22"/>
            <w:szCs w:val="22"/>
          </w:rPr>
          <w:tab/>
        </w:r>
        <w:r w:rsidR="008C06B0" w:rsidRPr="00DB2C2A">
          <w:rPr>
            <w:rStyle w:val="Hyperlink"/>
          </w:rPr>
          <w:t>Temperatura</w:t>
        </w:r>
        <w:r w:rsidR="008C06B0">
          <w:rPr>
            <w:webHidden/>
          </w:rPr>
          <w:tab/>
        </w:r>
        <w:r w:rsidR="008C06B0">
          <w:rPr>
            <w:webHidden/>
          </w:rPr>
          <w:fldChar w:fldCharType="begin"/>
        </w:r>
        <w:r w:rsidR="008C06B0">
          <w:rPr>
            <w:webHidden/>
          </w:rPr>
          <w:instrText xml:space="preserve"> PAGEREF _Toc488444279 \h </w:instrText>
        </w:r>
        <w:r w:rsidR="008C06B0">
          <w:rPr>
            <w:webHidden/>
          </w:rPr>
        </w:r>
        <w:r w:rsidR="008C06B0">
          <w:rPr>
            <w:webHidden/>
          </w:rPr>
          <w:fldChar w:fldCharType="separate"/>
        </w:r>
        <w:r w:rsidR="008C06B0">
          <w:rPr>
            <w:webHidden/>
          </w:rPr>
          <w:t>50</w:t>
        </w:r>
        <w:r w:rsidR="008C06B0">
          <w:rPr>
            <w:webHidden/>
          </w:rPr>
          <w:fldChar w:fldCharType="end"/>
        </w:r>
      </w:hyperlink>
    </w:p>
    <w:p w14:paraId="3914884C" w14:textId="77777777" w:rsidR="008C06B0" w:rsidRDefault="003026EC">
      <w:pPr>
        <w:pStyle w:val="TOC3"/>
        <w:rPr>
          <w:rFonts w:asciiTheme="minorHAnsi" w:eastAsiaTheme="minorEastAsia" w:hAnsiTheme="minorHAnsi" w:cstheme="minorBidi"/>
          <w:sz w:val="22"/>
          <w:szCs w:val="22"/>
        </w:rPr>
      </w:pPr>
      <w:hyperlink w:anchor="_Toc488444280" w:history="1">
        <w:r w:rsidR="008C06B0" w:rsidRPr="00DB2C2A">
          <w:rPr>
            <w:rStyle w:val="Hyperlink"/>
          </w:rPr>
          <w:t>6.3.3</w:t>
        </w:r>
        <w:r w:rsidR="008C06B0">
          <w:rPr>
            <w:rFonts w:asciiTheme="minorHAnsi" w:eastAsiaTheme="minorEastAsia" w:hAnsiTheme="minorHAnsi" w:cstheme="minorBidi"/>
            <w:sz w:val="22"/>
            <w:szCs w:val="22"/>
          </w:rPr>
          <w:tab/>
        </w:r>
        <w:r w:rsidR="008C06B0" w:rsidRPr="00DB2C2A">
          <w:rPr>
            <w:rStyle w:val="Hyperlink"/>
          </w:rPr>
          <w:t>Concentración CO</w:t>
        </w:r>
        <w:r w:rsidR="008C06B0" w:rsidRPr="00DB2C2A">
          <w:rPr>
            <w:rStyle w:val="Hyperlink"/>
            <w:vertAlign w:val="subscript"/>
          </w:rPr>
          <w:t>2</w:t>
        </w:r>
        <w:r w:rsidR="008C06B0">
          <w:rPr>
            <w:webHidden/>
          </w:rPr>
          <w:tab/>
        </w:r>
        <w:r w:rsidR="008C06B0">
          <w:rPr>
            <w:webHidden/>
          </w:rPr>
          <w:fldChar w:fldCharType="begin"/>
        </w:r>
        <w:r w:rsidR="008C06B0">
          <w:rPr>
            <w:webHidden/>
          </w:rPr>
          <w:instrText xml:space="preserve"> PAGEREF _Toc488444280 \h </w:instrText>
        </w:r>
        <w:r w:rsidR="008C06B0">
          <w:rPr>
            <w:webHidden/>
          </w:rPr>
        </w:r>
        <w:r w:rsidR="008C06B0">
          <w:rPr>
            <w:webHidden/>
          </w:rPr>
          <w:fldChar w:fldCharType="separate"/>
        </w:r>
        <w:r w:rsidR="008C06B0">
          <w:rPr>
            <w:webHidden/>
          </w:rPr>
          <w:t>51</w:t>
        </w:r>
        <w:r w:rsidR="008C06B0">
          <w:rPr>
            <w:webHidden/>
          </w:rPr>
          <w:fldChar w:fldCharType="end"/>
        </w:r>
      </w:hyperlink>
    </w:p>
    <w:p w14:paraId="63BD9496" w14:textId="77777777" w:rsidR="008C06B0" w:rsidRDefault="003026EC">
      <w:pPr>
        <w:pStyle w:val="TOC3"/>
        <w:rPr>
          <w:rFonts w:asciiTheme="minorHAnsi" w:eastAsiaTheme="minorEastAsia" w:hAnsiTheme="minorHAnsi" w:cstheme="minorBidi"/>
          <w:sz w:val="22"/>
          <w:szCs w:val="22"/>
        </w:rPr>
      </w:pPr>
      <w:hyperlink w:anchor="_Toc488444281" w:history="1">
        <w:r w:rsidR="008C06B0" w:rsidRPr="00DB2C2A">
          <w:rPr>
            <w:rStyle w:val="Hyperlink"/>
          </w:rPr>
          <w:t>6.3.4</w:t>
        </w:r>
        <w:r w:rsidR="008C06B0">
          <w:rPr>
            <w:rFonts w:asciiTheme="minorHAnsi" w:eastAsiaTheme="minorEastAsia" w:hAnsiTheme="minorHAnsi" w:cstheme="minorBidi"/>
            <w:sz w:val="22"/>
            <w:szCs w:val="22"/>
          </w:rPr>
          <w:tab/>
        </w:r>
        <w:r w:rsidR="008C06B0" w:rsidRPr="00DB2C2A">
          <w:rPr>
            <w:rStyle w:val="Hyperlink"/>
          </w:rPr>
          <w:t>Demanda eléctrica total</w:t>
        </w:r>
        <w:r w:rsidR="008C06B0">
          <w:rPr>
            <w:webHidden/>
          </w:rPr>
          <w:tab/>
        </w:r>
        <w:r w:rsidR="008C06B0">
          <w:rPr>
            <w:webHidden/>
          </w:rPr>
          <w:fldChar w:fldCharType="begin"/>
        </w:r>
        <w:r w:rsidR="008C06B0">
          <w:rPr>
            <w:webHidden/>
          </w:rPr>
          <w:instrText xml:space="preserve"> PAGEREF _Toc488444281 \h </w:instrText>
        </w:r>
        <w:r w:rsidR="008C06B0">
          <w:rPr>
            <w:webHidden/>
          </w:rPr>
        </w:r>
        <w:r w:rsidR="008C06B0">
          <w:rPr>
            <w:webHidden/>
          </w:rPr>
          <w:fldChar w:fldCharType="separate"/>
        </w:r>
        <w:r w:rsidR="008C06B0">
          <w:rPr>
            <w:webHidden/>
          </w:rPr>
          <w:t>51</w:t>
        </w:r>
        <w:r w:rsidR="008C06B0">
          <w:rPr>
            <w:webHidden/>
          </w:rPr>
          <w:fldChar w:fldCharType="end"/>
        </w:r>
      </w:hyperlink>
    </w:p>
    <w:p w14:paraId="7AFA3B8B" w14:textId="77777777" w:rsidR="008C06B0" w:rsidRDefault="003026EC">
      <w:pPr>
        <w:pStyle w:val="TOC3"/>
        <w:rPr>
          <w:rFonts w:asciiTheme="minorHAnsi" w:eastAsiaTheme="minorEastAsia" w:hAnsiTheme="minorHAnsi" w:cstheme="minorBidi"/>
          <w:sz w:val="22"/>
          <w:szCs w:val="22"/>
        </w:rPr>
      </w:pPr>
      <w:hyperlink w:anchor="_Toc488444282" w:history="1">
        <w:r w:rsidR="008C06B0" w:rsidRPr="00DB2C2A">
          <w:rPr>
            <w:rStyle w:val="Hyperlink"/>
          </w:rPr>
          <w:t>6.3.5</w:t>
        </w:r>
        <w:r w:rsidR="008C06B0">
          <w:rPr>
            <w:rFonts w:asciiTheme="minorHAnsi" w:eastAsiaTheme="minorEastAsia" w:hAnsiTheme="minorHAnsi" w:cstheme="minorBidi"/>
            <w:sz w:val="22"/>
            <w:szCs w:val="22"/>
          </w:rPr>
          <w:tab/>
        </w:r>
        <w:r w:rsidR="008C06B0" w:rsidRPr="00DB2C2A">
          <w:rPr>
            <w:rStyle w:val="Hyperlink"/>
            <w:rFonts w:eastAsiaTheme="minorHAnsi"/>
          </w:rPr>
          <w:t>Patrón de comportamiento similar</w:t>
        </w:r>
        <w:r w:rsidR="008C06B0">
          <w:rPr>
            <w:webHidden/>
          </w:rPr>
          <w:tab/>
        </w:r>
        <w:r w:rsidR="008C06B0">
          <w:rPr>
            <w:webHidden/>
          </w:rPr>
          <w:fldChar w:fldCharType="begin"/>
        </w:r>
        <w:r w:rsidR="008C06B0">
          <w:rPr>
            <w:webHidden/>
          </w:rPr>
          <w:instrText xml:space="preserve"> PAGEREF _Toc488444282 \h </w:instrText>
        </w:r>
        <w:r w:rsidR="008C06B0">
          <w:rPr>
            <w:webHidden/>
          </w:rPr>
        </w:r>
        <w:r w:rsidR="008C06B0">
          <w:rPr>
            <w:webHidden/>
          </w:rPr>
          <w:fldChar w:fldCharType="separate"/>
        </w:r>
        <w:r w:rsidR="008C06B0">
          <w:rPr>
            <w:webHidden/>
          </w:rPr>
          <w:t>52</w:t>
        </w:r>
        <w:r w:rsidR="008C06B0">
          <w:rPr>
            <w:webHidden/>
          </w:rPr>
          <w:fldChar w:fldCharType="end"/>
        </w:r>
      </w:hyperlink>
    </w:p>
    <w:p w14:paraId="6CCB49C4" w14:textId="77777777" w:rsidR="008C06B0" w:rsidRDefault="003026EC">
      <w:pPr>
        <w:pStyle w:val="TOC2"/>
        <w:rPr>
          <w:rFonts w:asciiTheme="minorHAnsi" w:eastAsiaTheme="minorEastAsia" w:hAnsiTheme="minorHAnsi" w:cstheme="minorBidi"/>
          <w:b w:val="0"/>
          <w:sz w:val="22"/>
          <w:szCs w:val="22"/>
        </w:rPr>
      </w:pPr>
      <w:hyperlink w:anchor="_Toc488444283" w:history="1">
        <w:r w:rsidR="008C06B0" w:rsidRPr="00DB2C2A">
          <w:rPr>
            <w:rStyle w:val="Hyperlink"/>
            <w:rFonts w:cs="Arial"/>
            <w:kern w:val="28"/>
          </w:rPr>
          <w:t>6.4</w:t>
        </w:r>
        <w:r w:rsidR="008C06B0">
          <w:rPr>
            <w:rFonts w:asciiTheme="minorHAnsi" w:eastAsiaTheme="minorEastAsia" w:hAnsiTheme="minorHAnsi" w:cstheme="minorBidi"/>
            <w:b w:val="0"/>
            <w:sz w:val="22"/>
            <w:szCs w:val="22"/>
          </w:rPr>
          <w:tab/>
        </w:r>
        <w:r w:rsidR="008C06B0" w:rsidRPr="00DB2C2A">
          <w:rPr>
            <w:rStyle w:val="Hyperlink"/>
            <w:kern w:val="28"/>
          </w:rPr>
          <w:t>Detección de anomalías</w:t>
        </w:r>
        <w:r w:rsidR="008C06B0">
          <w:rPr>
            <w:webHidden/>
          </w:rPr>
          <w:tab/>
        </w:r>
        <w:r w:rsidR="008C06B0">
          <w:rPr>
            <w:webHidden/>
          </w:rPr>
          <w:fldChar w:fldCharType="begin"/>
        </w:r>
        <w:r w:rsidR="008C06B0">
          <w:rPr>
            <w:webHidden/>
          </w:rPr>
          <w:instrText xml:space="preserve"> PAGEREF _Toc488444283 \h </w:instrText>
        </w:r>
        <w:r w:rsidR="008C06B0">
          <w:rPr>
            <w:webHidden/>
          </w:rPr>
        </w:r>
        <w:r w:rsidR="008C06B0">
          <w:rPr>
            <w:webHidden/>
          </w:rPr>
          <w:fldChar w:fldCharType="separate"/>
        </w:r>
        <w:r w:rsidR="008C06B0">
          <w:rPr>
            <w:webHidden/>
          </w:rPr>
          <w:t>53</w:t>
        </w:r>
        <w:r w:rsidR="008C06B0">
          <w:rPr>
            <w:webHidden/>
          </w:rPr>
          <w:fldChar w:fldCharType="end"/>
        </w:r>
      </w:hyperlink>
    </w:p>
    <w:p w14:paraId="4DD9D139" w14:textId="77777777" w:rsidR="008C06B0" w:rsidRDefault="003026EC">
      <w:pPr>
        <w:pStyle w:val="TOC3"/>
        <w:rPr>
          <w:rFonts w:asciiTheme="minorHAnsi" w:eastAsiaTheme="minorEastAsia" w:hAnsiTheme="minorHAnsi" w:cstheme="minorBidi"/>
          <w:sz w:val="22"/>
          <w:szCs w:val="22"/>
        </w:rPr>
      </w:pPr>
      <w:hyperlink w:anchor="_Toc488444284" w:history="1">
        <w:r w:rsidR="008C06B0" w:rsidRPr="00DB2C2A">
          <w:rPr>
            <w:rStyle w:val="Hyperlink"/>
          </w:rPr>
          <w:t>6.4.1</w:t>
        </w:r>
        <w:r w:rsidR="008C06B0">
          <w:rPr>
            <w:rFonts w:asciiTheme="minorHAnsi" w:eastAsiaTheme="minorEastAsia" w:hAnsiTheme="minorHAnsi" w:cstheme="minorBidi"/>
            <w:sz w:val="22"/>
            <w:szCs w:val="22"/>
          </w:rPr>
          <w:tab/>
        </w:r>
        <w:r w:rsidR="008C06B0" w:rsidRPr="00DB2C2A">
          <w:rPr>
            <w:rStyle w:val="Hyperlink"/>
          </w:rPr>
          <w:t>Ejemplo</w:t>
        </w:r>
        <w:r w:rsidR="008C06B0">
          <w:rPr>
            <w:webHidden/>
          </w:rPr>
          <w:tab/>
        </w:r>
        <w:r w:rsidR="008C06B0">
          <w:rPr>
            <w:webHidden/>
          </w:rPr>
          <w:fldChar w:fldCharType="begin"/>
        </w:r>
        <w:r w:rsidR="008C06B0">
          <w:rPr>
            <w:webHidden/>
          </w:rPr>
          <w:instrText xml:space="preserve"> PAGEREF _Toc488444284 \h </w:instrText>
        </w:r>
        <w:r w:rsidR="008C06B0">
          <w:rPr>
            <w:webHidden/>
          </w:rPr>
        </w:r>
        <w:r w:rsidR="008C06B0">
          <w:rPr>
            <w:webHidden/>
          </w:rPr>
          <w:fldChar w:fldCharType="separate"/>
        </w:r>
        <w:r w:rsidR="008C06B0">
          <w:rPr>
            <w:webHidden/>
          </w:rPr>
          <w:t>55</w:t>
        </w:r>
        <w:r w:rsidR="008C06B0">
          <w:rPr>
            <w:webHidden/>
          </w:rPr>
          <w:fldChar w:fldCharType="end"/>
        </w:r>
      </w:hyperlink>
    </w:p>
    <w:p w14:paraId="383C5CA3" w14:textId="77777777" w:rsidR="008C06B0" w:rsidRDefault="003026EC">
      <w:pPr>
        <w:pStyle w:val="TOC1"/>
        <w:rPr>
          <w:rFonts w:asciiTheme="minorHAnsi" w:eastAsiaTheme="minorEastAsia" w:hAnsiTheme="minorHAnsi" w:cstheme="minorBidi"/>
          <w:b w:val="0"/>
          <w:caps w:val="0"/>
          <w:noProof/>
          <w:sz w:val="22"/>
          <w:szCs w:val="22"/>
        </w:rPr>
      </w:pPr>
      <w:hyperlink w:anchor="_Toc488444285" w:history="1">
        <w:r w:rsidR="008C06B0" w:rsidRPr="00DB2C2A">
          <w:rPr>
            <w:rStyle w:val="Hyperlink"/>
            <w:lang w:bidi="en-US"/>
          </w:rPr>
          <w:t>7</w:t>
        </w:r>
        <w:r w:rsidR="008C06B0">
          <w:rPr>
            <w:rFonts w:asciiTheme="minorHAnsi" w:eastAsiaTheme="minorEastAsia" w:hAnsiTheme="minorHAnsi" w:cstheme="minorBidi"/>
            <w:b w:val="0"/>
            <w:caps w:val="0"/>
            <w:noProof/>
            <w:sz w:val="22"/>
            <w:szCs w:val="22"/>
          </w:rPr>
          <w:tab/>
        </w:r>
        <w:r w:rsidR="008C06B0" w:rsidRPr="00DB2C2A">
          <w:rPr>
            <w:rStyle w:val="Hyperlink"/>
            <w:lang w:bidi="en-US"/>
          </w:rPr>
          <w:t>Evaluación de la Metodología</w:t>
        </w:r>
        <w:r w:rsidR="008C06B0">
          <w:rPr>
            <w:noProof/>
            <w:webHidden/>
          </w:rPr>
          <w:tab/>
        </w:r>
        <w:r w:rsidR="008C06B0">
          <w:rPr>
            <w:noProof/>
            <w:webHidden/>
          </w:rPr>
          <w:fldChar w:fldCharType="begin"/>
        </w:r>
        <w:r w:rsidR="008C06B0">
          <w:rPr>
            <w:noProof/>
            <w:webHidden/>
          </w:rPr>
          <w:instrText xml:space="preserve"> PAGEREF _Toc488444285 \h </w:instrText>
        </w:r>
        <w:r w:rsidR="008C06B0">
          <w:rPr>
            <w:noProof/>
            <w:webHidden/>
          </w:rPr>
        </w:r>
        <w:r w:rsidR="008C06B0">
          <w:rPr>
            <w:noProof/>
            <w:webHidden/>
          </w:rPr>
          <w:fldChar w:fldCharType="separate"/>
        </w:r>
        <w:r w:rsidR="008C06B0">
          <w:rPr>
            <w:noProof/>
            <w:webHidden/>
          </w:rPr>
          <w:t>56</w:t>
        </w:r>
        <w:r w:rsidR="008C06B0">
          <w:rPr>
            <w:noProof/>
            <w:webHidden/>
          </w:rPr>
          <w:fldChar w:fldCharType="end"/>
        </w:r>
      </w:hyperlink>
    </w:p>
    <w:p w14:paraId="7EBAA663" w14:textId="77777777" w:rsidR="008C06B0" w:rsidRDefault="003026EC">
      <w:pPr>
        <w:pStyle w:val="TOC1"/>
        <w:rPr>
          <w:rFonts w:asciiTheme="minorHAnsi" w:eastAsiaTheme="minorEastAsia" w:hAnsiTheme="minorHAnsi" w:cstheme="minorBidi"/>
          <w:b w:val="0"/>
          <w:caps w:val="0"/>
          <w:noProof/>
          <w:sz w:val="22"/>
          <w:szCs w:val="22"/>
        </w:rPr>
      </w:pPr>
      <w:hyperlink w:anchor="_Toc488444286" w:history="1">
        <w:r w:rsidR="008C06B0" w:rsidRPr="00DB2C2A">
          <w:rPr>
            <w:rStyle w:val="Hyperlink"/>
            <w:lang w:bidi="en-US"/>
          </w:rPr>
          <w:t>8</w:t>
        </w:r>
        <w:r w:rsidR="008C06B0">
          <w:rPr>
            <w:rFonts w:asciiTheme="minorHAnsi" w:eastAsiaTheme="minorEastAsia" w:hAnsiTheme="minorHAnsi" w:cstheme="minorBidi"/>
            <w:b w:val="0"/>
            <w:caps w:val="0"/>
            <w:noProof/>
            <w:sz w:val="22"/>
            <w:szCs w:val="22"/>
          </w:rPr>
          <w:tab/>
        </w:r>
        <w:r w:rsidR="008C06B0" w:rsidRPr="00DB2C2A">
          <w:rPr>
            <w:rStyle w:val="Hyperlink"/>
            <w:lang w:bidi="en-US"/>
          </w:rPr>
          <w:t>Conclusiones</w:t>
        </w:r>
        <w:r w:rsidR="008C06B0">
          <w:rPr>
            <w:noProof/>
            <w:webHidden/>
          </w:rPr>
          <w:tab/>
        </w:r>
        <w:r w:rsidR="008C06B0">
          <w:rPr>
            <w:noProof/>
            <w:webHidden/>
          </w:rPr>
          <w:fldChar w:fldCharType="begin"/>
        </w:r>
        <w:r w:rsidR="008C06B0">
          <w:rPr>
            <w:noProof/>
            <w:webHidden/>
          </w:rPr>
          <w:instrText xml:space="preserve"> PAGEREF _Toc488444286 \h </w:instrText>
        </w:r>
        <w:r w:rsidR="008C06B0">
          <w:rPr>
            <w:noProof/>
            <w:webHidden/>
          </w:rPr>
        </w:r>
        <w:r w:rsidR="008C06B0">
          <w:rPr>
            <w:noProof/>
            <w:webHidden/>
          </w:rPr>
          <w:fldChar w:fldCharType="separate"/>
        </w:r>
        <w:r w:rsidR="008C06B0">
          <w:rPr>
            <w:noProof/>
            <w:webHidden/>
          </w:rPr>
          <w:t>57</w:t>
        </w:r>
        <w:r w:rsidR="008C06B0">
          <w:rPr>
            <w:noProof/>
            <w:webHidden/>
          </w:rPr>
          <w:fldChar w:fldCharType="end"/>
        </w:r>
      </w:hyperlink>
    </w:p>
    <w:p w14:paraId="598E279D" w14:textId="77777777" w:rsidR="008C06B0" w:rsidRDefault="003026EC">
      <w:pPr>
        <w:pStyle w:val="TOC2"/>
        <w:rPr>
          <w:rFonts w:asciiTheme="minorHAnsi" w:eastAsiaTheme="minorEastAsia" w:hAnsiTheme="minorHAnsi" w:cstheme="minorBidi"/>
          <w:b w:val="0"/>
          <w:sz w:val="22"/>
          <w:szCs w:val="22"/>
        </w:rPr>
      </w:pPr>
      <w:hyperlink w:anchor="_Toc488444287" w:history="1">
        <w:r w:rsidR="008C06B0" w:rsidRPr="00DB2C2A">
          <w:rPr>
            <w:rStyle w:val="Hyperlink"/>
            <w:rFonts w:cs="Arial"/>
          </w:rPr>
          <w:t>8.1</w:t>
        </w:r>
        <w:r w:rsidR="008C06B0">
          <w:rPr>
            <w:rFonts w:asciiTheme="minorHAnsi" w:eastAsiaTheme="minorEastAsia" w:hAnsiTheme="minorHAnsi" w:cstheme="minorBidi"/>
            <w:b w:val="0"/>
            <w:sz w:val="22"/>
            <w:szCs w:val="22"/>
          </w:rPr>
          <w:tab/>
        </w:r>
        <w:r w:rsidR="008C06B0" w:rsidRPr="00DB2C2A">
          <w:rPr>
            <w:rStyle w:val="Hyperlink"/>
          </w:rPr>
          <w:t>Discusión</w:t>
        </w:r>
        <w:r w:rsidR="008C06B0">
          <w:rPr>
            <w:webHidden/>
          </w:rPr>
          <w:tab/>
        </w:r>
        <w:r w:rsidR="008C06B0">
          <w:rPr>
            <w:webHidden/>
          </w:rPr>
          <w:fldChar w:fldCharType="begin"/>
        </w:r>
        <w:r w:rsidR="008C06B0">
          <w:rPr>
            <w:webHidden/>
          </w:rPr>
          <w:instrText xml:space="preserve"> PAGEREF _Toc488444287 \h </w:instrText>
        </w:r>
        <w:r w:rsidR="008C06B0">
          <w:rPr>
            <w:webHidden/>
          </w:rPr>
        </w:r>
        <w:r w:rsidR="008C06B0">
          <w:rPr>
            <w:webHidden/>
          </w:rPr>
          <w:fldChar w:fldCharType="separate"/>
        </w:r>
        <w:r w:rsidR="008C06B0">
          <w:rPr>
            <w:webHidden/>
          </w:rPr>
          <w:t>57</w:t>
        </w:r>
        <w:r w:rsidR="008C06B0">
          <w:rPr>
            <w:webHidden/>
          </w:rPr>
          <w:fldChar w:fldCharType="end"/>
        </w:r>
      </w:hyperlink>
    </w:p>
    <w:p w14:paraId="3D92916B" w14:textId="77777777" w:rsidR="008C06B0" w:rsidRDefault="003026EC">
      <w:pPr>
        <w:pStyle w:val="TOC3"/>
        <w:rPr>
          <w:rFonts w:asciiTheme="minorHAnsi" w:eastAsiaTheme="minorEastAsia" w:hAnsiTheme="minorHAnsi" w:cstheme="minorBidi"/>
          <w:sz w:val="22"/>
          <w:szCs w:val="22"/>
        </w:rPr>
      </w:pPr>
      <w:hyperlink w:anchor="_Toc488444288" w:history="1">
        <w:r w:rsidR="008C06B0" w:rsidRPr="00DB2C2A">
          <w:rPr>
            <w:rStyle w:val="Hyperlink"/>
          </w:rPr>
          <w:t>8.1.1</w:t>
        </w:r>
        <w:r w:rsidR="008C06B0">
          <w:rPr>
            <w:rFonts w:asciiTheme="minorHAnsi" w:eastAsiaTheme="minorEastAsia" w:hAnsiTheme="minorHAnsi" w:cstheme="minorBidi"/>
            <w:sz w:val="22"/>
            <w:szCs w:val="22"/>
          </w:rPr>
          <w:tab/>
        </w:r>
        <w:r w:rsidR="008C06B0" w:rsidRPr="00DB2C2A">
          <w:rPr>
            <w:rStyle w:val="Hyperlink"/>
          </w:rPr>
          <w:t>Ventajas</w:t>
        </w:r>
        <w:r w:rsidR="008C06B0">
          <w:rPr>
            <w:webHidden/>
          </w:rPr>
          <w:tab/>
        </w:r>
        <w:r w:rsidR="008C06B0">
          <w:rPr>
            <w:webHidden/>
          </w:rPr>
          <w:fldChar w:fldCharType="begin"/>
        </w:r>
        <w:r w:rsidR="008C06B0">
          <w:rPr>
            <w:webHidden/>
          </w:rPr>
          <w:instrText xml:space="preserve"> PAGEREF _Toc488444288 \h </w:instrText>
        </w:r>
        <w:r w:rsidR="008C06B0">
          <w:rPr>
            <w:webHidden/>
          </w:rPr>
        </w:r>
        <w:r w:rsidR="008C06B0">
          <w:rPr>
            <w:webHidden/>
          </w:rPr>
          <w:fldChar w:fldCharType="separate"/>
        </w:r>
        <w:r w:rsidR="008C06B0">
          <w:rPr>
            <w:webHidden/>
          </w:rPr>
          <w:t>57</w:t>
        </w:r>
        <w:r w:rsidR="008C06B0">
          <w:rPr>
            <w:webHidden/>
          </w:rPr>
          <w:fldChar w:fldCharType="end"/>
        </w:r>
      </w:hyperlink>
    </w:p>
    <w:p w14:paraId="3AE1987A" w14:textId="77777777" w:rsidR="008C06B0" w:rsidRDefault="003026EC">
      <w:pPr>
        <w:pStyle w:val="TOC3"/>
        <w:rPr>
          <w:rFonts w:asciiTheme="minorHAnsi" w:eastAsiaTheme="minorEastAsia" w:hAnsiTheme="minorHAnsi" w:cstheme="minorBidi"/>
          <w:sz w:val="22"/>
          <w:szCs w:val="22"/>
        </w:rPr>
      </w:pPr>
      <w:hyperlink w:anchor="_Toc488444289" w:history="1">
        <w:r w:rsidR="008C06B0" w:rsidRPr="00DB2C2A">
          <w:rPr>
            <w:rStyle w:val="Hyperlink"/>
          </w:rPr>
          <w:t>8.1.2</w:t>
        </w:r>
        <w:r w:rsidR="008C06B0">
          <w:rPr>
            <w:rFonts w:asciiTheme="minorHAnsi" w:eastAsiaTheme="minorEastAsia" w:hAnsiTheme="minorHAnsi" w:cstheme="minorBidi"/>
            <w:sz w:val="22"/>
            <w:szCs w:val="22"/>
          </w:rPr>
          <w:tab/>
        </w:r>
        <w:r w:rsidR="008C06B0" w:rsidRPr="00DB2C2A">
          <w:rPr>
            <w:rStyle w:val="Hyperlink"/>
          </w:rPr>
          <w:t>Desventajas</w:t>
        </w:r>
        <w:r w:rsidR="008C06B0">
          <w:rPr>
            <w:webHidden/>
          </w:rPr>
          <w:tab/>
        </w:r>
        <w:r w:rsidR="008C06B0">
          <w:rPr>
            <w:webHidden/>
          </w:rPr>
          <w:fldChar w:fldCharType="begin"/>
        </w:r>
        <w:r w:rsidR="008C06B0">
          <w:rPr>
            <w:webHidden/>
          </w:rPr>
          <w:instrText xml:space="preserve"> PAGEREF _Toc488444289 \h </w:instrText>
        </w:r>
        <w:r w:rsidR="008C06B0">
          <w:rPr>
            <w:webHidden/>
          </w:rPr>
        </w:r>
        <w:r w:rsidR="008C06B0">
          <w:rPr>
            <w:webHidden/>
          </w:rPr>
          <w:fldChar w:fldCharType="separate"/>
        </w:r>
        <w:r w:rsidR="008C06B0">
          <w:rPr>
            <w:webHidden/>
          </w:rPr>
          <w:t>58</w:t>
        </w:r>
        <w:r w:rsidR="008C06B0">
          <w:rPr>
            <w:webHidden/>
          </w:rPr>
          <w:fldChar w:fldCharType="end"/>
        </w:r>
      </w:hyperlink>
    </w:p>
    <w:p w14:paraId="7BA35BA8" w14:textId="77777777" w:rsidR="008C06B0" w:rsidRDefault="003026EC">
      <w:pPr>
        <w:pStyle w:val="TOC2"/>
        <w:rPr>
          <w:rFonts w:asciiTheme="minorHAnsi" w:eastAsiaTheme="minorEastAsia" w:hAnsiTheme="minorHAnsi" w:cstheme="minorBidi"/>
          <w:b w:val="0"/>
          <w:sz w:val="22"/>
          <w:szCs w:val="22"/>
        </w:rPr>
      </w:pPr>
      <w:hyperlink w:anchor="_Toc488444290" w:history="1">
        <w:r w:rsidR="008C06B0" w:rsidRPr="00DB2C2A">
          <w:rPr>
            <w:rStyle w:val="Hyperlink"/>
            <w:rFonts w:cs="Arial"/>
          </w:rPr>
          <w:t>8.2</w:t>
        </w:r>
        <w:r w:rsidR="008C06B0">
          <w:rPr>
            <w:rFonts w:asciiTheme="minorHAnsi" w:eastAsiaTheme="minorEastAsia" w:hAnsiTheme="minorHAnsi" w:cstheme="minorBidi"/>
            <w:b w:val="0"/>
            <w:sz w:val="22"/>
            <w:szCs w:val="22"/>
          </w:rPr>
          <w:tab/>
        </w:r>
        <w:r w:rsidR="008C06B0" w:rsidRPr="00DB2C2A">
          <w:rPr>
            <w:rStyle w:val="Hyperlink"/>
          </w:rPr>
          <w:t>Trabajo futuro</w:t>
        </w:r>
        <w:r w:rsidR="008C06B0">
          <w:rPr>
            <w:webHidden/>
          </w:rPr>
          <w:tab/>
        </w:r>
        <w:r w:rsidR="008C06B0">
          <w:rPr>
            <w:webHidden/>
          </w:rPr>
          <w:fldChar w:fldCharType="begin"/>
        </w:r>
        <w:r w:rsidR="008C06B0">
          <w:rPr>
            <w:webHidden/>
          </w:rPr>
          <w:instrText xml:space="preserve"> PAGEREF _Toc488444290 \h </w:instrText>
        </w:r>
        <w:r w:rsidR="008C06B0">
          <w:rPr>
            <w:webHidden/>
          </w:rPr>
        </w:r>
        <w:r w:rsidR="008C06B0">
          <w:rPr>
            <w:webHidden/>
          </w:rPr>
          <w:fldChar w:fldCharType="separate"/>
        </w:r>
        <w:r w:rsidR="008C06B0">
          <w:rPr>
            <w:webHidden/>
          </w:rPr>
          <w:t>58</w:t>
        </w:r>
        <w:r w:rsidR="008C06B0">
          <w:rPr>
            <w:webHidden/>
          </w:rPr>
          <w:fldChar w:fldCharType="end"/>
        </w:r>
      </w:hyperlink>
    </w:p>
    <w:p w14:paraId="450025FB" w14:textId="77777777" w:rsidR="008C06B0" w:rsidRDefault="003026EC">
      <w:pPr>
        <w:pStyle w:val="TOC1"/>
        <w:rPr>
          <w:rFonts w:asciiTheme="minorHAnsi" w:eastAsiaTheme="minorEastAsia" w:hAnsiTheme="minorHAnsi" w:cstheme="minorBidi"/>
          <w:b w:val="0"/>
          <w:caps w:val="0"/>
          <w:noProof/>
          <w:sz w:val="22"/>
          <w:szCs w:val="22"/>
        </w:rPr>
      </w:pPr>
      <w:hyperlink w:anchor="_Toc488444291" w:history="1">
        <w:r w:rsidR="008C06B0" w:rsidRPr="00DB2C2A">
          <w:rPr>
            <w:rStyle w:val="Hyperlink"/>
            <w:lang w:bidi="en-US"/>
          </w:rPr>
          <w:t>9</w:t>
        </w:r>
        <w:r w:rsidR="008C06B0">
          <w:rPr>
            <w:rFonts w:asciiTheme="minorHAnsi" w:eastAsiaTheme="minorEastAsia" w:hAnsiTheme="minorHAnsi" w:cstheme="minorBidi"/>
            <w:b w:val="0"/>
            <w:caps w:val="0"/>
            <w:noProof/>
            <w:sz w:val="22"/>
            <w:szCs w:val="22"/>
          </w:rPr>
          <w:tab/>
        </w:r>
        <w:r w:rsidR="008C06B0" w:rsidRPr="00DB2C2A">
          <w:rPr>
            <w:rStyle w:val="Hyperlink"/>
            <w:lang w:bidi="en-US"/>
          </w:rPr>
          <w:t>Anexo</w:t>
        </w:r>
        <w:r w:rsidR="008C06B0">
          <w:rPr>
            <w:noProof/>
            <w:webHidden/>
          </w:rPr>
          <w:tab/>
        </w:r>
        <w:r w:rsidR="008C06B0">
          <w:rPr>
            <w:noProof/>
            <w:webHidden/>
          </w:rPr>
          <w:fldChar w:fldCharType="begin"/>
        </w:r>
        <w:r w:rsidR="008C06B0">
          <w:rPr>
            <w:noProof/>
            <w:webHidden/>
          </w:rPr>
          <w:instrText xml:space="preserve"> PAGEREF _Toc488444291 \h </w:instrText>
        </w:r>
        <w:r w:rsidR="008C06B0">
          <w:rPr>
            <w:noProof/>
            <w:webHidden/>
          </w:rPr>
        </w:r>
        <w:r w:rsidR="008C06B0">
          <w:rPr>
            <w:noProof/>
            <w:webHidden/>
          </w:rPr>
          <w:fldChar w:fldCharType="separate"/>
        </w:r>
        <w:r w:rsidR="008C06B0">
          <w:rPr>
            <w:noProof/>
            <w:webHidden/>
          </w:rPr>
          <w:t>59</w:t>
        </w:r>
        <w:r w:rsidR="008C06B0">
          <w:rPr>
            <w:noProof/>
            <w:webHidden/>
          </w:rPr>
          <w:fldChar w:fldCharType="end"/>
        </w:r>
      </w:hyperlink>
    </w:p>
    <w:p w14:paraId="31BDE208" w14:textId="77777777" w:rsidR="008C06B0" w:rsidRDefault="003026EC">
      <w:pPr>
        <w:pStyle w:val="TOC2"/>
        <w:rPr>
          <w:rFonts w:asciiTheme="minorHAnsi" w:eastAsiaTheme="minorEastAsia" w:hAnsiTheme="minorHAnsi" w:cstheme="minorBidi"/>
          <w:b w:val="0"/>
          <w:sz w:val="22"/>
          <w:szCs w:val="22"/>
        </w:rPr>
      </w:pPr>
      <w:hyperlink w:anchor="_Toc488444292" w:history="1">
        <w:r w:rsidR="008C06B0" w:rsidRPr="00DB2C2A">
          <w:rPr>
            <w:rStyle w:val="Hyperlink"/>
            <w:rFonts w:cs="Arial"/>
          </w:rPr>
          <w:t>9.1</w:t>
        </w:r>
        <w:r w:rsidR="008C06B0">
          <w:rPr>
            <w:rFonts w:asciiTheme="minorHAnsi" w:eastAsiaTheme="minorEastAsia" w:hAnsiTheme="minorHAnsi" w:cstheme="minorBidi"/>
            <w:b w:val="0"/>
            <w:sz w:val="22"/>
            <w:szCs w:val="22"/>
          </w:rPr>
          <w:tab/>
        </w:r>
        <w:r w:rsidR="008C06B0" w:rsidRPr="00DB2C2A">
          <w:rPr>
            <w:rStyle w:val="Hyperlink"/>
          </w:rPr>
          <w:t>Nombre de Columnas</w:t>
        </w:r>
        <w:r w:rsidR="008C06B0">
          <w:rPr>
            <w:webHidden/>
          </w:rPr>
          <w:tab/>
        </w:r>
        <w:r w:rsidR="008C06B0">
          <w:rPr>
            <w:webHidden/>
          </w:rPr>
          <w:fldChar w:fldCharType="begin"/>
        </w:r>
        <w:r w:rsidR="008C06B0">
          <w:rPr>
            <w:webHidden/>
          </w:rPr>
          <w:instrText xml:space="preserve"> PAGEREF _Toc488444292 \h </w:instrText>
        </w:r>
        <w:r w:rsidR="008C06B0">
          <w:rPr>
            <w:webHidden/>
          </w:rPr>
        </w:r>
        <w:r w:rsidR="008C06B0">
          <w:rPr>
            <w:webHidden/>
          </w:rPr>
          <w:fldChar w:fldCharType="separate"/>
        </w:r>
        <w:r w:rsidR="008C06B0">
          <w:rPr>
            <w:webHidden/>
          </w:rPr>
          <w:t>59</w:t>
        </w:r>
        <w:r w:rsidR="008C06B0">
          <w:rPr>
            <w:webHidden/>
          </w:rPr>
          <w:fldChar w:fldCharType="end"/>
        </w:r>
      </w:hyperlink>
    </w:p>
    <w:p w14:paraId="5C950A32" w14:textId="77777777" w:rsidR="008C06B0" w:rsidRDefault="003026EC">
      <w:pPr>
        <w:pStyle w:val="TOC2"/>
        <w:rPr>
          <w:rFonts w:asciiTheme="minorHAnsi" w:eastAsiaTheme="minorEastAsia" w:hAnsiTheme="minorHAnsi" w:cstheme="minorBidi"/>
          <w:b w:val="0"/>
          <w:sz w:val="22"/>
          <w:szCs w:val="22"/>
        </w:rPr>
      </w:pPr>
      <w:hyperlink w:anchor="_Toc488444293" w:history="1">
        <w:r w:rsidR="008C06B0" w:rsidRPr="00DB2C2A">
          <w:rPr>
            <w:rStyle w:val="Hyperlink"/>
            <w:rFonts w:cs="Arial"/>
          </w:rPr>
          <w:t>9.2</w:t>
        </w:r>
        <w:r w:rsidR="008C06B0">
          <w:rPr>
            <w:rFonts w:asciiTheme="minorHAnsi" w:eastAsiaTheme="minorEastAsia" w:hAnsiTheme="minorHAnsi" w:cstheme="minorBidi"/>
            <w:b w:val="0"/>
            <w:sz w:val="22"/>
            <w:szCs w:val="22"/>
          </w:rPr>
          <w:tab/>
        </w:r>
        <w:r w:rsidR="008C06B0" w:rsidRPr="00DB2C2A">
          <w:rPr>
            <w:rStyle w:val="Hyperlink"/>
          </w:rPr>
          <w:t>Descripción de Columnas</w:t>
        </w:r>
        <w:r w:rsidR="008C06B0">
          <w:rPr>
            <w:webHidden/>
          </w:rPr>
          <w:tab/>
        </w:r>
        <w:r w:rsidR="008C06B0">
          <w:rPr>
            <w:webHidden/>
          </w:rPr>
          <w:fldChar w:fldCharType="begin"/>
        </w:r>
        <w:r w:rsidR="008C06B0">
          <w:rPr>
            <w:webHidden/>
          </w:rPr>
          <w:instrText xml:space="preserve"> PAGEREF _Toc488444293 \h </w:instrText>
        </w:r>
        <w:r w:rsidR="008C06B0">
          <w:rPr>
            <w:webHidden/>
          </w:rPr>
        </w:r>
        <w:r w:rsidR="008C06B0">
          <w:rPr>
            <w:webHidden/>
          </w:rPr>
          <w:fldChar w:fldCharType="separate"/>
        </w:r>
        <w:r w:rsidR="008C06B0">
          <w:rPr>
            <w:webHidden/>
          </w:rPr>
          <w:t>60</w:t>
        </w:r>
        <w:r w:rsidR="008C06B0">
          <w:rPr>
            <w:webHidden/>
          </w:rPr>
          <w:fldChar w:fldCharType="end"/>
        </w:r>
      </w:hyperlink>
    </w:p>
    <w:p w14:paraId="5CB51055" w14:textId="77777777" w:rsidR="008C06B0" w:rsidRDefault="003026EC">
      <w:pPr>
        <w:pStyle w:val="TOC2"/>
        <w:rPr>
          <w:rFonts w:asciiTheme="minorHAnsi" w:eastAsiaTheme="minorEastAsia" w:hAnsiTheme="minorHAnsi" w:cstheme="minorBidi"/>
          <w:b w:val="0"/>
          <w:sz w:val="22"/>
          <w:szCs w:val="22"/>
        </w:rPr>
      </w:pPr>
      <w:hyperlink w:anchor="_Toc488444294" w:history="1">
        <w:r w:rsidR="008C06B0" w:rsidRPr="00DB2C2A">
          <w:rPr>
            <w:rStyle w:val="Hyperlink"/>
            <w:rFonts w:cs="Arial"/>
          </w:rPr>
          <w:t>9.3</w:t>
        </w:r>
        <w:r w:rsidR="008C06B0">
          <w:rPr>
            <w:rFonts w:asciiTheme="minorHAnsi" w:eastAsiaTheme="minorEastAsia" w:hAnsiTheme="minorHAnsi" w:cstheme="minorBidi"/>
            <w:b w:val="0"/>
            <w:sz w:val="22"/>
            <w:szCs w:val="22"/>
          </w:rPr>
          <w:tab/>
        </w:r>
        <w:r w:rsidR="008C06B0" w:rsidRPr="00DB2C2A">
          <w:rPr>
            <w:rStyle w:val="Hyperlink"/>
          </w:rPr>
          <w:t>Comandos en R</w:t>
        </w:r>
        <w:r w:rsidR="008C06B0">
          <w:rPr>
            <w:webHidden/>
          </w:rPr>
          <w:tab/>
        </w:r>
        <w:r w:rsidR="008C06B0">
          <w:rPr>
            <w:webHidden/>
          </w:rPr>
          <w:fldChar w:fldCharType="begin"/>
        </w:r>
        <w:r w:rsidR="008C06B0">
          <w:rPr>
            <w:webHidden/>
          </w:rPr>
          <w:instrText xml:space="preserve"> PAGEREF _Toc488444294 \h </w:instrText>
        </w:r>
        <w:r w:rsidR="008C06B0">
          <w:rPr>
            <w:webHidden/>
          </w:rPr>
        </w:r>
        <w:r w:rsidR="008C06B0">
          <w:rPr>
            <w:webHidden/>
          </w:rPr>
          <w:fldChar w:fldCharType="separate"/>
        </w:r>
        <w:r w:rsidR="008C06B0">
          <w:rPr>
            <w:webHidden/>
          </w:rPr>
          <w:t>62</w:t>
        </w:r>
        <w:r w:rsidR="008C06B0">
          <w:rPr>
            <w:webHidden/>
          </w:rPr>
          <w:fldChar w:fldCharType="end"/>
        </w:r>
      </w:hyperlink>
    </w:p>
    <w:p w14:paraId="2940637F" w14:textId="77777777" w:rsidR="008C06B0" w:rsidRDefault="003026EC">
      <w:pPr>
        <w:pStyle w:val="TOC2"/>
        <w:rPr>
          <w:rFonts w:asciiTheme="minorHAnsi" w:eastAsiaTheme="minorEastAsia" w:hAnsiTheme="minorHAnsi" w:cstheme="minorBidi"/>
          <w:b w:val="0"/>
          <w:sz w:val="22"/>
          <w:szCs w:val="22"/>
        </w:rPr>
      </w:pPr>
      <w:hyperlink w:anchor="_Toc488444295" w:history="1">
        <w:r w:rsidR="008C06B0" w:rsidRPr="00DB2C2A">
          <w:rPr>
            <w:rStyle w:val="Hyperlink"/>
            <w:rFonts w:cs="Arial"/>
          </w:rPr>
          <w:t>9.4</w:t>
        </w:r>
        <w:r w:rsidR="008C06B0">
          <w:rPr>
            <w:rFonts w:asciiTheme="minorHAnsi" w:eastAsiaTheme="minorEastAsia" w:hAnsiTheme="minorHAnsi" w:cstheme="minorBidi"/>
            <w:b w:val="0"/>
            <w:sz w:val="22"/>
            <w:szCs w:val="22"/>
          </w:rPr>
          <w:tab/>
        </w:r>
        <w:r w:rsidR="008C06B0" w:rsidRPr="00DB2C2A">
          <w:rPr>
            <w:rStyle w:val="Hyperlink"/>
          </w:rPr>
          <w:t>Tipos de Gráficas</w:t>
        </w:r>
        <w:r w:rsidR="008C06B0">
          <w:rPr>
            <w:webHidden/>
          </w:rPr>
          <w:tab/>
        </w:r>
        <w:r w:rsidR="008C06B0">
          <w:rPr>
            <w:webHidden/>
          </w:rPr>
          <w:fldChar w:fldCharType="begin"/>
        </w:r>
        <w:r w:rsidR="008C06B0">
          <w:rPr>
            <w:webHidden/>
          </w:rPr>
          <w:instrText xml:space="preserve"> PAGEREF _Toc488444295 \h </w:instrText>
        </w:r>
        <w:r w:rsidR="008C06B0">
          <w:rPr>
            <w:webHidden/>
          </w:rPr>
        </w:r>
        <w:r w:rsidR="008C06B0">
          <w:rPr>
            <w:webHidden/>
          </w:rPr>
          <w:fldChar w:fldCharType="separate"/>
        </w:r>
        <w:r w:rsidR="008C06B0">
          <w:rPr>
            <w:webHidden/>
          </w:rPr>
          <w:t>64</w:t>
        </w:r>
        <w:r w:rsidR="008C06B0">
          <w:rPr>
            <w:webHidden/>
          </w:rPr>
          <w:fldChar w:fldCharType="end"/>
        </w:r>
      </w:hyperlink>
    </w:p>
    <w:p w14:paraId="2635D814" w14:textId="77777777" w:rsidR="008C06B0" w:rsidRDefault="003026EC">
      <w:pPr>
        <w:pStyle w:val="TOC1"/>
        <w:rPr>
          <w:rFonts w:asciiTheme="minorHAnsi" w:eastAsiaTheme="minorEastAsia" w:hAnsiTheme="minorHAnsi" w:cstheme="minorBidi"/>
          <w:b w:val="0"/>
          <w:caps w:val="0"/>
          <w:noProof/>
          <w:sz w:val="22"/>
          <w:szCs w:val="22"/>
        </w:rPr>
      </w:pPr>
      <w:hyperlink w:anchor="_Toc488444296" w:history="1">
        <w:r w:rsidR="008C06B0" w:rsidRPr="00DB2C2A">
          <w:rPr>
            <w:rStyle w:val="Hyperlink"/>
            <w:lang w:bidi="en-US"/>
          </w:rPr>
          <w:t>10</w:t>
        </w:r>
        <w:r w:rsidR="008C06B0">
          <w:rPr>
            <w:rFonts w:asciiTheme="minorHAnsi" w:eastAsiaTheme="minorEastAsia" w:hAnsiTheme="minorHAnsi" w:cstheme="minorBidi"/>
            <w:b w:val="0"/>
            <w:caps w:val="0"/>
            <w:noProof/>
            <w:sz w:val="22"/>
            <w:szCs w:val="22"/>
          </w:rPr>
          <w:tab/>
        </w:r>
        <w:r w:rsidR="008C06B0" w:rsidRPr="00DB2C2A">
          <w:rPr>
            <w:rStyle w:val="Hyperlink"/>
            <w:lang w:bidi="en-US"/>
          </w:rPr>
          <w:t>Bibliografía</w:t>
        </w:r>
        <w:r w:rsidR="008C06B0">
          <w:rPr>
            <w:noProof/>
            <w:webHidden/>
          </w:rPr>
          <w:tab/>
        </w:r>
        <w:r w:rsidR="008C06B0">
          <w:rPr>
            <w:noProof/>
            <w:webHidden/>
          </w:rPr>
          <w:fldChar w:fldCharType="begin"/>
        </w:r>
        <w:r w:rsidR="008C06B0">
          <w:rPr>
            <w:noProof/>
            <w:webHidden/>
          </w:rPr>
          <w:instrText xml:space="preserve"> PAGEREF _Toc488444296 \h </w:instrText>
        </w:r>
        <w:r w:rsidR="008C06B0">
          <w:rPr>
            <w:noProof/>
            <w:webHidden/>
          </w:rPr>
        </w:r>
        <w:r w:rsidR="008C06B0">
          <w:rPr>
            <w:noProof/>
            <w:webHidden/>
          </w:rPr>
          <w:fldChar w:fldCharType="separate"/>
        </w:r>
        <w:r w:rsidR="008C06B0">
          <w:rPr>
            <w:noProof/>
            <w:webHidden/>
          </w:rPr>
          <w:t>65</w:t>
        </w:r>
        <w:r w:rsidR="008C06B0">
          <w:rPr>
            <w:noProof/>
            <w:webHidden/>
          </w:rPr>
          <w:fldChar w:fldCharType="end"/>
        </w:r>
      </w:hyperlink>
    </w:p>
    <w:p w14:paraId="7AAF420A" w14:textId="77777777" w:rsidR="00867D8D" w:rsidRDefault="00741AA7" w:rsidP="002A207E">
      <w:pPr>
        <w:jc w:val="left"/>
        <w:rPr>
          <w:rFonts w:eastAsia="Times New Roman" w:cs="Times New Roman"/>
          <w:b/>
          <w:bCs/>
          <w:iCs/>
          <w:sz w:val="36"/>
          <w:szCs w:val="32"/>
          <w:lang w:val="es-ES" w:bidi="en-US"/>
        </w:rPr>
      </w:pPr>
      <w:r>
        <w:rPr>
          <w:b/>
          <w:u w:val="single"/>
        </w:rPr>
        <w:fldChar w:fldCharType="end"/>
      </w:r>
    </w:p>
    <w:p w14:paraId="3085847A" w14:textId="77777777" w:rsidR="00005BA2" w:rsidRDefault="00005BA2" w:rsidP="002A207E">
      <w:pPr>
        <w:jc w:val="left"/>
        <w:rPr>
          <w:rFonts w:eastAsia="Times New Roman" w:cs="Times New Roman"/>
          <w:b/>
          <w:bCs/>
          <w:iCs/>
          <w:sz w:val="36"/>
          <w:szCs w:val="32"/>
          <w:lang w:val="es-ES" w:bidi="en-US"/>
        </w:rPr>
      </w:pPr>
    </w:p>
    <w:p w14:paraId="0D380621" w14:textId="77777777" w:rsidR="0046398F" w:rsidRPr="000E77D1" w:rsidRDefault="00A73DB2" w:rsidP="002A207E">
      <w:pPr>
        <w:jc w:val="left"/>
        <w:rPr>
          <w:rFonts w:eastAsia="Times New Roman" w:cs="Times New Roman"/>
          <w:b/>
          <w:bCs/>
          <w:iCs/>
          <w:sz w:val="36"/>
          <w:szCs w:val="32"/>
          <w:lang w:val="es-ES" w:bidi="en-US"/>
        </w:rPr>
      </w:pPr>
      <w:r>
        <w:rPr>
          <w:lang w:val="es-ES"/>
        </w:rPr>
        <w:br w:type="page"/>
      </w:r>
    </w:p>
    <w:p w14:paraId="394FD03E" w14:textId="77777777" w:rsidR="000E77D1" w:rsidRDefault="000E77D1" w:rsidP="002A207E">
      <w:pPr>
        <w:pStyle w:val="Heading1"/>
        <w:numPr>
          <w:ilvl w:val="0"/>
          <w:numId w:val="0"/>
        </w:numPr>
        <w:spacing w:before="0"/>
        <w:ind w:firstLine="284"/>
        <w:jc w:val="center"/>
        <w:rPr>
          <w:rFonts w:eastAsiaTheme="minorHAnsi" w:cstheme="minorBidi"/>
          <w:b w:val="0"/>
          <w:bCs w:val="0"/>
          <w:iCs w:val="0"/>
          <w:sz w:val="22"/>
          <w:szCs w:val="22"/>
          <w:lang w:val="es-ES_tradnl" w:bidi="ar-SA"/>
        </w:rPr>
      </w:pPr>
    </w:p>
    <w:p w14:paraId="45F4B377" w14:textId="77777777" w:rsidR="00A73DB2" w:rsidRPr="003A2EE8" w:rsidRDefault="00A73DB2" w:rsidP="002A207E">
      <w:pPr>
        <w:pStyle w:val="Heading1"/>
        <w:numPr>
          <w:ilvl w:val="0"/>
          <w:numId w:val="0"/>
        </w:numPr>
        <w:spacing w:before="0"/>
        <w:ind w:firstLine="284"/>
        <w:jc w:val="center"/>
        <w:rPr>
          <w:lang w:val="es-ES"/>
        </w:rPr>
      </w:pPr>
      <w:bookmarkStart w:id="0" w:name="_Toc488444227"/>
      <w:r w:rsidRPr="003A2EE8">
        <w:rPr>
          <w:lang w:val="es-ES"/>
        </w:rPr>
        <w:t>Resumen</w:t>
      </w:r>
      <w:bookmarkEnd w:id="0"/>
    </w:p>
    <w:p w14:paraId="5795A702" w14:textId="77777777" w:rsidR="00A73DB2" w:rsidRPr="003A2EE8" w:rsidRDefault="00A73DB2" w:rsidP="002A207E">
      <w:pPr>
        <w:rPr>
          <w:color w:val="FF0000"/>
        </w:rPr>
      </w:pPr>
    </w:p>
    <w:p w14:paraId="2334DC35" w14:textId="77777777" w:rsidR="00A73DB2" w:rsidRPr="003A2EE8" w:rsidRDefault="00A73DB2" w:rsidP="002A207E">
      <w:pPr>
        <w:rPr>
          <w:rFonts w:ascii="Georgia" w:hAnsi="Georgia"/>
          <w:color w:val="FF0000"/>
        </w:rPr>
      </w:pPr>
      <w:r w:rsidRPr="003A2EE8">
        <w:rPr>
          <w:rFonts w:ascii="Georgia" w:hAnsi="Georgia"/>
          <w:color w:val="FF0000"/>
        </w:rPr>
        <w:t xml:space="preserve">En estas últimas décadas, el concepto de </w:t>
      </w:r>
      <w:r w:rsidRPr="003A2EE8">
        <w:rPr>
          <w:rFonts w:ascii="Georgia" w:hAnsi="Georgia"/>
          <w:b/>
          <w:i/>
          <w:color w:val="FF0000"/>
        </w:rPr>
        <w:t xml:space="preserve">Data </w:t>
      </w:r>
      <w:proofErr w:type="spellStart"/>
      <w:r w:rsidRPr="003A2EE8">
        <w:rPr>
          <w:rFonts w:ascii="Georgia" w:hAnsi="Georgia"/>
          <w:b/>
          <w:i/>
          <w:color w:val="FF0000"/>
        </w:rPr>
        <w:t>mining</w:t>
      </w:r>
      <w:proofErr w:type="spellEnd"/>
      <w:r w:rsidRPr="003A2EE8">
        <w:rPr>
          <w:rFonts w:ascii="Georgia" w:hAnsi="Georgia"/>
          <w:color w:val="FF0000"/>
        </w:rPr>
        <w:t xml:space="preserve"> </w:t>
      </w:r>
      <w:r w:rsidRPr="003A2EE8">
        <w:rPr>
          <w:rFonts w:ascii="Georgia" w:hAnsi="Georgia"/>
          <w:color w:val="FF0000"/>
          <w:sz w:val="32"/>
          <w:vertAlign w:val="superscript"/>
        </w:rPr>
        <w:t>1</w:t>
      </w:r>
      <w:r w:rsidRPr="003A2EE8">
        <w:rPr>
          <w:rFonts w:ascii="Georgia" w:hAnsi="Georgia"/>
          <w:color w:val="FF0000"/>
          <w:vertAlign w:val="superscript"/>
        </w:rPr>
        <w:t xml:space="preserve">  </w:t>
      </w:r>
      <w:r w:rsidRPr="003A2EE8">
        <w:rPr>
          <w:rFonts w:ascii="Georgia" w:hAnsi="Georgia"/>
          <w:color w:val="FF0000"/>
        </w:rPr>
        <w:t xml:space="preserve">ha adquirido un papel determinante, independientemente del sector al que pertenezca una empresa, dado que, mediante el análisis y tratamiento de los datos que éstas recaban de forma masiva a diario, se logra transformar un “simple” conjunto de datos recolectados por sus Sistemas de Información, en puro conocimiento. </w:t>
      </w:r>
    </w:p>
    <w:p w14:paraId="3DF0A6FC" w14:textId="77777777" w:rsidR="00A73DB2" w:rsidRPr="003A2EE8" w:rsidRDefault="00A73DB2" w:rsidP="002A207E">
      <w:pPr>
        <w:rPr>
          <w:rFonts w:ascii="Georgia" w:hAnsi="Georgia"/>
          <w:color w:val="FF0000"/>
        </w:rPr>
      </w:pPr>
      <w:r w:rsidRPr="003A2EE8">
        <w:rPr>
          <w:rFonts w:ascii="Georgia" w:hAnsi="Georgia"/>
          <w:color w:val="FF0000"/>
        </w:rPr>
        <w:t xml:space="preserve">Por poner algunas cifras reales que nos facilite la comprensión del avance acontecido en este aspecto, desde 2014 los entornos empresariales han ido incrementando la inversión en Big Data y </w:t>
      </w:r>
      <w:proofErr w:type="spellStart"/>
      <w:r w:rsidRPr="003A2EE8">
        <w:rPr>
          <w:rFonts w:ascii="Georgia" w:hAnsi="Georgia"/>
          <w:color w:val="FF0000"/>
        </w:rPr>
        <w:t>Analytics</w:t>
      </w:r>
      <w:proofErr w:type="spellEnd"/>
      <w:r w:rsidRPr="003A2EE8">
        <w:rPr>
          <w:rFonts w:ascii="Georgia" w:hAnsi="Georgia"/>
          <w:color w:val="FF0000"/>
        </w:rPr>
        <w:t xml:space="preserve"> de manera sustancial, de tal forma que según el informe publicado por </w:t>
      </w:r>
      <w:r w:rsidR="000F57F4" w:rsidRPr="003A2EE8">
        <w:rPr>
          <w:rFonts w:ascii="Georgia" w:hAnsi="Georgia"/>
          <w:color w:val="FF0000"/>
        </w:rPr>
        <w:t xml:space="preserve">     </w:t>
      </w:r>
      <w:r w:rsidRPr="003A2EE8">
        <w:rPr>
          <w:rFonts w:ascii="Georgia" w:hAnsi="Georgia"/>
          <w:i/>
          <w:color w:val="FF0000"/>
        </w:rPr>
        <w:t>IDG</w:t>
      </w:r>
      <w:r w:rsidRPr="003A2EE8">
        <w:rPr>
          <w:rFonts w:ascii="Georgia" w:hAnsi="Georgia"/>
          <w:color w:val="FF0000"/>
        </w:rPr>
        <w:t xml:space="preserve"> </w:t>
      </w:r>
      <w:r w:rsidRPr="003A2EE8">
        <w:rPr>
          <w:rFonts w:ascii="Georgia" w:hAnsi="Georgia"/>
          <w:color w:val="FF0000"/>
          <w:sz w:val="28"/>
          <w:vertAlign w:val="superscript"/>
        </w:rPr>
        <w:t>2</w:t>
      </w:r>
      <w:r w:rsidRPr="003A2EE8">
        <w:rPr>
          <w:rFonts w:ascii="Georgia" w:hAnsi="Georgia"/>
          <w:color w:val="FF0000"/>
        </w:rPr>
        <w:t>,</w:t>
      </w:r>
      <w:r w:rsidRPr="003A2EE8">
        <w:rPr>
          <w:rFonts w:ascii="Georgia" w:hAnsi="Georgia"/>
          <w:color w:val="FF0000"/>
          <w:sz w:val="28"/>
        </w:rPr>
        <w:t xml:space="preserve"> </w:t>
      </w:r>
      <w:r w:rsidRPr="003A2EE8">
        <w:rPr>
          <w:rFonts w:ascii="Georgia" w:hAnsi="Georgia"/>
          <w:color w:val="FF0000"/>
        </w:rPr>
        <w:t>un 83% de las grandes empresas y un hasta un 63% de las pymes han invertido o tienen planificada una estrategia de inversión en este tipo de iniciativas.</w:t>
      </w:r>
    </w:p>
    <w:p w14:paraId="5442E132" w14:textId="77777777" w:rsidR="00A73DB2" w:rsidRPr="003A2EE8" w:rsidRDefault="00A73DB2" w:rsidP="002A207E">
      <w:pPr>
        <w:rPr>
          <w:rFonts w:ascii="Georgia" w:hAnsi="Georgia"/>
          <w:color w:val="FF0000"/>
        </w:rPr>
      </w:pPr>
      <w:r w:rsidRPr="003A2EE8">
        <w:rPr>
          <w:rFonts w:ascii="Georgia" w:hAnsi="Georgia"/>
          <w:color w:val="FF0000"/>
        </w:rPr>
        <w:t xml:space="preserve">Dicho esto,  discernir entre los datos que tienen un comportamiento considerado como “normal” y aquellos que se presentan como atípicos, puede resultar interesante, e incluso crucial, dependiendo del tipo de datos que estemos analizando.  En las técnicas de </w:t>
      </w:r>
      <w:proofErr w:type="spellStart"/>
      <w:r w:rsidRPr="003A2EE8">
        <w:rPr>
          <w:rFonts w:ascii="Georgia" w:hAnsi="Georgia"/>
          <w:color w:val="FF0000"/>
        </w:rPr>
        <w:t>Clustering</w:t>
      </w:r>
      <w:proofErr w:type="spellEnd"/>
      <w:r w:rsidRPr="003A2EE8">
        <w:rPr>
          <w:rFonts w:ascii="Georgia" w:hAnsi="Georgia"/>
          <w:color w:val="FF0000"/>
        </w:rPr>
        <w:t xml:space="preserve">, la detección de </w:t>
      </w:r>
      <w:r w:rsidR="00A668F8">
        <w:rPr>
          <w:rFonts w:ascii="Georgia" w:hAnsi="Georgia"/>
          <w:color w:val="FF0000"/>
        </w:rPr>
        <w:t>anomalía</w:t>
      </w:r>
      <w:r w:rsidRPr="003A2EE8">
        <w:rPr>
          <w:rFonts w:ascii="Georgia" w:hAnsi="Georgia"/>
          <w:color w:val="FF0000"/>
        </w:rPr>
        <w:t xml:space="preserve">s surge de forma bastante natural, debido fundamentalmente a la agrupación en </w:t>
      </w:r>
      <w:proofErr w:type="spellStart"/>
      <w:r w:rsidRPr="003A2EE8">
        <w:rPr>
          <w:rFonts w:ascii="Georgia" w:hAnsi="Georgia"/>
          <w:color w:val="FF0000"/>
        </w:rPr>
        <w:t>Clusters</w:t>
      </w:r>
      <w:proofErr w:type="spellEnd"/>
      <w:r w:rsidRPr="003A2EE8">
        <w:rPr>
          <w:rFonts w:ascii="Georgia" w:hAnsi="Georgia"/>
          <w:color w:val="FF0000"/>
        </w:rPr>
        <w:t xml:space="preserve"> que se genera, siempre basada en su similitud (distancia), razón por la que se ha optado por utilizarlo a lo largo del trabajo presentado en las siguientes páginas.  </w:t>
      </w:r>
    </w:p>
    <w:p w14:paraId="24C6183A" w14:textId="77777777" w:rsidR="00A73DB2" w:rsidRPr="003A2EE8" w:rsidRDefault="00A73DB2" w:rsidP="002A207E">
      <w:pPr>
        <w:pBdr>
          <w:bottom w:val="double" w:sz="6" w:space="1" w:color="auto"/>
        </w:pBdr>
        <w:rPr>
          <w:rFonts w:ascii="Georgia" w:hAnsi="Georgia" w:cstheme="minorHAnsi"/>
          <w:iCs/>
          <w:color w:val="FF0000"/>
          <w:lang w:bidi="he-IL"/>
        </w:rPr>
      </w:pPr>
    </w:p>
    <w:p w14:paraId="5E9C3379" w14:textId="77777777" w:rsidR="00452BBD" w:rsidRPr="003A2EE8" w:rsidRDefault="00452BBD" w:rsidP="002A207E">
      <w:pPr>
        <w:pBdr>
          <w:bottom w:val="double" w:sz="6" w:space="1" w:color="auto"/>
        </w:pBdr>
        <w:rPr>
          <w:rFonts w:ascii="Georgia" w:hAnsi="Georgia" w:cstheme="minorHAnsi"/>
          <w:iCs/>
          <w:color w:val="FF0000"/>
          <w:lang w:bidi="he-IL"/>
        </w:rPr>
      </w:pPr>
    </w:p>
    <w:p w14:paraId="296F90F6" w14:textId="77777777" w:rsidR="00452BBD" w:rsidRPr="003A2EE8" w:rsidRDefault="00452BBD" w:rsidP="002A207E">
      <w:pPr>
        <w:pBdr>
          <w:bottom w:val="double" w:sz="6" w:space="1" w:color="auto"/>
        </w:pBdr>
        <w:rPr>
          <w:rFonts w:ascii="Georgia" w:hAnsi="Georgia" w:cstheme="minorHAnsi"/>
          <w:iCs/>
          <w:color w:val="FF0000"/>
          <w:lang w:bidi="he-IL"/>
        </w:rPr>
      </w:pPr>
    </w:p>
    <w:p w14:paraId="3818E557" w14:textId="77777777" w:rsidR="00A73DB2" w:rsidRPr="003A2EE8" w:rsidRDefault="00A73DB2" w:rsidP="002A207E">
      <w:pPr>
        <w:pStyle w:val="ListParagraph"/>
        <w:numPr>
          <w:ilvl w:val="0"/>
          <w:numId w:val="18"/>
        </w:numPr>
        <w:spacing w:line="360" w:lineRule="auto"/>
        <w:ind w:left="426"/>
        <w:jc w:val="both"/>
        <w:rPr>
          <w:rFonts w:ascii="Georgia" w:hAnsi="Georgia"/>
          <w:color w:val="FF0000"/>
          <w:sz w:val="20"/>
          <w:szCs w:val="20"/>
        </w:rPr>
      </w:pPr>
      <w:r w:rsidRPr="003A2EE8">
        <w:rPr>
          <w:rFonts w:ascii="Georgia" w:hAnsi="Georgia"/>
          <w:color w:val="FF0000"/>
          <w:sz w:val="20"/>
          <w:szCs w:val="20"/>
        </w:rPr>
        <w:t xml:space="preserve">En español, se traduce como Minería de datos, que se define de forma genérica como </w:t>
      </w:r>
      <w:r w:rsidRPr="003A2EE8">
        <w:rPr>
          <w:rFonts w:ascii="Georgia" w:hAnsi="Georgia" w:cs="Arial"/>
          <w:color w:val="FF0000"/>
          <w:sz w:val="20"/>
          <w:szCs w:val="20"/>
          <w:shd w:val="clear" w:color="auto" w:fill="FFFFFF"/>
        </w:rPr>
        <w:t>la exploración y tratamiento de los datos</w:t>
      </w:r>
      <w:r w:rsidRPr="003A2EE8">
        <w:rPr>
          <w:rFonts w:ascii="Georgia" w:hAnsi="Georgia" w:cs="Arial"/>
          <w:b/>
          <w:bCs/>
          <w:color w:val="FF0000"/>
          <w:sz w:val="20"/>
          <w:szCs w:val="20"/>
          <w:shd w:val="clear" w:color="auto" w:fill="FFFFFF"/>
        </w:rPr>
        <w:t xml:space="preserve">, </w:t>
      </w:r>
      <w:r w:rsidRPr="003A2EE8">
        <w:rPr>
          <w:rFonts w:ascii="Georgia" w:hAnsi="Georgia" w:cs="Arial"/>
          <w:bCs/>
          <w:color w:val="FF0000"/>
          <w:sz w:val="20"/>
          <w:szCs w:val="20"/>
          <w:shd w:val="clear" w:color="auto" w:fill="FFFFFF"/>
        </w:rPr>
        <w:t xml:space="preserve">una de las etapas de análisis previo que forman parte del </w:t>
      </w:r>
      <w:r w:rsidRPr="003A2EE8">
        <w:rPr>
          <w:rFonts w:ascii="Georgia" w:hAnsi="Georgia" w:cs="Arial"/>
          <w:color w:val="FF0000"/>
          <w:sz w:val="20"/>
          <w:szCs w:val="20"/>
          <w:shd w:val="clear" w:color="auto" w:fill="FFFFFF"/>
        </w:rPr>
        <w:t>KDD (</w:t>
      </w:r>
      <w:proofErr w:type="spellStart"/>
      <w:r w:rsidRPr="003A2EE8">
        <w:rPr>
          <w:rFonts w:ascii="Georgia" w:hAnsi="Georgia" w:cs="Arial"/>
          <w:color w:val="FF0000"/>
          <w:sz w:val="20"/>
          <w:szCs w:val="20"/>
          <w:shd w:val="clear" w:color="auto" w:fill="FFFFFF"/>
        </w:rPr>
        <w:t>Knowledge</w:t>
      </w:r>
      <w:proofErr w:type="spellEnd"/>
      <w:r w:rsidRPr="003A2EE8">
        <w:rPr>
          <w:rFonts w:ascii="Georgia" w:hAnsi="Georgia" w:cs="Arial"/>
          <w:color w:val="FF0000"/>
          <w:sz w:val="20"/>
          <w:szCs w:val="20"/>
          <w:shd w:val="clear" w:color="auto" w:fill="FFFFFF"/>
        </w:rPr>
        <w:t xml:space="preserve"> Discovery in </w:t>
      </w:r>
      <w:proofErr w:type="spellStart"/>
      <w:r w:rsidRPr="003A2EE8">
        <w:rPr>
          <w:rFonts w:ascii="Georgia" w:hAnsi="Georgia" w:cs="Arial"/>
          <w:color w:val="FF0000"/>
          <w:sz w:val="20"/>
          <w:szCs w:val="20"/>
          <w:shd w:val="clear" w:color="auto" w:fill="FFFFFF"/>
        </w:rPr>
        <w:t>Databases</w:t>
      </w:r>
      <w:proofErr w:type="spellEnd"/>
      <w:r w:rsidRPr="003A2EE8">
        <w:rPr>
          <w:rFonts w:ascii="Georgia" w:hAnsi="Georgia" w:cs="Arial"/>
          <w:color w:val="FF0000"/>
          <w:sz w:val="20"/>
          <w:szCs w:val="20"/>
          <w:shd w:val="clear" w:color="auto" w:fill="FFFFFF"/>
        </w:rPr>
        <w:t>); es un campo de la estadística y las</w:t>
      </w:r>
      <w:r w:rsidRPr="003A2EE8">
        <w:rPr>
          <w:rStyle w:val="apple-converted-space"/>
          <w:rFonts w:ascii="Georgia" w:hAnsi="Georgia" w:cs="Arial"/>
          <w:color w:val="FF0000"/>
          <w:sz w:val="20"/>
          <w:szCs w:val="20"/>
          <w:shd w:val="clear" w:color="auto" w:fill="FFFFFF"/>
        </w:rPr>
        <w:t> </w:t>
      </w:r>
      <w:r w:rsidRPr="003A2EE8">
        <w:rPr>
          <w:rFonts w:ascii="Georgia" w:hAnsi="Georgia" w:cs="Arial"/>
          <w:color w:val="FF0000"/>
          <w:sz w:val="20"/>
          <w:szCs w:val="20"/>
          <w:shd w:val="clear" w:color="auto" w:fill="FFFFFF"/>
        </w:rPr>
        <w:t>ciencias de la computación</w:t>
      </w:r>
      <w:r w:rsidRPr="003A2EE8">
        <w:rPr>
          <w:rStyle w:val="apple-converted-space"/>
          <w:rFonts w:ascii="Georgia" w:hAnsi="Georgia" w:cs="Arial"/>
          <w:color w:val="FF0000"/>
          <w:sz w:val="20"/>
          <w:szCs w:val="20"/>
          <w:shd w:val="clear" w:color="auto" w:fill="FFFFFF"/>
        </w:rPr>
        <w:t xml:space="preserve"> cuyo objetivo es </w:t>
      </w:r>
      <w:r w:rsidRPr="003A2EE8">
        <w:rPr>
          <w:rFonts w:ascii="Georgia" w:hAnsi="Georgia" w:cs="Arial"/>
          <w:color w:val="FF0000"/>
          <w:sz w:val="20"/>
          <w:szCs w:val="20"/>
          <w:shd w:val="clear" w:color="auto" w:fill="FFFFFF"/>
        </w:rPr>
        <w:t>intentar descubrir patrones en grandes volúmenes de conjuntos de datos.</w:t>
      </w:r>
    </w:p>
    <w:p w14:paraId="2E230862" w14:textId="77777777" w:rsidR="00A73DB2" w:rsidRPr="003A2EE8" w:rsidRDefault="00A73DB2" w:rsidP="002A207E">
      <w:pPr>
        <w:pStyle w:val="ListParagraph"/>
        <w:spacing w:line="360" w:lineRule="auto"/>
        <w:ind w:left="426"/>
        <w:jc w:val="both"/>
        <w:rPr>
          <w:color w:val="FF0000"/>
        </w:rPr>
      </w:pPr>
    </w:p>
    <w:p w14:paraId="11055FE9" w14:textId="77777777" w:rsidR="00A73DB2" w:rsidRPr="003A2EE8" w:rsidRDefault="00A73DB2" w:rsidP="002A207E">
      <w:pPr>
        <w:pStyle w:val="ListParagraph"/>
        <w:numPr>
          <w:ilvl w:val="0"/>
          <w:numId w:val="18"/>
        </w:numPr>
        <w:spacing w:line="360" w:lineRule="auto"/>
        <w:ind w:left="426"/>
        <w:jc w:val="both"/>
        <w:rPr>
          <w:color w:val="FF0000"/>
        </w:rPr>
      </w:pPr>
      <w:r w:rsidRPr="003A2EE8">
        <w:rPr>
          <w:rFonts w:ascii="Georgia" w:hAnsi="Georgia"/>
          <w:color w:val="FF0000"/>
          <w:sz w:val="20"/>
        </w:rPr>
        <w:t xml:space="preserve">El Informe referido de </w:t>
      </w:r>
      <w:r w:rsidRPr="003A2EE8">
        <w:rPr>
          <w:rFonts w:ascii="Georgia" w:hAnsi="Georgia"/>
          <w:i/>
          <w:color w:val="FF0000"/>
          <w:sz w:val="20"/>
        </w:rPr>
        <w:t>IDG</w:t>
      </w:r>
      <w:r w:rsidRPr="003A2EE8">
        <w:rPr>
          <w:rFonts w:ascii="Georgia" w:hAnsi="Georgia"/>
          <w:color w:val="FF0000"/>
          <w:sz w:val="20"/>
        </w:rPr>
        <w:t xml:space="preserve"> se puede consultar en la URL:</w:t>
      </w:r>
    </w:p>
    <w:p w14:paraId="163D2BFD" w14:textId="77777777" w:rsidR="00A73DB2" w:rsidRPr="003A2EE8" w:rsidRDefault="00A73DB2" w:rsidP="002A207E">
      <w:pPr>
        <w:rPr>
          <w:color w:val="FF0000"/>
          <w:sz w:val="20"/>
        </w:rPr>
      </w:pPr>
      <w:r w:rsidRPr="003A2EE8">
        <w:rPr>
          <w:rFonts w:ascii="Georgia" w:hAnsi="Georgia"/>
          <w:i/>
          <w:color w:val="FF0000"/>
          <w:sz w:val="20"/>
        </w:rPr>
        <w:t xml:space="preserve">   </w:t>
      </w:r>
      <w:r w:rsidRPr="003A2EE8">
        <w:rPr>
          <w:rFonts w:ascii="Georgia" w:hAnsi="Georgia"/>
          <w:i/>
          <w:color w:val="FF0000"/>
          <w:sz w:val="20"/>
        </w:rPr>
        <w:tab/>
        <w:t xml:space="preserve"> </w:t>
      </w:r>
      <w:r w:rsidRPr="003A2EE8">
        <w:rPr>
          <w:rFonts w:ascii="Georgia" w:hAnsi="Georgia"/>
          <w:i/>
          <w:color w:val="FF0000"/>
          <w:sz w:val="18"/>
        </w:rPr>
        <w:t>https://www.idgenterprise.com/resource/research/2015-big-data-and-analytics-survey/</w:t>
      </w:r>
      <w:r w:rsidRPr="003A2EE8">
        <w:rPr>
          <w:rFonts w:ascii="Georgia" w:hAnsi="Georgia"/>
          <w:color w:val="FF0000"/>
          <w:sz w:val="18"/>
        </w:rPr>
        <w:t xml:space="preserve"> </w:t>
      </w:r>
    </w:p>
    <w:p w14:paraId="43CD412E" w14:textId="77777777" w:rsidR="00A73DB2" w:rsidRPr="003A2EE8" w:rsidRDefault="00A73DB2" w:rsidP="002A207E">
      <w:pPr>
        <w:rPr>
          <w:color w:val="FF0000"/>
        </w:rPr>
      </w:pPr>
    </w:p>
    <w:p w14:paraId="344A6B5C" w14:textId="77777777" w:rsidR="00A73DB2" w:rsidRPr="003A2EE8" w:rsidRDefault="00A73DB2" w:rsidP="002A207E">
      <w:pPr>
        <w:pStyle w:val="Heading1"/>
        <w:numPr>
          <w:ilvl w:val="0"/>
          <w:numId w:val="0"/>
        </w:numPr>
        <w:jc w:val="center"/>
      </w:pPr>
      <w:r w:rsidRPr="00464A30">
        <w:rPr>
          <w:color w:val="FF0000"/>
        </w:rPr>
        <w:br w:type="page"/>
      </w:r>
      <w:bookmarkStart w:id="1" w:name="_Toc488444228"/>
      <w:r w:rsidRPr="003A2EE8">
        <w:lastRenderedPageBreak/>
        <w:t>Abstract</w:t>
      </w:r>
      <w:bookmarkEnd w:id="1"/>
    </w:p>
    <w:p w14:paraId="2605869C" w14:textId="77777777" w:rsidR="00A73DB2" w:rsidRPr="003A2EE8" w:rsidRDefault="00A73DB2" w:rsidP="002A207E">
      <w:pPr>
        <w:rPr>
          <w:color w:val="FF0000"/>
          <w:lang w:val="en-US"/>
        </w:rPr>
      </w:pPr>
    </w:p>
    <w:p w14:paraId="3D09CE83" w14:textId="77777777" w:rsidR="00A73DB2" w:rsidRPr="003A2EE8" w:rsidRDefault="00A73DB2" w:rsidP="002A207E">
      <w:pPr>
        <w:rPr>
          <w:rFonts w:ascii="Georgia" w:hAnsi="Georgia"/>
          <w:color w:val="FF0000"/>
          <w:lang w:val="en-US"/>
        </w:rPr>
      </w:pPr>
      <w:r w:rsidRPr="003A2EE8">
        <w:rPr>
          <w:rFonts w:ascii="Georgia" w:hAnsi="Georgia"/>
          <w:color w:val="FF0000"/>
          <w:lang w:val="en-US"/>
        </w:rPr>
        <w:t>In the last decades, Data mining concept has acquired a decisive role, independently of the sector to which a company belongs, since, through the analysis and treatment of the data that they collect on a massive daily basis, it is possible to transform a "Simple" set of data collected by their Information Systems, in pure knowledge.</w:t>
      </w:r>
    </w:p>
    <w:p w14:paraId="3C444823" w14:textId="77777777" w:rsidR="00A73DB2" w:rsidRPr="003A2EE8" w:rsidRDefault="00A73DB2" w:rsidP="002A207E">
      <w:pPr>
        <w:rPr>
          <w:rFonts w:ascii="Georgia" w:hAnsi="Georgia"/>
          <w:color w:val="FF0000"/>
          <w:lang w:val="en-US"/>
        </w:rPr>
      </w:pPr>
      <w:r w:rsidRPr="003A2EE8">
        <w:rPr>
          <w:rFonts w:ascii="Georgia" w:hAnsi="Georgia"/>
          <w:color w:val="FF0000"/>
          <w:lang w:val="en-US"/>
        </w:rPr>
        <w:t>To put some real figures to facilitate the understanding of the progress made in this regard, since 2014 business environments have been increasing investment in Big Data and Analytics in a substantial way, so that according to the report published by IDG 2, an 83 % Of large companies and up to 63% of SMEs have invested or have planned an investment strategy in this type of initiatives.</w:t>
      </w:r>
    </w:p>
    <w:p w14:paraId="22904AAC" w14:textId="77777777" w:rsidR="00A73DB2" w:rsidRPr="003A2EE8" w:rsidRDefault="00A73DB2" w:rsidP="002A207E">
      <w:pPr>
        <w:rPr>
          <w:color w:val="FF0000"/>
          <w:lang w:val="en-US"/>
        </w:rPr>
      </w:pPr>
      <w:r w:rsidRPr="003A2EE8">
        <w:rPr>
          <w:rFonts w:ascii="Georgia" w:hAnsi="Georgia"/>
          <w:color w:val="FF0000"/>
          <w:lang w:val="en-US"/>
        </w:rPr>
        <w:t>That said, discerning between data that have behavior considered "normal" and those that are presented as atypical, may be interesting, and even crucial, depending on the type of data we are analyzing. In Clustering techniques, the detection of Anomalies arises quite naturally, due mainly to clustering in Clusters that is generated, always based on their similarity (distance), reason why it has been chosen to use it throughout the work Presented in the following pages.</w:t>
      </w:r>
    </w:p>
    <w:p w14:paraId="148D67CD" w14:textId="77777777" w:rsidR="00A73DB2" w:rsidRPr="003A2EE8" w:rsidRDefault="00A73DB2" w:rsidP="002A207E">
      <w:pPr>
        <w:rPr>
          <w:color w:val="FF0000"/>
          <w:lang w:val="en-US"/>
        </w:rPr>
      </w:pPr>
    </w:p>
    <w:p w14:paraId="0FD3E99C" w14:textId="77777777" w:rsidR="00A73DB2" w:rsidRPr="003A2EE8" w:rsidRDefault="00A73DB2" w:rsidP="002A207E">
      <w:pPr>
        <w:rPr>
          <w:color w:val="FF0000"/>
          <w:lang w:val="en-US"/>
        </w:rPr>
      </w:pPr>
    </w:p>
    <w:p w14:paraId="4FB5B9BF" w14:textId="77777777" w:rsidR="00A73DB2" w:rsidRPr="003A2EE8" w:rsidRDefault="00A73DB2" w:rsidP="002A207E">
      <w:pPr>
        <w:pBdr>
          <w:bottom w:val="double" w:sz="6" w:space="1" w:color="auto"/>
        </w:pBdr>
        <w:rPr>
          <w:rFonts w:ascii="Georgia" w:hAnsi="Georgia" w:cstheme="minorHAnsi"/>
          <w:iCs/>
          <w:color w:val="FF0000"/>
          <w:lang w:val="en-US" w:bidi="he-IL"/>
        </w:rPr>
      </w:pPr>
    </w:p>
    <w:p w14:paraId="09A3B772" w14:textId="77777777" w:rsidR="00A73DB2" w:rsidRPr="003A2EE8" w:rsidRDefault="00A73DB2" w:rsidP="002A207E">
      <w:pPr>
        <w:rPr>
          <w:rFonts w:ascii="Georgia" w:hAnsi="Georgia"/>
          <w:color w:val="FF0000"/>
          <w:sz w:val="18"/>
          <w:lang w:val="en-US"/>
        </w:rPr>
      </w:pPr>
    </w:p>
    <w:p w14:paraId="68C148D5" w14:textId="77777777" w:rsidR="00A73DB2" w:rsidRPr="003A2EE8" w:rsidRDefault="00393E6D" w:rsidP="002A207E">
      <w:pPr>
        <w:pStyle w:val="ListParagraph"/>
        <w:spacing w:line="360" w:lineRule="auto"/>
        <w:ind w:left="426"/>
        <w:jc w:val="both"/>
        <w:rPr>
          <w:color w:val="FF0000"/>
          <w:lang w:val="en-US"/>
        </w:rPr>
      </w:pPr>
      <w:r w:rsidRPr="003A2EE8">
        <w:rPr>
          <w:rFonts w:ascii="Georgia" w:hAnsi="Georgia"/>
          <w:color w:val="FF0000"/>
          <w:sz w:val="20"/>
          <w:szCs w:val="20"/>
          <w:lang w:val="en-US"/>
        </w:rPr>
        <w:t xml:space="preserve">1 </w:t>
      </w:r>
      <w:r w:rsidR="00A73DB2" w:rsidRPr="003A2EE8">
        <w:rPr>
          <w:rFonts w:ascii="Georgia" w:hAnsi="Georgia"/>
          <w:color w:val="FF0000"/>
          <w:sz w:val="20"/>
          <w:szCs w:val="20"/>
          <w:lang w:val="en-US"/>
        </w:rPr>
        <w:t>Data mining is defined as the exploration and treatment of the data, one of the stages of previous analysis that are part of the Knowledge Discovery in Databases (KDD); Is a field of statistics and computer science whose aim is to try to discover patterns in large volumes of data sets.</w:t>
      </w:r>
    </w:p>
    <w:p w14:paraId="5A140AF7" w14:textId="77777777" w:rsidR="00A73DB2" w:rsidRPr="003A2EE8" w:rsidRDefault="00A73DB2" w:rsidP="002A207E">
      <w:pPr>
        <w:pStyle w:val="ListParagraph"/>
        <w:spacing w:line="360" w:lineRule="auto"/>
        <w:ind w:left="426"/>
        <w:jc w:val="both"/>
        <w:rPr>
          <w:rFonts w:ascii="Georgia" w:hAnsi="Georgia"/>
          <w:color w:val="FF0000"/>
          <w:sz w:val="20"/>
          <w:lang w:val="en-US"/>
        </w:rPr>
      </w:pPr>
    </w:p>
    <w:p w14:paraId="4DF57BAC" w14:textId="77777777" w:rsidR="00A73DB2" w:rsidRPr="003A2EE8" w:rsidRDefault="00A73DB2" w:rsidP="002A207E">
      <w:pPr>
        <w:pStyle w:val="ListParagraph"/>
        <w:spacing w:line="360" w:lineRule="auto"/>
        <w:ind w:left="426"/>
        <w:jc w:val="both"/>
        <w:rPr>
          <w:color w:val="FF0000"/>
          <w:lang w:val="en-US"/>
        </w:rPr>
      </w:pPr>
      <w:r w:rsidRPr="003A2EE8">
        <w:rPr>
          <w:rFonts w:ascii="Georgia" w:hAnsi="Georgia"/>
          <w:color w:val="FF0000"/>
          <w:sz w:val="20"/>
          <w:lang w:val="en-US"/>
        </w:rPr>
        <w:t>2 The referred Report of IDG can be consulted in the URL:</w:t>
      </w:r>
    </w:p>
    <w:p w14:paraId="5D965C6F" w14:textId="77777777" w:rsidR="00A73DB2" w:rsidRPr="003A2EE8" w:rsidRDefault="00A73DB2" w:rsidP="002A207E">
      <w:pPr>
        <w:rPr>
          <w:color w:val="FF0000"/>
          <w:lang w:val="en-US"/>
        </w:rPr>
      </w:pPr>
      <w:r w:rsidRPr="003A2EE8">
        <w:rPr>
          <w:rFonts w:ascii="Georgia" w:hAnsi="Georgia"/>
          <w:i/>
          <w:color w:val="FF0000"/>
          <w:sz w:val="20"/>
          <w:lang w:val="en-US"/>
        </w:rPr>
        <w:t xml:space="preserve">    https://www.idgenterprise.com/resource/research/2015-big-data-and-analytics-survey/</w:t>
      </w:r>
      <w:r w:rsidRPr="003A2EE8">
        <w:rPr>
          <w:rFonts w:ascii="Georgia" w:hAnsi="Georgia"/>
          <w:color w:val="FF0000"/>
          <w:sz w:val="20"/>
          <w:lang w:val="en-US"/>
        </w:rPr>
        <w:t xml:space="preserve"> </w:t>
      </w:r>
    </w:p>
    <w:p w14:paraId="6C64FE31" w14:textId="77777777" w:rsidR="00A73DB2" w:rsidRPr="00FC0A57" w:rsidRDefault="00A73DB2" w:rsidP="002A207E">
      <w:pPr>
        <w:rPr>
          <w:rFonts w:asciiTheme="majorHAnsi" w:eastAsiaTheme="majorEastAsia" w:hAnsiTheme="majorHAnsi" w:cstheme="majorBidi"/>
          <w:color w:val="17365D" w:themeColor="text2" w:themeShade="BF"/>
          <w:spacing w:val="5"/>
          <w:kern w:val="28"/>
          <w:sz w:val="52"/>
          <w:szCs w:val="52"/>
          <w:lang w:val="en-US"/>
        </w:rPr>
      </w:pPr>
      <w:r w:rsidRPr="00FC0A57">
        <w:rPr>
          <w:lang w:val="en-US"/>
        </w:rPr>
        <w:br w:type="page"/>
      </w:r>
    </w:p>
    <w:p w14:paraId="79787EE8" w14:textId="77777777" w:rsidR="00A73DB2" w:rsidRDefault="00A73DB2" w:rsidP="002A207E">
      <w:pPr>
        <w:pStyle w:val="Heading1"/>
        <w:numPr>
          <w:ilvl w:val="0"/>
          <w:numId w:val="22"/>
        </w:numPr>
      </w:pPr>
      <w:bookmarkStart w:id="2" w:name="_Toc488444229"/>
      <w:proofErr w:type="spellStart"/>
      <w:r>
        <w:lastRenderedPageBreak/>
        <w:t>Introducción</w:t>
      </w:r>
      <w:bookmarkEnd w:id="2"/>
      <w:proofErr w:type="spellEnd"/>
    </w:p>
    <w:p w14:paraId="1EA973B5" w14:textId="77777777" w:rsidR="0077509F" w:rsidRDefault="0077509F" w:rsidP="0077509F">
      <w:pPr>
        <w:rPr>
          <w:rFonts w:ascii="Georgia" w:hAnsi="Georgia"/>
          <w:lang w:val="en-US"/>
        </w:rPr>
      </w:pPr>
    </w:p>
    <w:p w14:paraId="65C8B01B" w14:textId="77777777" w:rsidR="0077509F" w:rsidRPr="00AF4F1F" w:rsidRDefault="0077509F" w:rsidP="0077509F">
      <w:pPr>
        <w:rPr>
          <w:rFonts w:ascii="Georgia" w:hAnsi="Georgia"/>
        </w:rPr>
      </w:pPr>
      <w:r w:rsidRPr="00AF4F1F">
        <w:rPr>
          <w:rFonts w:ascii="Georgia" w:hAnsi="Georgia"/>
        </w:rPr>
        <w:t xml:space="preserve">Hoy en día, el volumen de datos recabados por los sistemas informatizados es una fuente de información tan </w:t>
      </w:r>
      <w:r w:rsidR="00AF4F1F" w:rsidRPr="00AF4F1F">
        <w:rPr>
          <w:rFonts w:ascii="Georgia" w:hAnsi="Georgia"/>
        </w:rPr>
        <w:t>amplia</w:t>
      </w:r>
      <w:r w:rsidRPr="00AF4F1F">
        <w:rPr>
          <w:rFonts w:ascii="Georgia" w:hAnsi="Georgia"/>
        </w:rPr>
        <w:t xml:space="preserve"> que</w:t>
      </w:r>
      <w:r w:rsidR="00AF4F1F" w:rsidRPr="00AF4F1F">
        <w:rPr>
          <w:rFonts w:ascii="Georgia" w:hAnsi="Georgia"/>
        </w:rPr>
        <w:t>,</w:t>
      </w:r>
      <w:r w:rsidRPr="00AF4F1F">
        <w:rPr>
          <w:rFonts w:ascii="Georgia" w:hAnsi="Georgia"/>
        </w:rPr>
        <w:t xml:space="preserve"> realmente, no somos capaces de tratar</w:t>
      </w:r>
      <w:r w:rsidR="00EB437A">
        <w:rPr>
          <w:rFonts w:ascii="Georgia" w:hAnsi="Georgia"/>
        </w:rPr>
        <w:t>la</w:t>
      </w:r>
      <w:r w:rsidRPr="00AF4F1F">
        <w:rPr>
          <w:rFonts w:ascii="Georgia" w:hAnsi="Georgia"/>
        </w:rPr>
        <w:t xml:space="preserve"> de un m</w:t>
      </w:r>
      <w:r w:rsidR="00AF4F1F" w:rsidRPr="00AF4F1F">
        <w:rPr>
          <w:rFonts w:ascii="Georgia" w:hAnsi="Georgia"/>
        </w:rPr>
        <w:t>odo</w:t>
      </w:r>
      <w:r w:rsidRPr="00AF4F1F">
        <w:rPr>
          <w:rFonts w:ascii="Georgia" w:hAnsi="Georgia"/>
        </w:rPr>
        <w:t xml:space="preserve"> eficiente. Dicha información puede ser muy valiosa</w:t>
      </w:r>
      <w:r w:rsidR="00F0506E">
        <w:rPr>
          <w:rFonts w:ascii="Georgia" w:hAnsi="Georgia"/>
        </w:rPr>
        <w:t xml:space="preserve"> para las empresas</w:t>
      </w:r>
      <w:r w:rsidRPr="00AF4F1F">
        <w:rPr>
          <w:rFonts w:ascii="Georgia" w:hAnsi="Georgia"/>
        </w:rPr>
        <w:t xml:space="preserve"> en cualquier escenario imaginable, mayor incluso de la que se pueda suponer a priori.  </w:t>
      </w:r>
    </w:p>
    <w:p w14:paraId="5F18F557" w14:textId="77777777" w:rsidR="00AF4F1F" w:rsidRDefault="00AF4F1F" w:rsidP="002A207E">
      <w:pPr>
        <w:rPr>
          <w:rFonts w:ascii="Georgia" w:hAnsi="Georgia"/>
        </w:rPr>
      </w:pPr>
      <w:r>
        <w:rPr>
          <w:rFonts w:ascii="Georgia" w:hAnsi="Georgia"/>
        </w:rPr>
        <w:t xml:space="preserve">Dicho esto, se </w:t>
      </w:r>
      <w:r w:rsidRPr="00AF4F1F">
        <w:rPr>
          <w:rFonts w:ascii="Georgia" w:hAnsi="Georgia"/>
        </w:rPr>
        <w:t>plantea el reto de cómo obtener</w:t>
      </w:r>
      <w:r>
        <w:rPr>
          <w:rFonts w:ascii="Georgia" w:hAnsi="Georgia"/>
        </w:rPr>
        <w:t xml:space="preserve">, </w:t>
      </w:r>
      <w:r w:rsidRPr="00AF4F1F">
        <w:rPr>
          <w:rFonts w:ascii="Georgia" w:hAnsi="Georgia"/>
        </w:rPr>
        <w:t xml:space="preserve">no una colección de datos, sino </w:t>
      </w:r>
      <w:r>
        <w:rPr>
          <w:rFonts w:ascii="Georgia" w:hAnsi="Georgia"/>
        </w:rPr>
        <w:t xml:space="preserve">información y conocimiento a partir de ellos, para poder aplicar el procedimiento definido </w:t>
      </w:r>
      <w:r w:rsidR="00037599">
        <w:rPr>
          <w:rFonts w:ascii="Georgia" w:hAnsi="Georgia"/>
        </w:rPr>
        <w:t xml:space="preserve">que corresponda </w:t>
      </w:r>
      <w:r w:rsidR="00712B79">
        <w:rPr>
          <w:rFonts w:ascii="Georgia" w:hAnsi="Georgia"/>
        </w:rPr>
        <w:t xml:space="preserve">en cada caso. </w:t>
      </w:r>
    </w:p>
    <w:p w14:paraId="5B88FC45" w14:textId="77777777" w:rsidR="00AF4F1F" w:rsidRDefault="00AF4F1F" w:rsidP="002A207E">
      <w:pPr>
        <w:rPr>
          <w:rFonts w:ascii="Georgia" w:hAnsi="Georgia"/>
        </w:rPr>
      </w:pPr>
    </w:p>
    <w:p w14:paraId="3142D1F6" w14:textId="77777777" w:rsidR="008157EB" w:rsidRDefault="00B568E2" w:rsidP="00D001A1">
      <w:pPr>
        <w:spacing w:after="0"/>
        <w:rPr>
          <w:rFonts w:cs="Arial"/>
          <w:b/>
          <w:i/>
          <w:sz w:val="24"/>
        </w:rPr>
      </w:pPr>
      <w:r>
        <w:rPr>
          <w:rFonts w:cs="Arial"/>
          <w:b/>
          <w:i/>
          <w:sz w:val="24"/>
        </w:rPr>
        <w:t>Datos de origen</w:t>
      </w:r>
    </w:p>
    <w:p w14:paraId="6B7D9D9C" w14:textId="77777777" w:rsidR="00D001A1" w:rsidRPr="006162CA" w:rsidRDefault="00D001A1" w:rsidP="00D001A1">
      <w:pPr>
        <w:spacing w:after="0"/>
        <w:rPr>
          <w:rFonts w:cs="Arial"/>
          <w:b/>
          <w:i/>
          <w:sz w:val="24"/>
        </w:rPr>
      </w:pPr>
    </w:p>
    <w:p w14:paraId="4D14624E" w14:textId="77777777" w:rsidR="00A41F57" w:rsidRDefault="006162CA" w:rsidP="002A207E">
      <w:pPr>
        <w:rPr>
          <w:rFonts w:ascii="Georgia" w:hAnsi="Georgia"/>
        </w:rPr>
      </w:pPr>
      <w:r>
        <w:rPr>
          <w:rFonts w:ascii="Georgia" w:hAnsi="Georgia"/>
        </w:rPr>
        <w:t>Todos los años</w:t>
      </w:r>
      <w:r w:rsidR="00A41F57">
        <w:rPr>
          <w:rFonts w:ascii="Georgia" w:hAnsi="Georgia"/>
        </w:rPr>
        <w:t xml:space="preserve"> se celebra una competición a </w:t>
      </w:r>
      <w:r w:rsidR="009B7670">
        <w:rPr>
          <w:rFonts w:ascii="Georgia" w:hAnsi="Georgia"/>
        </w:rPr>
        <w:t xml:space="preserve">escala </w:t>
      </w:r>
      <w:r w:rsidR="00A41F57">
        <w:rPr>
          <w:rFonts w:ascii="Georgia" w:hAnsi="Georgia"/>
        </w:rPr>
        <w:t xml:space="preserve">mundial creado por la                              asociación </w:t>
      </w:r>
      <w:r w:rsidR="00A41F57" w:rsidRPr="00A41F57">
        <w:rPr>
          <w:rFonts w:ascii="Georgia" w:hAnsi="Georgia"/>
          <w:i/>
        </w:rPr>
        <w:t>VAST</w:t>
      </w:r>
      <w:r w:rsidR="00A41F57">
        <w:rPr>
          <w:rFonts w:ascii="Georgia" w:hAnsi="Georgia"/>
        </w:rPr>
        <w:t xml:space="preserve"> (Visual </w:t>
      </w:r>
      <w:proofErr w:type="spellStart"/>
      <w:r w:rsidR="00A41F57">
        <w:rPr>
          <w:rFonts w:ascii="Georgia" w:hAnsi="Georgia"/>
        </w:rPr>
        <w:t>Analytics</w:t>
      </w:r>
      <w:proofErr w:type="spellEnd"/>
      <w:r w:rsidR="00A41F57">
        <w:rPr>
          <w:rFonts w:ascii="Georgia" w:hAnsi="Georgia"/>
        </w:rPr>
        <w:t xml:space="preserve"> </w:t>
      </w:r>
      <w:proofErr w:type="spellStart"/>
      <w:r w:rsidR="00A41F57">
        <w:rPr>
          <w:rFonts w:ascii="Georgia" w:hAnsi="Georgia"/>
        </w:rPr>
        <w:t>Science</w:t>
      </w:r>
      <w:proofErr w:type="spellEnd"/>
      <w:r w:rsidR="00A41F57">
        <w:rPr>
          <w:rFonts w:ascii="Georgia" w:hAnsi="Georgia"/>
        </w:rPr>
        <w:t xml:space="preserve"> and </w:t>
      </w:r>
      <w:proofErr w:type="spellStart"/>
      <w:r w:rsidR="00A41F57">
        <w:rPr>
          <w:rFonts w:ascii="Georgia" w:hAnsi="Georgia"/>
        </w:rPr>
        <w:t>Technology</w:t>
      </w:r>
      <w:proofErr w:type="spellEnd"/>
      <w:r w:rsidR="00A41F57">
        <w:rPr>
          <w:rFonts w:ascii="Georgia" w:hAnsi="Georgia"/>
        </w:rPr>
        <w:t xml:space="preserve">), cuyo objetivo es fundamentalmente </w:t>
      </w:r>
      <w:r w:rsidR="009B7670">
        <w:rPr>
          <w:rFonts w:ascii="Georgia" w:hAnsi="Georgia"/>
        </w:rPr>
        <w:t xml:space="preserve">el </w:t>
      </w:r>
      <w:r w:rsidR="00A41F57">
        <w:rPr>
          <w:rFonts w:ascii="Georgia" w:hAnsi="Georgia"/>
        </w:rPr>
        <w:t xml:space="preserve">avance en el campo del Análisis Visual.   </w:t>
      </w:r>
    </w:p>
    <w:p w14:paraId="220C3543" w14:textId="77777777" w:rsidR="008157EB" w:rsidRDefault="00A41F57" w:rsidP="002A207E">
      <w:pPr>
        <w:rPr>
          <w:rFonts w:ascii="Georgia" w:hAnsi="Georgia"/>
        </w:rPr>
      </w:pPr>
      <w:r>
        <w:rPr>
          <w:rFonts w:ascii="Georgia" w:hAnsi="Georgia"/>
        </w:rPr>
        <w:t xml:space="preserve">Para ello, se crean varios retos </w:t>
      </w:r>
      <w:r w:rsidR="00582131">
        <w:rPr>
          <w:rFonts w:ascii="Georgia" w:hAnsi="Georgia"/>
        </w:rPr>
        <w:t xml:space="preserve">(VAST </w:t>
      </w:r>
      <w:proofErr w:type="spellStart"/>
      <w:r w:rsidR="00582131">
        <w:rPr>
          <w:rFonts w:ascii="Georgia" w:hAnsi="Georgia"/>
        </w:rPr>
        <w:t>Challenges</w:t>
      </w:r>
      <w:proofErr w:type="spellEnd"/>
      <w:r w:rsidR="00582131">
        <w:rPr>
          <w:rFonts w:ascii="Georgia" w:hAnsi="Georgia"/>
        </w:rPr>
        <w:t xml:space="preserve">) </w:t>
      </w:r>
      <w:r>
        <w:rPr>
          <w:rFonts w:ascii="Georgia" w:hAnsi="Georgia"/>
        </w:rPr>
        <w:t xml:space="preserve">destinados a que los científicos de datos comprendan </w:t>
      </w:r>
      <w:r w:rsidR="00582131">
        <w:rPr>
          <w:rFonts w:ascii="Georgia" w:hAnsi="Georgia"/>
        </w:rPr>
        <w:t xml:space="preserve">a través </w:t>
      </w:r>
      <w:r>
        <w:rPr>
          <w:rFonts w:ascii="Georgia" w:hAnsi="Georgia"/>
        </w:rPr>
        <w:t xml:space="preserve">de un </w:t>
      </w:r>
      <w:r w:rsidR="00582131">
        <w:rPr>
          <w:rFonts w:ascii="Georgia" w:hAnsi="Georgia"/>
        </w:rPr>
        <w:t xml:space="preserve">caso </w:t>
      </w:r>
      <w:r>
        <w:rPr>
          <w:rFonts w:ascii="Georgia" w:hAnsi="Georgia"/>
        </w:rPr>
        <w:t>práctico, cómo la transformación de los d</w:t>
      </w:r>
      <w:r w:rsidR="00582131">
        <w:rPr>
          <w:rFonts w:ascii="Georgia" w:hAnsi="Georgia"/>
        </w:rPr>
        <w:t xml:space="preserve">atos, así como su visualización e interacción puede transformar un desarrollo de software en una herramienta potente capaz de </w:t>
      </w:r>
      <w:r w:rsidR="00424294">
        <w:rPr>
          <w:rFonts w:ascii="Georgia" w:hAnsi="Georgia"/>
        </w:rPr>
        <w:t>realizar ciertas tareas con esa información procesada</w:t>
      </w:r>
      <w:r w:rsidR="006D371D">
        <w:rPr>
          <w:rFonts w:ascii="Georgia" w:hAnsi="Georgia"/>
        </w:rPr>
        <w:t xml:space="preserve"> (</w:t>
      </w:r>
      <w:proofErr w:type="spellStart"/>
      <w:r w:rsidR="006D371D">
        <w:rPr>
          <w:rFonts w:ascii="Georgia" w:hAnsi="Georgia"/>
        </w:rPr>
        <w:t>benchmarks</w:t>
      </w:r>
      <w:proofErr w:type="spellEnd"/>
      <w:r w:rsidR="006D371D">
        <w:rPr>
          <w:rFonts w:ascii="Georgia" w:hAnsi="Georgia"/>
        </w:rPr>
        <w:t>)</w:t>
      </w:r>
      <w:r w:rsidR="00582131">
        <w:rPr>
          <w:rFonts w:ascii="Georgia" w:hAnsi="Georgia"/>
        </w:rPr>
        <w:t xml:space="preserve">, </w:t>
      </w:r>
      <w:r w:rsidR="006D371D">
        <w:rPr>
          <w:rFonts w:ascii="Georgia" w:hAnsi="Georgia"/>
        </w:rPr>
        <w:t xml:space="preserve">                     </w:t>
      </w:r>
      <w:r w:rsidR="00582131">
        <w:rPr>
          <w:rFonts w:ascii="Georgia" w:hAnsi="Georgia"/>
        </w:rPr>
        <w:t xml:space="preserve">e incluso, llegar a </w:t>
      </w:r>
      <w:r w:rsidR="006D371D">
        <w:rPr>
          <w:rFonts w:ascii="Georgia" w:hAnsi="Georgia"/>
        </w:rPr>
        <w:t xml:space="preserve">suponer </w:t>
      </w:r>
      <w:r w:rsidR="00424294">
        <w:rPr>
          <w:rFonts w:ascii="Georgia" w:hAnsi="Georgia"/>
        </w:rPr>
        <w:t xml:space="preserve">un avance </w:t>
      </w:r>
      <w:r w:rsidR="006D371D">
        <w:rPr>
          <w:rFonts w:ascii="Georgia" w:hAnsi="Georgia"/>
        </w:rPr>
        <w:t xml:space="preserve">real </w:t>
      </w:r>
      <w:r w:rsidR="00424294">
        <w:rPr>
          <w:rFonts w:ascii="Georgia" w:hAnsi="Georgia"/>
        </w:rPr>
        <w:t xml:space="preserve">en la </w:t>
      </w:r>
      <w:r w:rsidR="00582131">
        <w:rPr>
          <w:rFonts w:ascii="Georgia" w:hAnsi="Georgia"/>
        </w:rPr>
        <w:t>resol</w:t>
      </w:r>
      <w:r w:rsidR="00424294">
        <w:rPr>
          <w:rFonts w:ascii="Georgia" w:hAnsi="Georgia"/>
        </w:rPr>
        <w:t xml:space="preserve">ución de </w:t>
      </w:r>
      <w:r w:rsidR="00582131">
        <w:rPr>
          <w:rFonts w:ascii="Georgia" w:hAnsi="Georgia"/>
        </w:rPr>
        <w:t xml:space="preserve">problemas más complejos. </w:t>
      </w:r>
    </w:p>
    <w:p w14:paraId="49640688" w14:textId="77777777" w:rsidR="00A41F57" w:rsidRDefault="00E04AE6" w:rsidP="002A207E">
      <w:pPr>
        <w:rPr>
          <w:rFonts w:ascii="Georgia" w:hAnsi="Georgia"/>
        </w:rPr>
      </w:pPr>
      <w:r>
        <w:rPr>
          <w:rFonts w:ascii="Georgia" w:hAnsi="Georgia"/>
        </w:rPr>
        <w:t>Los datos analizados en este documento pertenecen a uno de estos retos</w:t>
      </w:r>
      <w:ins w:id="3" w:author="DANIEL ALCAIDE VILLAR" w:date="2017-07-22T22:12:00Z">
        <w:r w:rsidR="004B7863">
          <w:rPr>
            <w:rFonts w:ascii="Georgia" w:hAnsi="Georgia"/>
          </w:rPr>
          <w:t xml:space="preserve">, más </w:t>
        </w:r>
      </w:ins>
      <w:ins w:id="4" w:author="DANIEL ALCAIDE VILLAR" w:date="2017-07-22T22:13:00Z">
        <w:r w:rsidR="004B7863">
          <w:rPr>
            <w:rFonts w:ascii="Georgia" w:hAnsi="Georgia"/>
          </w:rPr>
          <w:t xml:space="preserve">concretamente </w:t>
        </w:r>
        <w:r w:rsidR="00E6219A">
          <w:rPr>
            <w:rFonts w:ascii="Georgia" w:hAnsi="Georgia"/>
          </w:rPr>
          <w:t>a la competición del año 2016</w:t>
        </w:r>
      </w:ins>
      <w:r>
        <w:rPr>
          <w:rFonts w:ascii="Georgia" w:hAnsi="Georgia"/>
        </w:rPr>
        <w:t>. Veamos en qué consiste para tener una visión global del problema planteado:</w:t>
      </w:r>
    </w:p>
    <w:p w14:paraId="1D5B7C48" w14:textId="77777777" w:rsidR="00EF514F" w:rsidRPr="00C24F85" w:rsidRDefault="00E04AE6" w:rsidP="00EF514F">
      <w:pPr>
        <w:rPr>
          <w:rFonts w:ascii="Georgia" w:hAnsi="Georgia" w:cs="Arial"/>
          <w:lang w:val="es-ES"/>
        </w:rPr>
      </w:pPr>
      <w:r>
        <w:rPr>
          <w:rFonts w:ascii="Georgia" w:hAnsi="Georgia"/>
        </w:rPr>
        <w:t xml:space="preserve">Una empresa llamada </w:t>
      </w:r>
      <w:proofErr w:type="spellStart"/>
      <w:r>
        <w:rPr>
          <w:rFonts w:ascii="Georgia" w:hAnsi="Georgia"/>
        </w:rPr>
        <w:t>GAStech</w:t>
      </w:r>
      <w:proofErr w:type="spellEnd"/>
      <w:r>
        <w:rPr>
          <w:rFonts w:ascii="Georgia" w:hAnsi="Georgia"/>
        </w:rPr>
        <w:t xml:space="preserve"> (ficticia), a raíz de un problema de seguridad de los empleados acontecido en 2014, </w:t>
      </w:r>
      <w:r w:rsidR="00EF514F">
        <w:rPr>
          <w:rFonts w:ascii="Georgia" w:hAnsi="Georgia"/>
        </w:rPr>
        <w:t xml:space="preserve">en el que hubo un caso de secuestro de empleados, </w:t>
      </w:r>
      <w:r>
        <w:rPr>
          <w:rFonts w:ascii="Georgia" w:hAnsi="Georgia"/>
        </w:rPr>
        <w:t>decide mejorar las instalaciones de sus oficinas</w:t>
      </w:r>
      <w:r w:rsidR="00EF514F">
        <w:rPr>
          <w:rFonts w:ascii="Georgia" w:hAnsi="Georgia"/>
        </w:rPr>
        <w:t>;  D</w:t>
      </w:r>
      <w:r>
        <w:rPr>
          <w:rFonts w:ascii="Georgia" w:hAnsi="Georgia"/>
        </w:rPr>
        <w:t>ecide construir un nuevo edificio de tres plantas cerca de su localización anterior que cumple con los estándares más estrictos en materia de eficiencia energética</w:t>
      </w:r>
      <w:r w:rsidR="00EF514F">
        <w:rPr>
          <w:rFonts w:ascii="Georgia" w:hAnsi="Georgia"/>
        </w:rPr>
        <w:t xml:space="preserve"> y h</w:t>
      </w:r>
      <w:r>
        <w:rPr>
          <w:rFonts w:ascii="Georgia" w:hAnsi="Georgia"/>
        </w:rPr>
        <w:t>a sido equipado con todo tipo de sensores que miden distintos parámetros del propio edificio, como pueden ser la temperatura o la concentración por zonas de distintas sustancias químicas.</w:t>
      </w:r>
      <w:r w:rsidRPr="00EF514F">
        <w:rPr>
          <w:rFonts w:ascii="Georgia" w:hAnsi="Georgia" w:cs="Arial"/>
          <w:color w:val="444444"/>
          <w:lang w:val="es-ES"/>
        </w:rPr>
        <w:t xml:space="preserve"> </w:t>
      </w:r>
      <w:r w:rsidR="00EF514F">
        <w:rPr>
          <w:rFonts w:ascii="Georgia" w:hAnsi="Georgia" w:cs="Arial"/>
          <w:color w:val="444444"/>
          <w:lang w:val="es-ES"/>
        </w:rPr>
        <w:t xml:space="preserve"> </w:t>
      </w:r>
      <w:r w:rsidR="00EF514F" w:rsidRPr="00C24F85">
        <w:rPr>
          <w:rFonts w:ascii="Georgia" w:hAnsi="Georgia" w:cs="Arial"/>
          <w:lang w:val="es-ES"/>
        </w:rPr>
        <w:t>A esto, se suma que los empleados tienen que llevar tarjetas de proximidad, con el fin de evitar otro caso como el de 2014.</w:t>
      </w:r>
    </w:p>
    <w:p w14:paraId="59BB86B5" w14:textId="77777777" w:rsidR="009A0E07" w:rsidRDefault="009A0E07" w:rsidP="00EF514F">
      <w:pPr>
        <w:rPr>
          <w:rFonts w:ascii="Georgia" w:hAnsi="Georgia" w:cs="Arial"/>
          <w:color w:val="444444"/>
          <w:shd w:val="clear" w:color="auto" w:fill="FFFFFF"/>
          <w:lang w:val="es-ES"/>
        </w:rPr>
      </w:pPr>
    </w:p>
    <w:p w14:paraId="0A2BC292" w14:textId="77777777" w:rsidR="009A0E07" w:rsidRDefault="009A0E07" w:rsidP="00EF514F">
      <w:pPr>
        <w:rPr>
          <w:rFonts w:ascii="Georgia" w:hAnsi="Georgia" w:cs="Arial"/>
          <w:color w:val="444444"/>
          <w:shd w:val="clear" w:color="auto" w:fill="FFFFFF"/>
          <w:lang w:val="es-ES"/>
        </w:rPr>
      </w:pPr>
    </w:p>
    <w:p w14:paraId="4BD41555" w14:textId="77777777" w:rsidR="009A0E07" w:rsidRDefault="009A0E07" w:rsidP="00EF514F">
      <w:pPr>
        <w:rPr>
          <w:rFonts w:ascii="Georgia" w:hAnsi="Georgia" w:cs="Arial"/>
          <w:color w:val="444444"/>
          <w:shd w:val="clear" w:color="auto" w:fill="FFFFFF"/>
          <w:lang w:val="es-ES"/>
        </w:rPr>
      </w:pPr>
    </w:p>
    <w:p w14:paraId="224343DC" w14:textId="77777777" w:rsidR="00EF514F" w:rsidRPr="00EF514F" w:rsidRDefault="00EF514F" w:rsidP="00EF514F">
      <w:pPr>
        <w:rPr>
          <w:rFonts w:ascii="Georgia" w:hAnsi="Georgia" w:cs="Arial"/>
          <w:color w:val="444444"/>
          <w:shd w:val="clear" w:color="auto" w:fill="FFFFFF"/>
          <w:lang w:val="es-ES"/>
        </w:rPr>
      </w:pPr>
      <w:r w:rsidRPr="00EF514F">
        <w:rPr>
          <w:rFonts w:ascii="Georgia" w:hAnsi="Georgia" w:cs="Arial"/>
          <w:color w:val="444444"/>
          <w:shd w:val="clear" w:color="auto" w:fill="FFFFFF"/>
          <w:lang w:val="es-ES"/>
        </w:rPr>
        <w:t xml:space="preserve">El reto plantea </w:t>
      </w:r>
      <w:r>
        <w:rPr>
          <w:rFonts w:ascii="Georgia" w:hAnsi="Georgia" w:cs="Arial"/>
          <w:color w:val="444444"/>
          <w:shd w:val="clear" w:color="auto" w:fill="FFFFFF"/>
          <w:lang w:val="es-ES"/>
        </w:rPr>
        <w:t xml:space="preserve">que, como expertos en </w:t>
      </w:r>
      <w:r w:rsidRPr="003A0C15">
        <w:rPr>
          <w:rFonts w:ascii="Georgia" w:hAnsi="Georgia" w:cs="Arial"/>
          <w:i/>
          <w:color w:val="444444"/>
          <w:shd w:val="clear" w:color="auto" w:fill="FFFFFF"/>
          <w:lang w:val="es-ES"/>
        </w:rPr>
        <w:t xml:space="preserve">Visual </w:t>
      </w:r>
      <w:proofErr w:type="spellStart"/>
      <w:r w:rsidRPr="003A0C15">
        <w:rPr>
          <w:rFonts w:ascii="Georgia" w:hAnsi="Georgia" w:cs="Arial"/>
          <w:i/>
          <w:color w:val="444444"/>
          <w:shd w:val="clear" w:color="auto" w:fill="FFFFFF"/>
          <w:lang w:val="es-ES"/>
        </w:rPr>
        <w:t>Analytics</w:t>
      </w:r>
      <w:proofErr w:type="spellEnd"/>
      <w:r>
        <w:rPr>
          <w:rFonts w:ascii="Georgia" w:hAnsi="Georgia" w:cs="Arial"/>
          <w:color w:val="444444"/>
          <w:shd w:val="clear" w:color="auto" w:fill="FFFFFF"/>
          <w:lang w:val="es-ES"/>
        </w:rPr>
        <w:t xml:space="preserve">, se lleve a cabo un análisis exhaustivo de los </w:t>
      </w:r>
      <w:r w:rsidRPr="00EF514F">
        <w:rPr>
          <w:rFonts w:ascii="Georgia" w:hAnsi="Georgia" w:cs="Arial"/>
          <w:color w:val="444444"/>
          <w:shd w:val="clear" w:color="auto" w:fill="FFFFFF"/>
          <w:lang w:val="es-ES"/>
        </w:rPr>
        <w:t xml:space="preserve">datos recolectados por </w:t>
      </w:r>
      <w:r>
        <w:rPr>
          <w:rFonts w:ascii="Georgia" w:hAnsi="Georgia" w:cs="Arial"/>
          <w:color w:val="444444"/>
          <w:shd w:val="clear" w:color="auto" w:fill="FFFFFF"/>
          <w:lang w:val="es-ES"/>
        </w:rPr>
        <w:t xml:space="preserve">estos </w:t>
      </w:r>
      <w:r w:rsidRPr="00EF514F">
        <w:rPr>
          <w:rFonts w:ascii="Georgia" w:hAnsi="Georgia" w:cs="Arial"/>
          <w:color w:val="444444"/>
          <w:shd w:val="clear" w:color="auto" w:fill="FFFFFF"/>
          <w:lang w:val="es-ES"/>
        </w:rPr>
        <w:t>sensores</w:t>
      </w:r>
      <w:r>
        <w:rPr>
          <w:rFonts w:ascii="Georgia" w:hAnsi="Georgia" w:cs="Arial"/>
          <w:color w:val="444444"/>
          <w:shd w:val="clear" w:color="auto" w:fill="FFFFFF"/>
          <w:lang w:val="es-ES"/>
        </w:rPr>
        <w:t xml:space="preserve"> en un período de dos semanas, entre los días           31 de mayo y 13 de Junio, con el fin de detectar </w:t>
      </w:r>
      <w:r w:rsidR="009A0E07">
        <w:rPr>
          <w:rFonts w:ascii="Georgia" w:hAnsi="Georgia" w:cs="Arial"/>
          <w:color w:val="444444"/>
          <w:shd w:val="clear" w:color="auto" w:fill="FFFFFF"/>
          <w:lang w:val="es-ES"/>
        </w:rPr>
        <w:t xml:space="preserve">patrones de comportamiento que </w:t>
      </w:r>
      <w:r w:rsidR="003A0C15">
        <w:rPr>
          <w:rFonts w:ascii="Georgia" w:hAnsi="Georgia" w:cs="Arial"/>
          <w:color w:val="444444"/>
          <w:shd w:val="clear" w:color="auto" w:fill="FFFFFF"/>
          <w:lang w:val="es-ES"/>
        </w:rPr>
        <w:t xml:space="preserve">posibilite la </w:t>
      </w:r>
      <w:r w:rsidR="009A0E07">
        <w:rPr>
          <w:rFonts w:ascii="Georgia" w:hAnsi="Georgia" w:cs="Arial"/>
          <w:color w:val="444444"/>
          <w:shd w:val="clear" w:color="auto" w:fill="FFFFFF"/>
          <w:lang w:val="es-ES"/>
        </w:rPr>
        <w:t>identifi</w:t>
      </w:r>
      <w:r w:rsidR="003A0C15">
        <w:rPr>
          <w:rFonts w:ascii="Georgia" w:hAnsi="Georgia" w:cs="Arial"/>
          <w:color w:val="444444"/>
          <w:shd w:val="clear" w:color="auto" w:fill="FFFFFF"/>
          <w:lang w:val="es-ES"/>
        </w:rPr>
        <w:t xml:space="preserve">cación de </w:t>
      </w:r>
      <w:r>
        <w:rPr>
          <w:rFonts w:ascii="Georgia" w:hAnsi="Georgia" w:cs="Arial"/>
          <w:color w:val="444444"/>
          <w:shd w:val="clear" w:color="auto" w:fill="FFFFFF"/>
          <w:lang w:val="es-ES"/>
        </w:rPr>
        <w:t>posibles fallos operacionales en el edificio, así como problemas de seguridad que pongan en riesgo al personal que trabaja en él.</w:t>
      </w:r>
    </w:p>
    <w:p w14:paraId="098F0A92" w14:textId="77777777" w:rsidR="00A41F57" w:rsidRPr="00E04AE6" w:rsidRDefault="009A0E07" w:rsidP="00A41F57">
      <w:pPr>
        <w:rPr>
          <w:lang w:val="es-ES"/>
        </w:rPr>
      </w:pPr>
      <w:r w:rsidRPr="009A0E07">
        <w:rPr>
          <w:rFonts w:ascii="Georgia" w:hAnsi="Georgia" w:cs="Arial"/>
          <w:color w:val="444444"/>
          <w:lang w:val="es-ES"/>
        </w:rPr>
        <w:t xml:space="preserve">Para más información, se puede consultar </w:t>
      </w:r>
      <w:hyperlink r:id="rId9" w:tooltip="2016 VAST Challenge: MC2" w:history="1">
        <w:r w:rsidR="00E04AE6" w:rsidRPr="00861CBA">
          <w:rPr>
            <w:rStyle w:val="Hyperlink"/>
            <w:rFonts w:ascii="Georgia" w:hAnsi="Georgia" w:cs="Arial"/>
            <w:i/>
            <w:color w:val="51A128"/>
            <w:sz w:val="22"/>
            <w:shd w:val="clear" w:color="auto" w:fill="FFFFFF"/>
            <w:lang w:val="es-ES"/>
          </w:rPr>
          <w:t>VAST Challenge 2016: Mini-Challenge 2</w:t>
        </w:r>
      </w:hyperlink>
      <w:r w:rsidR="00E04AE6" w:rsidRPr="009A0E07">
        <w:rPr>
          <w:rStyle w:val="apple-converted-space"/>
          <w:rFonts w:ascii="Georgia" w:hAnsi="Georgia" w:cs="Arial"/>
          <w:color w:val="444444"/>
          <w:shd w:val="clear" w:color="auto" w:fill="FFFFFF"/>
          <w:lang w:val="es-ES"/>
        </w:rPr>
        <w:t> </w:t>
      </w:r>
      <w:r w:rsidR="00E04AE6" w:rsidRPr="009A0E07">
        <w:rPr>
          <w:rFonts w:ascii="Georgia" w:hAnsi="Georgia" w:cs="Arial"/>
          <w:color w:val="444444"/>
          <w:shd w:val="clear" w:color="auto" w:fill="FFFFFF"/>
          <w:lang w:val="es-ES"/>
        </w:rPr>
        <w:t>.</w:t>
      </w:r>
      <w:r w:rsidR="00E04AE6" w:rsidRPr="009A0E07">
        <w:rPr>
          <w:rFonts w:ascii="Georgia" w:hAnsi="Georgia" w:cs="Arial"/>
          <w:color w:val="444444"/>
          <w:lang w:val="es-ES"/>
        </w:rPr>
        <w:br/>
      </w:r>
      <w:r w:rsidR="00E04AE6" w:rsidRPr="009A0E07">
        <w:rPr>
          <w:rFonts w:ascii="Georgia" w:hAnsi="Georgia" w:cs="Arial"/>
          <w:color w:val="444444"/>
          <w:lang w:val="es-ES"/>
        </w:rPr>
        <w:br/>
      </w:r>
      <w:r w:rsidR="00A41F57" w:rsidRPr="00E04AE6">
        <w:rPr>
          <w:rStyle w:val="apple-converted-space"/>
          <w:rFonts w:cs="Arial"/>
          <w:color w:val="444444"/>
          <w:shd w:val="clear" w:color="auto" w:fill="FFFFFF"/>
          <w:lang w:val="es-ES"/>
        </w:rPr>
        <w:t> </w:t>
      </w:r>
    </w:p>
    <w:p w14:paraId="4F9526A1" w14:textId="77777777" w:rsidR="00A73DB2" w:rsidRPr="00881281" w:rsidRDefault="00A73DB2" w:rsidP="002A207E">
      <w:pPr>
        <w:pStyle w:val="Heading2"/>
      </w:pPr>
      <w:bookmarkStart w:id="5" w:name="_Toc488444230"/>
      <w:r w:rsidRPr="00881281">
        <w:t>Motivación</w:t>
      </w:r>
      <w:bookmarkEnd w:id="5"/>
      <w:r w:rsidRPr="00881281">
        <w:t xml:space="preserve"> </w:t>
      </w:r>
    </w:p>
    <w:p w14:paraId="27F7D30B" w14:textId="77777777" w:rsidR="00A73DB2" w:rsidRPr="002771E4" w:rsidRDefault="00A73DB2" w:rsidP="002A207E">
      <w:pPr>
        <w:rPr>
          <w:lang w:val="es-ES"/>
        </w:rPr>
      </w:pPr>
    </w:p>
    <w:p w14:paraId="69681DB1" w14:textId="77777777" w:rsidR="00DC747A" w:rsidRDefault="00A73DB2" w:rsidP="002A207E">
      <w:pPr>
        <w:rPr>
          <w:rFonts w:ascii="Georgia" w:hAnsi="Georgia"/>
        </w:rPr>
      </w:pPr>
      <w:r>
        <w:rPr>
          <w:rFonts w:ascii="Georgia" w:hAnsi="Georgia"/>
        </w:rPr>
        <w:t>L</w:t>
      </w:r>
      <w:r w:rsidR="00F808AC">
        <w:rPr>
          <w:rFonts w:ascii="Georgia" w:hAnsi="Georgia"/>
        </w:rPr>
        <w:t xml:space="preserve">os valores presentados por los sensores, ubicados en zonas </w:t>
      </w:r>
      <w:r>
        <w:rPr>
          <w:rFonts w:ascii="Georgia" w:hAnsi="Georgia"/>
        </w:rPr>
        <w:t xml:space="preserve">estratégicas </w:t>
      </w:r>
      <w:r w:rsidR="00DC747A">
        <w:rPr>
          <w:rFonts w:ascii="Georgia" w:hAnsi="Georgia"/>
        </w:rPr>
        <w:t xml:space="preserve">a lo largo </w:t>
      </w:r>
      <w:r>
        <w:rPr>
          <w:rFonts w:ascii="Georgia" w:hAnsi="Georgia"/>
        </w:rPr>
        <w:t>de</w:t>
      </w:r>
      <w:r w:rsidR="00F808AC">
        <w:rPr>
          <w:rFonts w:ascii="Georgia" w:hAnsi="Georgia"/>
        </w:rPr>
        <w:t xml:space="preserve"> las </w:t>
      </w:r>
      <w:r w:rsidR="00DC747A">
        <w:rPr>
          <w:rFonts w:ascii="Georgia" w:hAnsi="Georgia"/>
        </w:rPr>
        <w:t xml:space="preserve">tres </w:t>
      </w:r>
      <w:r w:rsidR="00F808AC">
        <w:rPr>
          <w:rFonts w:ascii="Georgia" w:hAnsi="Georgia"/>
        </w:rPr>
        <w:t xml:space="preserve">plantas del </w:t>
      </w:r>
      <w:r>
        <w:rPr>
          <w:rFonts w:ascii="Georgia" w:hAnsi="Georgia"/>
        </w:rPr>
        <w:t>edificio</w:t>
      </w:r>
      <w:r w:rsidRPr="00A112E8">
        <w:rPr>
          <w:rFonts w:ascii="Georgia" w:hAnsi="Georgia"/>
        </w:rPr>
        <w:t xml:space="preserve">, </w:t>
      </w:r>
      <w:r w:rsidR="00DC747A">
        <w:rPr>
          <w:rFonts w:ascii="Georgia" w:hAnsi="Georgia"/>
        </w:rPr>
        <w:t xml:space="preserve">una vez </w:t>
      </w:r>
      <w:r>
        <w:rPr>
          <w:rFonts w:ascii="Georgia" w:hAnsi="Georgia"/>
        </w:rPr>
        <w:t>s</w:t>
      </w:r>
      <w:r w:rsidR="00DC747A">
        <w:rPr>
          <w:rFonts w:ascii="Georgia" w:hAnsi="Georgia"/>
        </w:rPr>
        <w:t xml:space="preserve">on tratados, analizados e </w:t>
      </w:r>
      <w:r w:rsidRPr="00A112E8">
        <w:rPr>
          <w:rFonts w:ascii="Georgia" w:hAnsi="Georgia"/>
        </w:rPr>
        <w:t>interpre</w:t>
      </w:r>
      <w:r w:rsidR="00DC747A">
        <w:rPr>
          <w:rFonts w:ascii="Georgia" w:hAnsi="Georgia"/>
        </w:rPr>
        <w:t xml:space="preserve">tados, </w:t>
      </w:r>
      <w:r w:rsidRPr="00A112E8">
        <w:rPr>
          <w:rFonts w:ascii="Georgia" w:hAnsi="Georgia"/>
        </w:rPr>
        <w:t xml:space="preserve">nos puede </w:t>
      </w:r>
      <w:r w:rsidR="00DC747A">
        <w:rPr>
          <w:rFonts w:ascii="Georgia" w:hAnsi="Georgia"/>
        </w:rPr>
        <w:t xml:space="preserve">aportar </w:t>
      </w:r>
      <w:r w:rsidRPr="00A112E8">
        <w:rPr>
          <w:rFonts w:ascii="Georgia" w:hAnsi="Georgia"/>
        </w:rPr>
        <w:t>ciertas pistas sobre si el funcionamiento es</w:t>
      </w:r>
      <w:r w:rsidR="00DC747A">
        <w:rPr>
          <w:rFonts w:ascii="Georgia" w:hAnsi="Georgia"/>
        </w:rPr>
        <w:t xml:space="preserve"> el</w:t>
      </w:r>
      <w:r w:rsidRPr="00A112E8">
        <w:rPr>
          <w:rFonts w:ascii="Georgia" w:hAnsi="Georgia"/>
        </w:rPr>
        <w:t xml:space="preserve"> </w:t>
      </w:r>
      <w:r w:rsidR="00DC747A">
        <w:rPr>
          <w:rFonts w:ascii="Georgia" w:hAnsi="Georgia"/>
        </w:rPr>
        <w:t xml:space="preserve">esperado </w:t>
      </w:r>
      <w:r w:rsidRPr="00A112E8">
        <w:rPr>
          <w:rFonts w:ascii="Georgia" w:hAnsi="Georgia"/>
        </w:rPr>
        <w:t xml:space="preserve">o no, lo que se traduce en </w:t>
      </w:r>
      <w:r w:rsidR="00DC747A">
        <w:rPr>
          <w:rFonts w:ascii="Georgia" w:hAnsi="Georgia"/>
        </w:rPr>
        <w:t xml:space="preserve">la detección de posibles anomalías, datos atípicos que pueden influir en fallos de tipo operativo o incluso, en fallos de </w:t>
      </w:r>
      <w:r w:rsidRPr="00A112E8">
        <w:rPr>
          <w:rFonts w:ascii="Georgia" w:hAnsi="Georgia"/>
        </w:rPr>
        <w:t>seguridad</w:t>
      </w:r>
      <w:r>
        <w:rPr>
          <w:rFonts w:ascii="Georgia" w:hAnsi="Georgia"/>
        </w:rPr>
        <w:t xml:space="preserve"> </w:t>
      </w:r>
      <w:r w:rsidR="00DC747A">
        <w:rPr>
          <w:rFonts w:ascii="Georgia" w:hAnsi="Georgia"/>
        </w:rPr>
        <w:t xml:space="preserve">en relación con el personal que trabaja en él. </w:t>
      </w:r>
    </w:p>
    <w:p w14:paraId="5A480131" w14:textId="77777777" w:rsidR="000E3E5A" w:rsidRDefault="00C549CE" w:rsidP="00C549CE">
      <w:pPr>
        <w:rPr>
          <w:ins w:id="6" w:author="DANIEL ALCAIDE VILLAR" w:date="2017-07-22T22:20:00Z"/>
          <w:rFonts w:ascii="Georgia" w:hAnsi="Georgia"/>
        </w:rPr>
      </w:pPr>
      <w:commentRangeStart w:id="7"/>
      <w:r>
        <w:rPr>
          <w:rFonts w:ascii="Georgia" w:hAnsi="Georgia"/>
        </w:rPr>
        <w:t xml:space="preserve">La detección de anomalías se ha convertido en una herramienta muy potente a la hora de detectar grupos que presentan comportamientos diferentes al resto, conocidos como </w:t>
      </w:r>
      <w:proofErr w:type="spellStart"/>
      <w:r w:rsidR="00283D1F">
        <w:rPr>
          <w:rFonts w:ascii="Georgia" w:hAnsi="Georgia"/>
          <w:b/>
          <w:i/>
        </w:rPr>
        <w:t>outlier</w:t>
      </w:r>
      <w:r w:rsidRPr="00A21D8D">
        <w:rPr>
          <w:rFonts w:ascii="Georgia" w:hAnsi="Georgia"/>
          <w:b/>
          <w:i/>
        </w:rPr>
        <w:t>s</w:t>
      </w:r>
      <w:proofErr w:type="spellEnd"/>
      <w:r>
        <w:rPr>
          <w:rFonts w:ascii="Georgia" w:hAnsi="Georgia"/>
        </w:rPr>
        <w:t xml:space="preserve">. </w:t>
      </w:r>
      <w:r w:rsidR="000E3E5A">
        <w:rPr>
          <w:rFonts w:ascii="Georgia" w:hAnsi="Georgia"/>
        </w:rPr>
        <w:t xml:space="preserve"> </w:t>
      </w:r>
      <w:commentRangeEnd w:id="7"/>
      <w:r w:rsidR="004B4478">
        <w:rPr>
          <w:rStyle w:val="CommentReference"/>
          <w:rFonts w:asciiTheme="minorHAnsi" w:hAnsiTheme="minorHAnsi"/>
          <w:lang w:val="es-ES"/>
        </w:rPr>
        <w:commentReference w:id="7"/>
      </w:r>
    </w:p>
    <w:p w14:paraId="1762923D" w14:textId="2C43A067" w:rsidR="004B4478" w:rsidRDefault="00444F93" w:rsidP="00C549CE">
      <w:pPr>
        <w:rPr>
          <w:ins w:id="8" w:author="DANIEL ALCAIDE VILLAR" w:date="2017-07-22T22:26:00Z"/>
          <w:rFonts w:ascii="Georgia" w:hAnsi="Georgia"/>
        </w:rPr>
      </w:pPr>
      <w:commentRangeStart w:id="9"/>
      <w:ins w:id="10" w:author="DANIEL ALCAIDE VILLAR" w:date="2017-07-22T22:20:00Z">
        <w:r>
          <w:rPr>
            <w:rFonts w:ascii="Georgia" w:hAnsi="Georgia"/>
          </w:rPr>
          <w:t>Añadir</w:t>
        </w:r>
        <w:commentRangeEnd w:id="9"/>
        <w:r>
          <w:rPr>
            <w:rStyle w:val="CommentReference"/>
            <w:rFonts w:asciiTheme="minorHAnsi" w:hAnsiTheme="minorHAnsi"/>
            <w:lang w:val="es-ES"/>
          </w:rPr>
          <w:commentReference w:id="9"/>
        </w:r>
      </w:ins>
    </w:p>
    <w:p w14:paraId="48DB21DD" w14:textId="00B8FEC4" w:rsidR="00444F93" w:rsidRDefault="00444F93" w:rsidP="00C549CE">
      <w:pPr>
        <w:rPr>
          <w:rFonts w:ascii="Georgia" w:hAnsi="Georgia"/>
        </w:rPr>
      </w:pPr>
      <w:commentRangeStart w:id="11"/>
      <w:ins w:id="12" w:author="DANIEL ALCAIDE VILLAR" w:date="2017-07-22T22:26:00Z">
        <w:r>
          <w:rPr>
            <w:rFonts w:ascii="Georgia" w:hAnsi="Georgia"/>
          </w:rPr>
          <w:t>Añadir</w:t>
        </w:r>
        <w:commentRangeEnd w:id="11"/>
        <w:r w:rsidR="00520FF1">
          <w:rPr>
            <w:rStyle w:val="CommentReference"/>
            <w:rFonts w:asciiTheme="minorHAnsi" w:hAnsiTheme="minorHAnsi"/>
            <w:lang w:val="es-ES"/>
          </w:rPr>
          <w:commentReference w:id="11"/>
        </w:r>
      </w:ins>
    </w:p>
    <w:p w14:paraId="3B90F50B" w14:textId="77777777" w:rsidR="00CA7F39" w:rsidRDefault="00A23B9A" w:rsidP="00C549CE">
      <w:pPr>
        <w:rPr>
          <w:rFonts w:ascii="Georgia" w:hAnsi="Georgia"/>
        </w:rPr>
      </w:pPr>
      <w:commentRangeStart w:id="13"/>
      <w:r>
        <w:rPr>
          <w:rFonts w:ascii="Georgia" w:hAnsi="Georgia"/>
        </w:rPr>
        <w:t>Para ello, n</w:t>
      </w:r>
      <w:r w:rsidR="00C549CE">
        <w:rPr>
          <w:rFonts w:ascii="Georgia" w:hAnsi="Georgia"/>
        </w:rPr>
        <w:t>ormalmente, se utiliza</w:t>
      </w:r>
      <w:r w:rsidR="000E3E5A">
        <w:rPr>
          <w:rFonts w:ascii="Georgia" w:hAnsi="Georgia"/>
        </w:rPr>
        <w:t>n</w:t>
      </w:r>
      <w:r w:rsidR="00C549CE">
        <w:rPr>
          <w:rFonts w:ascii="Georgia" w:hAnsi="Georgia"/>
        </w:rPr>
        <w:t xml:space="preserve"> de forma conjunta </w:t>
      </w:r>
      <w:r w:rsidR="000E3E5A">
        <w:rPr>
          <w:rFonts w:ascii="Georgia" w:hAnsi="Georgia"/>
        </w:rPr>
        <w:t>varias técnicas</w:t>
      </w:r>
      <w:commentRangeEnd w:id="13"/>
      <w:r w:rsidR="005E6C61">
        <w:rPr>
          <w:rStyle w:val="CommentReference"/>
          <w:rFonts w:asciiTheme="minorHAnsi" w:hAnsiTheme="minorHAnsi"/>
          <w:lang w:val="es-ES"/>
        </w:rPr>
        <w:commentReference w:id="13"/>
      </w:r>
      <w:r w:rsidR="00CA7F39">
        <w:rPr>
          <w:rFonts w:ascii="Georgia" w:hAnsi="Georgia"/>
        </w:rPr>
        <w:t xml:space="preserve">: </w:t>
      </w:r>
      <w:commentRangeStart w:id="14"/>
      <w:r w:rsidR="00CA7F39">
        <w:rPr>
          <w:rFonts w:ascii="Georgia" w:hAnsi="Georgia"/>
        </w:rPr>
        <w:t>e</w:t>
      </w:r>
      <w:r w:rsidR="000E3E5A">
        <w:rPr>
          <w:rFonts w:ascii="Georgia" w:hAnsi="Georgia"/>
        </w:rPr>
        <w:t xml:space="preserve">n nuestro caso, se han combinado </w:t>
      </w:r>
      <w:commentRangeEnd w:id="14"/>
      <w:r w:rsidR="0015311E">
        <w:rPr>
          <w:rStyle w:val="CommentReference"/>
          <w:rFonts w:asciiTheme="minorHAnsi" w:hAnsiTheme="minorHAnsi"/>
          <w:lang w:val="es-ES"/>
        </w:rPr>
        <w:commentReference w:id="14"/>
      </w:r>
      <w:r w:rsidR="000E3E5A">
        <w:rPr>
          <w:rFonts w:ascii="Georgia" w:hAnsi="Georgia"/>
        </w:rPr>
        <w:t>técnicas de</w:t>
      </w:r>
      <w:r w:rsidR="00C549CE">
        <w:rPr>
          <w:rFonts w:ascii="Georgia" w:hAnsi="Georgia"/>
        </w:rPr>
        <w:t xml:space="preserve"> </w:t>
      </w:r>
      <w:proofErr w:type="spellStart"/>
      <w:r w:rsidR="00C549CE" w:rsidRPr="00A21D8D">
        <w:rPr>
          <w:rFonts w:ascii="Georgia" w:hAnsi="Georgia"/>
          <w:i/>
        </w:rPr>
        <w:t>Clustering</w:t>
      </w:r>
      <w:proofErr w:type="spellEnd"/>
      <w:r w:rsidR="00CA7F39">
        <w:rPr>
          <w:rFonts w:ascii="Georgia" w:hAnsi="Georgia"/>
          <w:i/>
        </w:rPr>
        <w:t xml:space="preserve"> Jerárquico </w:t>
      </w:r>
      <w:r w:rsidR="00CA7F39">
        <w:rPr>
          <w:rFonts w:ascii="Georgia" w:hAnsi="Georgia"/>
        </w:rPr>
        <w:t xml:space="preserve">basado en la distancia </w:t>
      </w:r>
      <w:r>
        <w:rPr>
          <w:rFonts w:ascii="Georgia" w:hAnsi="Georgia"/>
        </w:rPr>
        <w:t xml:space="preserve"> </w:t>
      </w:r>
      <w:r w:rsidR="00CA7F39" w:rsidRPr="00A23B9A">
        <w:rPr>
          <w:rFonts w:ascii="Georgia" w:hAnsi="Georgia"/>
          <w:i/>
        </w:rPr>
        <w:t xml:space="preserve">DTW </w:t>
      </w:r>
      <w:r w:rsidR="00CA7F39">
        <w:rPr>
          <w:rFonts w:ascii="Georgia" w:hAnsi="Georgia"/>
        </w:rPr>
        <w:t xml:space="preserve"> </w:t>
      </w:r>
      <w:r w:rsidR="000E3E5A" w:rsidRPr="000E3E5A">
        <w:rPr>
          <w:rFonts w:ascii="Georgia" w:hAnsi="Georgia"/>
        </w:rPr>
        <w:t xml:space="preserve">con </w:t>
      </w:r>
      <w:commentRangeStart w:id="15"/>
      <w:r w:rsidR="00CA7F39">
        <w:rPr>
          <w:rFonts w:ascii="Georgia" w:hAnsi="Georgia"/>
        </w:rPr>
        <w:t xml:space="preserve">otras </w:t>
      </w:r>
      <w:r w:rsidR="000E3E5A" w:rsidRPr="000E3E5A">
        <w:rPr>
          <w:rFonts w:ascii="Georgia" w:hAnsi="Georgia"/>
        </w:rPr>
        <w:t xml:space="preserve">técnicas </w:t>
      </w:r>
      <w:r w:rsidR="00CA7F39">
        <w:rPr>
          <w:rFonts w:ascii="Georgia" w:hAnsi="Georgia"/>
        </w:rPr>
        <w:t xml:space="preserve">que permiten un análisis más directo e intuitivo mediante la </w:t>
      </w:r>
      <w:r w:rsidR="000E3E5A" w:rsidRPr="000E3E5A">
        <w:rPr>
          <w:rFonts w:ascii="Georgia" w:hAnsi="Georgia"/>
        </w:rPr>
        <w:t>visualizació</w:t>
      </w:r>
      <w:r w:rsidR="002143CF">
        <w:rPr>
          <w:rFonts w:ascii="Georgia" w:hAnsi="Georgia"/>
        </w:rPr>
        <w:t xml:space="preserve">n de </w:t>
      </w:r>
      <w:r w:rsidR="00CA7F39">
        <w:rPr>
          <w:rFonts w:ascii="Georgia" w:hAnsi="Georgia"/>
        </w:rPr>
        <w:t xml:space="preserve">diferentes gráficos, ya sean </w:t>
      </w:r>
      <w:proofErr w:type="spellStart"/>
      <w:r w:rsidR="002143CF">
        <w:rPr>
          <w:rFonts w:ascii="Georgia" w:hAnsi="Georgia"/>
        </w:rPr>
        <w:t>dendrogramas</w:t>
      </w:r>
      <w:proofErr w:type="spellEnd"/>
      <w:r w:rsidR="00CA7F39">
        <w:rPr>
          <w:rFonts w:ascii="Georgia" w:hAnsi="Georgia"/>
        </w:rPr>
        <w:t>, gráficos simples o gráficos agrupados por fecha</w:t>
      </w:r>
      <w:commentRangeEnd w:id="15"/>
      <w:r w:rsidR="008E01FE">
        <w:rPr>
          <w:rStyle w:val="CommentReference"/>
          <w:rFonts w:asciiTheme="minorHAnsi" w:hAnsiTheme="minorHAnsi"/>
          <w:lang w:val="es-ES"/>
        </w:rPr>
        <w:commentReference w:id="15"/>
      </w:r>
      <w:r w:rsidR="00CA7F39">
        <w:rPr>
          <w:rFonts w:ascii="Georgia" w:hAnsi="Georgia"/>
        </w:rPr>
        <w:t xml:space="preserve">.  </w:t>
      </w:r>
    </w:p>
    <w:p w14:paraId="43157A64" w14:textId="09DED24F" w:rsidR="00C549CE" w:rsidRDefault="00CA7F39" w:rsidP="00C549CE">
      <w:pPr>
        <w:rPr>
          <w:rFonts w:ascii="Georgia" w:hAnsi="Georgia"/>
        </w:rPr>
      </w:pPr>
      <w:r>
        <w:rPr>
          <w:rFonts w:ascii="Georgia" w:hAnsi="Georgia"/>
        </w:rPr>
        <w:t xml:space="preserve">Esto </w:t>
      </w:r>
      <w:del w:id="16" w:author="DANIEL ALCAIDE VILLAR" w:date="2017-07-22T22:35:00Z">
        <w:r w:rsidR="00C549CE" w:rsidDel="00BA0697">
          <w:rPr>
            <w:rFonts w:ascii="Georgia" w:hAnsi="Georgia"/>
          </w:rPr>
          <w:delText>hace</w:delText>
        </w:r>
      </w:del>
      <w:ins w:id="17" w:author="DANIEL ALCAIDE VILLAR" w:date="2017-07-22T22:35:00Z">
        <w:r w:rsidR="00BA0697">
          <w:rPr>
            <w:rFonts w:ascii="Georgia" w:hAnsi="Georgia"/>
          </w:rPr>
          <w:t>haría</w:t>
        </w:r>
      </w:ins>
      <w:r w:rsidR="00C549CE">
        <w:rPr>
          <w:rFonts w:ascii="Georgia" w:hAnsi="Georgia"/>
        </w:rPr>
        <w:t xml:space="preserve"> factible esa transformación de datos en conocimiento a la que hacía referencia anteriormente, uno de los mayores valores con que una empresa puede contar hoy en día. </w:t>
      </w:r>
    </w:p>
    <w:p w14:paraId="2A052E8A" w14:textId="5CFEA392" w:rsidR="00A73DB2" w:rsidRDefault="00A73DB2" w:rsidP="002A207E">
      <w:pPr>
        <w:rPr>
          <w:rFonts w:ascii="Georgia" w:hAnsi="Georgia"/>
        </w:rPr>
      </w:pPr>
      <w:r>
        <w:rPr>
          <w:rFonts w:ascii="Georgia" w:hAnsi="Georgia"/>
        </w:rPr>
        <w:t>L</w:t>
      </w:r>
      <w:r w:rsidRPr="00A112E8">
        <w:rPr>
          <w:rFonts w:ascii="Georgia" w:hAnsi="Georgia"/>
        </w:rPr>
        <w:t xml:space="preserve">a motivación </w:t>
      </w:r>
      <w:r>
        <w:rPr>
          <w:rFonts w:ascii="Georgia" w:hAnsi="Georgia"/>
        </w:rPr>
        <w:t xml:space="preserve">principal de este trabajo </w:t>
      </w:r>
      <w:r w:rsidRPr="00A112E8">
        <w:rPr>
          <w:rFonts w:ascii="Georgia" w:hAnsi="Georgia"/>
        </w:rPr>
        <w:t>ha sido en todo momento crear una metodología</w:t>
      </w:r>
      <w:r>
        <w:rPr>
          <w:rFonts w:ascii="Georgia" w:hAnsi="Georgia"/>
        </w:rPr>
        <w:t xml:space="preserve"> con la que poder </w:t>
      </w:r>
      <w:commentRangeStart w:id="18"/>
      <w:r>
        <w:rPr>
          <w:rFonts w:ascii="Georgia" w:hAnsi="Georgia"/>
        </w:rPr>
        <w:t>detectar anomalías</w:t>
      </w:r>
      <w:commentRangeEnd w:id="18"/>
      <w:r w:rsidR="00D63639">
        <w:rPr>
          <w:rStyle w:val="CommentReference"/>
          <w:rFonts w:asciiTheme="minorHAnsi" w:hAnsiTheme="minorHAnsi"/>
          <w:lang w:val="es-ES"/>
        </w:rPr>
        <w:commentReference w:id="18"/>
      </w:r>
      <w:r>
        <w:rPr>
          <w:rFonts w:ascii="Georgia" w:hAnsi="Georgia"/>
        </w:rPr>
        <w:t xml:space="preserve">, </w:t>
      </w:r>
      <w:del w:id="19" w:author="DANIEL ALCAIDE VILLAR" w:date="2017-07-22T22:38:00Z">
        <w:r w:rsidDel="002A1C96">
          <w:rPr>
            <w:rFonts w:ascii="Georgia" w:hAnsi="Georgia"/>
          </w:rPr>
          <w:delText>aquellos datos que se consideran atípicos</w:delText>
        </w:r>
      </w:del>
      <w:del w:id="20" w:author="DANIEL ALCAIDE VILLAR" w:date="2017-07-22T22:39:00Z">
        <w:r w:rsidDel="002A1C96">
          <w:rPr>
            <w:rFonts w:ascii="Georgia" w:hAnsi="Georgia"/>
          </w:rPr>
          <w:delText xml:space="preserve">, </w:delText>
        </w:r>
      </w:del>
      <w:r w:rsidR="006824D2">
        <w:rPr>
          <w:rFonts w:ascii="Georgia" w:hAnsi="Georgia"/>
        </w:rPr>
        <w:t xml:space="preserve">lo que nos </w:t>
      </w:r>
      <w:r>
        <w:rPr>
          <w:rFonts w:ascii="Georgia" w:hAnsi="Georgia"/>
        </w:rPr>
        <w:t>permit</w:t>
      </w:r>
      <w:r w:rsidR="006824D2">
        <w:rPr>
          <w:rFonts w:ascii="Georgia" w:hAnsi="Georgia"/>
        </w:rPr>
        <w:t>e,</w:t>
      </w:r>
      <w:r>
        <w:rPr>
          <w:rFonts w:ascii="Georgia" w:hAnsi="Georgia"/>
        </w:rPr>
        <w:t xml:space="preserve"> una vez aislados, adquirir un conocimiento so</w:t>
      </w:r>
      <w:r w:rsidR="00B72955">
        <w:rPr>
          <w:rFonts w:ascii="Georgia" w:hAnsi="Georgia"/>
        </w:rPr>
        <w:t>bre los mismos</w:t>
      </w:r>
      <w:commentRangeStart w:id="21"/>
      <w:r w:rsidR="00B72955">
        <w:rPr>
          <w:rFonts w:ascii="Georgia" w:hAnsi="Georgia"/>
        </w:rPr>
        <w:t xml:space="preserve">, </w:t>
      </w:r>
      <w:r w:rsidR="00DC747A">
        <w:rPr>
          <w:rFonts w:ascii="Georgia" w:hAnsi="Georgia"/>
        </w:rPr>
        <w:t xml:space="preserve">e incluso, en caso de ser </w:t>
      </w:r>
      <w:r>
        <w:rPr>
          <w:rFonts w:ascii="Georgia" w:hAnsi="Georgia"/>
        </w:rPr>
        <w:t xml:space="preserve">necesario por implicar </w:t>
      </w:r>
      <w:r w:rsidR="00DC747A">
        <w:rPr>
          <w:rFonts w:ascii="Georgia" w:hAnsi="Georgia"/>
        </w:rPr>
        <w:t xml:space="preserve">algún tipo de </w:t>
      </w:r>
      <w:r>
        <w:rPr>
          <w:rFonts w:ascii="Georgia" w:hAnsi="Georgia"/>
        </w:rPr>
        <w:lastRenderedPageBreak/>
        <w:t>riesgo</w:t>
      </w:r>
      <w:r w:rsidR="00C677A2">
        <w:rPr>
          <w:rFonts w:ascii="Georgia" w:hAnsi="Georgia"/>
        </w:rPr>
        <w:t xml:space="preserve"> para el personal</w:t>
      </w:r>
      <w:r>
        <w:rPr>
          <w:rFonts w:ascii="Georgia" w:hAnsi="Georgia"/>
        </w:rPr>
        <w:t xml:space="preserve">, </w:t>
      </w:r>
      <w:r w:rsidR="00DC747A">
        <w:rPr>
          <w:rFonts w:ascii="Georgia" w:hAnsi="Georgia"/>
        </w:rPr>
        <w:t xml:space="preserve">conlleve </w:t>
      </w:r>
      <w:r w:rsidR="00C677A2">
        <w:rPr>
          <w:rFonts w:ascii="Georgia" w:hAnsi="Georgia"/>
        </w:rPr>
        <w:t xml:space="preserve">una </w:t>
      </w:r>
      <w:r w:rsidR="00DC747A">
        <w:rPr>
          <w:rFonts w:ascii="Georgia" w:hAnsi="Georgia"/>
        </w:rPr>
        <w:t xml:space="preserve">toma de </w:t>
      </w:r>
      <w:r>
        <w:rPr>
          <w:rFonts w:ascii="Georgia" w:hAnsi="Georgia"/>
        </w:rPr>
        <w:t xml:space="preserve">decisión </w:t>
      </w:r>
      <w:r w:rsidR="00C677A2">
        <w:rPr>
          <w:rFonts w:ascii="Georgia" w:hAnsi="Georgia"/>
        </w:rPr>
        <w:t xml:space="preserve">por parte de la Dirección </w:t>
      </w:r>
      <w:r w:rsidR="00DC747A">
        <w:rPr>
          <w:rFonts w:ascii="Georgia" w:hAnsi="Georgia"/>
        </w:rPr>
        <w:t xml:space="preserve">enfocado a la cómo </w:t>
      </w:r>
      <w:r>
        <w:rPr>
          <w:rFonts w:ascii="Georgia" w:hAnsi="Georgia"/>
        </w:rPr>
        <w:t xml:space="preserve">solucionar </w:t>
      </w:r>
      <w:r w:rsidR="00C677A2">
        <w:rPr>
          <w:rFonts w:ascii="Georgia" w:hAnsi="Georgia"/>
        </w:rPr>
        <w:t xml:space="preserve">el </w:t>
      </w:r>
      <w:r>
        <w:rPr>
          <w:rFonts w:ascii="Georgia" w:hAnsi="Georgia"/>
        </w:rPr>
        <w:t>problema.</w:t>
      </w:r>
      <w:commentRangeEnd w:id="21"/>
      <w:r w:rsidR="00713F4E">
        <w:rPr>
          <w:rStyle w:val="CommentReference"/>
          <w:rFonts w:asciiTheme="minorHAnsi" w:hAnsiTheme="minorHAnsi"/>
          <w:lang w:val="es-ES"/>
        </w:rPr>
        <w:commentReference w:id="21"/>
      </w:r>
    </w:p>
    <w:p w14:paraId="23D7204D" w14:textId="77777777" w:rsidR="00B72955" w:rsidRDefault="00B72955" w:rsidP="002A207E">
      <w:pPr>
        <w:rPr>
          <w:rFonts w:ascii="Georgia" w:hAnsi="Georgia"/>
        </w:rPr>
      </w:pPr>
    </w:p>
    <w:p w14:paraId="0EFEFE58" w14:textId="77777777" w:rsidR="00385B70" w:rsidRDefault="00385B70" w:rsidP="002A207E">
      <w:pPr>
        <w:rPr>
          <w:rFonts w:ascii="Georgia" w:hAnsi="Georgia"/>
        </w:rPr>
      </w:pPr>
    </w:p>
    <w:p w14:paraId="67703DAC" w14:textId="77777777" w:rsidR="00385B70" w:rsidRDefault="00385B70" w:rsidP="002A207E">
      <w:pPr>
        <w:rPr>
          <w:rFonts w:ascii="Georgia" w:hAnsi="Georgia"/>
        </w:rPr>
      </w:pPr>
    </w:p>
    <w:p w14:paraId="57FAE92B" w14:textId="77777777" w:rsidR="00A73DB2" w:rsidRPr="00881281" w:rsidRDefault="00A73DB2" w:rsidP="002A207E">
      <w:pPr>
        <w:pStyle w:val="Heading2"/>
        <w:rPr>
          <w:lang w:val="es-ES"/>
        </w:rPr>
      </w:pPr>
      <w:bookmarkStart w:id="22" w:name="_Toc488444231"/>
      <w:r w:rsidRPr="00881281">
        <w:rPr>
          <w:lang w:val="es-ES"/>
        </w:rPr>
        <w:t>Planteamiento de trabajo</w:t>
      </w:r>
      <w:bookmarkEnd w:id="22"/>
    </w:p>
    <w:p w14:paraId="4FCFEFDC" w14:textId="77777777" w:rsidR="00A73DB2" w:rsidRPr="002771E4" w:rsidRDefault="00A73DB2" w:rsidP="00EC3FE4">
      <w:pPr>
        <w:spacing w:after="0"/>
        <w:rPr>
          <w:lang w:val="es-ES"/>
        </w:rPr>
      </w:pPr>
    </w:p>
    <w:p w14:paraId="7731B192" w14:textId="77777777" w:rsidR="00A73DB2" w:rsidRPr="00380AD6" w:rsidRDefault="00A73DB2" w:rsidP="002A207E">
      <w:pPr>
        <w:rPr>
          <w:rFonts w:ascii="Georgia" w:hAnsi="Georgia"/>
        </w:rPr>
      </w:pPr>
      <w:r w:rsidRPr="00380AD6">
        <w:rPr>
          <w:rFonts w:ascii="Georgia" w:hAnsi="Georgia"/>
        </w:rPr>
        <w:t xml:space="preserve">En todo momento, el planteamiento del trabajo ha sido </w:t>
      </w:r>
      <w:r w:rsidR="00115069">
        <w:rPr>
          <w:rFonts w:ascii="Georgia" w:hAnsi="Georgia"/>
        </w:rPr>
        <w:t xml:space="preserve">crear una metodología que permita </w:t>
      </w:r>
      <w:r w:rsidRPr="00380AD6">
        <w:rPr>
          <w:rFonts w:ascii="Georgia" w:hAnsi="Georgia"/>
        </w:rPr>
        <w:t>aplicar una técnica de análisis de datos</w:t>
      </w:r>
      <w:r w:rsidR="00115069">
        <w:rPr>
          <w:rFonts w:ascii="Georgia" w:hAnsi="Georgia"/>
        </w:rPr>
        <w:t xml:space="preserve">, con el fin de </w:t>
      </w:r>
      <w:r w:rsidRPr="00380AD6">
        <w:rPr>
          <w:rFonts w:ascii="Georgia" w:hAnsi="Georgia"/>
        </w:rPr>
        <w:t>transformar la simple recogida de datos en información</w:t>
      </w:r>
      <w:r w:rsidR="00115069">
        <w:rPr>
          <w:rFonts w:ascii="Georgia" w:hAnsi="Georgia"/>
        </w:rPr>
        <w:t xml:space="preserve"> v</w:t>
      </w:r>
      <w:r w:rsidRPr="00380AD6">
        <w:rPr>
          <w:rFonts w:ascii="Georgia" w:hAnsi="Georgia"/>
        </w:rPr>
        <w:t>aliosa</w:t>
      </w:r>
      <w:r w:rsidR="00115069">
        <w:rPr>
          <w:rFonts w:ascii="Georgia" w:hAnsi="Georgia"/>
        </w:rPr>
        <w:t xml:space="preserve">. Como es lógico, dicha </w:t>
      </w:r>
      <w:r w:rsidRPr="00380AD6">
        <w:rPr>
          <w:rFonts w:ascii="Georgia" w:hAnsi="Georgia"/>
        </w:rPr>
        <w:t>metodología</w:t>
      </w:r>
      <w:r w:rsidR="00115069">
        <w:rPr>
          <w:rFonts w:ascii="Georgia" w:hAnsi="Georgia"/>
        </w:rPr>
        <w:t xml:space="preserve"> </w:t>
      </w:r>
      <w:r w:rsidRPr="00380AD6">
        <w:rPr>
          <w:rFonts w:ascii="Georgia" w:hAnsi="Georgia"/>
        </w:rPr>
        <w:t>añade valor, dado que podría ser aplicada en otros escenarios diferentes.</w:t>
      </w:r>
    </w:p>
    <w:p w14:paraId="48762866" w14:textId="77777777" w:rsidR="00A73DB2" w:rsidRPr="00380AD6" w:rsidRDefault="00A73DB2" w:rsidP="002A207E">
      <w:pPr>
        <w:rPr>
          <w:rFonts w:ascii="Georgia" w:hAnsi="Georgia"/>
        </w:rPr>
      </w:pPr>
      <w:r w:rsidRPr="00380AD6">
        <w:rPr>
          <w:rFonts w:ascii="Georgia" w:hAnsi="Georgia"/>
        </w:rPr>
        <w:t xml:space="preserve">El tratamiento de los datos se ha llevado a cabo en un entorno de programación </w:t>
      </w:r>
      <w:commentRangeStart w:id="23"/>
      <w:r w:rsidRPr="00380AD6">
        <w:rPr>
          <w:rFonts w:ascii="Georgia" w:hAnsi="Georgia"/>
        </w:rPr>
        <w:t>R</w:t>
      </w:r>
      <w:commentRangeEnd w:id="23"/>
      <w:r w:rsidR="00CF44C5">
        <w:rPr>
          <w:rStyle w:val="CommentReference"/>
          <w:rFonts w:asciiTheme="minorHAnsi" w:hAnsiTheme="minorHAnsi"/>
          <w:lang w:val="es-ES"/>
        </w:rPr>
        <w:commentReference w:id="23"/>
      </w:r>
      <w:r w:rsidRPr="00380AD6">
        <w:rPr>
          <w:rFonts w:ascii="Georgia" w:hAnsi="Georgia"/>
        </w:rPr>
        <w:t xml:space="preserve"> mediante el uso de librerías específicas de Data </w:t>
      </w:r>
      <w:proofErr w:type="spellStart"/>
      <w:r w:rsidRPr="00380AD6">
        <w:rPr>
          <w:rFonts w:ascii="Georgia" w:hAnsi="Georgia"/>
        </w:rPr>
        <w:t>Mining</w:t>
      </w:r>
      <w:proofErr w:type="spellEnd"/>
      <w:r w:rsidRPr="00380AD6">
        <w:rPr>
          <w:rFonts w:ascii="Georgia" w:hAnsi="Georgia"/>
        </w:rPr>
        <w:t xml:space="preserve"> (minería de datos), que, junto con técnicas de </w:t>
      </w:r>
      <w:proofErr w:type="spellStart"/>
      <w:r w:rsidRPr="00380AD6">
        <w:rPr>
          <w:rFonts w:ascii="Georgia" w:hAnsi="Georgia"/>
        </w:rPr>
        <w:t>Clustering</w:t>
      </w:r>
      <w:proofErr w:type="spellEnd"/>
      <w:r w:rsidRPr="00380AD6">
        <w:rPr>
          <w:rFonts w:ascii="Georgia" w:hAnsi="Georgia"/>
        </w:rPr>
        <w:t xml:space="preserve"> Jerárquico y de visualización a través de </w:t>
      </w:r>
      <w:commentRangeStart w:id="24"/>
      <w:proofErr w:type="spellStart"/>
      <w:r w:rsidRPr="00380AD6">
        <w:rPr>
          <w:rFonts w:ascii="Georgia" w:hAnsi="Georgia"/>
        </w:rPr>
        <w:t>dendrograma</w:t>
      </w:r>
      <w:proofErr w:type="spellEnd"/>
      <w:r w:rsidRPr="00380AD6">
        <w:rPr>
          <w:rFonts w:ascii="Georgia" w:hAnsi="Georgia"/>
        </w:rPr>
        <w:t>s</w:t>
      </w:r>
      <w:commentRangeEnd w:id="24"/>
      <w:r w:rsidR="003D0587">
        <w:rPr>
          <w:rStyle w:val="CommentReference"/>
          <w:rFonts w:asciiTheme="minorHAnsi" w:hAnsiTheme="minorHAnsi"/>
          <w:lang w:val="es-ES"/>
        </w:rPr>
        <w:commentReference w:id="24"/>
      </w:r>
      <w:r w:rsidRPr="00380AD6">
        <w:rPr>
          <w:rFonts w:ascii="Georgia" w:hAnsi="Georgia"/>
        </w:rPr>
        <w:t xml:space="preserve">, ha permitido extraer y analizar dicha información.        </w:t>
      </w:r>
    </w:p>
    <w:p w14:paraId="77F89C5B" w14:textId="77777777" w:rsidR="00A73DB2" w:rsidRDefault="00A73DB2" w:rsidP="002A207E"/>
    <w:p w14:paraId="17933DF5" w14:textId="77777777" w:rsidR="00A73DB2" w:rsidRPr="00881281" w:rsidRDefault="00A73DB2" w:rsidP="002A207E">
      <w:pPr>
        <w:pStyle w:val="Heading2"/>
        <w:rPr>
          <w:lang w:val="es-ES"/>
        </w:rPr>
      </w:pPr>
      <w:bookmarkStart w:id="25" w:name="_Toc488444232"/>
      <w:r w:rsidRPr="00881281">
        <w:rPr>
          <w:lang w:val="es-ES"/>
        </w:rPr>
        <w:t>Estructura de capítulos</w:t>
      </w:r>
      <w:bookmarkEnd w:id="25"/>
    </w:p>
    <w:p w14:paraId="06BC8CE4" w14:textId="77777777" w:rsidR="00A73DB2" w:rsidRPr="002771E4" w:rsidRDefault="00A73DB2" w:rsidP="002A207E">
      <w:pPr>
        <w:rPr>
          <w:lang w:val="es-ES"/>
        </w:rPr>
      </w:pPr>
    </w:p>
    <w:p w14:paraId="0A75B2BD" w14:textId="77777777" w:rsidR="00A73DB2" w:rsidRPr="00FC0A57" w:rsidRDefault="00A73DB2" w:rsidP="002A207E">
      <w:pPr>
        <w:rPr>
          <w:rFonts w:ascii="Georgia" w:hAnsi="Georgia"/>
          <w:lang w:val="es-ES"/>
        </w:rPr>
      </w:pPr>
      <w:r w:rsidRPr="00FC0A57">
        <w:rPr>
          <w:rFonts w:ascii="Georgia" w:hAnsi="Georgia"/>
          <w:lang w:val="es-ES"/>
        </w:rPr>
        <w:t xml:space="preserve">Los capítulos que componen el presente documento explican de forma detallada los conceptos en los que se ha basado la Metodología definida en el trabajo, cuyo objetivo es permitir la detección de anomalías en los datos analizados. </w:t>
      </w:r>
    </w:p>
    <w:p w14:paraId="6056C111" w14:textId="77777777" w:rsidR="00A73DB2" w:rsidRPr="00FC0A57" w:rsidRDefault="00A73DB2" w:rsidP="002A207E">
      <w:pPr>
        <w:rPr>
          <w:rFonts w:ascii="Georgia" w:hAnsi="Georgia"/>
          <w:lang w:val="es-ES"/>
        </w:rPr>
      </w:pPr>
      <w:commentRangeStart w:id="26"/>
      <w:r w:rsidRPr="00FC0A57">
        <w:rPr>
          <w:rFonts w:ascii="Georgia" w:hAnsi="Georgia"/>
          <w:lang w:val="es-ES"/>
        </w:rPr>
        <w:t xml:space="preserve">En el </w:t>
      </w:r>
      <w:r w:rsidRPr="002C090D">
        <w:rPr>
          <w:rFonts w:ascii="Georgia" w:hAnsi="Georgia"/>
          <w:i/>
          <w:lang w:val="es-ES"/>
        </w:rPr>
        <w:t>capítulo 3</w:t>
      </w:r>
      <w:r w:rsidRPr="00FC0A57">
        <w:rPr>
          <w:rFonts w:ascii="Georgia" w:hAnsi="Georgia"/>
          <w:lang w:val="es-ES"/>
        </w:rPr>
        <w:t xml:space="preserve"> se explica el método de </w:t>
      </w:r>
      <w:proofErr w:type="spellStart"/>
      <w:r w:rsidRPr="002C090D">
        <w:rPr>
          <w:rFonts w:ascii="Georgia" w:hAnsi="Georgia"/>
          <w:i/>
          <w:lang w:val="es-ES"/>
        </w:rPr>
        <w:t>Clustering</w:t>
      </w:r>
      <w:proofErr w:type="spellEnd"/>
      <w:r w:rsidRPr="002C090D">
        <w:rPr>
          <w:rFonts w:ascii="Georgia" w:hAnsi="Georgia"/>
          <w:i/>
          <w:lang w:val="es-ES"/>
        </w:rPr>
        <w:t xml:space="preserve"> Jerárquico</w:t>
      </w:r>
      <w:r w:rsidRPr="00FC0A57">
        <w:rPr>
          <w:rFonts w:ascii="Georgia" w:hAnsi="Georgia"/>
          <w:lang w:val="es-ES"/>
        </w:rPr>
        <w:t xml:space="preserve"> que permite la detección de grupos de elementos que sean similares (</w:t>
      </w:r>
      <w:proofErr w:type="spellStart"/>
      <w:r w:rsidRPr="00FC0A57">
        <w:rPr>
          <w:rFonts w:ascii="Georgia" w:hAnsi="Georgia"/>
          <w:lang w:val="es-ES"/>
        </w:rPr>
        <w:t>clusters</w:t>
      </w:r>
      <w:proofErr w:type="spellEnd"/>
      <w:r w:rsidRPr="00FC0A57">
        <w:rPr>
          <w:rFonts w:ascii="Georgia" w:hAnsi="Georgia"/>
          <w:lang w:val="es-ES"/>
        </w:rPr>
        <w:t xml:space="preserve">). </w:t>
      </w:r>
      <w:r w:rsidR="000C6824">
        <w:rPr>
          <w:rFonts w:ascii="Georgia" w:hAnsi="Georgia"/>
          <w:lang w:val="es-ES"/>
        </w:rPr>
        <w:t xml:space="preserve">En el </w:t>
      </w:r>
      <w:r w:rsidR="000C6824" w:rsidRPr="002C090D">
        <w:rPr>
          <w:rFonts w:ascii="Georgia" w:hAnsi="Georgia"/>
          <w:i/>
          <w:lang w:val="es-ES"/>
        </w:rPr>
        <w:t>capítulo 4</w:t>
      </w:r>
      <w:r w:rsidR="000C6824">
        <w:rPr>
          <w:rFonts w:ascii="Georgia" w:hAnsi="Georgia"/>
          <w:lang w:val="es-ES"/>
        </w:rPr>
        <w:t xml:space="preserve"> se describe la lectura e interpretación de los </w:t>
      </w:r>
      <w:proofErr w:type="spellStart"/>
      <w:r w:rsidR="000C6824" w:rsidRPr="002C090D">
        <w:rPr>
          <w:rFonts w:ascii="Georgia" w:hAnsi="Georgia"/>
          <w:i/>
          <w:lang w:val="es-ES"/>
        </w:rPr>
        <w:t>dendrogramas</w:t>
      </w:r>
      <w:proofErr w:type="spellEnd"/>
      <w:r w:rsidR="000C6824">
        <w:rPr>
          <w:rFonts w:ascii="Georgia" w:hAnsi="Georgia"/>
          <w:lang w:val="es-ES"/>
        </w:rPr>
        <w:t xml:space="preserve">, </w:t>
      </w:r>
      <w:r w:rsidR="004C5677" w:rsidRPr="00FC0A57">
        <w:rPr>
          <w:rFonts w:ascii="Georgia" w:hAnsi="Georgia"/>
          <w:lang w:val="es-ES"/>
        </w:rPr>
        <w:t xml:space="preserve">un tipo de representación gráfica que nos facilita la interpretación de los grupos, diferenciando aquellos datos que presentan características similares. </w:t>
      </w:r>
      <w:r w:rsidR="000C6824">
        <w:rPr>
          <w:rFonts w:ascii="Georgia" w:hAnsi="Georgia"/>
          <w:lang w:val="es-ES"/>
        </w:rPr>
        <w:t xml:space="preserve">En el </w:t>
      </w:r>
      <w:r w:rsidR="000C6824" w:rsidRPr="002C090D">
        <w:rPr>
          <w:rFonts w:ascii="Georgia" w:hAnsi="Georgia"/>
          <w:i/>
          <w:lang w:val="es-ES"/>
        </w:rPr>
        <w:t>capítulo 5</w:t>
      </w:r>
      <w:r w:rsidRPr="00FC0A57">
        <w:rPr>
          <w:rFonts w:ascii="Georgia" w:hAnsi="Georgia"/>
          <w:lang w:val="es-ES"/>
        </w:rPr>
        <w:t xml:space="preserve"> se </w:t>
      </w:r>
      <w:r w:rsidR="000C6824">
        <w:rPr>
          <w:rFonts w:ascii="Georgia" w:hAnsi="Georgia"/>
          <w:lang w:val="es-ES"/>
        </w:rPr>
        <w:t xml:space="preserve">analizan </w:t>
      </w:r>
      <w:r w:rsidRPr="00FC0A57">
        <w:rPr>
          <w:rFonts w:ascii="Georgia" w:hAnsi="Georgia"/>
          <w:lang w:val="es-ES"/>
        </w:rPr>
        <w:t xml:space="preserve">las características principales del algoritmo </w:t>
      </w:r>
      <w:r w:rsidRPr="002C090D">
        <w:rPr>
          <w:rFonts w:ascii="Georgia" w:hAnsi="Georgia"/>
          <w:i/>
          <w:lang w:val="es-ES"/>
        </w:rPr>
        <w:t>DTW</w:t>
      </w:r>
      <w:r w:rsidRPr="00FC0A57">
        <w:rPr>
          <w:rFonts w:ascii="Georgia" w:hAnsi="Georgia"/>
          <w:lang w:val="es-ES"/>
        </w:rPr>
        <w:t xml:space="preserve">, utilizado como medida de distancia entre elementos. </w:t>
      </w:r>
      <w:r w:rsidR="004C5677">
        <w:rPr>
          <w:rFonts w:ascii="Georgia" w:hAnsi="Georgia"/>
          <w:lang w:val="es-ES"/>
        </w:rPr>
        <w:t xml:space="preserve"> Todas estas técnicas se </w:t>
      </w:r>
      <w:r w:rsidRPr="00FC0A57">
        <w:rPr>
          <w:rFonts w:ascii="Georgia" w:hAnsi="Georgia"/>
          <w:lang w:val="es-ES"/>
        </w:rPr>
        <w:t>ha</w:t>
      </w:r>
      <w:r w:rsidR="004C5677">
        <w:rPr>
          <w:rFonts w:ascii="Georgia" w:hAnsi="Georgia"/>
          <w:lang w:val="es-ES"/>
        </w:rPr>
        <w:t xml:space="preserve">n aplicado en un entorno de </w:t>
      </w:r>
      <w:r w:rsidRPr="002C090D">
        <w:rPr>
          <w:rFonts w:ascii="Georgia" w:hAnsi="Georgia"/>
          <w:i/>
          <w:lang w:val="es-ES"/>
        </w:rPr>
        <w:t>programación en R</w:t>
      </w:r>
      <w:r w:rsidRPr="00FC0A57">
        <w:rPr>
          <w:rFonts w:ascii="Georgia" w:hAnsi="Georgia"/>
          <w:lang w:val="es-ES"/>
        </w:rPr>
        <w:t>.</w:t>
      </w:r>
      <w:commentRangeEnd w:id="26"/>
      <w:r w:rsidR="008101ED">
        <w:rPr>
          <w:rStyle w:val="CommentReference"/>
          <w:rFonts w:asciiTheme="minorHAnsi" w:hAnsiTheme="minorHAnsi"/>
          <w:lang w:val="es-ES"/>
        </w:rPr>
        <w:commentReference w:id="26"/>
      </w:r>
    </w:p>
    <w:p w14:paraId="7B39A328" w14:textId="77777777" w:rsidR="00A73DB2" w:rsidRPr="00FC0A57" w:rsidRDefault="00A73DB2" w:rsidP="002A207E">
      <w:pPr>
        <w:rPr>
          <w:lang w:val="es-ES"/>
        </w:rPr>
      </w:pPr>
      <w:r w:rsidRPr="00FC0A57">
        <w:rPr>
          <w:rFonts w:ascii="Georgia" w:hAnsi="Georgia"/>
          <w:lang w:val="es-ES"/>
        </w:rPr>
        <w:t xml:space="preserve">En el </w:t>
      </w:r>
      <w:r w:rsidRPr="00A02A61">
        <w:rPr>
          <w:rFonts w:ascii="Georgia" w:hAnsi="Georgia"/>
          <w:i/>
          <w:lang w:val="es-ES"/>
        </w:rPr>
        <w:t xml:space="preserve">capítulo </w:t>
      </w:r>
      <w:r w:rsidR="000C6824" w:rsidRPr="00A02A61">
        <w:rPr>
          <w:rFonts w:ascii="Georgia" w:hAnsi="Georgia"/>
          <w:i/>
          <w:lang w:val="es-ES"/>
        </w:rPr>
        <w:t>6</w:t>
      </w:r>
      <w:r w:rsidR="000C6824">
        <w:rPr>
          <w:rFonts w:ascii="Georgia" w:hAnsi="Georgia"/>
          <w:lang w:val="es-ES"/>
        </w:rPr>
        <w:t xml:space="preserve"> </w:t>
      </w:r>
      <w:r w:rsidRPr="00FC0A57">
        <w:rPr>
          <w:rFonts w:ascii="Georgia" w:hAnsi="Georgia"/>
          <w:lang w:val="es-ES"/>
        </w:rPr>
        <w:t xml:space="preserve">se </w:t>
      </w:r>
      <w:r w:rsidR="004C5677">
        <w:rPr>
          <w:rFonts w:ascii="Georgia" w:hAnsi="Georgia"/>
          <w:lang w:val="es-ES"/>
        </w:rPr>
        <w:t>aplican los conceptos presentados</w:t>
      </w:r>
      <w:r w:rsidR="007926EA">
        <w:rPr>
          <w:rFonts w:ascii="Georgia" w:hAnsi="Georgia"/>
          <w:lang w:val="es-ES"/>
        </w:rPr>
        <w:t xml:space="preserve"> en el </w:t>
      </w:r>
      <w:r w:rsidR="007926EA" w:rsidRPr="00A02A61">
        <w:rPr>
          <w:rFonts w:ascii="Georgia" w:hAnsi="Georgia"/>
          <w:i/>
          <w:lang w:val="es-ES"/>
        </w:rPr>
        <w:t>reto</w:t>
      </w:r>
      <w:r w:rsidR="00137B5E">
        <w:rPr>
          <w:rFonts w:ascii="Georgia" w:hAnsi="Georgia"/>
          <w:lang w:val="es-ES"/>
        </w:rPr>
        <w:t xml:space="preserve"> que nos proponen solucionar              </w:t>
      </w:r>
      <w:r w:rsidR="007926EA">
        <w:rPr>
          <w:rFonts w:ascii="Georgia" w:hAnsi="Georgia"/>
          <w:lang w:val="es-ES"/>
        </w:rPr>
        <w:t xml:space="preserve">(VAST </w:t>
      </w:r>
      <w:proofErr w:type="spellStart"/>
      <w:r w:rsidR="007926EA">
        <w:rPr>
          <w:rFonts w:ascii="Georgia" w:hAnsi="Georgia"/>
          <w:lang w:val="es-ES"/>
        </w:rPr>
        <w:t>Challenge</w:t>
      </w:r>
      <w:proofErr w:type="spellEnd"/>
      <w:r w:rsidR="007926EA">
        <w:rPr>
          <w:rFonts w:ascii="Georgia" w:hAnsi="Georgia"/>
          <w:lang w:val="es-ES"/>
        </w:rPr>
        <w:t>)</w:t>
      </w:r>
      <w:r w:rsidR="002F3F5D">
        <w:rPr>
          <w:rFonts w:ascii="Georgia" w:hAnsi="Georgia"/>
          <w:lang w:val="es-ES"/>
        </w:rPr>
        <w:t xml:space="preserve">. </w:t>
      </w:r>
      <w:r w:rsidRPr="00FC0A57">
        <w:rPr>
          <w:rFonts w:ascii="Georgia" w:hAnsi="Georgia"/>
          <w:lang w:val="es-ES"/>
        </w:rPr>
        <w:t xml:space="preserve">La </w:t>
      </w:r>
      <w:r w:rsidRPr="00A02A61">
        <w:rPr>
          <w:rFonts w:ascii="Georgia" w:hAnsi="Georgia"/>
          <w:i/>
          <w:lang w:val="es-ES"/>
        </w:rPr>
        <w:t>evaluación de la metodología</w:t>
      </w:r>
      <w:r w:rsidRPr="00FC0A57">
        <w:rPr>
          <w:rFonts w:ascii="Georgia" w:hAnsi="Georgia"/>
          <w:lang w:val="es-ES"/>
        </w:rPr>
        <w:t xml:space="preserve"> </w:t>
      </w:r>
      <w:r w:rsidR="002F3F5D">
        <w:rPr>
          <w:rFonts w:ascii="Georgia" w:hAnsi="Georgia"/>
          <w:lang w:val="es-ES"/>
        </w:rPr>
        <w:t xml:space="preserve">propuesta </w:t>
      </w:r>
      <w:r w:rsidR="00137B5E">
        <w:rPr>
          <w:rFonts w:ascii="Georgia" w:hAnsi="Georgia"/>
          <w:lang w:val="es-ES"/>
        </w:rPr>
        <w:t>a tal efecto</w:t>
      </w:r>
      <w:r w:rsidR="002F3F5D">
        <w:rPr>
          <w:rFonts w:ascii="Georgia" w:hAnsi="Georgia"/>
          <w:lang w:val="es-ES"/>
        </w:rPr>
        <w:t xml:space="preserve"> </w:t>
      </w:r>
      <w:r w:rsidRPr="00FC0A57">
        <w:rPr>
          <w:rFonts w:ascii="Georgia" w:hAnsi="Georgia"/>
          <w:lang w:val="es-ES"/>
        </w:rPr>
        <w:t xml:space="preserve">se describe a lo largo </w:t>
      </w:r>
      <w:r w:rsidRPr="00FC0A57">
        <w:rPr>
          <w:rFonts w:ascii="Georgia" w:hAnsi="Georgia"/>
          <w:lang w:val="es-ES"/>
        </w:rPr>
        <w:lastRenderedPageBreak/>
        <w:t xml:space="preserve">del </w:t>
      </w:r>
      <w:r w:rsidRPr="00A02A61">
        <w:rPr>
          <w:rFonts w:ascii="Georgia" w:hAnsi="Georgia"/>
          <w:i/>
          <w:lang w:val="es-ES"/>
        </w:rPr>
        <w:t>capítulo 7</w:t>
      </w:r>
      <w:r w:rsidRPr="00FC0A57">
        <w:rPr>
          <w:rFonts w:ascii="Georgia" w:hAnsi="Georgia"/>
          <w:lang w:val="es-ES"/>
        </w:rPr>
        <w:t xml:space="preserve">.  Por último, en el </w:t>
      </w:r>
      <w:r w:rsidRPr="00A02A61">
        <w:rPr>
          <w:rFonts w:ascii="Georgia" w:hAnsi="Georgia"/>
          <w:i/>
          <w:lang w:val="es-ES"/>
        </w:rPr>
        <w:t xml:space="preserve">capítulo 8 </w:t>
      </w:r>
      <w:r w:rsidRPr="00FC0A57">
        <w:rPr>
          <w:rFonts w:ascii="Georgia" w:hAnsi="Georgia"/>
          <w:lang w:val="es-ES"/>
        </w:rPr>
        <w:t xml:space="preserve">se exponen las </w:t>
      </w:r>
      <w:r w:rsidRPr="00A02A61">
        <w:rPr>
          <w:rFonts w:ascii="Georgia" w:hAnsi="Georgia"/>
          <w:i/>
          <w:lang w:val="es-ES"/>
        </w:rPr>
        <w:t>conclusiones</w:t>
      </w:r>
      <w:r w:rsidRPr="00FC0A57">
        <w:rPr>
          <w:rFonts w:ascii="Georgia" w:hAnsi="Georgia"/>
          <w:lang w:val="es-ES"/>
        </w:rPr>
        <w:t xml:space="preserve"> </w:t>
      </w:r>
      <w:r w:rsidR="002F3F5D">
        <w:rPr>
          <w:rFonts w:ascii="Georgia" w:hAnsi="Georgia"/>
          <w:lang w:val="es-ES"/>
        </w:rPr>
        <w:t>que se derivan del estudio realizado.</w:t>
      </w:r>
      <w:r w:rsidRPr="00FC0A57">
        <w:rPr>
          <w:lang w:val="es-ES"/>
        </w:rPr>
        <w:t xml:space="preserve">  </w:t>
      </w:r>
    </w:p>
    <w:p w14:paraId="6D352AA4" w14:textId="77777777" w:rsidR="00A73DB2" w:rsidRDefault="00A73DB2" w:rsidP="002A207E">
      <w:r>
        <w:br w:type="page"/>
      </w:r>
    </w:p>
    <w:p w14:paraId="2BB1D22F" w14:textId="77777777" w:rsidR="00A73DB2" w:rsidRDefault="002F3140" w:rsidP="002A207E">
      <w:pPr>
        <w:pStyle w:val="Heading1"/>
      </w:pPr>
      <w:bookmarkStart w:id="27" w:name="_Toc488444233"/>
      <w:r>
        <w:lastRenderedPageBreak/>
        <w:t xml:space="preserve">Estado del </w:t>
      </w:r>
      <w:r w:rsidR="00A73DB2">
        <w:t>Arte</w:t>
      </w:r>
      <w:bookmarkEnd w:id="27"/>
    </w:p>
    <w:p w14:paraId="5FD9319C" w14:textId="77777777" w:rsidR="00A73DB2" w:rsidRDefault="00A73DB2" w:rsidP="002A207E">
      <w:pPr>
        <w:spacing w:after="0"/>
        <w:rPr>
          <w:rFonts w:ascii="Georgia" w:hAnsi="Georgia"/>
        </w:rPr>
      </w:pPr>
    </w:p>
    <w:p w14:paraId="2A511407" w14:textId="77777777" w:rsidR="00A73DB2" w:rsidRDefault="00A73DB2" w:rsidP="002A207E">
      <w:pPr>
        <w:pStyle w:val="Heading2"/>
      </w:pPr>
      <w:bookmarkStart w:id="28" w:name="_Toc488444234"/>
      <w:r>
        <w:t>Situación actual</w:t>
      </w:r>
      <w:bookmarkEnd w:id="28"/>
    </w:p>
    <w:p w14:paraId="037A08AB" w14:textId="77777777" w:rsidR="00A73DB2" w:rsidRDefault="00A73DB2" w:rsidP="002A207E">
      <w:pPr>
        <w:spacing w:after="0"/>
        <w:rPr>
          <w:rFonts w:ascii="Georgia" w:hAnsi="Georgia"/>
        </w:rPr>
      </w:pPr>
    </w:p>
    <w:p w14:paraId="7BAB3D77" w14:textId="77777777" w:rsidR="00A73DB2" w:rsidRDefault="006864BA" w:rsidP="002A207E">
      <w:pPr>
        <w:rPr>
          <w:rFonts w:ascii="Georgia" w:hAnsi="Georgia"/>
        </w:rPr>
      </w:pPr>
      <w:r>
        <w:rPr>
          <w:rFonts w:ascii="Georgia" w:hAnsi="Georgia"/>
          <w:noProof/>
          <w:lang w:val="en-GB" w:eastAsia="en-GB"/>
        </w:rPr>
        <mc:AlternateContent>
          <mc:Choice Requires="wps">
            <w:drawing>
              <wp:anchor distT="0" distB="0" distL="114300" distR="114300" simplePos="0" relativeHeight="251676672" behindDoc="0" locked="0" layoutInCell="1" allowOverlap="1" wp14:anchorId="048F73A4" wp14:editId="0E541507">
                <wp:simplePos x="0" y="0"/>
                <wp:positionH relativeFrom="column">
                  <wp:posOffset>3952875</wp:posOffset>
                </wp:positionH>
                <wp:positionV relativeFrom="paragraph">
                  <wp:posOffset>964565</wp:posOffset>
                </wp:positionV>
                <wp:extent cx="1781175" cy="1490980"/>
                <wp:effectExtent l="0" t="0" r="9525" b="0"/>
                <wp:wrapNone/>
                <wp:docPr id="35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490980"/>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05AB9C" id="Rectangle 5" o:spid="_x0000_s1026" style="position:absolute;margin-left:311.25pt;margin-top:75.95pt;width:140.25pt;height:117.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">
                <v:fill opacity="0"/>
                <v:path arrowok="t"/>
              </v:rect>
            </w:pict>
          </mc:Fallback>
        </mc:AlternateContent>
      </w:r>
      <w:r w:rsidR="00AE04C1">
        <w:rPr>
          <w:rFonts w:ascii="Georgia" w:hAnsi="Georgia"/>
          <w:noProof/>
          <w:lang w:val="en-GB" w:eastAsia="en-GB"/>
        </w:rPr>
        <w:drawing>
          <wp:anchor distT="0" distB="0" distL="114300" distR="114300" simplePos="0" relativeHeight="251660288" behindDoc="0" locked="0" layoutInCell="1" allowOverlap="1" wp14:anchorId="4AB754BB" wp14:editId="763A63B2">
            <wp:simplePos x="0" y="0"/>
            <wp:positionH relativeFrom="column">
              <wp:posOffset>3983990</wp:posOffset>
            </wp:positionH>
            <wp:positionV relativeFrom="paragraph">
              <wp:posOffset>993140</wp:posOffset>
            </wp:positionV>
            <wp:extent cx="1684020" cy="148336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4020" cy="1483360"/>
                    </a:xfrm>
                    <a:prstGeom prst="rect">
                      <a:avLst/>
                    </a:prstGeom>
                    <a:noFill/>
                    <a:ln>
                      <a:noFill/>
                    </a:ln>
                  </pic:spPr>
                </pic:pic>
              </a:graphicData>
            </a:graphic>
          </wp:anchor>
        </w:drawing>
      </w:r>
      <w:r w:rsidR="00A73DB2" w:rsidRPr="00A04528">
        <w:rPr>
          <w:rFonts w:ascii="Georgia" w:hAnsi="Georgia"/>
        </w:rPr>
        <w:t xml:space="preserve">En las últimas décadas se ha experimentado un cambio drástico en el volumen de datos </w:t>
      </w:r>
      <w:r w:rsidR="00A73DB2">
        <w:rPr>
          <w:rFonts w:ascii="Georgia" w:hAnsi="Georgia"/>
        </w:rPr>
        <w:t xml:space="preserve">que se </w:t>
      </w:r>
      <w:r w:rsidR="00A73DB2" w:rsidRPr="00A04528">
        <w:rPr>
          <w:rFonts w:ascii="Georgia" w:hAnsi="Georgia"/>
        </w:rPr>
        <w:t>genera</w:t>
      </w:r>
      <w:r w:rsidR="00A73DB2">
        <w:rPr>
          <w:rFonts w:ascii="Georgia" w:hAnsi="Georgia"/>
        </w:rPr>
        <w:t>n a diario en l</w:t>
      </w:r>
      <w:r w:rsidR="00A73DB2" w:rsidRPr="00A04528">
        <w:rPr>
          <w:rFonts w:ascii="Georgia" w:hAnsi="Georgia"/>
        </w:rPr>
        <w:t>os</w:t>
      </w:r>
      <w:r w:rsidR="00A73DB2">
        <w:rPr>
          <w:rFonts w:ascii="Georgia" w:hAnsi="Georgia"/>
        </w:rPr>
        <w:t xml:space="preserve"> Sistemas de Información, registrando todo tipo de conceptos</w:t>
      </w:r>
      <w:r w:rsidR="00A73DB2" w:rsidRPr="00A04528">
        <w:rPr>
          <w:rFonts w:ascii="Georgia" w:hAnsi="Georgia"/>
        </w:rPr>
        <w:t xml:space="preserve">. </w:t>
      </w:r>
      <w:r w:rsidR="00A73DB2">
        <w:rPr>
          <w:rFonts w:ascii="Georgia" w:hAnsi="Georgia"/>
        </w:rPr>
        <w:t xml:space="preserve"> Tanto el hardware como el software de gestión y control,  han evolucionado de una forma exponencial desde los años 80, y con ello, se ha alcanzado un procesamiento lo más heterogéneo posible en lo que se refiere a orígenes, formatos o tratamiento de esos datos. </w:t>
      </w:r>
    </w:p>
    <w:p w14:paraId="73620B05" w14:textId="77777777" w:rsidR="00A73DB2" w:rsidRDefault="00A73DB2" w:rsidP="002A207E">
      <w:pPr>
        <w:rPr>
          <w:rFonts w:ascii="Georgia" w:hAnsi="Georgia"/>
        </w:rPr>
      </w:pPr>
      <w:r w:rsidRPr="00A04528">
        <w:rPr>
          <w:rFonts w:ascii="Georgia" w:hAnsi="Georgia"/>
        </w:rPr>
        <w:t xml:space="preserve">Con independencia del sector al que nos refiramos, </w:t>
      </w:r>
      <w:r w:rsidR="00AE04C1">
        <w:rPr>
          <w:rFonts w:ascii="Georgia" w:hAnsi="Georgia"/>
        </w:rPr>
        <w:t>este</w:t>
      </w:r>
      <w:r w:rsidRPr="00A04528">
        <w:rPr>
          <w:rFonts w:ascii="Georgia" w:hAnsi="Georgia"/>
        </w:rPr>
        <w:t xml:space="preserve"> volumen escapa </w:t>
      </w:r>
      <w:r>
        <w:rPr>
          <w:rFonts w:ascii="Georgia" w:hAnsi="Georgia"/>
        </w:rPr>
        <w:t>con creces</w:t>
      </w:r>
      <w:r w:rsidRPr="00A04528">
        <w:rPr>
          <w:rFonts w:ascii="Georgia" w:hAnsi="Georgia"/>
        </w:rPr>
        <w:t xml:space="preserve"> la capacidad que se tiene en la actualidad de recolectar, almacenar, y sobre todo</w:t>
      </w:r>
      <w:r>
        <w:rPr>
          <w:rFonts w:ascii="Georgia" w:hAnsi="Georgia"/>
        </w:rPr>
        <w:t xml:space="preserve">, </w:t>
      </w:r>
      <w:r w:rsidRPr="00A04528">
        <w:rPr>
          <w:rFonts w:ascii="Georgia" w:hAnsi="Georgia"/>
        </w:rPr>
        <w:t xml:space="preserve">de comprender esos datos, lo que ha hecho que el </w:t>
      </w:r>
      <w:r w:rsidR="00AE04C1">
        <w:rPr>
          <w:rFonts w:ascii="Georgia" w:hAnsi="Georgia"/>
        </w:rPr>
        <w:t xml:space="preserve"> </w:t>
      </w:r>
      <w:r w:rsidRPr="00A04528">
        <w:rPr>
          <w:rFonts w:ascii="Georgia" w:hAnsi="Georgia"/>
          <w:i/>
        </w:rPr>
        <w:t xml:space="preserve">Data </w:t>
      </w:r>
      <w:proofErr w:type="spellStart"/>
      <w:r w:rsidRPr="00A04528">
        <w:rPr>
          <w:rFonts w:ascii="Georgia" w:hAnsi="Georgia"/>
          <w:i/>
        </w:rPr>
        <w:t>Mining</w:t>
      </w:r>
      <w:proofErr w:type="spellEnd"/>
      <w:r w:rsidRPr="00A04528">
        <w:rPr>
          <w:rFonts w:ascii="Georgia" w:hAnsi="Georgia"/>
        </w:rPr>
        <w:t xml:space="preserve"> </w:t>
      </w:r>
      <w:r>
        <w:rPr>
          <w:rFonts w:ascii="Georgia" w:hAnsi="Georgia"/>
        </w:rPr>
        <w:t>(M</w:t>
      </w:r>
      <w:r w:rsidRPr="00A04528">
        <w:rPr>
          <w:rFonts w:ascii="Georgia" w:hAnsi="Georgia"/>
        </w:rPr>
        <w:t xml:space="preserve">inería de datos) se haya posicionado como una solución factible para la </w:t>
      </w:r>
      <w:r>
        <w:rPr>
          <w:rFonts w:ascii="Georgia" w:hAnsi="Georgia"/>
        </w:rPr>
        <w:t xml:space="preserve">cada vez más necesaria </w:t>
      </w:r>
      <w:r w:rsidRPr="00A04528">
        <w:rPr>
          <w:rFonts w:ascii="Georgia" w:hAnsi="Georgia"/>
        </w:rPr>
        <w:t xml:space="preserve">transformación de datos en conocimiento. </w:t>
      </w:r>
    </w:p>
    <w:p w14:paraId="134DA459" w14:textId="77777777" w:rsidR="00A73DB2" w:rsidRPr="001D4635" w:rsidRDefault="00A73DB2" w:rsidP="002A207E">
      <w:pPr>
        <w:rPr>
          <w:rFonts w:ascii="Georgia" w:hAnsi="Georgia"/>
        </w:rPr>
      </w:pPr>
      <w:r>
        <w:rPr>
          <w:rFonts w:ascii="Georgia" w:hAnsi="Georgia"/>
        </w:rPr>
        <w:t xml:space="preserve">Se debe buscar cómo </w:t>
      </w:r>
      <w:r w:rsidRPr="001D4635">
        <w:rPr>
          <w:rFonts w:ascii="Georgia" w:hAnsi="Georgia"/>
        </w:rPr>
        <w:t>automatizar este proces</w:t>
      </w:r>
      <w:r>
        <w:rPr>
          <w:rFonts w:ascii="Georgia" w:hAnsi="Georgia"/>
        </w:rPr>
        <w:t>o  de transformación, para de esta forma, en un tiempo aceptable</w:t>
      </w:r>
      <w:r w:rsidRPr="001D4635">
        <w:rPr>
          <w:rFonts w:ascii="Georgia" w:hAnsi="Georgia"/>
        </w:rPr>
        <w:t xml:space="preserve">, </w:t>
      </w:r>
      <w:r>
        <w:rPr>
          <w:rFonts w:ascii="Georgia" w:hAnsi="Georgia"/>
        </w:rPr>
        <w:t xml:space="preserve">adquirir un </w:t>
      </w:r>
      <w:r w:rsidRPr="001D4635">
        <w:rPr>
          <w:rFonts w:ascii="Georgia" w:hAnsi="Georgia"/>
        </w:rPr>
        <w:t xml:space="preserve">conocimiento </w:t>
      </w:r>
      <w:r>
        <w:rPr>
          <w:rFonts w:ascii="Georgia" w:hAnsi="Georgia"/>
        </w:rPr>
        <w:t>que se pueda aplicar  en la tom</w:t>
      </w:r>
      <w:r w:rsidRPr="001D4635">
        <w:rPr>
          <w:rFonts w:ascii="Georgia" w:hAnsi="Georgia"/>
        </w:rPr>
        <w:t>a de decisiones</w:t>
      </w:r>
      <w:r>
        <w:rPr>
          <w:rFonts w:ascii="Georgia" w:hAnsi="Georgia"/>
        </w:rPr>
        <w:t xml:space="preserve">.  Es en este escenario, donde surge el concepto de </w:t>
      </w:r>
      <w:r w:rsidRPr="008933C6">
        <w:rPr>
          <w:rFonts w:ascii="Georgia" w:hAnsi="Georgia"/>
          <w:i/>
        </w:rPr>
        <w:t>BI</w:t>
      </w:r>
      <w:r>
        <w:rPr>
          <w:rFonts w:ascii="Georgia" w:hAnsi="Georgia"/>
        </w:rPr>
        <w:t xml:space="preserve">  (Business </w:t>
      </w:r>
      <w:proofErr w:type="spellStart"/>
      <w:r>
        <w:rPr>
          <w:rFonts w:ascii="Georgia" w:hAnsi="Georgia"/>
        </w:rPr>
        <w:t>Intelligence</w:t>
      </w:r>
      <w:proofErr w:type="spellEnd"/>
      <w:r>
        <w:rPr>
          <w:rFonts w:ascii="Georgia" w:hAnsi="Georgia"/>
        </w:rPr>
        <w:t xml:space="preserve"> o Inteligencia de Negocios).</w:t>
      </w:r>
    </w:p>
    <w:p w14:paraId="24A6A29B" w14:textId="77777777" w:rsidR="00A73DB2" w:rsidRDefault="00A73DB2" w:rsidP="00127F3A">
      <w:pPr>
        <w:rPr>
          <w:rFonts w:ascii="Georgia" w:hAnsi="Georgia"/>
        </w:rPr>
      </w:pPr>
      <w:r w:rsidRPr="00A04528">
        <w:rPr>
          <w:rFonts w:ascii="Georgia" w:hAnsi="Georgia"/>
        </w:rPr>
        <w:t xml:space="preserve">Como es sabido, los datos almacenados de forma individual no se pueden considerar información; </w:t>
      </w:r>
      <w:r>
        <w:rPr>
          <w:rFonts w:ascii="Georgia" w:hAnsi="Georgia"/>
        </w:rPr>
        <w:t xml:space="preserve"> </w:t>
      </w:r>
      <w:r w:rsidRPr="00A04528">
        <w:rPr>
          <w:rFonts w:ascii="Georgia" w:hAnsi="Georgia"/>
        </w:rPr>
        <w:t xml:space="preserve">Los datos sólo toman relevancia, y se pueden convertir en conocimiento, cuando son interpretados en un contexto determinado, obteniéndose tras un análisis detallado, unos patrones “de comportamiento” (modelos) que sean fiables desde el punto de vista estadístico. Estos patrones detectados pueden no ser obvios a priori, </w:t>
      </w:r>
      <w:r>
        <w:rPr>
          <w:rFonts w:ascii="Georgia" w:hAnsi="Georgia"/>
        </w:rPr>
        <w:t xml:space="preserve"> </w:t>
      </w:r>
      <w:r w:rsidRPr="00A04528">
        <w:rPr>
          <w:rFonts w:ascii="Georgia" w:hAnsi="Georgia"/>
        </w:rPr>
        <w:t xml:space="preserve">y </w:t>
      </w:r>
      <w:r w:rsidR="005D3F74">
        <w:rPr>
          <w:rFonts w:ascii="Georgia" w:hAnsi="Georgia"/>
        </w:rPr>
        <w:t xml:space="preserve">pueden ser </w:t>
      </w:r>
      <w:r w:rsidRPr="00A04528">
        <w:rPr>
          <w:rFonts w:ascii="Georgia" w:hAnsi="Georgia"/>
        </w:rPr>
        <w:t>totalmente desconocidos antes de llevar a cabo dicho análisis</w:t>
      </w:r>
      <w:r>
        <w:rPr>
          <w:rFonts w:ascii="Georgia" w:hAnsi="Georgia"/>
        </w:rPr>
        <w:t>.</w:t>
      </w:r>
    </w:p>
    <w:p w14:paraId="27B8D799" w14:textId="77777777" w:rsidR="00127F3A" w:rsidRPr="000C53D8" w:rsidRDefault="00A73DB2" w:rsidP="005D3F74">
      <w:pPr>
        <w:rPr>
          <w:rFonts w:ascii="Georgia" w:hAnsi="Georgia"/>
          <w:vertAlign w:val="superscript"/>
        </w:rPr>
      </w:pPr>
      <w:r w:rsidRPr="00A04528">
        <w:rPr>
          <w:rFonts w:ascii="Georgia" w:hAnsi="Georgia"/>
        </w:rPr>
        <w:t xml:space="preserve">Es aquí donde toma </w:t>
      </w:r>
      <w:r>
        <w:rPr>
          <w:rFonts w:ascii="Georgia" w:hAnsi="Georgia"/>
        </w:rPr>
        <w:t xml:space="preserve">enorme </w:t>
      </w:r>
      <w:r w:rsidRPr="00A04528">
        <w:rPr>
          <w:rFonts w:ascii="Georgia" w:hAnsi="Georgia"/>
        </w:rPr>
        <w:t xml:space="preserve">importancia </w:t>
      </w:r>
      <w:r>
        <w:rPr>
          <w:rFonts w:ascii="Georgia" w:hAnsi="Georgia"/>
        </w:rPr>
        <w:t xml:space="preserve">el concepto de </w:t>
      </w:r>
      <w:r w:rsidRPr="00A04528">
        <w:rPr>
          <w:rFonts w:ascii="Georgia" w:hAnsi="Georgia"/>
        </w:rPr>
        <w:t>detección de anomalías</w:t>
      </w:r>
      <w:r>
        <w:rPr>
          <w:rFonts w:ascii="Georgia" w:hAnsi="Georgia"/>
        </w:rPr>
        <w:t xml:space="preserve">, que en el contexto del Data </w:t>
      </w:r>
      <w:proofErr w:type="spellStart"/>
      <w:r>
        <w:rPr>
          <w:rFonts w:ascii="Georgia" w:hAnsi="Georgia"/>
        </w:rPr>
        <w:t>Mining</w:t>
      </w:r>
      <w:proofErr w:type="spellEnd"/>
      <w:r>
        <w:rPr>
          <w:rFonts w:ascii="Georgia" w:hAnsi="Georgia"/>
        </w:rPr>
        <w:t xml:space="preserve">, se puede definir como el proceso de identificación de aquellos datos, eventos, elementos de un grupo u observaciones que no se ajustan a un patrón esperado, es decir, </w:t>
      </w:r>
      <w:r w:rsidR="005141CB">
        <w:rPr>
          <w:rFonts w:ascii="Georgia" w:hAnsi="Georgia"/>
        </w:rPr>
        <w:t xml:space="preserve"> </w:t>
      </w:r>
      <w:r>
        <w:rPr>
          <w:rFonts w:ascii="Georgia" w:hAnsi="Georgia"/>
        </w:rPr>
        <w:t>datos que presentan un “comportamiento” diferente a lo que se considera “normal”</w:t>
      </w:r>
      <w:r w:rsidR="00127F3A">
        <w:rPr>
          <w:rFonts w:ascii="Georgia" w:hAnsi="Georgia"/>
        </w:rPr>
        <w:t xml:space="preserve"> dentro de un conjunto de datos  </w:t>
      </w:r>
      <w:r w:rsidR="000C53D8" w:rsidRPr="000C53D8">
        <w:rPr>
          <w:rFonts w:ascii="Georgia" w:hAnsi="Georgia"/>
          <w:sz w:val="32"/>
          <w:vertAlign w:val="superscript"/>
        </w:rPr>
        <w:t>1</w:t>
      </w:r>
    </w:p>
    <w:p w14:paraId="7933C067" w14:textId="77777777" w:rsidR="00A73DB2" w:rsidRPr="00430B08" w:rsidRDefault="000C53D8" w:rsidP="000C53D8">
      <w:pPr>
        <w:jc w:val="left"/>
        <w:rPr>
          <w:rFonts w:ascii="Georgia" w:hAnsi="Georgia"/>
          <w:sz w:val="20"/>
          <w:lang w:val="en-US"/>
        </w:rPr>
      </w:pPr>
      <w:r w:rsidRPr="00430B08">
        <w:rPr>
          <w:rFonts w:ascii="Georgia" w:hAnsi="Georgia"/>
          <w:sz w:val="20"/>
          <w:lang w:val="en-US"/>
        </w:rPr>
        <w:t xml:space="preserve">1    </w:t>
      </w:r>
      <w:commentRangeStart w:id="29"/>
      <w:r w:rsidRPr="00430B08">
        <w:rPr>
          <w:rFonts w:ascii="Georgia" w:hAnsi="Georgia"/>
          <w:sz w:val="20"/>
          <w:lang w:val="en-US"/>
        </w:rPr>
        <w:t xml:space="preserve">Ref.   </w:t>
      </w:r>
      <w:hyperlink r:id="rId13" w:history="1">
        <w:r w:rsidR="00127F3A" w:rsidRPr="00430B08">
          <w:rPr>
            <w:rStyle w:val="Hyperlink"/>
            <w:rFonts w:ascii="Georgia" w:hAnsi="Georgia"/>
            <w:noProof w:val="0"/>
            <w:sz w:val="20"/>
            <w:lang w:val="en-US"/>
          </w:rPr>
          <w:t>http://copro.com.ar/Deteccion_de_anomalias.html</w:t>
        </w:r>
      </w:hyperlink>
    </w:p>
    <w:commentRangeEnd w:id="29"/>
    <w:p w14:paraId="5169159F" w14:textId="77777777" w:rsidR="005844A3" w:rsidRPr="00430B08" w:rsidRDefault="00400374" w:rsidP="002A207E">
      <w:pPr>
        <w:rPr>
          <w:rFonts w:ascii="Georgia" w:hAnsi="Georgia"/>
          <w:lang w:val="en-US"/>
        </w:rPr>
      </w:pPr>
      <w:r>
        <w:rPr>
          <w:rStyle w:val="CommentReference"/>
          <w:rFonts w:asciiTheme="minorHAnsi" w:hAnsiTheme="minorHAnsi"/>
          <w:lang w:val="es-ES"/>
        </w:rPr>
        <w:lastRenderedPageBreak/>
        <w:commentReference w:id="29"/>
      </w:r>
    </w:p>
    <w:p w14:paraId="476F454F" w14:textId="77777777" w:rsidR="00A73DB2" w:rsidRDefault="00A73DB2" w:rsidP="002A207E">
      <w:pPr>
        <w:rPr>
          <w:rFonts w:ascii="Georgia" w:hAnsi="Georgia"/>
        </w:rPr>
      </w:pPr>
      <w:r>
        <w:rPr>
          <w:rFonts w:ascii="Georgia" w:hAnsi="Georgia"/>
        </w:rPr>
        <w:t>Por ejemplo, la detección de fraude se basa en poder crear unos patrones que permitan definir, mediante perfiles, el comportamiento que se considera “normal” por parte de los usuarios, con el fin de detectar como anomalía todo lo que no per</w:t>
      </w:r>
      <w:r w:rsidR="00285502">
        <w:rPr>
          <w:rFonts w:ascii="Georgia" w:hAnsi="Georgia"/>
        </w:rPr>
        <w:t>tenezca a dicho patrón, es decir</w:t>
      </w:r>
      <w:r>
        <w:rPr>
          <w:rFonts w:ascii="Georgia" w:hAnsi="Georgia"/>
        </w:rPr>
        <w:t xml:space="preserve">, aquel comportamiento que se pueda considerar atípico. </w:t>
      </w:r>
    </w:p>
    <w:p w14:paraId="12C2CBA8" w14:textId="77777777" w:rsidR="00A73DB2" w:rsidRDefault="00A73DB2" w:rsidP="002A207E">
      <w:pPr>
        <w:spacing w:after="0"/>
        <w:rPr>
          <w:rFonts w:ascii="Georgia" w:hAnsi="Georgia"/>
        </w:rPr>
      </w:pPr>
    </w:p>
    <w:p w14:paraId="560BAB58" w14:textId="77777777" w:rsidR="00A76FFD" w:rsidRDefault="00A76FFD" w:rsidP="002A207E">
      <w:pPr>
        <w:autoSpaceDE w:val="0"/>
        <w:autoSpaceDN w:val="0"/>
        <w:adjustRightInd w:val="0"/>
        <w:spacing w:after="0"/>
        <w:rPr>
          <w:rFonts w:ascii="Georgia" w:hAnsi="Georgia" w:cs="TTE1019D78t00"/>
        </w:rPr>
      </w:pPr>
    </w:p>
    <w:p w14:paraId="18B93B78" w14:textId="77777777" w:rsidR="003C0F42" w:rsidRDefault="003C0F42" w:rsidP="003C0F42">
      <w:pPr>
        <w:pStyle w:val="Heading2"/>
      </w:pPr>
      <w:bookmarkStart w:id="30" w:name="_Toc488444235"/>
      <w:r w:rsidRPr="002A250D">
        <w:t xml:space="preserve">¿Qué </w:t>
      </w:r>
      <w:r w:rsidRPr="007C094C">
        <w:t>son</w:t>
      </w:r>
      <w:r w:rsidR="001C1DEC">
        <w:t xml:space="preserve"> las a</w:t>
      </w:r>
      <w:r>
        <w:t>nomalías</w:t>
      </w:r>
      <w:r w:rsidRPr="002A250D">
        <w:t>?</w:t>
      </w:r>
      <w:bookmarkEnd w:id="30"/>
    </w:p>
    <w:p w14:paraId="152B1EAC" w14:textId="77777777" w:rsidR="003C0F42" w:rsidRPr="003C0F42" w:rsidRDefault="003C0F42" w:rsidP="003C0F42"/>
    <w:p w14:paraId="3244692D" w14:textId="77777777" w:rsidR="003C0F42" w:rsidRPr="002A250D" w:rsidRDefault="003C0F42" w:rsidP="003C0F42">
      <w:pPr>
        <w:rPr>
          <w:rFonts w:ascii="Georgia" w:hAnsi="Georgia"/>
        </w:rPr>
      </w:pPr>
      <w:r w:rsidRPr="002A250D">
        <w:rPr>
          <w:rFonts w:ascii="Georgia" w:hAnsi="Georgia"/>
        </w:rPr>
        <w:t xml:space="preserve">El concepto de </w:t>
      </w:r>
      <w:r w:rsidR="00CE6622">
        <w:rPr>
          <w:rFonts w:ascii="Georgia" w:hAnsi="Georgia"/>
        </w:rPr>
        <w:t xml:space="preserve"> </w:t>
      </w:r>
      <w:r w:rsidR="009A79D6">
        <w:rPr>
          <w:rFonts w:ascii="Georgia" w:hAnsi="Georgia"/>
          <w:b/>
          <w:i/>
        </w:rPr>
        <w:t>d</w:t>
      </w:r>
      <w:r w:rsidRPr="002A250D">
        <w:rPr>
          <w:rFonts w:ascii="Georgia" w:hAnsi="Georgia"/>
          <w:b/>
          <w:i/>
        </w:rPr>
        <w:t xml:space="preserve">etección de </w:t>
      </w:r>
      <w:r w:rsidR="00A668F8">
        <w:rPr>
          <w:rFonts w:ascii="Georgia" w:hAnsi="Georgia"/>
          <w:b/>
          <w:i/>
        </w:rPr>
        <w:t>anomalía</w:t>
      </w:r>
      <w:r w:rsidRPr="002A250D">
        <w:rPr>
          <w:rFonts w:ascii="Georgia" w:hAnsi="Georgia"/>
          <w:b/>
          <w:i/>
        </w:rPr>
        <w:t>s</w:t>
      </w:r>
      <w:r w:rsidRPr="002A250D">
        <w:rPr>
          <w:rFonts w:ascii="Georgia" w:hAnsi="Georgia"/>
        </w:rPr>
        <w:t xml:space="preserve"> se refiere a la técnica mediante la cual, se busca dentro de un conjunto de datos, aquellos patrones de comportamiento que no se ajustan al comportamiento esperado.  Normalmente nos referimos a estos datos, por citar sólo algunos, como datos atípicos, </w:t>
      </w:r>
      <w:proofErr w:type="spellStart"/>
      <w:r w:rsidR="00283D1F">
        <w:rPr>
          <w:rFonts w:ascii="Georgia" w:hAnsi="Georgia"/>
        </w:rPr>
        <w:t>outlier</w:t>
      </w:r>
      <w:r w:rsidRPr="002A250D">
        <w:rPr>
          <w:rFonts w:ascii="Georgia" w:hAnsi="Georgia"/>
        </w:rPr>
        <w:t>s</w:t>
      </w:r>
      <w:proofErr w:type="spellEnd"/>
      <w:r w:rsidRPr="002A250D">
        <w:rPr>
          <w:rFonts w:ascii="Georgia" w:hAnsi="Georgia"/>
        </w:rPr>
        <w:t xml:space="preserve">, excepciones, anomalías o particularidades. De todos estos conceptos, en escenarios de Data </w:t>
      </w:r>
      <w:proofErr w:type="spellStart"/>
      <w:r w:rsidRPr="002A250D">
        <w:rPr>
          <w:rFonts w:ascii="Georgia" w:hAnsi="Georgia"/>
        </w:rPr>
        <w:t>Analysis</w:t>
      </w:r>
      <w:proofErr w:type="spellEnd"/>
      <w:r w:rsidRPr="002A250D">
        <w:rPr>
          <w:rFonts w:ascii="Georgia" w:hAnsi="Georgia"/>
        </w:rPr>
        <w:t xml:space="preserve">, normalmente se puede intercambiar el uso que se hace entre conceptos como </w:t>
      </w:r>
      <w:proofErr w:type="spellStart"/>
      <w:r w:rsidR="00283D1F">
        <w:rPr>
          <w:rFonts w:ascii="Georgia" w:hAnsi="Georgia"/>
        </w:rPr>
        <w:t>outlier</w:t>
      </w:r>
      <w:r w:rsidRPr="002A250D">
        <w:rPr>
          <w:rFonts w:ascii="Georgia" w:hAnsi="Georgia"/>
        </w:rPr>
        <w:t>s</w:t>
      </w:r>
      <w:proofErr w:type="spellEnd"/>
      <w:r w:rsidRPr="002A250D">
        <w:rPr>
          <w:rFonts w:ascii="Georgia" w:hAnsi="Georgia"/>
        </w:rPr>
        <w:t xml:space="preserve"> y </w:t>
      </w:r>
      <w:r w:rsidR="00A668F8">
        <w:rPr>
          <w:rFonts w:ascii="Georgia" w:hAnsi="Georgia"/>
        </w:rPr>
        <w:t>anomalía</w:t>
      </w:r>
      <w:r w:rsidRPr="002A250D">
        <w:rPr>
          <w:rFonts w:ascii="Georgia" w:hAnsi="Georgia"/>
        </w:rPr>
        <w:t xml:space="preserve">s. </w:t>
      </w:r>
    </w:p>
    <w:p w14:paraId="0583C223" w14:textId="77777777" w:rsidR="003C0F42" w:rsidRDefault="003C0F42" w:rsidP="003C0F42">
      <w:pPr>
        <w:rPr>
          <w:rFonts w:ascii="Georgia" w:hAnsi="Georgia"/>
        </w:rPr>
      </w:pPr>
      <w:r w:rsidRPr="006E6380">
        <w:rPr>
          <w:rFonts w:ascii="Georgia" w:hAnsi="Georgia"/>
        </w:rPr>
        <w:t>Desde el siglo XIX</w:t>
      </w:r>
      <w:r w:rsidRPr="002A250D">
        <w:rPr>
          <w:rFonts w:ascii="Georgia" w:hAnsi="Georgia"/>
        </w:rPr>
        <w:t>, la rama de la Estadística se ha interesado</w:t>
      </w:r>
      <w:r w:rsidR="00EC79DF">
        <w:rPr>
          <w:rFonts w:ascii="Georgia" w:hAnsi="Georgia"/>
        </w:rPr>
        <w:t xml:space="preserve"> por el estudio detallado de</w:t>
      </w:r>
      <w:r w:rsidR="006E6380">
        <w:rPr>
          <w:rFonts w:ascii="Georgia" w:hAnsi="Georgia"/>
        </w:rPr>
        <w:t>l análisis estadístico de detección de anomalías (</w:t>
      </w:r>
      <w:r w:rsidR="006E6380" w:rsidRPr="002F539B">
        <w:rPr>
          <w:rFonts w:ascii="Georgia" w:hAnsi="Georgia"/>
          <w:i/>
        </w:rPr>
        <w:t xml:space="preserve">estudio de </w:t>
      </w:r>
      <w:proofErr w:type="spellStart"/>
      <w:r w:rsidR="006E6380" w:rsidRPr="002F539B">
        <w:rPr>
          <w:rFonts w:ascii="Georgia" w:hAnsi="Georgia"/>
          <w:i/>
        </w:rPr>
        <w:t>Glaisher</w:t>
      </w:r>
      <w:proofErr w:type="spellEnd"/>
      <w:r w:rsidR="006E6380">
        <w:rPr>
          <w:rFonts w:ascii="Georgia" w:hAnsi="Georgia"/>
        </w:rPr>
        <w:t>, 1872)</w:t>
      </w:r>
      <w:r w:rsidR="0054011B">
        <w:rPr>
          <w:rFonts w:ascii="Georgia" w:hAnsi="Georgia"/>
        </w:rPr>
        <w:t xml:space="preserve">, lo que </w:t>
      </w:r>
      <w:r w:rsidRPr="002A250D">
        <w:rPr>
          <w:rFonts w:ascii="Georgia" w:hAnsi="Georgia"/>
        </w:rPr>
        <w:t xml:space="preserve">ha propiciado que se hayan desarrollado </w:t>
      </w:r>
      <w:r w:rsidR="0054011B">
        <w:rPr>
          <w:rFonts w:ascii="Georgia" w:hAnsi="Georgia"/>
        </w:rPr>
        <w:t>diferentes técnicas</w:t>
      </w:r>
      <w:r w:rsidRPr="002A250D">
        <w:rPr>
          <w:rFonts w:ascii="Georgia" w:hAnsi="Georgia"/>
        </w:rPr>
        <w:t xml:space="preserve">. Algunas, se han desarrollado de forma explícita para un campo de aplicación específico. </w:t>
      </w:r>
    </w:p>
    <w:p w14:paraId="2ABB6393" w14:textId="5A13ACAA" w:rsidR="003C0F42" w:rsidRPr="002A250D" w:rsidRDefault="003C0F42" w:rsidP="003C0F42">
      <w:pPr>
        <w:rPr>
          <w:rFonts w:ascii="Georgia" w:hAnsi="Georgia"/>
        </w:rPr>
      </w:pPr>
      <w:r w:rsidRPr="002A250D">
        <w:rPr>
          <w:rFonts w:ascii="Georgia" w:hAnsi="Georgia"/>
        </w:rPr>
        <w:t xml:space="preserve">Implica diferenciar entre </w:t>
      </w:r>
      <w:r w:rsidR="00A668F8">
        <w:rPr>
          <w:rFonts w:ascii="Georgia" w:hAnsi="Georgia"/>
        </w:rPr>
        <w:t>anomalía</w:t>
      </w:r>
      <w:r w:rsidRPr="002A250D">
        <w:rPr>
          <w:rFonts w:ascii="Georgia" w:hAnsi="Georgia"/>
        </w:rPr>
        <w:t xml:space="preserve"> y </w:t>
      </w:r>
      <w:del w:id="31" w:author="Daniel Alcaide" w:date="2017-07-23T09:24:00Z">
        <w:r w:rsidRPr="002A250D" w:rsidDel="003026EC">
          <w:rPr>
            <w:rFonts w:ascii="Georgia" w:hAnsi="Georgia"/>
          </w:rPr>
          <w:delText>Ruido</w:delText>
        </w:r>
      </w:del>
      <w:ins w:id="32" w:author="Daniel Alcaide" w:date="2017-07-23T09:24:00Z">
        <w:r w:rsidR="003026EC">
          <w:rPr>
            <w:rFonts w:ascii="Georgia" w:hAnsi="Georgia"/>
          </w:rPr>
          <w:t>r</w:t>
        </w:r>
        <w:r w:rsidR="003026EC" w:rsidRPr="002A250D">
          <w:rPr>
            <w:rFonts w:ascii="Georgia" w:hAnsi="Georgia"/>
          </w:rPr>
          <w:t>uido</w:t>
        </w:r>
      </w:ins>
      <w:r w:rsidRPr="002A250D">
        <w:rPr>
          <w:rFonts w:ascii="Georgia" w:hAnsi="Georgia"/>
        </w:rPr>
        <w:t xml:space="preserve">, de tal forma, que este segundo concepto hace referencia a todo dato que no es interesante para en analista, y que, por tanto, debe tratarse de forma previa al análisis, ignorándolos, o incluso, eliminándolos del conjunto de datos de entrada que sea objetivo de estudio. </w:t>
      </w:r>
    </w:p>
    <w:p w14:paraId="71E7D458" w14:textId="77777777" w:rsidR="003C0F42" w:rsidRPr="002A250D" w:rsidRDefault="003C0F42" w:rsidP="003C0F42">
      <w:pPr>
        <w:rPr>
          <w:rFonts w:ascii="Georgia" w:hAnsi="Georgia"/>
        </w:rPr>
      </w:pPr>
      <w:r w:rsidRPr="002A250D">
        <w:rPr>
          <w:rFonts w:ascii="Georgia" w:hAnsi="Georgia"/>
        </w:rPr>
        <w:t>El interés real que tiene la detección de anomalías reside en el hecho de que se pasa de un  análisis de los datos teórico, a una interpretación real, con un significado a veces crítico que se puede aplicar en un amplio rango de aplicaciones prácticas. Dependiendo de qué significado tome este análisis, podremos llevar a cabo una toma de decisiones en los diferentes contextos que se estén tratando.</w:t>
      </w:r>
    </w:p>
    <w:p w14:paraId="65CA1AEB" w14:textId="77777777" w:rsidR="00A73DB2" w:rsidRDefault="00A73DB2" w:rsidP="002A207E"/>
    <w:p w14:paraId="15779964" w14:textId="77777777" w:rsidR="003C0F42" w:rsidRDefault="003C0F42" w:rsidP="002A207E"/>
    <w:p w14:paraId="28445A03" w14:textId="77777777" w:rsidR="00D25C28" w:rsidRDefault="00D25C28" w:rsidP="002A207E"/>
    <w:p w14:paraId="613DDFE8" w14:textId="77777777" w:rsidR="00D25C28" w:rsidRDefault="00D25C28" w:rsidP="002A207E"/>
    <w:p w14:paraId="1DC3B7AD" w14:textId="77777777" w:rsidR="003C0F42" w:rsidRDefault="00E62545" w:rsidP="003C0F42">
      <w:pPr>
        <w:pStyle w:val="Heading2"/>
        <w:rPr>
          <w:lang w:val="es-ES"/>
        </w:rPr>
      </w:pPr>
      <w:bookmarkStart w:id="33" w:name="_Toc488444236"/>
      <w:r w:rsidRPr="00E62545">
        <w:rPr>
          <w:lang w:val="es-ES"/>
        </w:rPr>
        <w:t>Taxonomía de las anomalías</w:t>
      </w:r>
      <w:bookmarkEnd w:id="33"/>
    </w:p>
    <w:p w14:paraId="786A2D01" w14:textId="77777777" w:rsidR="00E62545" w:rsidRPr="00E62545" w:rsidRDefault="00E62545" w:rsidP="00E62545">
      <w:pPr>
        <w:rPr>
          <w:lang w:val="es-ES"/>
        </w:rPr>
      </w:pPr>
    </w:p>
    <w:p w14:paraId="1C4D724E" w14:textId="77777777" w:rsidR="003C0F42" w:rsidRPr="002934D2" w:rsidRDefault="003C0F42" w:rsidP="003C0F42">
      <w:pPr>
        <w:rPr>
          <w:rFonts w:ascii="Georgia" w:hAnsi="Georgia"/>
          <w:vertAlign w:val="superscript"/>
        </w:rPr>
      </w:pPr>
      <w:r w:rsidRPr="002A250D">
        <w:rPr>
          <w:rFonts w:ascii="Georgia" w:hAnsi="Georgia"/>
        </w:rPr>
        <w:t>Podemos suponer a priori que en líneas generales, puede resultar bastante trivial diferenciar una región de comportamiento “normal” de una que no lo sea, pero la realidad es muy diferente.  Existen diversos factores que convierte casi en un reto diferenciar la frontera entre ambos conceptos:</w:t>
      </w:r>
      <w:commentRangeStart w:id="34"/>
      <w:r w:rsidR="002934D2">
        <w:rPr>
          <w:rFonts w:ascii="Georgia" w:hAnsi="Georgia"/>
        </w:rPr>
        <w:t xml:space="preserve"> </w:t>
      </w:r>
      <w:r w:rsidR="002934D2" w:rsidRPr="002934D2">
        <w:rPr>
          <w:rFonts w:ascii="Georgia" w:hAnsi="Georgia"/>
          <w:sz w:val="28"/>
          <w:vertAlign w:val="superscript"/>
        </w:rPr>
        <w:t>2</w:t>
      </w:r>
      <w:commentRangeEnd w:id="34"/>
      <w:r w:rsidR="00BD2D9C">
        <w:rPr>
          <w:rStyle w:val="CommentReference"/>
          <w:rFonts w:asciiTheme="minorHAnsi" w:hAnsiTheme="minorHAnsi"/>
          <w:lang w:val="es-ES"/>
        </w:rPr>
        <w:commentReference w:id="34"/>
      </w:r>
    </w:p>
    <w:p w14:paraId="6226E663" w14:textId="77777777" w:rsidR="002934D2" w:rsidRDefault="002934D2" w:rsidP="002934D2">
      <w:pPr>
        <w:pStyle w:val="ListParagraph"/>
        <w:jc w:val="both"/>
        <w:rPr>
          <w:rFonts w:ascii="Georgia" w:hAnsi="Georgia"/>
        </w:rPr>
      </w:pPr>
    </w:p>
    <w:p w14:paraId="09614BD2" w14:textId="77777777" w:rsidR="003C0F42" w:rsidRPr="002A250D" w:rsidRDefault="003C0F42" w:rsidP="00E154D0">
      <w:pPr>
        <w:pStyle w:val="ListParagraph"/>
        <w:numPr>
          <w:ilvl w:val="0"/>
          <w:numId w:val="26"/>
        </w:numPr>
        <w:ind w:left="426" w:hanging="349"/>
        <w:jc w:val="both"/>
        <w:rPr>
          <w:rFonts w:ascii="Georgia" w:hAnsi="Georgia"/>
        </w:rPr>
      </w:pPr>
      <w:commentRangeStart w:id="35"/>
      <w:r w:rsidRPr="002A250D">
        <w:rPr>
          <w:rFonts w:ascii="Georgia" w:hAnsi="Georgia"/>
        </w:rPr>
        <w:t xml:space="preserve">Definir una región de comportamiento normal a veces es muy complicado. Esto implica que es muy difícil de detectar aquellos datos que se encuentran en la frontera entre ambas regiones. </w:t>
      </w:r>
      <w:commentRangeEnd w:id="35"/>
      <w:r w:rsidR="00754278">
        <w:rPr>
          <w:rStyle w:val="CommentReference"/>
          <w:lang w:val="es-ES"/>
        </w:rPr>
        <w:commentReference w:id="35"/>
      </w:r>
    </w:p>
    <w:p w14:paraId="74A66152" w14:textId="77777777" w:rsidR="003C0F42" w:rsidRPr="002A250D" w:rsidRDefault="003C0F42" w:rsidP="00E154D0">
      <w:pPr>
        <w:pStyle w:val="ListParagraph"/>
        <w:ind w:left="426" w:hanging="349"/>
        <w:jc w:val="both"/>
        <w:rPr>
          <w:rFonts w:ascii="Georgia" w:hAnsi="Georgia"/>
        </w:rPr>
      </w:pPr>
    </w:p>
    <w:p w14:paraId="2DF0832C" w14:textId="77777777" w:rsidR="003C0F42" w:rsidRPr="002A250D" w:rsidRDefault="003C0F42" w:rsidP="00E154D0">
      <w:pPr>
        <w:pStyle w:val="ListParagraph"/>
        <w:numPr>
          <w:ilvl w:val="0"/>
          <w:numId w:val="26"/>
        </w:numPr>
        <w:ind w:left="426" w:hanging="349"/>
        <w:jc w:val="both"/>
        <w:rPr>
          <w:rFonts w:ascii="Georgia" w:hAnsi="Georgia"/>
        </w:rPr>
      </w:pPr>
      <w:r w:rsidRPr="002A250D">
        <w:rPr>
          <w:rFonts w:ascii="Georgia" w:hAnsi="Georgia"/>
        </w:rPr>
        <w:t>Cuando las anomalías surgen como resultado de acciones maliciosas, se ven enmascaradas porque se intenta hacer que aparezcan como datos normales.                    Esto implica una dificultad añadida a cómo definir qué se considera comportamiento normal.</w:t>
      </w:r>
    </w:p>
    <w:p w14:paraId="7EE4F68A" w14:textId="77777777" w:rsidR="003C0F42" w:rsidRPr="002A250D" w:rsidRDefault="003C0F42" w:rsidP="00E154D0">
      <w:pPr>
        <w:pStyle w:val="ListParagraph"/>
        <w:ind w:left="426" w:hanging="349"/>
        <w:jc w:val="both"/>
        <w:rPr>
          <w:rFonts w:ascii="Georgia" w:hAnsi="Georgia"/>
        </w:rPr>
      </w:pPr>
    </w:p>
    <w:p w14:paraId="30D2F7E2" w14:textId="77777777" w:rsidR="003C0F42" w:rsidRPr="002A250D" w:rsidRDefault="003C0F42" w:rsidP="00E154D0">
      <w:pPr>
        <w:pStyle w:val="ListParagraph"/>
        <w:numPr>
          <w:ilvl w:val="0"/>
          <w:numId w:val="26"/>
        </w:numPr>
        <w:ind w:left="426" w:hanging="349"/>
        <w:jc w:val="both"/>
        <w:rPr>
          <w:rFonts w:ascii="Georgia" w:hAnsi="Georgia"/>
        </w:rPr>
      </w:pPr>
      <w:r w:rsidRPr="002A250D">
        <w:rPr>
          <w:rFonts w:ascii="Georgia" w:hAnsi="Georgia"/>
        </w:rPr>
        <w:t xml:space="preserve">En muchos dominios, lo que se considera comportamiento normal puede no ser suficientemente representativo en el futuro. </w:t>
      </w:r>
    </w:p>
    <w:p w14:paraId="287C545F" w14:textId="77777777" w:rsidR="003C0F42" w:rsidRPr="002A250D" w:rsidRDefault="003C0F42" w:rsidP="00E154D0">
      <w:pPr>
        <w:pStyle w:val="ListParagraph"/>
        <w:ind w:left="426" w:hanging="349"/>
        <w:jc w:val="both"/>
        <w:rPr>
          <w:rFonts w:ascii="Georgia" w:hAnsi="Georgia"/>
        </w:rPr>
      </w:pPr>
    </w:p>
    <w:p w14:paraId="44BD8DFD" w14:textId="77777777" w:rsidR="003C0F42" w:rsidRPr="002A250D" w:rsidRDefault="003C0F42" w:rsidP="00E154D0">
      <w:pPr>
        <w:pStyle w:val="ListParagraph"/>
        <w:numPr>
          <w:ilvl w:val="0"/>
          <w:numId w:val="26"/>
        </w:numPr>
        <w:ind w:left="426" w:hanging="349"/>
        <w:jc w:val="both"/>
        <w:rPr>
          <w:rFonts w:ascii="Georgia" w:hAnsi="Georgia"/>
        </w:rPr>
      </w:pPr>
      <w:r w:rsidRPr="002A250D">
        <w:rPr>
          <w:rFonts w:ascii="Georgia" w:hAnsi="Georgia"/>
        </w:rPr>
        <w:t xml:space="preserve">Dependiendo del campo de aplicación que se analice, un comportamiento considerado como normal en uno de ellos, puede tratarse como anomalía en otros. Esto implica que la técnica desarrollada para la detección de anomalías, se presente como eficaz o no, dependiendo del entorno analizado. </w:t>
      </w:r>
    </w:p>
    <w:p w14:paraId="36FCF5B5" w14:textId="77777777" w:rsidR="003C0F42" w:rsidRPr="002A250D" w:rsidRDefault="003C0F42" w:rsidP="00E154D0">
      <w:pPr>
        <w:pStyle w:val="ListParagraph"/>
        <w:ind w:left="426" w:hanging="349"/>
        <w:jc w:val="both"/>
        <w:rPr>
          <w:rFonts w:ascii="Georgia" w:hAnsi="Georgia"/>
        </w:rPr>
      </w:pPr>
    </w:p>
    <w:p w14:paraId="216AEF95" w14:textId="77777777" w:rsidR="003C0F42" w:rsidRPr="002A250D" w:rsidRDefault="003C0F42" w:rsidP="00665263">
      <w:pPr>
        <w:pStyle w:val="ListParagraph"/>
        <w:ind w:left="426"/>
        <w:jc w:val="both"/>
        <w:rPr>
          <w:rFonts w:ascii="Georgia" w:hAnsi="Georgia"/>
        </w:rPr>
      </w:pPr>
      <w:r w:rsidRPr="002A250D">
        <w:rPr>
          <w:rFonts w:ascii="Georgia" w:hAnsi="Georgia"/>
        </w:rPr>
        <w:t>Por ejemplo, por el riesgo que puede conllevar, una pequeña desviación de los datos en el campo de la medicina puede tratarse como anomalía, mientras que en un sector de mercados de stock  (</w:t>
      </w:r>
      <w:proofErr w:type="spellStart"/>
      <w:r w:rsidRPr="002A250D">
        <w:rPr>
          <w:rFonts w:ascii="Georgia" w:hAnsi="Georgia"/>
        </w:rPr>
        <w:t>Retail</w:t>
      </w:r>
      <w:proofErr w:type="spellEnd"/>
      <w:r w:rsidRPr="002A250D">
        <w:rPr>
          <w:rFonts w:ascii="Georgia" w:hAnsi="Georgia"/>
        </w:rPr>
        <w:t>), esa misma desviación podría considerarse dentro de la normalidad.</w:t>
      </w:r>
    </w:p>
    <w:p w14:paraId="1E75DDE7" w14:textId="77777777" w:rsidR="00665263" w:rsidRPr="002A250D" w:rsidRDefault="00665263" w:rsidP="00E154D0">
      <w:pPr>
        <w:pStyle w:val="ListParagraph"/>
        <w:ind w:left="426" w:hanging="349"/>
        <w:jc w:val="both"/>
        <w:rPr>
          <w:rFonts w:ascii="Georgia" w:hAnsi="Georgia"/>
        </w:rPr>
      </w:pPr>
    </w:p>
    <w:p w14:paraId="2ACEB84B" w14:textId="77777777" w:rsidR="003C0F42" w:rsidRPr="002A250D" w:rsidRDefault="003C0F42" w:rsidP="00E154D0">
      <w:pPr>
        <w:pStyle w:val="ListParagraph"/>
        <w:numPr>
          <w:ilvl w:val="0"/>
          <w:numId w:val="26"/>
        </w:numPr>
        <w:ind w:left="426" w:hanging="349"/>
        <w:jc w:val="both"/>
        <w:rPr>
          <w:rFonts w:ascii="Georgia" w:hAnsi="Georgia"/>
        </w:rPr>
      </w:pPr>
      <w:r w:rsidRPr="002A250D">
        <w:rPr>
          <w:rFonts w:ascii="Georgia" w:hAnsi="Georgia"/>
        </w:rPr>
        <w:t>Como es obvio, puede ser un problema, utilizar como datos de entrenamiento, aquellos datos que sean anomalías y que no sean tratados como tal.</w:t>
      </w:r>
    </w:p>
    <w:p w14:paraId="5780D2C3" w14:textId="77777777" w:rsidR="003C0F42" w:rsidRPr="002A250D" w:rsidRDefault="003C0F42" w:rsidP="00E154D0">
      <w:pPr>
        <w:pStyle w:val="ListParagraph"/>
        <w:ind w:left="426" w:hanging="349"/>
        <w:jc w:val="both"/>
        <w:rPr>
          <w:rFonts w:ascii="Georgia" w:hAnsi="Georgia"/>
        </w:rPr>
      </w:pPr>
    </w:p>
    <w:p w14:paraId="0422618E" w14:textId="77777777" w:rsidR="003C0F42" w:rsidRDefault="003C0F42" w:rsidP="00E154D0">
      <w:pPr>
        <w:pStyle w:val="ListParagraph"/>
        <w:numPr>
          <w:ilvl w:val="0"/>
          <w:numId w:val="26"/>
        </w:numPr>
        <w:ind w:left="426" w:hanging="349"/>
        <w:jc w:val="both"/>
        <w:rPr>
          <w:rFonts w:ascii="Georgia" w:hAnsi="Georgia"/>
        </w:rPr>
      </w:pPr>
      <w:r w:rsidRPr="002A250D">
        <w:rPr>
          <w:rFonts w:ascii="Georgia" w:hAnsi="Georgia"/>
        </w:rPr>
        <w:t xml:space="preserve">A veces, es difícil distinguir entre datos anómalos y aquellos tratados como ruido. Esto implica una dificultad añadida a la hora de su tratamiento y borrado. </w:t>
      </w:r>
    </w:p>
    <w:p w14:paraId="3605287A" w14:textId="77777777" w:rsidR="00DF2453" w:rsidRPr="00DF2453" w:rsidRDefault="00DF2453" w:rsidP="00DF2453">
      <w:pPr>
        <w:pStyle w:val="ListParagraph"/>
        <w:rPr>
          <w:rFonts w:ascii="Georgia" w:hAnsi="Georgia"/>
        </w:rPr>
      </w:pPr>
    </w:p>
    <w:p w14:paraId="7EEEAA61" w14:textId="77777777" w:rsidR="00DF2453" w:rsidRDefault="00DF2453" w:rsidP="00ED3C98">
      <w:pPr>
        <w:pStyle w:val="ListParagraph"/>
        <w:ind w:left="708"/>
        <w:jc w:val="both"/>
        <w:rPr>
          <w:rFonts w:ascii="Georgia" w:hAnsi="Georgia"/>
        </w:rPr>
      </w:pPr>
    </w:p>
    <w:p w14:paraId="250B582E" w14:textId="77777777" w:rsidR="002934D2" w:rsidRDefault="002934D2" w:rsidP="002934D2">
      <w:pPr>
        <w:pBdr>
          <w:bottom w:val="double" w:sz="6" w:space="1" w:color="auto"/>
        </w:pBdr>
        <w:rPr>
          <w:rFonts w:ascii="Georgia" w:hAnsi="Georgia" w:cstheme="minorHAnsi"/>
          <w:iCs/>
          <w:lang w:bidi="he-IL"/>
        </w:rPr>
      </w:pPr>
    </w:p>
    <w:p w14:paraId="3F42A9D0" w14:textId="77777777" w:rsidR="003C0F42" w:rsidRPr="00730909" w:rsidRDefault="002934D2" w:rsidP="00377D5A">
      <w:pPr>
        <w:ind w:left="-142"/>
        <w:jc w:val="left"/>
        <w:rPr>
          <w:rFonts w:ascii="Georgia" w:hAnsi="Georgia"/>
          <w:lang w:val="es-ES"/>
        </w:rPr>
      </w:pPr>
      <w:r w:rsidRPr="00730909">
        <w:rPr>
          <w:rFonts w:ascii="Georgia" w:hAnsi="Georgia"/>
          <w:sz w:val="20"/>
          <w:lang w:val="es-ES"/>
        </w:rPr>
        <w:t xml:space="preserve">2   </w:t>
      </w:r>
      <w:hyperlink r:id="rId14" w:history="1">
        <w:r w:rsidR="006D6967" w:rsidRPr="00730909">
          <w:rPr>
            <w:rStyle w:val="Hyperlink"/>
            <w:rFonts w:ascii="Georgia" w:hAnsi="Georgia"/>
            <w:noProof w:val="0"/>
            <w:sz w:val="20"/>
            <w:lang w:val="es-ES"/>
          </w:rPr>
          <w:t>http://cucis.ece.northwestern.edu/projects/DMS/publications/AnomalyDetection.pdf</w:t>
        </w:r>
      </w:hyperlink>
      <w:r w:rsidRPr="00730909">
        <w:rPr>
          <w:rFonts w:ascii="Georgia" w:hAnsi="Georgia"/>
          <w:sz w:val="20"/>
          <w:lang w:val="es-ES"/>
        </w:rPr>
        <w:t xml:space="preserve"> </w:t>
      </w:r>
      <w:r w:rsidR="00377D5A">
        <w:rPr>
          <w:rFonts w:ascii="Georgia" w:hAnsi="Georgia"/>
          <w:sz w:val="20"/>
          <w:lang w:val="es-ES"/>
        </w:rPr>
        <w:t xml:space="preserve"> </w:t>
      </w:r>
      <w:r w:rsidR="0062704E">
        <w:rPr>
          <w:rFonts w:ascii="Georgia" w:hAnsi="Georgia"/>
          <w:sz w:val="20"/>
          <w:lang w:val="es-ES"/>
        </w:rPr>
        <w:t>[1</w:t>
      </w:r>
      <w:r w:rsidR="00377D5A">
        <w:rPr>
          <w:rFonts w:ascii="Georgia" w:hAnsi="Georgia"/>
          <w:sz w:val="20"/>
          <w:lang w:val="es-ES"/>
        </w:rPr>
        <w:t>.</w:t>
      </w:r>
      <w:r w:rsidR="0062704E">
        <w:rPr>
          <w:rFonts w:ascii="Georgia" w:hAnsi="Georgia"/>
          <w:sz w:val="20"/>
          <w:lang w:val="es-ES"/>
        </w:rPr>
        <w:t>2</w:t>
      </w:r>
      <w:r w:rsidR="00377D5A">
        <w:rPr>
          <w:rFonts w:ascii="Georgia" w:hAnsi="Georgia"/>
          <w:sz w:val="20"/>
          <w:lang w:val="es-ES"/>
        </w:rPr>
        <w:t>]</w:t>
      </w:r>
      <w:r w:rsidR="00730909" w:rsidRPr="00730909">
        <w:rPr>
          <w:rFonts w:ascii="Georgia" w:hAnsi="Georgia"/>
          <w:sz w:val="20"/>
          <w:lang w:val="es-ES"/>
        </w:rPr>
        <w:t xml:space="preserve"> </w:t>
      </w:r>
    </w:p>
    <w:p w14:paraId="7B7966E0" w14:textId="77777777" w:rsidR="00A739B8" w:rsidRDefault="00A739B8">
      <w:pPr>
        <w:spacing w:line="276" w:lineRule="auto"/>
        <w:jc w:val="left"/>
        <w:rPr>
          <w:rFonts w:eastAsiaTheme="majorEastAsia" w:cstheme="majorBidi"/>
          <w:b/>
          <w:bCs/>
          <w:sz w:val="28"/>
          <w:szCs w:val="26"/>
          <w:lang w:val="es-ES"/>
        </w:rPr>
      </w:pPr>
      <w:r>
        <w:rPr>
          <w:lang w:val="es-ES"/>
        </w:rPr>
        <w:br w:type="page"/>
      </w:r>
    </w:p>
    <w:p w14:paraId="7B6CA92A" w14:textId="77777777" w:rsidR="003C0F42" w:rsidRPr="003C1B52" w:rsidRDefault="003C0F42" w:rsidP="003C0F42">
      <w:pPr>
        <w:autoSpaceDE w:val="0"/>
        <w:autoSpaceDN w:val="0"/>
        <w:adjustRightInd w:val="0"/>
        <w:spacing w:after="0" w:line="240" w:lineRule="auto"/>
        <w:rPr>
          <w:rFonts w:ascii="Helvetica-Bold" w:hAnsi="Helvetica-Bold" w:cs="Helvetica-Bold"/>
          <w:b/>
          <w:bCs/>
          <w:sz w:val="18"/>
          <w:szCs w:val="18"/>
          <w:lang w:val="es-ES"/>
        </w:rPr>
      </w:pPr>
    </w:p>
    <w:p w14:paraId="12A2B1F6" w14:textId="4068A81A" w:rsidR="003C0F42" w:rsidRPr="002D2FA5" w:rsidRDefault="003C0F42" w:rsidP="003C0F42">
      <w:pPr>
        <w:autoSpaceDE w:val="0"/>
        <w:autoSpaceDN w:val="0"/>
        <w:adjustRightInd w:val="0"/>
        <w:spacing w:after="0" w:line="240" w:lineRule="auto"/>
        <w:rPr>
          <w:rFonts w:ascii="Georgia" w:hAnsi="Georgia" w:cs="Helvetica-Bold"/>
          <w:bCs/>
          <w:szCs w:val="18"/>
          <w:lang w:val="es-ES"/>
        </w:rPr>
      </w:pPr>
      <w:r w:rsidRPr="002D2FA5">
        <w:rPr>
          <w:rFonts w:ascii="Georgia" w:hAnsi="Georgia" w:cs="Helvetica-Bold"/>
          <w:bCs/>
          <w:szCs w:val="18"/>
          <w:lang w:val="es-ES"/>
        </w:rPr>
        <w:t>La resolución del problema de detección de anomalías presenta diferentes formulaciones</w:t>
      </w:r>
      <w:r>
        <w:rPr>
          <w:rFonts w:ascii="Georgia" w:hAnsi="Georgia" w:cs="Helvetica-Bold"/>
          <w:bCs/>
          <w:szCs w:val="18"/>
          <w:lang w:val="es-ES"/>
        </w:rPr>
        <w:t>, que son</w:t>
      </w:r>
      <w:r w:rsidRPr="002D2FA5">
        <w:rPr>
          <w:rFonts w:ascii="Georgia" w:hAnsi="Georgia" w:cs="Helvetica-Bold"/>
          <w:bCs/>
          <w:szCs w:val="18"/>
          <w:lang w:val="es-ES"/>
        </w:rPr>
        <w:t xml:space="preserve"> específicas para cada caso</w:t>
      </w:r>
      <w:r>
        <w:rPr>
          <w:rFonts w:ascii="Georgia" w:hAnsi="Georgia" w:cs="Helvetica-Bold"/>
          <w:bCs/>
          <w:szCs w:val="18"/>
          <w:lang w:val="es-ES"/>
        </w:rPr>
        <w:t xml:space="preserve">. Depende de </w:t>
      </w:r>
      <w:r w:rsidRPr="002D2FA5">
        <w:rPr>
          <w:rFonts w:ascii="Georgia" w:hAnsi="Georgia" w:cs="Helvetica-Bold"/>
          <w:bCs/>
          <w:szCs w:val="18"/>
          <w:lang w:val="es-ES"/>
        </w:rPr>
        <w:t>diferentes factores, como pueden ser</w:t>
      </w:r>
      <w:r>
        <w:rPr>
          <w:rFonts w:ascii="Georgia" w:hAnsi="Georgia" w:cs="Helvetica-Bold"/>
          <w:bCs/>
          <w:szCs w:val="18"/>
          <w:lang w:val="es-ES"/>
        </w:rPr>
        <w:t xml:space="preserve"> la naturaleza de los datos de entrada, la capacidad de ser categorizados o las condiciones derivadas del entorno en que se aplica el análisis. </w:t>
      </w:r>
      <w:r w:rsidRPr="002D2FA5">
        <w:rPr>
          <w:rFonts w:ascii="Georgia" w:hAnsi="Georgia" w:cs="Helvetica-Bold"/>
          <w:bCs/>
          <w:szCs w:val="18"/>
          <w:lang w:val="es-ES"/>
        </w:rPr>
        <w:t xml:space="preserve"> </w:t>
      </w:r>
      <w:ins w:id="36" w:author="Daniel Alcaide" w:date="2017-07-23T09:28:00Z">
        <w:r w:rsidR="00754278">
          <w:rPr>
            <w:rFonts w:ascii="Georgia" w:hAnsi="Georgia" w:cs="Helvetica-Bold"/>
            <w:bCs/>
            <w:szCs w:val="18"/>
            <w:lang w:val="es-ES"/>
          </w:rPr>
          <w:t>En las siguientes secci</w:t>
        </w:r>
      </w:ins>
      <w:ins w:id="37" w:author="Daniel Alcaide" w:date="2017-07-23T09:29:00Z">
        <w:r w:rsidR="00754278">
          <w:rPr>
            <w:rFonts w:ascii="Georgia" w:hAnsi="Georgia" w:cs="Helvetica-Bold"/>
            <w:bCs/>
            <w:szCs w:val="18"/>
            <w:lang w:val="es-ES"/>
          </w:rPr>
          <w:t>ones detallaremos estos factores.</w:t>
        </w:r>
      </w:ins>
    </w:p>
    <w:p w14:paraId="0691EE08" w14:textId="77777777" w:rsidR="003C0F42" w:rsidDel="00754278" w:rsidRDefault="003C0F42" w:rsidP="003C0F42">
      <w:pPr>
        <w:autoSpaceDE w:val="0"/>
        <w:autoSpaceDN w:val="0"/>
        <w:adjustRightInd w:val="0"/>
        <w:spacing w:after="0" w:line="240" w:lineRule="auto"/>
        <w:rPr>
          <w:del w:id="38" w:author="Daniel Alcaide" w:date="2017-07-23T09:29:00Z"/>
          <w:rFonts w:ascii="Georgia" w:hAnsi="Georgia" w:cs="Helvetica-Bold"/>
          <w:bCs/>
          <w:szCs w:val="18"/>
          <w:lang w:val="es-ES"/>
        </w:rPr>
      </w:pPr>
    </w:p>
    <w:p w14:paraId="27655D35" w14:textId="77777777" w:rsidR="002F03B2" w:rsidDel="00754278" w:rsidRDefault="002F03B2" w:rsidP="003C0F42">
      <w:pPr>
        <w:autoSpaceDE w:val="0"/>
        <w:autoSpaceDN w:val="0"/>
        <w:adjustRightInd w:val="0"/>
        <w:spacing w:after="0" w:line="240" w:lineRule="auto"/>
        <w:rPr>
          <w:del w:id="39" w:author="Daniel Alcaide" w:date="2017-07-23T09:29:00Z"/>
          <w:rFonts w:ascii="Georgia" w:hAnsi="Georgia" w:cs="Helvetica-Bold"/>
          <w:bCs/>
          <w:szCs w:val="18"/>
          <w:lang w:val="es-ES"/>
        </w:rPr>
      </w:pPr>
    </w:p>
    <w:p w14:paraId="76B58BD9" w14:textId="7B503ACD" w:rsidR="003C0F42" w:rsidDel="00754278" w:rsidRDefault="003C0F42" w:rsidP="003C0F42">
      <w:pPr>
        <w:autoSpaceDE w:val="0"/>
        <w:autoSpaceDN w:val="0"/>
        <w:adjustRightInd w:val="0"/>
        <w:spacing w:after="0" w:line="240" w:lineRule="auto"/>
        <w:rPr>
          <w:del w:id="40" w:author="Daniel Alcaide" w:date="2017-07-23T09:29:00Z"/>
          <w:rFonts w:ascii="Georgia" w:hAnsi="Georgia" w:cs="Helvetica-Bold"/>
          <w:bCs/>
          <w:szCs w:val="18"/>
          <w:lang w:val="es-ES"/>
        </w:rPr>
      </w:pPr>
      <w:del w:id="41" w:author="Daniel Alcaide" w:date="2017-07-23T09:29:00Z">
        <w:r w:rsidDel="00754278">
          <w:rPr>
            <w:rFonts w:ascii="Georgia" w:hAnsi="Georgia" w:cs="Helvetica-Bold"/>
            <w:bCs/>
            <w:szCs w:val="18"/>
            <w:lang w:val="es-ES"/>
          </w:rPr>
          <w:delText>Veamos de forma más detallada estos factores:</w:delText>
        </w:r>
      </w:del>
    </w:p>
    <w:p w14:paraId="2DC2FC9E" w14:textId="77777777" w:rsidR="003C0F42" w:rsidDel="00754278" w:rsidRDefault="003C0F42" w:rsidP="003C0F42">
      <w:pPr>
        <w:autoSpaceDE w:val="0"/>
        <w:autoSpaceDN w:val="0"/>
        <w:adjustRightInd w:val="0"/>
        <w:spacing w:after="0" w:line="240" w:lineRule="auto"/>
        <w:rPr>
          <w:del w:id="42" w:author="Daniel Alcaide" w:date="2017-07-23T09:29:00Z"/>
          <w:rFonts w:ascii="Georgia" w:hAnsi="Georgia" w:cs="Helvetica-Bold"/>
          <w:bCs/>
          <w:szCs w:val="18"/>
          <w:lang w:val="es-ES"/>
        </w:rPr>
      </w:pPr>
    </w:p>
    <w:p w14:paraId="2C620BBF" w14:textId="77777777" w:rsidR="00A739B8" w:rsidRPr="009B395E" w:rsidRDefault="00A739B8" w:rsidP="003C0F42">
      <w:pPr>
        <w:autoSpaceDE w:val="0"/>
        <w:autoSpaceDN w:val="0"/>
        <w:adjustRightInd w:val="0"/>
        <w:spacing w:after="0" w:line="240" w:lineRule="auto"/>
        <w:rPr>
          <w:rFonts w:ascii="Helvetica-Bold" w:hAnsi="Helvetica-Bold" w:cs="Helvetica-Bold"/>
          <w:b/>
          <w:bCs/>
          <w:sz w:val="18"/>
          <w:szCs w:val="18"/>
          <w:lang w:val="es-ES"/>
        </w:rPr>
      </w:pPr>
    </w:p>
    <w:p w14:paraId="486969C4" w14:textId="77777777" w:rsidR="003C0F42" w:rsidRPr="009B395E" w:rsidRDefault="003C0F42" w:rsidP="002F03B2">
      <w:pPr>
        <w:pStyle w:val="Heading3"/>
        <w:rPr>
          <w:lang w:val="es-ES"/>
        </w:rPr>
      </w:pPr>
      <w:bookmarkStart w:id="43" w:name="_Toc488444237"/>
      <w:r w:rsidRPr="009B395E">
        <w:rPr>
          <w:lang w:val="es-ES"/>
        </w:rPr>
        <w:t>Naturaleza de los datos de entrada</w:t>
      </w:r>
      <w:bookmarkEnd w:id="43"/>
    </w:p>
    <w:p w14:paraId="0F0B53B5" w14:textId="77777777" w:rsidR="003C0F42" w:rsidRPr="00224666" w:rsidRDefault="003C0F42" w:rsidP="003C0F42">
      <w:pPr>
        <w:autoSpaceDE w:val="0"/>
        <w:autoSpaceDN w:val="0"/>
        <w:adjustRightInd w:val="0"/>
        <w:spacing w:after="0" w:line="240" w:lineRule="auto"/>
        <w:rPr>
          <w:rFonts w:ascii="Georgia" w:hAnsi="Georgia" w:cs="Helvetica-Bold"/>
          <w:b/>
          <w:bCs/>
          <w:sz w:val="20"/>
          <w:szCs w:val="18"/>
          <w:lang w:val="es-ES"/>
        </w:rPr>
      </w:pPr>
    </w:p>
    <w:p w14:paraId="4096EF84" w14:textId="77777777" w:rsidR="003C0F42" w:rsidRDefault="003C0F42" w:rsidP="003C0F42">
      <w:pPr>
        <w:autoSpaceDE w:val="0"/>
        <w:autoSpaceDN w:val="0"/>
        <w:adjustRightInd w:val="0"/>
        <w:spacing w:after="0" w:line="240" w:lineRule="auto"/>
        <w:rPr>
          <w:rFonts w:ascii="Georgia" w:hAnsi="Georgia" w:cs="NewCenturySchlbk-Roman"/>
          <w:szCs w:val="20"/>
          <w:lang w:val="es-ES"/>
        </w:rPr>
      </w:pPr>
      <w:r w:rsidRPr="00224666">
        <w:rPr>
          <w:rFonts w:ascii="Georgia" w:hAnsi="Georgia" w:cs="NewCenturySchlbk-Roman"/>
          <w:szCs w:val="20"/>
          <w:lang w:val="es-ES"/>
        </w:rPr>
        <w:t>Es uno de los aspectos claves en las técnicas de det</w:t>
      </w:r>
      <w:r>
        <w:rPr>
          <w:rFonts w:ascii="Georgia" w:hAnsi="Georgia" w:cs="NewCenturySchlbk-Roman"/>
          <w:szCs w:val="20"/>
          <w:lang w:val="es-ES"/>
        </w:rPr>
        <w:t>e</w:t>
      </w:r>
      <w:r w:rsidRPr="00224666">
        <w:rPr>
          <w:rFonts w:ascii="Georgia" w:hAnsi="Georgia" w:cs="NewCenturySchlbk-Roman"/>
          <w:szCs w:val="20"/>
          <w:lang w:val="es-ES"/>
        </w:rPr>
        <w:t>cción de anomalías. Generalmente, los datos de entrada consisten en una colección de objetos (instancias), donde cada instancia se puede describir con una serie de atributos (variables), que a su vez, pueden ser de diferentes tipos: binarios, categóricos o contin</w:t>
      </w:r>
      <w:r>
        <w:rPr>
          <w:rFonts w:ascii="Georgia" w:hAnsi="Georgia" w:cs="NewCenturySchlbk-Roman"/>
          <w:szCs w:val="20"/>
          <w:lang w:val="es-ES"/>
        </w:rPr>
        <w:t>uos. Cada instancia puede estar formada</w:t>
      </w:r>
      <w:r w:rsidRPr="00224666">
        <w:rPr>
          <w:rFonts w:ascii="Georgia" w:hAnsi="Georgia" w:cs="NewCenturySchlbk-Roman"/>
          <w:szCs w:val="20"/>
          <w:lang w:val="es-ES"/>
        </w:rPr>
        <w:t xml:space="preserve"> por un solo atributo (</w:t>
      </w:r>
      <w:proofErr w:type="spellStart"/>
      <w:r w:rsidRPr="00224666">
        <w:rPr>
          <w:rFonts w:ascii="Georgia" w:hAnsi="Georgia" w:cs="NewCenturySchlbk-Roman"/>
          <w:szCs w:val="20"/>
          <w:lang w:val="es-ES"/>
        </w:rPr>
        <w:t>univariante</w:t>
      </w:r>
      <w:proofErr w:type="spellEnd"/>
      <w:r w:rsidRPr="00224666">
        <w:rPr>
          <w:rFonts w:ascii="Georgia" w:hAnsi="Georgia" w:cs="NewCenturySchlbk-Roman"/>
          <w:szCs w:val="20"/>
          <w:lang w:val="es-ES"/>
        </w:rPr>
        <w:t>) o por varios (</w:t>
      </w:r>
      <w:proofErr w:type="spellStart"/>
      <w:r w:rsidRPr="00224666">
        <w:rPr>
          <w:rFonts w:ascii="Georgia" w:hAnsi="Georgia" w:cs="NewCenturySchlbk-Roman"/>
          <w:szCs w:val="20"/>
          <w:lang w:val="es-ES"/>
        </w:rPr>
        <w:t>multivariante</w:t>
      </w:r>
      <w:proofErr w:type="spellEnd"/>
      <w:r w:rsidRPr="00224666">
        <w:rPr>
          <w:rFonts w:ascii="Georgia" w:hAnsi="Georgia" w:cs="NewCenturySchlbk-Roman"/>
          <w:szCs w:val="20"/>
          <w:lang w:val="es-ES"/>
        </w:rPr>
        <w:t>)</w:t>
      </w:r>
      <w:r>
        <w:rPr>
          <w:rFonts w:ascii="Georgia" w:hAnsi="Georgia" w:cs="NewCenturySchlbk-Roman"/>
          <w:szCs w:val="20"/>
          <w:lang w:val="es-ES"/>
        </w:rPr>
        <w:t>, ya sean éstos, del mismo o de diferente tipo</w:t>
      </w:r>
      <w:r w:rsidRPr="00224666">
        <w:rPr>
          <w:rFonts w:ascii="Georgia" w:hAnsi="Georgia" w:cs="NewCenturySchlbk-Roman"/>
          <w:szCs w:val="20"/>
          <w:lang w:val="es-ES"/>
        </w:rPr>
        <w:t>.</w:t>
      </w:r>
      <w:r>
        <w:rPr>
          <w:rFonts w:ascii="Georgia" w:hAnsi="Georgia" w:cs="NewCenturySchlbk-Roman"/>
          <w:szCs w:val="20"/>
          <w:lang w:val="es-ES"/>
        </w:rPr>
        <w:t xml:space="preserve">  La naturaleza de estos atributos va a determinar cómo se van a aplicar las diferentes técnicas de detección. Por ejemplo, hay técnicas de clasificación o basadas en parámetros estadísticos que no son aplicables en todos los casos.</w:t>
      </w:r>
    </w:p>
    <w:p w14:paraId="796F6D99" w14:textId="77777777" w:rsidR="003C0F42" w:rsidRPr="00292A75" w:rsidRDefault="003C0F42" w:rsidP="003C0F42">
      <w:pPr>
        <w:autoSpaceDE w:val="0"/>
        <w:autoSpaceDN w:val="0"/>
        <w:adjustRightInd w:val="0"/>
        <w:spacing w:after="0" w:line="240" w:lineRule="auto"/>
        <w:rPr>
          <w:rFonts w:ascii="Georgia" w:hAnsi="Georgia" w:cs="NewCenturySchlbk-Roman"/>
          <w:sz w:val="24"/>
          <w:szCs w:val="20"/>
          <w:lang w:val="es-ES"/>
        </w:rPr>
      </w:pPr>
    </w:p>
    <w:p w14:paraId="42CC6DD5" w14:textId="77777777" w:rsidR="003C0F42" w:rsidRDefault="003C0F42" w:rsidP="003C0F42">
      <w:pPr>
        <w:autoSpaceDE w:val="0"/>
        <w:autoSpaceDN w:val="0"/>
        <w:adjustRightInd w:val="0"/>
        <w:spacing w:after="0" w:line="240" w:lineRule="auto"/>
        <w:rPr>
          <w:rFonts w:ascii="Georgia" w:hAnsi="Georgia" w:cs="NewCenturySchlbk-Roman"/>
          <w:szCs w:val="20"/>
          <w:lang w:val="es-ES"/>
        </w:rPr>
      </w:pPr>
      <w:r w:rsidRPr="00292A75">
        <w:rPr>
          <w:rFonts w:ascii="Georgia" w:hAnsi="Georgia" w:cs="NewCenturySchlbk-Roman"/>
          <w:szCs w:val="20"/>
          <w:lang w:val="es-ES"/>
        </w:rPr>
        <w:t xml:space="preserve">Los datos de entrada también se pueden clasificar de acuerdo a la relación existente entre las instancias. </w:t>
      </w:r>
      <w:r>
        <w:rPr>
          <w:rFonts w:ascii="Georgia" w:hAnsi="Georgia" w:cs="NewCenturySchlbk-Roman"/>
          <w:szCs w:val="20"/>
          <w:lang w:val="es-ES"/>
        </w:rPr>
        <w:t xml:space="preserve"> Por defecto, l</w:t>
      </w:r>
      <w:r w:rsidRPr="00292A75">
        <w:rPr>
          <w:rFonts w:ascii="Georgia" w:hAnsi="Georgia" w:cs="NewCenturySchlbk-Roman"/>
          <w:szCs w:val="20"/>
          <w:lang w:val="es-ES"/>
        </w:rPr>
        <w:t xml:space="preserve">a mayoría de las técnicas de detección de </w:t>
      </w:r>
      <w:r w:rsidR="00A668F8">
        <w:rPr>
          <w:rFonts w:ascii="Georgia" w:hAnsi="Georgia" w:cs="NewCenturySchlbk-Roman"/>
          <w:szCs w:val="20"/>
          <w:lang w:val="es-ES"/>
        </w:rPr>
        <w:t>anomalía</w:t>
      </w:r>
      <w:r w:rsidRPr="00292A75">
        <w:rPr>
          <w:rFonts w:ascii="Georgia" w:hAnsi="Georgia" w:cs="NewCenturySchlbk-Roman"/>
          <w:szCs w:val="20"/>
          <w:lang w:val="es-ES"/>
        </w:rPr>
        <w:t xml:space="preserve">s </w:t>
      </w:r>
      <w:r>
        <w:rPr>
          <w:rFonts w:ascii="Georgia" w:hAnsi="Georgia" w:cs="NewCenturySchlbk-Roman"/>
          <w:szCs w:val="20"/>
          <w:lang w:val="es-ES"/>
        </w:rPr>
        <w:t xml:space="preserve">aceptan como hipótesis inicial </w:t>
      </w:r>
      <w:r w:rsidRPr="00292A75">
        <w:rPr>
          <w:rFonts w:ascii="Georgia" w:hAnsi="Georgia" w:cs="NewCenturySchlbk-Roman"/>
          <w:szCs w:val="20"/>
          <w:lang w:val="es-ES"/>
        </w:rPr>
        <w:t>que no existe dicha relación</w:t>
      </w:r>
      <w:r>
        <w:rPr>
          <w:rFonts w:ascii="Georgia" w:hAnsi="Georgia" w:cs="NewCenturySchlbk-Roman"/>
          <w:szCs w:val="20"/>
          <w:lang w:val="es-ES"/>
        </w:rPr>
        <w:t>, pero en ot</w:t>
      </w:r>
      <w:r w:rsidR="00541353">
        <w:rPr>
          <w:rFonts w:ascii="Georgia" w:hAnsi="Georgia" w:cs="NewCenturySchlbk-Roman"/>
          <w:szCs w:val="20"/>
          <w:lang w:val="es-ES"/>
        </w:rPr>
        <w:t>ros casos como por ejemplo, en s</w:t>
      </w:r>
      <w:r>
        <w:rPr>
          <w:rFonts w:ascii="Georgia" w:hAnsi="Georgia" w:cs="NewCenturySchlbk-Roman"/>
          <w:szCs w:val="20"/>
          <w:lang w:val="es-ES"/>
        </w:rPr>
        <w:t xml:space="preserve">eries </w:t>
      </w:r>
      <w:r w:rsidR="00541353">
        <w:rPr>
          <w:rFonts w:ascii="Georgia" w:hAnsi="Georgia" w:cs="NewCenturySchlbk-Roman"/>
          <w:szCs w:val="20"/>
          <w:lang w:val="es-ES"/>
        </w:rPr>
        <w:t>temporales o en secuencias del g</w:t>
      </w:r>
      <w:r>
        <w:rPr>
          <w:rFonts w:ascii="Georgia" w:hAnsi="Georgia" w:cs="NewCenturySchlbk-Roman"/>
          <w:szCs w:val="20"/>
          <w:lang w:val="es-ES"/>
        </w:rPr>
        <w:t xml:space="preserve">enoma, sí puede tener mucha relevancia. </w:t>
      </w:r>
    </w:p>
    <w:p w14:paraId="379E69E8" w14:textId="77777777" w:rsidR="00EC79DF" w:rsidRDefault="00EC79DF" w:rsidP="002A207E">
      <w:pPr>
        <w:rPr>
          <w:lang w:val="es-ES"/>
        </w:rPr>
      </w:pPr>
    </w:p>
    <w:p w14:paraId="5351C7D7" w14:textId="77777777" w:rsidR="00A739B8" w:rsidRDefault="00A739B8" w:rsidP="002A207E">
      <w:pPr>
        <w:rPr>
          <w:lang w:val="es-ES"/>
        </w:rPr>
      </w:pPr>
    </w:p>
    <w:p w14:paraId="036C65CA" w14:textId="77777777" w:rsidR="00A73DB2" w:rsidRPr="00E84A74" w:rsidRDefault="00B645A9" w:rsidP="002F03B2">
      <w:pPr>
        <w:pStyle w:val="Heading3"/>
        <w:rPr>
          <w:color w:val="FF0000"/>
        </w:rPr>
      </w:pPr>
      <w:bookmarkStart w:id="44" w:name="_Toc488444238"/>
      <w:r>
        <w:t xml:space="preserve">Tipos de </w:t>
      </w:r>
      <w:proofErr w:type="spellStart"/>
      <w:r w:rsidR="00283D1F">
        <w:t>outlier</w:t>
      </w:r>
      <w:r w:rsidR="00A73DB2">
        <w:t>s</w:t>
      </w:r>
      <w:bookmarkEnd w:id="44"/>
      <w:proofErr w:type="spellEnd"/>
    </w:p>
    <w:p w14:paraId="7089B253" w14:textId="77777777" w:rsidR="00A73DB2" w:rsidRDefault="00A73DB2" w:rsidP="002A207E">
      <w:pPr>
        <w:autoSpaceDE w:val="0"/>
        <w:autoSpaceDN w:val="0"/>
        <w:adjustRightInd w:val="0"/>
        <w:spacing w:after="0"/>
        <w:rPr>
          <w:rFonts w:ascii="Georgia" w:hAnsi="Georgia" w:cstheme="minorHAnsi"/>
          <w:i/>
          <w:iCs/>
          <w:lang w:bidi="he-IL"/>
        </w:rPr>
      </w:pPr>
    </w:p>
    <w:p w14:paraId="6D8AFFFA" w14:textId="77777777" w:rsidR="00A73DB2" w:rsidRDefault="00A73DB2" w:rsidP="002A207E">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Atendiendo a su composición y su relación con el resto de los datos, los </w:t>
      </w:r>
      <w:commentRangeStart w:id="45"/>
      <w:proofErr w:type="spellStart"/>
      <w:r w:rsidR="00283D1F">
        <w:rPr>
          <w:rFonts w:ascii="Georgia" w:hAnsi="Georgia" w:cstheme="minorHAnsi"/>
          <w:i/>
          <w:iCs/>
          <w:lang w:bidi="he-IL"/>
        </w:rPr>
        <w:t>outlier</w:t>
      </w:r>
      <w:r w:rsidRPr="002B1F44">
        <w:rPr>
          <w:rFonts w:ascii="Georgia" w:hAnsi="Georgia" w:cstheme="minorHAnsi"/>
          <w:i/>
          <w:iCs/>
          <w:lang w:bidi="he-IL"/>
        </w:rPr>
        <w:t>s</w:t>
      </w:r>
      <w:proofErr w:type="spellEnd"/>
      <w:r>
        <w:rPr>
          <w:rFonts w:ascii="Georgia" w:hAnsi="Georgia" w:cstheme="minorHAnsi"/>
          <w:iCs/>
          <w:lang w:bidi="he-IL"/>
        </w:rPr>
        <w:t xml:space="preserve"> </w:t>
      </w:r>
      <w:commentRangeEnd w:id="45"/>
      <w:r w:rsidR="00754278">
        <w:rPr>
          <w:rStyle w:val="CommentReference"/>
          <w:rFonts w:asciiTheme="minorHAnsi" w:hAnsiTheme="minorHAnsi"/>
          <w:lang w:val="es-ES"/>
        </w:rPr>
        <w:commentReference w:id="45"/>
      </w:r>
      <w:r>
        <w:rPr>
          <w:rFonts w:ascii="Georgia" w:hAnsi="Georgia" w:cstheme="minorHAnsi"/>
          <w:iCs/>
          <w:lang w:bidi="he-IL"/>
        </w:rPr>
        <w:t>pueden pertenecer a uno de estos tres grandes grupos:</w:t>
      </w:r>
    </w:p>
    <w:p w14:paraId="088B1455" w14:textId="77777777" w:rsidR="00A73DB2" w:rsidRDefault="00A73DB2" w:rsidP="002A207E">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 </w:t>
      </w:r>
    </w:p>
    <w:p w14:paraId="5A97B3C1" w14:textId="77777777" w:rsidR="00A739B8" w:rsidRDefault="00A739B8" w:rsidP="002A207E">
      <w:pPr>
        <w:autoSpaceDE w:val="0"/>
        <w:autoSpaceDN w:val="0"/>
        <w:adjustRightInd w:val="0"/>
        <w:spacing w:after="0"/>
        <w:rPr>
          <w:rFonts w:ascii="Georgia" w:hAnsi="Georgia" w:cstheme="minorHAnsi"/>
          <w:iCs/>
          <w:lang w:bidi="he-IL"/>
        </w:rPr>
      </w:pPr>
    </w:p>
    <w:p w14:paraId="08D7D9C5" w14:textId="77777777" w:rsidR="00A73DB2" w:rsidRDefault="007234D1" w:rsidP="002A207E">
      <w:pPr>
        <w:pStyle w:val="ListParagraph"/>
        <w:numPr>
          <w:ilvl w:val="0"/>
          <w:numId w:val="21"/>
        </w:numPr>
        <w:autoSpaceDE w:val="0"/>
        <w:autoSpaceDN w:val="0"/>
        <w:adjustRightInd w:val="0"/>
        <w:spacing w:after="0" w:line="360" w:lineRule="auto"/>
        <w:jc w:val="both"/>
        <w:rPr>
          <w:rFonts w:ascii="Georgia" w:hAnsi="Georgia" w:cs="CMBX12"/>
          <w:b/>
        </w:rPr>
      </w:pPr>
      <w:proofErr w:type="spellStart"/>
      <w:r>
        <w:rPr>
          <w:rFonts w:ascii="Georgia" w:hAnsi="Georgia" w:cs="CMBX12"/>
          <w:b/>
        </w:rPr>
        <w:t>Outlier</w:t>
      </w:r>
      <w:proofErr w:type="spellEnd"/>
      <w:r w:rsidR="00A73DB2" w:rsidRPr="007C0EE2">
        <w:rPr>
          <w:rFonts w:ascii="Georgia" w:hAnsi="Georgia" w:cs="CMBX12"/>
          <w:b/>
        </w:rPr>
        <w:t xml:space="preserve"> Puntual</w:t>
      </w:r>
    </w:p>
    <w:p w14:paraId="5BCA0832" w14:textId="77777777" w:rsidR="00A73DB2" w:rsidRPr="007C0EE2" w:rsidRDefault="00A73DB2" w:rsidP="002A207E">
      <w:pPr>
        <w:pStyle w:val="ListParagraph"/>
        <w:autoSpaceDE w:val="0"/>
        <w:autoSpaceDN w:val="0"/>
        <w:adjustRightInd w:val="0"/>
        <w:spacing w:after="0" w:line="360" w:lineRule="auto"/>
        <w:jc w:val="both"/>
        <w:rPr>
          <w:rFonts w:ascii="Georgia" w:hAnsi="Georgia" w:cs="CMBX12"/>
          <w:b/>
        </w:rPr>
      </w:pPr>
    </w:p>
    <w:p w14:paraId="70A957C1" w14:textId="5A8D6DDC" w:rsidR="00A73DB2" w:rsidRDefault="00A73DB2" w:rsidP="002A207E">
      <w:pPr>
        <w:autoSpaceDE w:val="0"/>
        <w:autoSpaceDN w:val="0"/>
        <w:adjustRightInd w:val="0"/>
        <w:spacing w:after="0"/>
        <w:rPr>
          <w:rFonts w:ascii="Georgia" w:hAnsi="Georgia" w:cs="CMR12"/>
        </w:rPr>
      </w:pPr>
      <w:r>
        <w:rPr>
          <w:rFonts w:ascii="Georgia" w:hAnsi="Georgia" w:cs="CMR12"/>
        </w:rPr>
        <w:t xml:space="preserve">Si se tiene un conjunto de datos, como se muestra en la </w:t>
      </w:r>
      <w:del w:id="46" w:author="Daniel Alcaide" w:date="2017-07-23T09:32:00Z">
        <w:r w:rsidR="003F28AF" w:rsidDel="00754278">
          <w:rPr>
            <w:rFonts w:ascii="Georgia" w:hAnsi="Georgia" w:cs="CMR12"/>
          </w:rPr>
          <w:delText>fig</w:delText>
        </w:r>
        <w:r w:rsidR="00042C66" w:rsidDel="00754278">
          <w:rPr>
            <w:rFonts w:ascii="Georgia" w:hAnsi="Georgia" w:cs="CMR12"/>
          </w:rPr>
          <w:delText xml:space="preserve">ura </w:delText>
        </w:r>
      </w:del>
      <w:ins w:id="47" w:author="Daniel Alcaide" w:date="2017-07-23T09:32:00Z">
        <w:r w:rsidR="00754278">
          <w:rPr>
            <w:rFonts w:ascii="Georgia" w:hAnsi="Georgia" w:cs="CMR12"/>
          </w:rPr>
          <w:t>F</w:t>
        </w:r>
        <w:r w:rsidR="00754278">
          <w:rPr>
            <w:rFonts w:ascii="Georgia" w:hAnsi="Georgia" w:cs="CMR12"/>
          </w:rPr>
          <w:t xml:space="preserve">igura </w:t>
        </w:r>
      </w:ins>
      <w:r w:rsidR="00042C66">
        <w:rPr>
          <w:rFonts w:ascii="Georgia" w:hAnsi="Georgia" w:cs="CMR12"/>
        </w:rPr>
        <w:t>1</w:t>
      </w:r>
      <w:r>
        <w:rPr>
          <w:rFonts w:ascii="Georgia" w:hAnsi="Georgia" w:cs="CMR12"/>
        </w:rPr>
        <w:t>, que de acuerdo unas características determinadas, se pueden observar grupos homogéneos (áreas N</w:t>
      </w:r>
      <w:r>
        <w:rPr>
          <w:rFonts w:ascii="Georgia" w:hAnsi="Georgia" w:cs="CMR12"/>
          <w:vertAlign w:val="subscript"/>
        </w:rPr>
        <w:t>1</w:t>
      </w:r>
      <w:r>
        <w:rPr>
          <w:rFonts w:ascii="Georgia" w:hAnsi="Georgia" w:cs="CMR12"/>
        </w:rPr>
        <w:t xml:space="preserve"> y N</w:t>
      </w:r>
      <w:r>
        <w:rPr>
          <w:rFonts w:ascii="Georgia" w:hAnsi="Georgia" w:cs="CMR12"/>
          <w:vertAlign w:val="subscript"/>
        </w:rPr>
        <w:t>2</w:t>
      </w:r>
      <w:r>
        <w:rPr>
          <w:rFonts w:ascii="Georgia" w:hAnsi="Georgia" w:cs="CMR12"/>
        </w:rPr>
        <w:t xml:space="preserve">), se considera anomalías o </w:t>
      </w:r>
      <w:proofErr w:type="spellStart"/>
      <w:r w:rsidR="00283D1F">
        <w:rPr>
          <w:rFonts w:ascii="Georgia" w:hAnsi="Georgia" w:cs="CMR12"/>
        </w:rPr>
        <w:t>outlier</w:t>
      </w:r>
      <w:r>
        <w:rPr>
          <w:rFonts w:ascii="Georgia" w:hAnsi="Georgia" w:cs="CMR12"/>
        </w:rPr>
        <w:t>s</w:t>
      </w:r>
      <w:proofErr w:type="spellEnd"/>
      <w:r>
        <w:rPr>
          <w:rFonts w:ascii="Georgia" w:hAnsi="Georgia" w:cs="CMR12"/>
        </w:rPr>
        <w:t xml:space="preserve"> a todos los elementos que se salgan de esas zonas (normales), como son en este caso los puntos O</w:t>
      </w:r>
      <w:r>
        <w:rPr>
          <w:rFonts w:ascii="Georgia" w:hAnsi="Georgia" w:cs="CMR12"/>
          <w:vertAlign w:val="subscript"/>
        </w:rPr>
        <w:t>1</w:t>
      </w:r>
      <w:r>
        <w:rPr>
          <w:rFonts w:ascii="Georgia" w:hAnsi="Georgia" w:cs="CMR12"/>
        </w:rPr>
        <w:t>, O</w:t>
      </w:r>
      <w:r>
        <w:rPr>
          <w:rFonts w:ascii="Georgia" w:hAnsi="Georgia" w:cs="CMR12"/>
          <w:vertAlign w:val="subscript"/>
        </w:rPr>
        <w:t>2</w:t>
      </w:r>
      <w:r>
        <w:rPr>
          <w:rFonts w:ascii="Georgia" w:hAnsi="Georgia" w:cs="CMR12"/>
        </w:rPr>
        <w:t xml:space="preserve"> y O</w:t>
      </w:r>
      <w:r>
        <w:rPr>
          <w:rFonts w:ascii="Georgia" w:hAnsi="Georgia" w:cs="CMR12"/>
          <w:vertAlign w:val="subscript"/>
        </w:rPr>
        <w:t>3</w:t>
      </w:r>
      <w:r>
        <w:rPr>
          <w:rFonts w:ascii="Georgia" w:hAnsi="Georgia" w:cs="CMR12"/>
        </w:rPr>
        <w:t>.</w:t>
      </w:r>
    </w:p>
    <w:p w14:paraId="2B986F0A" w14:textId="77777777" w:rsidR="00A73DB2" w:rsidRDefault="00A73DB2" w:rsidP="002A207E">
      <w:pPr>
        <w:autoSpaceDE w:val="0"/>
        <w:autoSpaceDN w:val="0"/>
        <w:adjustRightInd w:val="0"/>
        <w:spacing w:after="0"/>
        <w:rPr>
          <w:rFonts w:ascii="Georgia" w:hAnsi="Georgia" w:cs="CMR12"/>
        </w:rPr>
      </w:pPr>
    </w:p>
    <w:p w14:paraId="11E8AA14" w14:textId="77777777" w:rsidR="00A739B8" w:rsidRDefault="00A739B8" w:rsidP="002A207E">
      <w:pPr>
        <w:autoSpaceDE w:val="0"/>
        <w:autoSpaceDN w:val="0"/>
        <w:adjustRightInd w:val="0"/>
        <w:spacing w:after="0"/>
        <w:rPr>
          <w:rFonts w:ascii="Georgia" w:hAnsi="Georgia" w:cs="CMR12"/>
        </w:rPr>
      </w:pPr>
    </w:p>
    <w:p w14:paraId="25D173C5" w14:textId="77777777" w:rsidR="004E19AF" w:rsidRDefault="004E19AF" w:rsidP="002A207E">
      <w:pPr>
        <w:autoSpaceDE w:val="0"/>
        <w:autoSpaceDN w:val="0"/>
        <w:adjustRightInd w:val="0"/>
        <w:spacing w:after="0"/>
        <w:rPr>
          <w:rFonts w:ascii="Georgia" w:hAnsi="Georgia" w:cs="CMR12"/>
        </w:rPr>
      </w:pPr>
    </w:p>
    <w:p w14:paraId="6F531060" w14:textId="77777777" w:rsidR="00E115D5" w:rsidRDefault="00E115D5" w:rsidP="002A207E">
      <w:pPr>
        <w:autoSpaceDE w:val="0"/>
        <w:autoSpaceDN w:val="0"/>
        <w:adjustRightInd w:val="0"/>
        <w:spacing w:after="0"/>
        <w:rPr>
          <w:rFonts w:ascii="Georgia" w:hAnsi="Georgia" w:cs="CMR12"/>
        </w:rPr>
      </w:pPr>
    </w:p>
    <w:p w14:paraId="60A81B79" w14:textId="77777777" w:rsidR="00A73DB2" w:rsidRDefault="00A73DB2" w:rsidP="002A207E">
      <w:pPr>
        <w:autoSpaceDE w:val="0"/>
        <w:autoSpaceDN w:val="0"/>
        <w:adjustRightInd w:val="0"/>
        <w:spacing w:after="0"/>
        <w:rPr>
          <w:rFonts w:ascii="Georgia" w:hAnsi="Georgia" w:cs="CMR12"/>
        </w:rPr>
      </w:pPr>
    </w:p>
    <w:p w14:paraId="2C32E0AD" w14:textId="77777777" w:rsidR="00A73DB2" w:rsidRDefault="006864BA"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40160" behindDoc="0" locked="0" layoutInCell="1" allowOverlap="1" wp14:anchorId="390F94BB" wp14:editId="25C9A785">
                <wp:simplePos x="0" y="0"/>
                <wp:positionH relativeFrom="column">
                  <wp:posOffset>2593975</wp:posOffset>
                </wp:positionH>
                <wp:positionV relativeFrom="paragraph">
                  <wp:posOffset>106045</wp:posOffset>
                </wp:positionV>
                <wp:extent cx="363220" cy="237490"/>
                <wp:effectExtent l="0" t="0" r="0" b="0"/>
                <wp:wrapNone/>
                <wp:docPr id="353"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4F2A711B" w14:textId="77777777" w:rsidR="003026EC" w:rsidRPr="00A177A6" w:rsidRDefault="003026EC" w:rsidP="00A177A6">
                            <w:pPr>
                              <w:rPr>
                                <w:vertAlign w:val="subscript"/>
                              </w:rPr>
                            </w:pPr>
                            <w:r>
                              <w:t>N</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F94BB" id="Rectangle_x0020_67" o:spid="_x0000_s1026" style="position:absolute;left:0;text-align:left;margin-left:204.25pt;margin-top:8.35pt;width:28.6pt;height:1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" strokecolor="white [3212]">
                <v:path arrowok="t"/>
                <v:textbox>
                  <w:txbxContent>
                    <w:p w14:paraId="4F2A711B" w14:textId="77777777" w:rsidR="003026EC" w:rsidRPr="00A177A6" w:rsidRDefault="003026EC" w:rsidP="00A177A6">
                      <w:pPr>
                        <w:rPr>
                          <w:vertAlign w:val="subscript"/>
                        </w:rPr>
                      </w:pPr>
                      <w:r>
                        <w:t>N</w:t>
                      </w:r>
                      <w:r>
                        <w:rPr>
                          <w:vertAlign w:val="subscript"/>
                        </w:rPr>
                        <w:t>1</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7088" behindDoc="0" locked="0" layoutInCell="1" allowOverlap="1" wp14:anchorId="442C6E23" wp14:editId="7789FFDD">
                <wp:simplePos x="0" y="0"/>
                <wp:positionH relativeFrom="column">
                  <wp:posOffset>3563620</wp:posOffset>
                </wp:positionH>
                <wp:positionV relativeFrom="paragraph">
                  <wp:posOffset>60960</wp:posOffset>
                </wp:positionV>
                <wp:extent cx="363220" cy="237490"/>
                <wp:effectExtent l="0" t="0" r="0" b="0"/>
                <wp:wrapNone/>
                <wp:docPr id="352"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41A45DD8" w14:textId="77777777" w:rsidR="003026EC" w:rsidRPr="00A177A6" w:rsidRDefault="003026EC">
                            <w:pPr>
                              <w:rPr>
                                <w:vertAlign w:val="subscript"/>
                              </w:rPr>
                            </w:pPr>
                            <w:r>
                              <w:t>O</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2C6E23" id="Rectangle_x0020_64" o:spid="_x0000_s1027" style="position:absolute;left:0;text-align:left;margin-left:280.6pt;margin-top:4.8pt;width:28.6pt;height:18.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" strokecolor="white [3212]">
                <v:path arrowok="t"/>
                <v:textbox>
                  <w:txbxContent>
                    <w:p w14:paraId="41A45DD8" w14:textId="77777777" w:rsidR="003026EC" w:rsidRPr="00A177A6" w:rsidRDefault="003026EC">
                      <w:pPr>
                        <w:rPr>
                          <w:vertAlign w:val="subscript"/>
                        </w:rPr>
                      </w:pPr>
                      <w:r>
                        <w:t>O</w:t>
                      </w:r>
                      <w:r>
                        <w:rPr>
                          <w:vertAlign w:val="subscript"/>
                        </w:rPr>
                        <w:t>1</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695104" behindDoc="0" locked="0" layoutInCell="1" allowOverlap="1" wp14:anchorId="0429C89C" wp14:editId="5201BDF2">
                <wp:simplePos x="0" y="0"/>
                <wp:positionH relativeFrom="column">
                  <wp:posOffset>1806575</wp:posOffset>
                </wp:positionH>
                <wp:positionV relativeFrom="paragraph">
                  <wp:posOffset>60960</wp:posOffset>
                </wp:positionV>
                <wp:extent cx="635" cy="1602740"/>
                <wp:effectExtent l="76200" t="38100" r="37465" b="0"/>
                <wp:wrapNone/>
                <wp:docPr id="351"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35" cy="1602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434F41D" id="_x0000_t32" coordsize="21600,21600" o:spt="32" o:oned="t" path="m,l21600,21600e" filled="f">
                <v:path arrowok="t" fillok="f" o:connecttype="none"/>
                <o:lock v:ext="edit" shapetype="t"/>
              </v:shapetype>
              <v:shape id="AutoShape 23" o:spid="_x0000_s1026" type="#_x0000_t32" style="position:absolute;margin-left:142.25pt;margin-top:4.8pt;width:.05pt;height:126.2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">
                <v:stroke endarrow="block"/>
                <o:lock v:ext="edit" shapetype="f"/>
              </v:shape>
            </w:pict>
          </mc:Fallback>
        </mc:AlternateContent>
      </w:r>
      <w:r>
        <w:rPr>
          <w:rFonts w:ascii="Georgia" w:hAnsi="Georgia" w:cs="CMR12"/>
          <w:noProof/>
          <w:lang w:val="en-GB" w:eastAsia="en-GB"/>
        </w:rPr>
        <mc:AlternateContent>
          <mc:Choice Requires="wps">
            <w:drawing>
              <wp:anchor distT="0" distB="0" distL="114300" distR="114300" simplePos="0" relativeHeight="251694080" behindDoc="0" locked="0" layoutInCell="1" allowOverlap="1" wp14:anchorId="27E0CC60" wp14:editId="760D4215">
                <wp:simplePos x="0" y="0"/>
                <wp:positionH relativeFrom="column">
                  <wp:posOffset>-3302635</wp:posOffset>
                </wp:positionH>
                <wp:positionV relativeFrom="paragraph">
                  <wp:posOffset>124460</wp:posOffset>
                </wp:positionV>
                <wp:extent cx="8255" cy="2123440"/>
                <wp:effectExtent l="38100" t="38100" r="48895" b="0"/>
                <wp:wrapNone/>
                <wp:docPr id="350"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255" cy="2123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1B3B4F" id="AutoShape 22" o:spid="_x0000_s1026" type="#_x0000_t32" style="position:absolute;margin-left:-260.05pt;margin-top:9.8pt;width:.65pt;height:167.2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">
                <v:stroke endarrow="block"/>
                <o:lock v:ext="edit" shapetype="f"/>
              </v:shape>
            </w:pict>
          </mc:Fallback>
        </mc:AlternateContent>
      </w:r>
      <w:commentRangeStart w:id="48"/>
    </w:p>
    <w:p w14:paraId="36E22005" w14:textId="77777777" w:rsidR="00A73DB2" w:rsidRDefault="006864BA"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01248" behindDoc="0" locked="0" layoutInCell="1" allowOverlap="1" wp14:anchorId="75AD1D35" wp14:editId="0D466495">
                <wp:simplePos x="0" y="0"/>
                <wp:positionH relativeFrom="column">
                  <wp:posOffset>2478405</wp:posOffset>
                </wp:positionH>
                <wp:positionV relativeFrom="paragraph">
                  <wp:posOffset>196215</wp:posOffset>
                </wp:positionV>
                <wp:extent cx="115570" cy="78105"/>
                <wp:effectExtent l="19050" t="19050" r="17780" b="36195"/>
                <wp:wrapNone/>
                <wp:docPr id="34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15570" cy="781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CB96429" id="Oval 34" o:spid="_x0000_s1026" style="position:absolute;margin-left:195.15pt;margin-top:15.45pt;width:9.1pt;height:6.1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698176" behindDoc="0" locked="0" layoutInCell="1" allowOverlap="1" wp14:anchorId="608D5203" wp14:editId="28902B89">
                <wp:simplePos x="0" y="0"/>
                <wp:positionH relativeFrom="column">
                  <wp:posOffset>2097405</wp:posOffset>
                </wp:positionH>
                <wp:positionV relativeFrom="paragraph">
                  <wp:posOffset>151130</wp:posOffset>
                </wp:positionV>
                <wp:extent cx="90805" cy="90805"/>
                <wp:effectExtent l="19050" t="19050" r="23495" b="42545"/>
                <wp:wrapNone/>
                <wp:docPr id="348"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2BE9684" id="Oval 31" o:spid="_x0000_s1026" style="position:absolute;margin-left:165.15pt;margin-top:11.9pt;width:7.15pt;height:7.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702272" behindDoc="0" locked="0" layoutInCell="1" allowOverlap="1" wp14:anchorId="3DE2F692" wp14:editId="471A03AC">
                <wp:simplePos x="0" y="0"/>
                <wp:positionH relativeFrom="column">
                  <wp:posOffset>2340610</wp:posOffset>
                </wp:positionH>
                <wp:positionV relativeFrom="paragraph">
                  <wp:posOffset>105410</wp:posOffset>
                </wp:positionV>
                <wp:extent cx="90805" cy="90805"/>
                <wp:effectExtent l="19050" t="19050" r="23495" b="42545"/>
                <wp:wrapNone/>
                <wp:docPr id="347"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37A2210" id="Oval 35" o:spid="_x0000_s1026" style="position:absolute;margin-left:184.3pt;margin-top:8.3pt;width:7.15pt;height:7.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710464" behindDoc="0" locked="0" layoutInCell="1" allowOverlap="1" wp14:anchorId="4C0BC602" wp14:editId="7AB82379">
                <wp:simplePos x="0" y="0"/>
                <wp:positionH relativeFrom="column">
                  <wp:posOffset>3472815</wp:posOffset>
                </wp:positionH>
                <wp:positionV relativeFrom="paragraph">
                  <wp:posOffset>60325</wp:posOffset>
                </wp:positionV>
                <wp:extent cx="90805" cy="90805"/>
                <wp:effectExtent l="19050" t="19050" r="23495" b="42545"/>
                <wp:wrapNone/>
                <wp:docPr id="346"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EA43258" id="Oval 43" o:spid="_x0000_s1026" style="position:absolute;margin-left:273.45pt;margin-top:4.75pt;width:7.15pt;height:7.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" fillcolor="#c0504d [3205]" strokecolor="#f2f2f2 [3041]" strokeweight="3pt">
                <v:shadow on="t" color="#622423 [1605]" opacity=".5" offset="1pt"/>
                <v:path arrowok="t"/>
              </v:oval>
            </w:pict>
          </mc:Fallback>
        </mc:AlternateContent>
      </w:r>
      <w:r w:rsidR="00A73DB2">
        <w:rPr>
          <w:rFonts w:ascii="Georgia" w:hAnsi="Georgia" w:cs="CMR12"/>
        </w:rPr>
        <w:tab/>
      </w:r>
      <w:r w:rsidR="00A73DB2">
        <w:rPr>
          <w:rFonts w:ascii="Georgia" w:hAnsi="Georgia" w:cs="CMR12"/>
        </w:rPr>
        <w:tab/>
      </w:r>
      <w:r w:rsidR="00A73DB2">
        <w:rPr>
          <w:rFonts w:ascii="Georgia" w:hAnsi="Georgia" w:cs="CMR12"/>
        </w:rPr>
        <w:tab/>
        <w:t>Eje Y</w:t>
      </w:r>
      <w:r w:rsidR="00F86FCB">
        <w:rPr>
          <w:rFonts w:ascii="Georgia" w:hAnsi="Georgia" w:cs="CMR12"/>
        </w:rPr>
        <w:t xml:space="preserve">                                                 </w:t>
      </w:r>
    </w:p>
    <w:p w14:paraId="1BF32B1F" w14:textId="77777777" w:rsidR="00A73DB2" w:rsidRDefault="006864BA" w:rsidP="002A207E">
      <w:pPr>
        <w:autoSpaceDE w:val="0"/>
        <w:autoSpaceDN w:val="0"/>
        <w:adjustRightInd w:val="0"/>
        <w:spacing w:after="0"/>
        <w:rPr>
          <w:rFonts w:ascii="Georgia" w:hAnsi="Georgia" w:cs="CMR12"/>
        </w:rPr>
      </w:pPr>
      <w:r>
        <w:rPr>
          <w:rFonts w:ascii="Georgia" w:hAnsi="Georgia" w:cs="CMR12"/>
          <w:noProof/>
          <w:lang w:val="en-GB" w:eastAsia="en-GB"/>
        </w:rPr>
        <w:lastRenderedPageBreak/>
        <mc:AlternateContent>
          <mc:Choice Requires="wps">
            <w:drawing>
              <wp:anchor distT="0" distB="0" distL="114300" distR="114300" simplePos="0" relativeHeight="251734016" behindDoc="0" locked="0" layoutInCell="1" allowOverlap="1" wp14:anchorId="0535D69E" wp14:editId="7D771009">
                <wp:simplePos x="0" y="0"/>
                <wp:positionH relativeFrom="column">
                  <wp:posOffset>2559685</wp:posOffset>
                </wp:positionH>
                <wp:positionV relativeFrom="paragraph">
                  <wp:posOffset>213995</wp:posOffset>
                </wp:positionV>
                <wp:extent cx="106045" cy="107315"/>
                <wp:effectExtent l="19050" t="19050" r="27305" b="45085"/>
                <wp:wrapNone/>
                <wp:docPr id="345"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06045" cy="10731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4523FB4" id="Oval 28" o:spid="_x0000_s1026" style="position:absolute;margin-left:201.55pt;margin-top:16.85pt;width:8.35pt;height:8.4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732992" behindDoc="0" locked="0" layoutInCell="1" allowOverlap="1" wp14:anchorId="5BAF22A7" wp14:editId="68D14465">
                <wp:simplePos x="0" y="0"/>
                <wp:positionH relativeFrom="column">
                  <wp:posOffset>2419350</wp:posOffset>
                </wp:positionH>
                <wp:positionV relativeFrom="paragraph">
                  <wp:posOffset>127635</wp:posOffset>
                </wp:positionV>
                <wp:extent cx="140335" cy="106045"/>
                <wp:effectExtent l="19050" t="19050" r="12065" b="46355"/>
                <wp:wrapNone/>
                <wp:docPr id="344"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40335"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009AABB" id="Oval 27" o:spid="_x0000_s1026" style="position:absolute;margin-left:190.5pt;margin-top:10.05pt;width:11.05pt;height:8.3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731968" behindDoc="0" locked="0" layoutInCell="1" allowOverlap="1" wp14:anchorId="3F39CDD4" wp14:editId="279A1083">
                <wp:simplePos x="0" y="0"/>
                <wp:positionH relativeFrom="column">
                  <wp:posOffset>2272030</wp:posOffset>
                </wp:positionH>
                <wp:positionV relativeFrom="paragraph">
                  <wp:posOffset>3810</wp:posOffset>
                </wp:positionV>
                <wp:extent cx="115570" cy="106045"/>
                <wp:effectExtent l="19050" t="19050" r="17780" b="46355"/>
                <wp:wrapNone/>
                <wp:docPr id="343"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15570"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B5224CB" id="Oval 26" o:spid="_x0000_s1026" style="position:absolute;margin-left:178.9pt;margin-top:.3pt;width:9.1pt;height:8.3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699200" behindDoc="0" locked="0" layoutInCell="1" allowOverlap="1" wp14:anchorId="5C784AE7" wp14:editId="0DDE6D8B">
                <wp:simplePos x="0" y="0"/>
                <wp:positionH relativeFrom="column">
                  <wp:posOffset>2181225</wp:posOffset>
                </wp:positionH>
                <wp:positionV relativeFrom="paragraph">
                  <wp:posOffset>127635</wp:posOffset>
                </wp:positionV>
                <wp:extent cx="90805" cy="90805"/>
                <wp:effectExtent l="19050" t="19050" r="23495" b="42545"/>
                <wp:wrapNone/>
                <wp:docPr id="34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3F16150" id="Oval 32" o:spid="_x0000_s1026" style="position:absolute;margin-left:171.75pt;margin-top:10.05pt;width:7.15pt;height:7.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" fillcolor="#c0504d [3205]" strokecolor="#f2f2f2 [3041]" strokeweight="3pt">
                <v:shadow on="t" color="#622423 [1605]" opacity=".5" offset="1pt"/>
                <v:path arrowok="t"/>
              </v:oval>
            </w:pict>
          </mc:Fallback>
        </mc:AlternateContent>
      </w:r>
    </w:p>
    <w:p w14:paraId="5ACA0CCA" w14:textId="77777777" w:rsidR="00A73DB2" w:rsidRDefault="006864BA"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12512" behindDoc="0" locked="0" layoutInCell="1" allowOverlap="1" wp14:anchorId="291D1702" wp14:editId="5C087354">
                <wp:simplePos x="0" y="0"/>
                <wp:positionH relativeFrom="column">
                  <wp:posOffset>682625</wp:posOffset>
                </wp:positionH>
                <wp:positionV relativeFrom="paragraph">
                  <wp:posOffset>12065</wp:posOffset>
                </wp:positionV>
                <wp:extent cx="752475" cy="334010"/>
                <wp:effectExtent l="0" t="0" r="9525" b="8890"/>
                <wp:wrapNone/>
                <wp:docPr id="33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2475" cy="334010"/>
                        </a:xfrm>
                        <a:prstGeom prst="rect">
                          <a:avLst/>
                        </a:prstGeom>
                        <a:solidFill>
                          <a:srgbClr val="FFFFFF">
                            <a:alpha val="0"/>
                          </a:srgbClr>
                        </a:solidFill>
                        <a:ln w="9525">
                          <a:solidFill>
                            <a:srgbClr val="000000"/>
                          </a:solidFill>
                          <a:miter lim="800000"/>
                          <a:headEnd/>
                          <a:tailEnd/>
                        </a:ln>
                      </wps:spPr>
                      <wps:txbx>
                        <w:txbxContent>
                          <w:p w14:paraId="764FA815" w14:textId="77777777" w:rsidR="003026EC" w:rsidRDefault="003026EC">
                            <w:r>
                              <w:t>Figura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1D1702" id="Rectangle_x0020_45" o:spid="_x0000_s1028" style="position:absolute;left:0;text-align:left;margin-left:53.75pt;margin-top:.95pt;width:59.25pt;height:26.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">
                <v:fill opacity="0"/>
                <v:path arrowok="t"/>
                <v:textbox>
                  <w:txbxContent>
                    <w:p w14:paraId="764FA815" w14:textId="77777777" w:rsidR="003026EC" w:rsidRDefault="003026EC">
                      <w:r>
                        <w:t>Figura 1</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6064" behindDoc="0" locked="0" layoutInCell="1" allowOverlap="1" wp14:anchorId="4B3D41EB" wp14:editId="0816BD80">
                <wp:simplePos x="0" y="0"/>
                <wp:positionH relativeFrom="column">
                  <wp:posOffset>2790825</wp:posOffset>
                </wp:positionH>
                <wp:positionV relativeFrom="paragraph">
                  <wp:posOffset>189230</wp:posOffset>
                </wp:positionV>
                <wp:extent cx="123190" cy="106045"/>
                <wp:effectExtent l="19050" t="19050" r="10160" b="46355"/>
                <wp:wrapNone/>
                <wp:docPr id="341"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23190"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A63EB47" id="Oval 30" o:spid="_x0000_s1026" style="position:absolute;margin-left:219.75pt;margin-top:14.9pt;width:9.7pt;height:8.3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735040" behindDoc="0" locked="0" layoutInCell="1" allowOverlap="1" wp14:anchorId="6B7084E7" wp14:editId="56A794F7">
                <wp:simplePos x="0" y="0"/>
                <wp:positionH relativeFrom="column">
                  <wp:posOffset>2593975</wp:posOffset>
                </wp:positionH>
                <wp:positionV relativeFrom="paragraph">
                  <wp:posOffset>83185</wp:posOffset>
                </wp:positionV>
                <wp:extent cx="140335" cy="106045"/>
                <wp:effectExtent l="19050" t="19050" r="12065" b="46355"/>
                <wp:wrapNone/>
                <wp:docPr id="340"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40335"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23708B2" id="Oval 29" o:spid="_x0000_s1026" style="position:absolute;margin-left:204.25pt;margin-top:6.55pt;width:11.05pt;height:8.3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700224" behindDoc="0" locked="0" layoutInCell="1" allowOverlap="1" wp14:anchorId="760ABC17" wp14:editId="14DEC1EF">
                <wp:simplePos x="0" y="0"/>
                <wp:positionH relativeFrom="column">
                  <wp:posOffset>2340610</wp:posOffset>
                </wp:positionH>
                <wp:positionV relativeFrom="paragraph">
                  <wp:posOffset>43815</wp:posOffset>
                </wp:positionV>
                <wp:extent cx="90805" cy="90805"/>
                <wp:effectExtent l="19050" t="19050" r="23495" b="42545"/>
                <wp:wrapNone/>
                <wp:docPr id="339"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12D4188" id="Oval 33" o:spid="_x0000_s1026" style="position:absolute;margin-left:184.3pt;margin-top:3.45pt;width:7.15pt;height:7.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" fillcolor="#c0504d [3205]" strokecolor="#f2f2f2 [3041]" strokeweight="3pt">
                <v:shadow on="t" color="#622423 [1605]" opacity=".5" offset="1pt"/>
                <v:path arrowok="t"/>
              </v:oval>
            </w:pict>
          </mc:Fallback>
        </mc:AlternateContent>
      </w:r>
    </w:p>
    <w:p w14:paraId="14599AFF" w14:textId="77777777" w:rsidR="00A73DB2" w:rsidRDefault="006864BA"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41184" behindDoc="0" locked="0" layoutInCell="1" allowOverlap="1" wp14:anchorId="40C29FCD" wp14:editId="05795B3C">
                <wp:simplePos x="0" y="0"/>
                <wp:positionH relativeFrom="column">
                  <wp:posOffset>3051175</wp:posOffset>
                </wp:positionH>
                <wp:positionV relativeFrom="paragraph">
                  <wp:posOffset>60325</wp:posOffset>
                </wp:positionV>
                <wp:extent cx="363220" cy="237490"/>
                <wp:effectExtent l="0" t="0" r="0" b="0"/>
                <wp:wrapNone/>
                <wp:docPr id="337"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628265E2" w14:textId="77777777" w:rsidR="003026EC" w:rsidRPr="00A177A6" w:rsidRDefault="003026EC" w:rsidP="00A177A6">
                            <w:pPr>
                              <w:rPr>
                                <w:vertAlign w:val="subscript"/>
                              </w:rPr>
                            </w:pPr>
                            <w:r>
                              <w:t>N</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C29FCD" id="Rectangle_x0020_68" o:spid="_x0000_s1029" style="position:absolute;left:0;text-align:left;margin-left:240.25pt;margin-top:4.75pt;width:28.6pt;height:18.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" strokecolor="white [3212]">
                <v:path arrowok="t"/>
                <v:textbox>
                  <w:txbxContent>
                    <w:p w14:paraId="628265E2" w14:textId="77777777" w:rsidR="003026EC" w:rsidRPr="00A177A6" w:rsidRDefault="003026EC" w:rsidP="00A177A6">
                      <w:pPr>
                        <w:rPr>
                          <w:vertAlign w:val="subscript"/>
                        </w:rPr>
                      </w:pPr>
                      <w:r>
                        <w:t>N</w:t>
                      </w:r>
                      <w:r>
                        <w:rPr>
                          <w:vertAlign w:val="subscript"/>
                        </w:rPr>
                        <w:t>2</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9136" behindDoc="0" locked="0" layoutInCell="1" allowOverlap="1" wp14:anchorId="1BADC585" wp14:editId="747F460C">
                <wp:simplePos x="0" y="0"/>
                <wp:positionH relativeFrom="column">
                  <wp:posOffset>3563620</wp:posOffset>
                </wp:positionH>
                <wp:positionV relativeFrom="paragraph">
                  <wp:posOffset>97790</wp:posOffset>
                </wp:positionV>
                <wp:extent cx="363220" cy="260350"/>
                <wp:effectExtent l="0" t="0" r="0" b="6350"/>
                <wp:wrapNone/>
                <wp:docPr id="33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363220" cy="260350"/>
                        </a:xfrm>
                        <a:prstGeom prst="rect">
                          <a:avLst/>
                        </a:prstGeom>
                        <a:solidFill>
                          <a:srgbClr val="FFFFFF"/>
                        </a:solidFill>
                        <a:ln w="9525">
                          <a:solidFill>
                            <a:schemeClr val="bg1">
                              <a:lumMod val="100000"/>
                              <a:lumOff val="0"/>
                            </a:schemeClr>
                          </a:solidFill>
                          <a:miter lim="800000"/>
                          <a:headEnd/>
                          <a:tailEnd/>
                        </a:ln>
                      </wps:spPr>
                      <wps:txbx>
                        <w:txbxContent>
                          <w:p w14:paraId="657EB21B" w14:textId="77777777" w:rsidR="003026EC" w:rsidRPr="00A177A6" w:rsidRDefault="003026EC" w:rsidP="00A177A6">
                            <w:pPr>
                              <w:rPr>
                                <w:vertAlign w:val="subscript"/>
                              </w:rPr>
                            </w:pPr>
                            <w:r>
                              <w:t>O</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DC585" id="Rectangle_x0020_66" o:spid="_x0000_s1030" style="position:absolute;left:0;text-align:left;margin-left:280.6pt;margin-top:7.7pt;width:28.6pt;height:20.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" strokecolor="white [3212]">
                <v:path arrowok="t"/>
                <v:textbox>
                  <w:txbxContent>
                    <w:p w14:paraId="657EB21B" w14:textId="77777777" w:rsidR="003026EC" w:rsidRPr="00A177A6" w:rsidRDefault="003026EC" w:rsidP="00A177A6">
                      <w:pPr>
                        <w:rPr>
                          <w:vertAlign w:val="subscript"/>
                        </w:rPr>
                      </w:pPr>
                      <w:r>
                        <w:t>O</w:t>
                      </w:r>
                      <w:r>
                        <w:rPr>
                          <w:vertAlign w:val="subscript"/>
                        </w:rPr>
                        <w:t>3</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8112" behindDoc="0" locked="0" layoutInCell="1" allowOverlap="1" wp14:anchorId="51AF262E" wp14:editId="47589B3C">
                <wp:simplePos x="0" y="0"/>
                <wp:positionH relativeFrom="column">
                  <wp:posOffset>2387600</wp:posOffset>
                </wp:positionH>
                <wp:positionV relativeFrom="paragraph">
                  <wp:posOffset>211455</wp:posOffset>
                </wp:positionV>
                <wp:extent cx="363220" cy="237490"/>
                <wp:effectExtent l="0" t="0" r="0" b="0"/>
                <wp:wrapNone/>
                <wp:docPr id="33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7B137A7F" w14:textId="77777777" w:rsidR="003026EC" w:rsidRPr="00A177A6" w:rsidRDefault="003026EC" w:rsidP="00A177A6">
                            <w:pPr>
                              <w:rPr>
                                <w:vertAlign w:val="subscript"/>
                              </w:rPr>
                            </w:pPr>
                            <w:r>
                              <w:t>O</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F262E" id="Rectangle_x0020_65" o:spid="_x0000_s1031" style="position:absolute;left:0;text-align:left;margin-left:188pt;margin-top:16.65pt;width:28.6pt;height:18.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" strokecolor="white [3212]">
                <v:path arrowok="t"/>
                <v:textbox>
                  <w:txbxContent>
                    <w:p w14:paraId="7B137A7F" w14:textId="77777777" w:rsidR="003026EC" w:rsidRPr="00A177A6" w:rsidRDefault="003026EC" w:rsidP="00A177A6">
                      <w:pPr>
                        <w:rPr>
                          <w:vertAlign w:val="subscript"/>
                        </w:rPr>
                      </w:pPr>
                      <w:r>
                        <w:t>O</w:t>
                      </w:r>
                      <w:r>
                        <w:rPr>
                          <w:vertAlign w:val="subscript"/>
                        </w:rPr>
                        <w:t>2</w:t>
                      </w:r>
                    </w:p>
                  </w:txbxContent>
                </v:textbox>
              </v:rect>
            </w:pict>
          </mc:Fallback>
        </mc:AlternateContent>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t xml:space="preserve">       </w:t>
      </w:r>
      <w:r w:rsidR="00A73DB2">
        <w:rPr>
          <w:rFonts w:ascii="Georgia" w:hAnsi="Georgia" w:cs="CMR12"/>
        </w:rPr>
        <w:tab/>
      </w:r>
    </w:p>
    <w:p w14:paraId="4C9BD48B" w14:textId="77777777" w:rsidR="00A73DB2" w:rsidRPr="00F86FCB" w:rsidRDefault="006864BA"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06368" behindDoc="0" locked="0" layoutInCell="1" allowOverlap="1" wp14:anchorId="2D48358C" wp14:editId="463B1327">
                <wp:simplePos x="0" y="0"/>
                <wp:positionH relativeFrom="column">
                  <wp:posOffset>3051175</wp:posOffset>
                </wp:positionH>
                <wp:positionV relativeFrom="paragraph">
                  <wp:posOffset>210820</wp:posOffset>
                </wp:positionV>
                <wp:extent cx="90805" cy="90805"/>
                <wp:effectExtent l="19050" t="19050" r="23495" b="42545"/>
                <wp:wrapNone/>
                <wp:docPr id="334"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AE086D4" id="Oval 39" o:spid="_x0000_s1026" style="position:absolute;margin-left:240.25pt;margin-top:16.6pt;width:7.15pt;height:7.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704320" behindDoc="0" locked="0" layoutInCell="1" allowOverlap="1" wp14:anchorId="635A8A18" wp14:editId="2370AD23">
                <wp:simplePos x="0" y="0"/>
                <wp:positionH relativeFrom="column">
                  <wp:posOffset>3051175</wp:posOffset>
                </wp:positionH>
                <wp:positionV relativeFrom="paragraph">
                  <wp:posOffset>120015</wp:posOffset>
                </wp:positionV>
                <wp:extent cx="90805" cy="90805"/>
                <wp:effectExtent l="19050" t="19050" r="23495" b="42545"/>
                <wp:wrapNone/>
                <wp:docPr id="333"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C37A75B" id="Oval 37" o:spid="_x0000_s1026" style="position:absolute;margin-left:240.25pt;margin-top:9.45pt;width:7.15pt;height:7.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703296" behindDoc="0" locked="0" layoutInCell="1" allowOverlap="1" wp14:anchorId="34AED934" wp14:editId="32CF704A">
                <wp:simplePos x="0" y="0"/>
                <wp:positionH relativeFrom="column">
                  <wp:posOffset>2960370</wp:posOffset>
                </wp:positionH>
                <wp:positionV relativeFrom="paragraph">
                  <wp:posOffset>59690</wp:posOffset>
                </wp:positionV>
                <wp:extent cx="90805" cy="90805"/>
                <wp:effectExtent l="19050" t="19050" r="23495" b="42545"/>
                <wp:wrapNone/>
                <wp:docPr id="332"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B8A29B4" id="Oval 36" o:spid="_x0000_s1026" style="position:absolute;margin-left:233.1pt;margin-top:4.7pt;width:7.15pt;height:7.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711488" behindDoc="0" locked="0" layoutInCell="1" allowOverlap="1" wp14:anchorId="5B139CE6" wp14:editId="1A77117A">
                <wp:simplePos x="0" y="0"/>
                <wp:positionH relativeFrom="column">
                  <wp:posOffset>3563620</wp:posOffset>
                </wp:positionH>
                <wp:positionV relativeFrom="paragraph">
                  <wp:posOffset>210820</wp:posOffset>
                </wp:positionV>
                <wp:extent cx="90805" cy="90805"/>
                <wp:effectExtent l="19050" t="19050" r="23495" b="42545"/>
                <wp:wrapNone/>
                <wp:docPr id="331"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B1D231C" id="Oval 44" o:spid="_x0000_s1026" style="position:absolute;margin-left:280.6pt;margin-top:16.6pt;width:7.15pt;height:7.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" fillcolor="#c0504d [3205]" strokecolor="#f2f2f2 [3041]" strokeweight="3pt">
                <v:shadow on="t" color="#622423 [1605]" opacity=".5" offset="1pt"/>
                <v:path arrowok="t"/>
              </v:oval>
            </w:pict>
          </mc:Fallback>
        </mc:AlternateContent>
      </w:r>
      <w:r w:rsidR="00F86FCB">
        <w:rPr>
          <w:rFonts w:ascii="Georgia" w:hAnsi="Georgia" w:cs="CMR12"/>
        </w:rPr>
        <w:tab/>
      </w:r>
      <w:r w:rsidR="00F86FCB">
        <w:rPr>
          <w:rFonts w:ascii="Georgia" w:hAnsi="Georgia" w:cs="CMR12"/>
        </w:rPr>
        <w:tab/>
      </w:r>
      <w:r w:rsidR="00F86FCB">
        <w:rPr>
          <w:rFonts w:ascii="Georgia" w:hAnsi="Georgia" w:cs="CMR12"/>
        </w:rPr>
        <w:tab/>
      </w:r>
      <w:r w:rsidR="00F86FCB">
        <w:rPr>
          <w:rFonts w:ascii="Georgia" w:hAnsi="Georgia" w:cs="CMR12"/>
        </w:rPr>
        <w:tab/>
      </w:r>
      <w:r w:rsidR="00F86FCB">
        <w:rPr>
          <w:rFonts w:ascii="Georgia" w:hAnsi="Georgia" w:cs="CMR12"/>
        </w:rPr>
        <w:tab/>
        <w:t xml:space="preserve">       </w:t>
      </w:r>
      <w:r>
        <w:rPr>
          <w:rFonts w:ascii="Georgia" w:hAnsi="Georgia" w:cs="CMR12"/>
          <w:noProof/>
          <w:lang w:val="en-GB" w:eastAsia="en-GB"/>
        </w:rPr>
        <mc:AlternateContent>
          <mc:Choice Requires="wps">
            <w:drawing>
              <wp:anchor distT="0" distB="0" distL="114300" distR="114300" simplePos="0" relativeHeight="251707392" behindDoc="0" locked="0" layoutInCell="1" allowOverlap="1" wp14:anchorId="64E63AB4" wp14:editId="6F66ECDF">
                <wp:simplePos x="0" y="0"/>
                <wp:positionH relativeFrom="column">
                  <wp:posOffset>2097405</wp:posOffset>
                </wp:positionH>
                <wp:positionV relativeFrom="paragraph">
                  <wp:posOffset>59690</wp:posOffset>
                </wp:positionV>
                <wp:extent cx="90805" cy="90805"/>
                <wp:effectExtent l="19050" t="19050" r="23495" b="42545"/>
                <wp:wrapNone/>
                <wp:docPr id="33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3A1E81E" id="Oval 40" o:spid="_x0000_s1026" style="position:absolute;margin-left:165.15pt;margin-top:4.7pt;width:7.15pt;height:7.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709440" behindDoc="0" locked="0" layoutInCell="1" allowOverlap="1" wp14:anchorId="5A9A0CEA" wp14:editId="62EE480B">
                <wp:simplePos x="0" y="0"/>
                <wp:positionH relativeFrom="column">
                  <wp:posOffset>2181225</wp:posOffset>
                </wp:positionH>
                <wp:positionV relativeFrom="paragraph">
                  <wp:posOffset>150495</wp:posOffset>
                </wp:positionV>
                <wp:extent cx="90805" cy="90805"/>
                <wp:effectExtent l="19050" t="19050" r="23495" b="42545"/>
                <wp:wrapNone/>
                <wp:docPr id="329"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D8C4587" id="Oval 42" o:spid="_x0000_s1026" style="position:absolute;margin-left:171.75pt;margin-top:11.85pt;width:7.15pt;height:7.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" fillcolor="#c0504d [3205]" strokecolor="#f2f2f2 [3041]" strokeweight="3pt">
                <v:shadow on="t" color="#622423 [1605]" opacity=".5" offset="1pt"/>
                <v:path arrowok="t"/>
              </v:oval>
            </w:pict>
          </mc:Fallback>
        </mc:AlternateContent>
      </w:r>
      <w:r w:rsidR="00A73DB2">
        <w:rPr>
          <w:rFonts w:ascii="Georgia" w:hAnsi="Georgia" w:cs="CMR12"/>
          <w:vertAlign w:val="subscript"/>
        </w:rPr>
        <w:tab/>
      </w:r>
      <w:r w:rsidR="00A73DB2">
        <w:rPr>
          <w:rFonts w:ascii="Georgia" w:hAnsi="Georgia" w:cs="CMR12"/>
          <w:vertAlign w:val="subscript"/>
        </w:rPr>
        <w:tab/>
        <w:t xml:space="preserve"> </w:t>
      </w:r>
      <w:r w:rsidR="00A73DB2">
        <w:rPr>
          <w:rFonts w:ascii="Georgia" w:hAnsi="Georgia" w:cs="CMR12"/>
        </w:rPr>
        <w:t xml:space="preserve">         </w:t>
      </w:r>
      <w:r w:rsidR="00F86FCB">
        <w:rPr>
          <w:rFonts w:ascii="Georgia" w:hAnsi="Georgia" w:cs="CMR12"/>
        </w:rPr>
        <w:t xml:space="preserve"> </w:t>
      </w:r>
      <w:r w:rsidR="00A73DB2">
        <w:rPr>
          <w:rFonts w:ascii="Georgia" w:hAnsi="Georgia" w:cs="CMR12"/>
        </w:rPr>
        <w:t xml:space="preserve"> </w:t>
      </w:r>
    </w:p>
    <w:p w14:paraId="1135C346" w14:textId="77777777" w:rsidR="00A73DB2" w:rsidRDefault="006864BA"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08416" behindDoc="0" locked="0" layoutInCell="1" allowOverlap="1" wp14:anchorId="6A4EC26F" wp14:editId="6A860080">
                <wp:simplePos x="0" y="0"/>
                <wp:positionH relativeFrom="column">
                  <wp:posOffset>2090420</wp:posOffset>
                </wp:positionH>
                <wp:positionV relativeFrom="paragraph">
                  <wp:posOffset>3175</wp:posOffset>
                </wp:positionV>
                <wp:extent cx="90805" cy="90805"/>
                <wp:effectExtent l="19050" t="19050" r="23495" b="42545"/>
                <wp:wrapNone/>
                <wp:docPr id="328"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0AB3A56" id="Oval 41" o:spid="_x0000_s1026" style="position:absolute;margin-left:164.6pt;margin-top:.25pt;width:7.15pt;height: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" fillcolor="#c0504d [3205]" strokecolor="#f2f2f2 [3041]" strokeweight="3pt">
                <v:shadow on="t" color="#622423 [1605]" opacity=".5" offset="1pt"/>
                <v:path arrowok="t"/>
              </v:oval>
            </w:pict>
          </mc:Fallback>
        </mc:AlternateContent>
      </w:r>
      <w:r>
        <w:rPr>
          <w:rFonts w:ascii="Georgia" w:hAnsi="Georgia" w:cs="CMR12"/>
          <w:noProof/>
          <w:lang w:val="en-GB" w:eastAsia="en-GB"/>
        </w:rPr>
        <mc:AlternateContent>
          <mc:Choice Requires="wps">
            <w:drawing>
              <wp:anchor distT="0" distB="0" distL="114300" distR="114300" simplePos="0" relativeHeight="251705344" behindDoc="0" locked="0" layoutInCell="1" allowOverlap="1" wp14:anchorId="31CE2915" wp14:editId="4D0AEAC3">
                <wp:simplePos x="0" y="0"/>
                <wp:positionH relativeFrom="column">
                  <wp:posOffset>2960370</wp:posOffset>
                </wp:positionH>
                <wp:positionV relativeFrom="paragraph">
                  <wp:posOffset>63500</wp:posOffset>
                </wp:positionV>
                <wp:extent cx="90805" cy="90805"/>
                <wp:effectExtent l="19050" t="19050" r="23495" b="42545"/>
                <wp:wrapNone/>
                <wp:docPr id="327"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572E03C" id="Oval 38" o:spid="_x0000_s1026" style="position:absolute;margin-left:233.1pt;margin-top:5pt;width:7.15pt;height:7.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" fillcolor="#c0504d [3205]" strokecolor="#f2f2f2 [3041]" strokeweight="3pt">
                <v:shadow on="t" color="#622423 [1605]" opacity=".5" offset="1pt"/>
                <v:path arrowok="t"/>
              </v:oval>
            </w:pict>
          </mc:Fallback>
        </mc:AlternateContent>
      </w:r>
      <w:r w:rsidR="00A73DB2">
        <w:rPr>
          <w:rFonts w:ascii="Georgia" w:hAnsi="Georgia" w:cs="CMR12"/>
        </w:rPr>
        <w:tab/>
      </w:r>
      <w:r w:rsidR="00A73DB2">
        <w:rPr>
          <w:rFonts w:ascii="Georgia" w:hAnsi="Georgia" w:cs="CMR12"/>
        </w:rPr>
        <w:tab/>
      </w:r>
    </w:p>
    <w:p w14:paraId="569101AF" w14:textId="77777777" w:rsidR="00A73DB2" w:rsidRPr="00F86FCB" w:rsidRDefault="006864BA" w:rsidP="00F86FCB">
      <w:pPr>
        <w:autoSpaceDE w:val="0"/>
        <w:autoSpaceDN w:val="0"/>
        <w:adjustRightInd w:val="0"/>
        <w:spacing w:after="0"/>
        <w:ind w:left="2832" w:firstLine="708"/>
        <w:rPr>
          <w:rFonts w:ascii="Georgia" w:hAnsi="Georgia" w:cs="CMR12"/>
        </w:rPr>
      </w:pPr>
      <w:r>
        <w:rPr>
          <w:rFonts w:ascii="Georgia" w:hAnsi="Georgia" w:cs="CMR12"/>
          <w:noProof/>
          <w:lang w:val="en-GB" w:eastAsia="en-GB"/>
        </w:rPr>
        <mc:AlternateContent>
          <mc:Choice Requires="wps">
            <w:drawing>
              <wp:anchor distT="4294967295" distB="4294967295" distL="114300" distR="114300" simplePos="0" relativeHeight="251696128" behindDoc="0" locked="0" layoutInCell="1" allowOverlap="1" wp14:anchorId="36DD1667" wp14:editId="5AB145E8">
                <wp:simplePos x="0" y="0"/>
                <wp:positionH relativeFrom="column">
                  <wp:posOffset>1806575</wp:posOffset>
                </wp:positionH>
                <wp:positionV relativeFrom="paragraph">
                  <wp:posOffset>-3176</wp:posOffset>
                </wp:positionV>
                <wp:extent cx="2226310" cy="0"/>
                <wp:effectExtent l="0" t="76200" r="2540" b="76200"/>
                <wp:wrapNone/>
                <wp:docPr id="326"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263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5895C9" id="AutoShape 24" o:spid="_x0000_s1026" type="#_x0000_t32" style="position:absolute;margin-left:142.25pt;margin-top:-.25pt;width:175.3pt;height:0;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">
                <v:stroke endarrow="block"/>
                <o:lock v:ext="edit" shapetype="f"/>
              </v:shape>
            </w:pict>
          </mc:Fallback>
        </mc:AlternateContent>
      </w:r>
      <w:r w:rsidR="00F86FCB">
        <w:rPr>
          <w:rFonts w:ascii="Georgia" w:hAnsi="Georgia" w:cs="CMR12"/>
        </w:rPr>
        <w:t xml:space="preserve"> </w:t>
      </w:r>
      <w:r w:rsidR="00F86FCB">
        <w:rPr>
          <w:rFonts w:ascii="Georgia" w:hAnsi="Georgia" w:cs="CMR12"/>
        </w:rPr>
        <w:tab/>
        <w:t xml:space="preserve">     </w:t>
      </w:r>
      <w:r w:rsidR="002A3DC1">
        <w:rPr>
          <w:rFonts w:ascii="Georgia" w:hAnsi="Georgia" w:cs="CMR12"/>
        </w:rPr>
        <w:tab/>
        <w:t xml:space="preserve">                           Eje X</w:t>
      </w:r>
      <w:r w:rsidR="00A739B8">
        <w:rPr>
          <w:rFonts w:ascii="Georgia" w:hAnsi="Georgia" w:cs="CMR12"/>
        </w:rPr>
        <w:tab/>
      </w:r>
      <w:r w:rsidR="00A739B8">
        <w:rPr>
          <w:rFonts w:ascii="Georgia" w:hAnsi="Georgia" w:cs="CMR12"/>
        </w:rPr>
        <w:tab/>
      </w:r>
      <w:r w:rsidR="00F86FCB">
        <w:rPr>
          <w:rFonts w:ascii="Georgia" w:hAnsi="Georgia" w:cs="CMR12"/>
        </w:rPr>
        <w:t xml:space="preserve">   </w:t>
      </w:r>
    </w:p>
    <w:commentRangeEnd w:id="48"/>
    <w:p w14:paraId="13FA8BB1" w14:textId="77777777" w:rsidR="00A73DB2" w:rsidRDefault="00754278" w:rsidP="002A207E">
      <w:pPr>
        <w:autoSpaceDE w:val="0"/>
        <w:autoSpaceDN w:val="0"/>
        <w:adjustRightInd w:val="0"/>
        <w:spacing w:after="0"/>
        <w:rPr>
          <w:rFonts w:ascii="Georgia" w:hAnsi="Georgia" w:cs="CMR12"/>
        </w:rPr>
      </w:pPr>
      <w:r>
        <w:rPr>
          <w:rStyle w:val="CommentReference"/>
          <w:rFonts w:asciiTheme="minorHAnsi" w:hAnsiTheme="minorHAnsi"/>
          <w:lang w:val="es-ES"/>
        </w:rPr>
        <w:commentReference w:id="48"/>
      </w:r>
    </w:p>
    <w:p w14:paraId="0DCDB51C" w14:textId="77777777" w:rsidR="00A73DB2" w:rsidDel="00032879" w:rsidRDefault="00A73DB2" w:rsidP="002A207E">
      <w:pPr>
        <w:autoSpaceDE w:val="0"/>
        <w:autoSpaceDN w:val="0"/>
        <w:adjustRightInd w:val="0"/>
        <w:spacing w:after="0"/>
        <w:rPr>
          <w:del w:id="49" w:author="Daniel Alcaide" w:date="2017-07-23T10:23:00Z"/>
          <w:rFonts w:ascii="Georgia" w:hAnsi="Georgia" w:cs="CMR12"/>
        </w:rPr>
      </w:pPr>
      <w:r>
        <w:rPr>
          <w:rFonts w:ascii="Georgia" w:hAnsi="Georgia" w:cs="CMR12"/>
        </w:rPr>
        <w:t>Si aplica</w:t>
      </w:r>
      <w:r w:rsidR="007D51F4">
        <w:rPr>
          <w:rFonts w:ascii="Georgia" w:hAnsi="Georgia" w:cs="CMR12"/>
        </w:rPr>
        <w:t>mos la detección de anomalías (</w:t>
      </w:r>
      <w:proofErr w:type="spellStart"/>
      <w:r w:rsidR="00283D1F">
        <w:rPr>
          <w:rFonts w:ascii="Georgia" w:hAnsi="Georgia" w:cs="CMR12"/>
        </w:rPr>
        <w:t>outlier</w:t>
      </w:r>
      <w:r>
        <w:rPr>
          <w:rFonts w:ascii="Georgia" w:hAnsi="Georgia" w:cs="CMR12"/>
        </w:rPr>
        <w:t>s</w:t>
      </w:r>
      <w:proofErr w:type="spellEnd"/>
      <w:r>
        <w:rPr>
          <w:rFonts w:ascii="Georgia" w:hAnsi="Georgia" w:cs="CMR12"/>
        </w:rPr>
        <w:t xml:space="preserve">) en un caso real, como pueden ser las </w:t>
      </w:r>
      <w:r w:rsidRPr="00131FB4">
        <w:rPr>
          <w:rFonts w:ascii="Georgia" w:hAnsi="Georgia" w:cs="CMR12"/>
          <w:i/>
        </w:rPr>
        <w:t>transacciones bancarias</w:t>
      </w:r>
      <w:r>
        <w:rPr>
          <w:rFonts w:ascii="Georgia" w:hAnsi="Georgia" w:cs="CMR12"/>
        </w:rPr>
        <w:t xml:space="preserve">, como es lógico, va a depender de la variable que se tome como referencia para el conjunto de datos. </w:t>
      </w:r>
    </w:p>
    <w:p w14:paraId="27A9A24E" w14:textId="77777777" w:rsidR="00A73DB2" w:rsidDel="00032879" w:rsidRDefault="00A73DB2" w:rsidP="002A207E">
      <w:pPr>
        <w:autoSpaceDE w:val="0"/>
        <w:autoSpaceDN w:val="0"/>
        <w:adjustRightInd w:val="0"/>
        <w:spacing w:after="0"/>
        <w:rPr>
          <w:del w:id="50" w:author="Daniel Alcaide" w:date="2017-07-23T10:23:00Z"/>
          <w:rFonts w:ascii="Georgia" w:hAnsi="Georgia" w:cs="CMR12"/>
        </w:rPr>
      </w:pPr>
    </w:p>
    <w:p w14:paraId="31C4477B" w14:textId="77777777" w:rsidR="00A73DB2" w:rsidRPr="007C0EE2" w:rsidRDefault="00A73DB2" w:rsidP="002A207E">
      <w:pPr>
        <w:autoSpaceDE w:val="0"/>
        <w:autoSpaceDN w:val="0"/>
        <w:adjustRightInd w:val="0"/>
        <w:spacing w:after="0"/>
        <w:rPr>
          <w:rFonts w:ascii="Georgia" w:hAnsi="Georgia" w:cs="CMR12"/>
        </w:rPr>
      </w:pPr>
      <w:r>
        <w:rPr>
          <w:rFonts w:ascii="Georgia" w:hAnsi="Georgia" w:cs="CMR12"/>
        </w:rPr>
        <w:t>Pongamos por caso que tomamos el dinero gastado por una pers</w:t>
      </w:r>
      <w:r w:rsidR="009A093B">
        <w:rPr>
          <w:rFonts w:ascii="Georgia" w:hAnsi="Georgia" w:cs="CMR12"/>
        </w:rPr>
        <w:t xml:space="preserve">ona como variable a analizar;  </w:t>
      </w:r>
      <w:r>
        <w:rPr>
          <w:rFonts w:ascii="Georgia" w:hAnsi="Georgia" w:cs="CMR12"/>
        </w:rPr>
        <w:t xml:space="preserve">detectaremos como anomalía (posibilidad de fraude),  cualquier transacción que proceda de esa misma persona y muestre un dinero gastado que sea muy elevado comparado a lo que gasta de forma habitual, movimientos estos últimos, que serán considerados dentro de comportamiento “normal”. </w:t>
      </w:r>
    </w:p>
    <w:p w14:paraId="51F6F58D" w14:textId="77777777" w:rsidR="002C3261" w:rsidRDefault="002C3261" w:rsidP="002A207E">
      <w:pPr>
        <w:rPr>
          <w:rFonts w:ascii="Georgia" w:hAnsi="Georgia" w:cs="CMBX12"/>
        </w:rPr>
      </w:pPr>
    </w:p>
    <w:p w14:paraId="0A370116" w14:textId="77777777" w:rsidR="00A73DB2" w:rsidRDefault="007234D1" w:rsidP="002A207E">
      <w:pPr>
        <w:pStyle w:val="ListParagraph"/>
        <w:numPr>
          <w:ilvl w:val="0"/>
          <w:numId w:val="21"/>
        </w:numPr>
        <w:autoSpaceDE w:val="0"/>
        <w:autoSpaceDN w:val="0"/>
        <w:adjustRightInd w:val="0"/>
        <w:spacing w:after="0" w:line="360" w:lineRule="auto"/>
        <w:jc w:val="both"/>
        <w:rPr>
          <w:rFonts w:ascii="Georgia" w:hAnsi="Georgia" w:cs="CMBX12"/>
          <w:b/>
        </w:rPr>
      </w:pPr>
      <w:proofErr w:type="spellStart"/>
      <w:r>
        <w:rPr>
          <w:rFonts w:ascii="Georgia" w:hAnsi="Georgia" w:cs="CMBX12"/>
          <w:b/>
        </w:rPr>
        <w:t>Outlier</w:t>
      </w:r>
      <w:proofErr w:type="spellEnd"/>
      <w:r w:rsidR="00A73DB2" w:rsidRPr="00042E56">
        <w:rPr>
          <w:rFonts w:ascii="Georgia" w:hAnsi="Georgia" w:cs="CMBX12"/>
          <w:b/>
        </w:rPr>
        <w:t xml:space="preserve"> Contextual</w:t>
      </w:r>
    </w:p>
    <w:p w14:paraId="7B315AD1" w14:textId="77777777" w:rsidR="00A73DB2" w:rsidRDefault="00A73DB2" w:rsidP="002A207E">
      <w:pPr>
        <w:autoSpaceDE w:val="0"/>
        <w:autoSpaceDN w:val="0"/>
        <w:adjustRightInd w:val="0"/>
        <w:spacing w:after="0"/>
        <w:rPr>
          <w:rFonts w:ascii="Georgia" w:hAnsi="Georgia" w:cs="CMBX12"/>
          <w:b/>
        </w:rPr>
      </w:pPr>
    </w:p>
    <w:p w14:paraId="2F75FC1D" w14:textId="77777777" w:rsidR="00A73DB2" w:rsidRDefault="00A73DB2" w:rsidP="002A207E">
      <w:pPr>
        <w:autoSpaceDE w:val="0"/>
        <w:autoSpaceDN w:val="0"/>
        <w:adjustRightInd w:val="0"/>
        <w:spacing w:after="0"/>
        <w:rPr>
          <w:rFonts w:ascii="Georgia" w:hAnsi="Georgia" w:cs="CMBX12"/>
        </w:rPr>
      </w:pPr>
      <w:r>
        <w:rPr>
          <w:rFonts w:ascii="Georgia" w:hAnsi="Georgia" w:cs="CMBX12"/>
        </w:rPr>
        <w:t xml:space="preserve">Este tipo de </w:t>
      </w:r>
      <w:proofErr w:type="spellStart"/>
      <w:r w:rsidR="00283D1F">
        <w:rPr>
          <w:rFonts w:ascii="Georgia" w:hAnsi="Georgia" w:cs="CMBX12"/>
        </w:rPr>
        <w:t>outlier</w:t>
      </w:r>
      <w:proofErr w:type="spellEnd"/>
      <w:r>
        <w:rPr>
          <w:rFonts w:ascii="Georgia" w:hAnsi="Georgia" w:cs="CMBX12"/>
        </w:rPr>
        <w:t xml:space="preserve"> sólo se comporta como un dato anómalo en un contexto determinado. Son casos individuales de los datos, pero a diferencia del caso anterior, pueden considerarse datos normales en un contexto </w:t>
      </w:r>
      <w:r w:rsidR="00444B80">
        <w:rPr>
          <w:rFonts w:ascii="Georgia" w:hAnsi="Georgia" w:cs="CMBX12"/>
        </w:rPr>
        <w:t>diferente</w:t>
      </w:r>
      <w:r>
        <w:rPr>
          <w:rFonts w:ascii="Georgia" w:hAnsi="Georgia" w:cs="CMBX12"/>
        </w:rPr>
        <w:t>.</w:t>
      </w:r>
    </w:p>
    <w:p w14:paraId="5C55A57F" w14:textId="77777777" w:rsidR="00A73DB2" w:rsidRDefault="00A73DB2" w:rsidP="002A207E">
      <w:pPr>
        <w:autoSpaceDE w:val="0"/>
        <w:autoSpaceDN w:val="0"/>
        <w:adjustRightInd w:val="0"/>
        <w:spacing w:after="0"/>
        <w:rPr>
          <w:rFonts w:ascii="Georgia" w:hAnsi="Georgia" w:cs="CMR12"/>
        </w:rPr>
      </w:pPr>
    </w:p>
    <w:p w14:paraId="5CBAE57B" w14:textId="77777777" w:rsidR="00A73DB2" w:rsidDel="00F22F05" w:rsidRDefault="00A73DB2" w:rsidP="002A207E">
      <w:pPr>
        <w:autoSpaceDE w:val="0"/>
        <w:autoSpaceDN w:val="0"/>
        <w:adjustRightInd w:val="0"/>
        <w:spacing w:after="0"/>
        <w:rPr>
          <w:del w:id="51" w:author="Daniel Alcaide" w:date="2017-07-23T10:24:00Z"/>
          <w:rFonts w:ascii="Georgia" w:hAnsi="Georgia" w:cs="CMR12"/>
        </w:rPr>
      </w:pPr>
      <w:r>
        <w:rPr>
          <w:rFonts w:ascii="Georgia" w:hAnsi="Georgia" w:cs="CMR12"/>
        </w:rPr>
        <w:t xml:space="preserve">Volviendo al caso de la detección de fraude bancario, podríamos poner un ejemplo en el análisis del uso de las tarjetas de crédito: Si consideramos como comportamiento normal el gasto medio de una persona en una gasolinera de 50 euros, y un gasto superior, digamos 300 euros, en una joyería, ambos forman parte de los datos que se toman como normales en un contexto determinado. </w:t>
      </w:r>
    </w:p>
    <w:p w14:paraId="0902928D" w14:textId="77777777" w:rsidR="00A73DB2" w:rsidDel="00F22F05" w:rsidRDefault="00A73DB2" w:rsidP="002A207E">
      <w:pPr>
        <w:autoSpaceDE w:val="0"/>
        <w:autoSpaceDN w:val="0"/>
        <w:adjustRightInd w:val="0"/>
        <w:spacing w:after="0"/>
        <w:rPr>
          <w:del w:id="52" w:author="Daniel Alcaide" w:date="2017-07-23T10:24:00Z"/>
          <w:rFonts w:ascii="Georgia" w:hAnsi="Georgia" w:cs="CMR12"/>
        </w:rPr>
      </w:pPr>
    </w:p>
    <w:p w14:paraId="42BCF028" w14:textId="77777777" w:rsidR="00A73DB2" w:rsidDel="00F22F05" w:rsidRDefault="00A73DB2" w:rsidP="002A207E">
      <w:pPr>
        <w:autoSpaceDE w:val="0"/>
        <w:autoSpaceDN w:val="0"/>
        <w:adjustRightInd w:val="0"/>
        <w:spacing w:after="0"/>
        <w:rPr>
          <w:del w:id="53" w:author="Daniel Alcaide" w:date="2017-07-23T10:24:00Z"/>
          <w:rFonts w:ascii="Georgia" w:hAnsi="Georgia" w:cs="CMR12"/>
        </w:rPr>
      </w:pPr>
      <w:r>
        <w:rPr>
          <w:rFonts w:ascii="Georgia" w:hAnsi="Georgia" w:cs="CMR12"/>
        </w:rPr>
        <w:t xml:space="preserve">Ahora bien, ¿Qué sucede si esa misma persona realiza un pago </w:t>
      </w:r>
      <w:r w:rsidR="00444B80">
        <w:rPr>
          <w:rFonts w:ascii="Georgia" w:hAnsi="Georgia" w:cs="CMR12"/>
        </w:rPr>
        <w:t xml:space="preserve">con la tarjeta de  </w:t>
      </w:r>
      <w:r>
        <w:rPr>
          <w:rFonts w:ascii="Georgia" w:hAnsi="Georgia" w:cs="CMR12"/>
        </w:rPr>
        <w:t xml:space="preserve">300 euros en la gasolinera?…  Eso ya formaría parte de un gasto en un contexto que, aunque se trata de la misma cantidad (300 euros), es muy superior al que gasta normalmente en las gasolineras, por lo que se podría definir como </w:t>
      </w:r>
      <w:proofErr w:type="spellStart"/>
      <w:r w:rsidR="00283D1F">
        <w:rPr>
          <w:rFonts w:ascii="Georgia" w:hAnsi="Georgia" w:cs="CMR12"/>
        </w:rPr>
        <w:t>outlier</w:t>
      </w:r>
      <w:proofErr w:type="spellEnd"/>
      <w:r>
        <w:rPr>
          <w:rFonts w:ascii="Georgia" w:hAnsi="Georgia" w:cs="CMR12"/>
        </w:rPr>
        <w:t xml:space="preserve">.     </w:t>
      </w:r>
    </w:p>
    <w:p w14:paraId="65560C90" w14:textId="77777777" w:rsidR="00A73DB2" w:rsidDel="00F22F05" w:rsidRDefault="00A73DB2" w:rsidP="002A207E">
      <w:pPr>
        <w:autoSpaceDE w:val="0"/>
        <w:autoSpaceDN w:val="0"/>
        <w:adjustRightInd w:val="0"/>
        <w:spacing w:after="0"/>
        <w:rPr>
          <w:del w:id="54" w:author="Daniel Alcaide" w:date="2017-07-23T10:24:00Z"/>
          <w:rFonts w:ascii="Georgia" w:hAnsi="Georgia" w:cs="CMR12"/>
        </w:rPr>
      </w:pPr>
    </w:p>
    <w:p w14:paraId="312CEEF1" w14:textId="77777777" w:rsidR="006F75D1" w:rsidRDefault="006F75D1" w:rsidP="002A207E">
      <w:pPr>
        <w:autoSpaceDE w:val="0"/>
        <w:autoSpaceDN w:val="0"/>
        <w:adjustRightInd w:val="0"/>
        <w:spacing w:after="0"/>
        <w:rPr>
          <w:rFonts w:ascii="Georgia" w:hAnsi="Georgia" w:cs="CMR12"/>
        </w:rPr>
      </w:pPr>
    </w:p>
    <w:p w14:paraId="23D76C58" w14:textId="77777777" w:rsidR="00A73DB2" w:rsidRDefault="00A73DB2" w:rsidP="002A207E">
      <w:pPr>
        <w:autoSpaceDE w:val="0"/>
        <w:autoSpaceDN w:val="0"/>
        <w:adjustRightInd w:val="0"/>
        <w:spacing w:after="0"/>
        <w:rPr>
          <w:rFonts w:ascii="Georgia" w:hAnsi="Georgia" w:cs="CMBX12"/>
        </w:rPr>
      </w:pPr>
    </w:p>
    <w:p w14:paraId="1A6428D0" w14:textId="77777777" w:rsidR="00A73DB2" w:rsidRPr="00376AE3" w:rsidRDefault="007234D1" w:rsidP="002A207E">
      <w:pPr>
        <w:pStyle w:val="ListParagraph"/>
        <w:numPr>
          <w:ilvl w:val="0"/>
          <w:numId w:val="21"/>
        </w:numPr>
        <w:autoSpaceDE w:val="0"/>
        <w:autoSpaceDN w:val="0"/>
        <w:adjustRightInd w:val="0"/>
        <w:spacing w:after="0" w:line="360" w:lineRule="auto"/>
        <w:jc w:val="both"/>
        <w:rPr>
          <w:rFonts w:ascii="Georgia" w:hAnsi="Georgia" w:cs="CMBX12"/>
          <w:b/>
        </w:rPr>
      </w:pPr>
      <w:proofErr w:type="spellStart"/>
      <w:r>
        <w:rPr>
          <w:rFonts w:ascii="Georgia" w:hAnsi="Georgia" w:cs="CMBX12"/>
          <w:b/>
        </w:rPr>
        <w:t>Outlier</w:t>
      </w:r>
      <w:proofErr w:type="spellEnd"/>
      <w:r w:rsidR="00A73DB2" w:rsidRPr="00376AE3">
        <w:rPr>
          <w:rFonts w:ascii="Georgia" w:hAnsi="Georgia" w:cs="CMBX12"/>
          <w:b/>
        </w:rPr>
        <w:t xml:space="preserve"> Colectivo</w:t>
      </w:r>
    </w:p>
    <w:p w14:paraId="0F7E79EC" w14:textId="77777777" w:rsidR="00A73DB2" w:rsidRPr="00376AE3" w:rsidRDefault="00A73DB2" w:rsidP="002A207E">
      <w:pPr>
        <w:autoSpaceDE w:val="0"/>
        <w:autoSpaceDN w:val="0"/>
        <w:adjustRightInd w:val="0"/>
        <w:spacing w:after="0"/>
        <w:rPr>
          <w:rFonts w:ascii="Georgia" w:hAnsi="Georgia" w:cs="CMBX12"/>
          <w:b/>
        </w:rPr>
      </w:pPr>
    </w:p>
    <w:p w14:paraId="02181BB8" w14:textId="027A6DF2" w:rsidR="00A73DB2" w:rsidDel="00F22F05" w:rsidRDefault="00A73DB2" w:rsidP="002A207E">
      <w:pPr>
        <w:autoSpaceDE w:val="0"/>
        <w:autoSpaceDN w:val="0"/>
        <w:adjustRightInd w:val="0"/>
        <w:spacing w:after="0"/>
        <w:rPr>
          <w:del w:id="55" w:author="Daniel Alcaide" w:date="2017-07-23T10:25:00Z"/>
          <w:rFonts w:ascii="Georgia" w:hAnsi="Georgia" w:cs="CMR12"/>
        </w:rPr>
      </w:pPr>
      <w:r>
        <w:rPr>
          <w:rFonts w:ascii="Georgia" w:hAnsi="Georgia" w:cs="CMR12"/>
        </w:rPr>
        <w:t xml:space="preserve">Se definen como </w:t>
      </w:r>
      <w:proofErr w:type="spellStart"/>
      <w:r w:rsidR="00283D1F">
        <w:rPr>
          <w:rFonts w:ascii="Georgia" w:hAnsi="Georgia" w:cs="CMR12"/>
        </w:rPr>
        <w:t>outlier</w:t>
      </w:r>
      <w:r>
        <w:rPr>
          <w:rFonts w:ascii="Georgia" w:hAnsi="Georgia" w:cs="CMR12"/>
        </w:rPr>
        <w:t>s</w:t>
      </w:r>
      <w:proofErr w:type="spellEnd"/>
      <w:r>
        <w:rPr>
          <w:rFonts w:ascii="Georgia" w:hAnsi="Georgia" w:cs="CMR12"/>
        </w:rPr>
        <w:t xml:space="preserve"> sólo cuando se observan los datos en forma global, mientras que de forma separada no se pueden considerar datos anómalos por sí mismos.</w:t>
      </w:r>
      <w:ins w:id="56" w:author="Daniel Alcaide" w:date="2017-07-23T10:25:00Z">
        <w:r w:rsidR="00F22F05">
          <w:rPr>
            <w:rFonts w:ascii="Georgia" w:hAnsi="Georgia"/>
          </w:rPr>
          <w:t xml:space="preserve"> </w:t>
        </w:r>
      </w:ins>
    </w:p>
    <w:p w14:paraId="71EC122B" w14:textId="77777777" w:rsidR="00A73DB2" w:rsidDel="00F22F05" w:rsidRDefault="00A73DB2" w:rsidP="002A207E">
      <w:pPr>
        <w:autoSpaceDE w:val="0"/>
        <w:autoSpaceDN w:val="0"/>
        <w:adjustRightInd w:val="0"/>
        <w:spacing w:after="0"/>
        <w:rPr>
          <w:del w:id="57" w:author="Daniel Alcaide" w:date="2017-07-23T10:25:00Z"/>
          <w:rFonts w:ascii="Georgia" w:hAnsi="Georgia" w:cs="CMR12"/>
        </w:rPr>
      </w:pPr>
    </w:p>
    <w:p w14:paraId="088201E6" w14:textId="77777777" w:rsidR="00A73DB2" w:rsidRDefault="00A73DB2" w:rsidP="002A207E">
      <w:pPr>
        <w:autoSpaceDE w:val="0"/>
        <w:autoSpaceDN w:val="0"/>
        <w:adjustRightInd w:val="0"/>
        <w:spacing w:after="0"/>
        <w:rPr>
          <w:rFonts w:ascii="Georgia" w:hAnsi="Georgia"/>
        </w:rPr>
      </w:pPr>
      <w:r>
        <w:rPr>
          <w:rFonts w:ascii="Georgia" w:hAnsi="Georgia"/>
        </w:rPr>
        <w:t>Como ejemplo, se puede observar un resultado de un electrocardiograma (</w:t>
      </w:r>
      <w:r w:rsidR="0035590B">
        <w:rPr>
          <w:rFonts w:ascii="Georgia" w:hAnsi="Georgia"/>
        </w:rPr>
        <w:t>Fig</w:t>
      </w:r>
      <w:r w:rsidR="003D7AE1">
        <w:rPr>
          <w:rFonts w:ascii="Georgia" w:hAnsi="Georgia"/>
        </w:rPr>
        <w:t>ura 2</w:t>
      </w:r>
      <w:r>
        <w:rPr>
          <w:rFonts w:ascii="Georgia" w:hAnsi="Georgia"/>
        </w:rPr>
        <w:t>), donde el valor co</w:t>
      </w:r>
      <w:r w:rsidR="00155BAA">
        <w:rPr>
          <w:rFonts w:ascii="Georgia" w:hAnsi="Georgia"/>
        </w:rPr>
        <w:t xml:space="preserve">nstante por sí mismo no sería </w:t>
      </w:r>
      <w:proofErr w:type="spellStart"/>
      <w:r w:rsidR="00283D1F">
        <w:rPr>
          <w:rFonts w:ascii="Georgia" w:hAnsi="Georgia"/>
        </w:rPr>
        <w:t>outlier</w:t>
      </w:r>
      <w:proofErr w:type="spellEnd"/>
      <w:r>
        <w:rPr>
          <w:rFonts w:ascii="Georgia" w:hAnsi="Georgia"/>
        </w:rPr>
        <w:t xml:space="preserve"> si no se analiza de forma conjunta.</w:t>
      </w:r>
    </w:p>
    <w:p w14:paraId="7E8F8BEC" w14:textId="77777777" w:rsidR="00A73DB2" w:rsidRDefault="00A73DB2" w:rsidP="002A207E">
      <w:pPr>
        <w:autoSpaceDE w:val="0"/>
        <w:autoSpaceDN w:val="0"/>
        <w:adjustRightInd w:val="0"/>
        <w:spacing w:after="0"/>
        <w:rPr>
          <w:rFonts w:ascii="Georgia" w:hAnsi="Georgia"/>
        </w:rPr>
      </w:pPr>
    </w:p>
    <w:p w14:paraId="63F7E5DA" w14:textId="77777777" w:rsidR="00A73DB2" w:rsidRDefault="00A73DB2" w:rsidP="002A207E">
      <w:pPr>
        <w:autoSpaceDE w:val="0"/>
        <w:autoSpaceDN w:val="0"/>
        <w:adjustRightInd w:val="0"/>
        <w:spacing w:after="0"/>
        <w:rPr>
          <w:rFonts w:ascii="Georgia" w:hAnsi="Georgia"/>
        </w:rPr>
      </w:pPr>
    </w:p>
    <w:p w14:paraId="3839C59F" w14:textId="77777777" w:rsidR="00A73DB2" w:rsidRDefault="00A73DB2" w:rsidP="002A207E">
      <w:pPr>
        <w:autoSpaceDE w:val="0"/>
        <w:autoSpaceDN w:val="0"/>
        <w:adjustRightInd w:val="0"/>
        <w:spacing w:after="0"/>
        <w:rPr>
          <w:rFonts w:ascii="Georgia" w:hAnsi="Georgia"/>
        </w:rPr>
      </w:pPr>
    </w:p>
    <w:p w14:paraId="1B5F2E0B" w14:textId="77777777" w:rsidR="00A73DB2" w:rsidRDefault="006864BA" w:rsidP="002A207E">
      <w:pPr>
        <w:autoSpaceDE w:val="0"/>
        <w:autoSpaceDN w:val="0"/>
        <w:adjustRightInd w:val="0"/>
        <w:spacing w:after="0"/>
        <w:rPr>
          <w:rFonts w:ascii="Georgia" w:hAnsi="Georgia"/>
        </w:rPr>
      </w:pPr>
      <w:r>
        <w:rPr>
          <w:rFonts w:ascii="Georgia" w:hAnsi="Georgia"/>
          <w:noProof/>
          <w:lang w:val="en-GB" w:eastAsia="en-GB"/>
        </w:rPr>
        <mc:AlternateContent>
          <mc:Choice Requires="wps">
            <w:drawing>
              <wp:anchor distT="0" distB="0" distL="114300" distR="114300" simplePos="0" relativeHeight="251713536" behindDoc="0" locked="0" layoutInCell="1" allowOverlap="1" wp14:anchorId="5DD3C2FA" wp14:editId="1FEBC7AA">
                <wp:simplePos x="0" y="0"/>
                <wp:positionH relativeFrom="column">
                  <wp:posOffset>1170305</wp:posOffset>
                </wp:positionH>
                <wp:positionV relativeFrom="paragraph">
                  <wp:posOffset>71120</wp:posOffset>
                </wp:positionV>
                <wp:extent cx="3378200" cy="864235"/>
                <wp:effectExtent l="0" t="0" r="0" b="0"/>
                <wp:wrapNone/>
                <wp:docPr id="323"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78200" cy="86423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91B2AC" id="Rectangle 46" o:spid="_x0000_s1026" style="position:absolute;margin-left:92.15pt;margin-top:5.6pt;width:266pt;height:68.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">
                <v:fill opacity="0"/>
                <v:path arrowok="t"/>
              </v:rect>
            </w:pict>
          </mc:Fallback>
        </mc:AlternateContent>
      </w:r>
      <w:r>
        <w:rPr>
          <w:rFonts w:ascii="Georgia" w:hAnsi="Georgia"/>
          <w:noProof/>
          <w:lang w:val="en-GB" w:eastAsia="en-GB"/>
        </w:rPr>
        <mc:AlternateContent>
          <mc:Choice Requires="wps">
            <w:drawing>
              <wp:anchor distT="0" distB="0" distL="114300" distR="114300" simplePos="0" relativeHeight="251714560" behindDoc="0" locked="0" layoutInCell="1" allowOverlap="1" wp14:anchorId="33578C3E" wp14:editId="40ABE4F0">
                <wp:simplePos x="0" y="0"/>
                <wp:positionH relativeFrom="column">
                  <wp:posOffset>165100</wp:posOffset>
                </wp:positionH>
                <wp:positionV relativeFrom="paragraph">
                  <wp:posOffset>71120</wp:posOffset>
                </wp:positionV>
                <wp:extent cx="829945" cy="278765"/>
                <wp:effectExtent l="0" t="0" r="8255" b="6985"/>
                <wp:wrapNone/>
                <wp:docPr id="324"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9945" cy="278765"/>
                        </a:xfrm>
                        <a:prstGeom prst="rect">
                          <a:avLst/>
                        </a:prstGeom>
                        <a:solidFill>
                          <a:srgbClr val="FFFFFF">
                            <a:alpha val="0"/>
                          </a:srgbClr>
                        </a:solidFill>
                        <a:ln w="9525">
                          <a:solidFill>
                            <a:srgbClr val="000000"/>
                          </a:solidFill>
                          <a:miter lim="800000"/>
                          <a:headEnd/>
                          <a:tailEnd/>
                        </a:ln>
                      </wps:spPr>
                      <wps:txbx>
                        <w:txbxContent>
                          <w:p w14:paraId="41F01A6B" w14:textId="77777777" w:rsidR="003026EC" w:rsidRPr="00BA083A" w:rsidRDefault="003026EC" w:rsidP="00A73DB2">
                            <w:pPr>
                              <w:jc w:val="center"/>
                              <w:rPr>
                                <w:rFonts w:ascii="Georgia" w:hAnsi="Georgia"/>
                              </w:rPr>
                            </w:pPr>
                            <w:r w:rsidRPr="00BA083A">
                              <w:rPr>
                                <w:rFonts w:ascii="Georgia" w:hAnsi="Georgia"/>
                              </w:rPr>
                              <w:t>Fig</w:t>
                            </w:r>
                            <w:r>
                              <w:rPr>
                                <w:rFonts w:ascii="Georgia" w:hAnsi="Georgia"/>
                              </w:rPr>
                              <w:t>ura 2</w:t>
                            </w:r>
                            <w:r w:rsidRPr="00BA083A">
                              <w:rPr>
                                <w:rFonts w:ascii="Georgia" w:hAnsi="Georgia"/>
                              </w:rPr>
                              <w:t xml:space="preserve">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578C3E" id="Rectangle_x0020_47" o:spid="_x0000_s1032" style="position:absolute;left:0;text-align:left;margin-left:13pt;margin-top:5.6pt;width:65.35pt;height:21.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">
                <v:fill opacity="0"/>
                <v:path arrowok="t"/>
                <v:textbox>
                  <w:txbxContent>
                    <w:p w14:paraId="41F01A6B" w14:textId="77777777" w:rsidR="003026EC" w:rsidRPr="00BA083A" w:rsidRDefault="003026EC" w:rsidP="00A73DB2">
                      <w:pPr>
                        <w:jc w:val="center"/>
                        <w:rPr>
                          <w:rFonts w:ascii="Georgia" w:hAnsi="Georgia"/>
                        </w:rPr>
                      </w:pPr>
                      <w:r w:rsidRPr="00BA083A">
                        <w:rPr>
                          <w:rFonts w:ascii="Georgia" w:hAnsi="Georgia"/>
                        </w:rPr>
                        <w:t>Fig</w:t>
                      </w:r>
                      <w:r>
                        <w:rPr>
                          <w:rFonts w:ascii="Georgia" w:hAnsi="Georgia"/>
                        </w:rPr>
                        <w:t>ura 2</w:t>
                      </w:r>
                      <w:r w:rsidRPr="00BA083A">
                        <w:rPr>
                          <w:rFonts w:ascii="Georgia" w:hAnsi="Georgia"/>
                        </w:rPr>
                        <w:t xml:space="preserve"> B</w:t>
                      </w:r>
                    </w:p>
                  </w:txbxContent>
                </v:textbox>
              </v:rect>
            </w:pict>
          </mc:Fallback>
        </mc:AlternateContent>
      </w:r>
      <w:r>
        <w:rPr>
          <w:rFonts w:ascii="Georgia" w:hAnsi="Georgia"/>
          <w:noProof/>
          <w:lang w:val="en-GB" w:eastAsia="en-GB"/>
        </w:rPr>
        <mc:AlternateContent>
          <mc:Choice Requires="wps">
            <w:drawing>
              <wp:anchor distT="0" distB="0" distL="114300" distR="114300" simplePos="0" relativeHeight="251715584" behindDoc="0" locked="0" layoutInCell="1" allowOverlap="1" wp14:anchorId="1D7AB0CB" wp14:editId="06DD1AEA">
                <wp:simplePos x="0" y="0"/>
                <wp:positionH relativeFrom="column">
                  <wp:posOffset>2847975</wp:posOffset>
                </wp:positionH>
                <wp:positionV relativeFrom="paragraph">
                  <wp:posOffset>226060</wp:posOffset>
                </wp:positionV>
                <wp:extent cx="508635" cy="429260"/>
                <wp:effectExtent l="0" t="0" r="5715" b="8890"/>
                <wp:wrapNone/>
                <wp:docPr id="325"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8635" cy="429260"/>
                        </a:xfrm>
                        <a:prstGeom prst="ellipse">
                          <a:avLst/>
                        </a:prstGeom>
                        <a:solidFill>
                          <a:srgbClr val="FFFFFF">
                            <a:alpha val="0"/>
                          </a:srgbClr>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A8B461F" id="Oval 48" o:spid="_x0000_s1026" style="position:absolute;margin-left:224.25pt;margin-top:17.8pt;width:40.05pt;height:33.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" strokecolor="#c00000">
                <v:fill opacity="0"/>
                <v:path arrowok="t"/>
              </v:oval>
            </w:pict>
          </mc:Fallback>
        </mc:AlternateContent>
      </w:r>
      <w:commentRangeStart w:id="58"/>
    </w:p>
    <w:p w14:paraId="2D762833" w14:textId="77777777" w:rsidR="00A73DB2" w:rsidRPr="007C0EE2" w:rsidRDefault="00A73DB2" w:rsidP="002A207E">
      <w:pPr>
        <w:autoSpaceDE w:val="0"/>
        <w:autoSpaceDN w:val="0"/>
        <w:adjustRightInd w:val="0"/>
        <w:spacing w:after="0"/>
        <w:jc w:val="center"/>
        <w:rPr>
          <w:rFonts w:ascii="Georgia" w:hAnsi="Georgia"/>
        </w:rPr>
      </w:pPr>
      <w:r>
        <w:rPr>
          <w:rFonts w:ascii="Georgia" w:hAnsi="Georgia"/>
          <w:noProof/>
          <w:lang w:val="en-GB" w:eastAsia="en-GB"/>
        </w:rPr>
        <w:drawing>
          <wp:inline distT="0" distB="0" distL="0" distR="0" wp14:anchorId="6B5E3B34" wp14:editId="19121C93">
            <wp:extent cx="3195844" cy="636104"/>
            <wp:effectExtent l="19050" t="0" r="4556"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214433" cy="639804"/>
                    </a:xfrm>
                    <a:prstGeom prst="rect">
                      <a:avLst/>
                    </a:prstGeom>
                    <a:noFill/>
                    <a:ln w="9525">
                      <a:noFill/>
                      <a:miter lim="800000"/>
                      <a:headEnd/>
                      <a:tailEnd/>
                    </a:ln>
                  </pic:spPr>
                </pic:pic>
              </a:graphicData>
            </a:graphic>
          </wp:inline>
        </w:drawing>
      </w:r>
    </w:p>
    <w:commentRangeEnd w:id="58"/>
    <w:p w14:paraId="28F0FBF4" w14:textId="77777777" w:rsidR="00A73DB2" w:rsidRDefault="00F22F05" w:rsidP="002A207E">
      <w:pPr>
        <w:pStyle w:val="Heading2"/>
        <w:numPr>
          <w:ilvl w:val="0"/>
          <w:numId w:val="0"/>
        </w:numPr>
        <w:spacing w:before="0"/>
        <w:ind w:left="576"/>
      </w:pPr>
      <w:r>
        <w:rPr>
          <w:rStyle w:val="CommentReference"/>
          <w:rFonts w:asciiTheme="minorHAnsi" w:eastAsiaTheme="minorHAnsi" w:hAnsiTheme="minorHAnsi" w:cstheme="minorBidi"/>
          <w:b w:val="0"/>
          <w:bCs w:val="0"/>
          <w:lang w:val="es-ES"/>
        </w:rPr>
        <w:commentReference w:id="58"/>
      </w:r>
    </w:p>
    <w:p w14:paraId="3FFE87CC" w14:textId="77777777" w:rsidR="00883577" w:rsidRDefault="00883577" w:rsidP="002A207E"/>
    <w:p w14:paraId="22AC73E1" w14:textId="77777777" w:rsidR="00EC79DF" w:rsidRDefault="00EC79DF" w:rsidP="002A207E"/>
    <w:p w14:paraId="4CE63F40" w14:textId="77777777" w:rsidR="00326671" w:rsidRDefault="00326671" w:rsidP="00E145ED">
      <w:pPr>
        <w:pStyle w:val="Heading3"/>
        <w:rPr>
          <w:lang w:val="es-ES"/>
        </w:rPr>
      </w:pPr>
      <w:bookmarkStart w:id="59" w:name="_Toc488444239"/>
      <w:r>
        <w:rPr>
          <w:lang w:val="es-ES"/>
        </w:rPr>
        <w:t>Etiquetas</w:t>
      </w:r>
      <w:r w:rsidR="00C278CA">
        <w:rPr>
          <w:lang w:val="es-ES"/>
        </w:rPr>
        <w:t xml:space="preserve"> en los datos</w:t>
      </w:r>
      <w:bookmarkEnd w:id="59"/>
    </w:p>
    <w:p w14:paraId="38156327" w14:textId="77777777" w:rsidR="00326671" w:rsidRDefault="00326671" w:rsidP="00326671">
      <w:pPr>
        <w:rPr>
          <w:lang w:val="es-ES"/>
        </w:rPr>
      </w:pPr>
    </w:p>
    <w:p w14:paraId="27898E09" w14:textId="00A478DD" w:rsidR="00326671" w:rsidRPr="007C094C" w:rsidRDefault="00326671" w:rsidP="00326671">
      <w:pPr>
        <w:rPr>
          <w:rFonts w:ascii="Georgia" w:hAnsi="Georgia"/>
          <w:lang w:val="es-ES"/>
        </w:rPr>
      </w:pPr>
      <w:r w:rsidRPr="007C094C">
        <w:rPr>
          <w:rFonts w:ascii="Georgia" w:hAnsi="Georgia"/>
          <w:lang w:val="es-ES"/>
        </w:rPr>
        <w:t xml:space="preserve">Las etiquetas asociadas a las instancias de datos, denotan un dato se considera normal o, por el contrario, puede presentar un comportamiento anómalo.  El problema, radica en que tener todos los datos  “etiquetados” es un proceso que resulta muy </w:t>
      </w:r>
      <w:del w:id="60" w:author="Daniel Alcaide" w:date="2017-07-23T10:26:00Z">
        <w:r w:rsidRPr="007C094C" w:rsidDel="00F22F05">
          <w:rPr>
            <w:rFonts w:ascii="Georgia" w:hAnsi="Georgia"/>
            <w:lang w:val="es-ES"/>
          </w:rPr>
          <w:delText>caro</w:delText>
        </w:r>
      </w:del>
      <w:ins w:id="61" w:author="Daniel Alcaide" w:date="2017-07-23T10:26:00Z">
        <w:r w:rsidR="00F22F05">
          <w:rPr>
            <w:rFonts w:ascii="Georgia" w:hAnsi="Georgia"/>
            <w:lang w:val="es-ES"/>
          </w:rPr>
          <w:t>costoso</w:t>
        </w:r>
      </w:ins>
      <w:r w:rsidRPr="007C094C">
        <w:rPr>
          <w:rFonts w:ascii="Georgia" w:hAnsi="Georgia"/>
          <w:lang w:val="es-ES"/>
        </w:rPr>
        <w:t xml:space="preserve">, ya que es totalmente manual y tiene que ser realizado por un experto, lo que conlleva un esfuerzo muy significativo. </w:t>
      </w:r>
    </w:p>
    <w:p w14:paraId="631AB1F4" w14:textId="77777777" w:rsidR="00326671" w:rsidRPr="007C094C" w:rsidRDefault="00326671" w:rsidP="00326671">
      <w:pPr>
        <w:rPr>
          <w:rFonts w:ascii="Georgia" w:hAnsi="Georgia"/>
          <w:lang w:val="es-ES"/>
        </w:rPr>
      </w:pPr>
      <w:r w:rsidRPr="007C094C">
        <w:rPr>
          <w:rFonts w:ascii="Georgia" w:hAnsi="Georgia"/>
          <w:lang w:val="es-ES"/>
        </w:rPr>
        <w:t>Normalmente es más difícil tener categorizados todos los posibles comportamientos anómalos existentes, frente a los comportamientos normales se trata de un proceso dinámico, por lo que podría darse la casuística de generarse nuevos datos anómalos, que no estarían etiquetados.</w:t>
      </w:r>
    </w:p>
    <w:p w14:paraId="1229D0CF" w14:textId="77777777" w:rsidR="00326671" w:rsidDel="00F22F05" w:rsidRDefault="00326671" w:rsidP="00326671">
      <w:pPr>
        <w:rPr>
          <w:del w:id="62" w:author="Daniel Alcaide" w:date="2017-07-23T10:26:00Z"/>
          <w:rFonts w:ascii="Georgia" w:hAnsi="Georgia"/>
          <w:lang w:val="es-ES"/>
        </w:rPr>
      </w:pPr>
      <w:r w:rsidRPr="007C094C">
        <w:rPr>
          <w:rFonts w:ascii="Georgia" w:hAnsi="Georgia"/>
          <w:lang w:val="es-ES"/>
        </w:rPr>
        <w:t>Hay que pensar que tiene un impacto en aplicaciones reales: por ejemplo, en el ámbito del  tráfico aéreo y su seguridad, una anomalía podría desembocar en una tragedia a gran escala, de ahí que se consideren eventos raros.</w:t>
      </w:r>
    </w:p>
    <w:p w14:paraId="693C4FA4" w14:textId="77777777" w:rsidR="00326671" w:rsidDel="00F22F05" w:rsidRDefault="00326671" w:rsidP="00326671">
      <w:pPr>
        <w:rPr>
          <w:del w:id="63" w:author="Daniel Alcaide" w:date="2017-07-23T10:26:00Z"/>
          <w:rFonts w:ascii="Georgia" w:hAnsi="Georgia"/>
          <w:lang w:val="es-ES"/>
        </w:rPr>
      </w:pPr>
    </w:p>
    <w:p w14:paraId="49C83A7E" w14:textId="77777777" w:rsidR="00A468DF" w:rsidRDefault="00A468DF" w:rsidP="00F22F05">
      <w:pPr>
        <w:rPr>
          <w:rFonts w:ascii="Georgia" w:hAnsi="Georgia"/>
          <w:lang w:val="es-ES"/>
        </w:rPr>
        <w:pPrChange w:id="64" w:author="Daniel Alcaide" w:date="2017-07-23T10:26:00Z">
          <w:pPr>
            <w:spacing w:after="0"/>
          </w:pPr>
        </w:pPrChange>
      </w:pPr>
    </w:p>
    <w:p w14:paraId="2178CD8A" w14:textId="77777777" w:rsidR="00326671" w:rsidRPr="009831E0" w:rsidRDefault="00326671" w:rsidP="00326671">
      <w:pPr>
        <w:spacing w:after="0"/>
        <w:rPr>
          <w:rFonts w:ascii="Georgia" w:hAnsi="Georgia"/>
          <w:vertAlign w:val="superscript"/>
          <w:lang w:val="es-ES"/>
        </w:rPr>
      </w:pPr>
      <w:r>
        <w:rPr>
          <w:rFonts w:ascii="Georgia" w:hAnsi="Georgia"/>
          <w:lang w:val="es-ES"/>
        </w:rPr>
        <w:t>Dependiendo de a qué tipo de datos le aplican las etiquetas, las técnicas de detección de anomalías pueden operar en uno de los siguientes modos:</w:t>
      </w:r>
      <w:r w:rsidR="009831E0">
        <w:rPr>
          <w:rFonts w:ascii="Georgia" w:hAnsi="Georgia"/>
          <w:lang w:val="es-ES"/>
        </w:rPr>
        <w:t xml:space="preserve"> </w:t>
      </w:r>
      <w:commentRangeStart w:id="65"/>
      <w:r w:rsidR="009831E0">
        <w:rPr>
          <w:rFonts w:ascii="Georgia" w:hAnsi="Georgia"/>
          <w:vertAlign w:val="superscript"/>
          <w:lang w:val="es-ES"/>
        </w:rPr>
        <w:t>3</w:t>
      </w:r>
      <w:commentRangeEnd w:id="65"/>
      <w:r w:rsidR="00F22F05">
        <w:rPr>
          <w:rStyle w:val="CommentReference"/>
          <w:rFonts w:asciiTheme="minorHAnsi" w:hAnsiTheme="minorHAnsi"/>
          <w:lang w:val="es-ES"/>
        </w:rPr>
        <w:commentReference w:id="65"/>
      </w:r>
    </w:p>
    <w:p w14:paraId="3271F1D6" w14:textId="77777777" w:rsidR="00775C92" w:rsidRDefault="00775C92" w:rsidP="00326671">
      <w:pPr>
        <w:spacing w:after="0"/>
        <w:rPr>
          <w:rFonts w:ascii="Georgia" w:hAnsi="Georgia"/>
          <w:lang w:val="es-ES"/>
        </w:rPr>
      </w:pPr>
    </w:p>
    <w:p w14:paraId="58577C40" w14:textId="77777777" w:rsidR="00326671" w:rsidRPr="00812EFD" w:rsidRDefault="00326671" w:rsidP="00326671">
      <w:pPr>
        <w:pStyle w:val="ListParagraph"/>
        <w:numPr>
          <w:ilvl w:val="0"/>
          <w:numId w:val="26"/>
        </w:numPr>
        <w:jc w:val="both"/>
        <w:rPr>
          <w:rFonts w:ascii="Georgia" w:hAnsi="Georgia"/>
          <w:b/>
          <w:lang w:val="es-ES"/>
        </w:rPr>
      </w:pPr>
      <w:r w:rsidRPr="00812EFD">
        <w:rPr>
          <w:rFonts w:ascii="Georgia" w:hAnsi="Georgia"/>
          <w:b/>
          <w:lang w:val="es-ES"/>
        </w:rPr>
        <w:t xml:space="preserve">Detección de </w:t>
      </w:r>
      <w:r w:rsidR="00A668F8">
        <w:rPr>
          <w:rFonts w:ascii="Georgia" w:hAnsi="Georgia"/>
          <w:b/>
          <w:lang w:val="es-ES"/>
        </w:rPr>
        <w:t>anomalía</w:t>
      </w:r>
      <w:r w:rsidRPr="00812EFD">
        <w:rPr>
          <w:rFonts w:ascii="Georgia" w:hAnsi="Georgia"/>
          <w:b/>
          <w:lang w:val="es-ES"/>
        </w:rPr>
        <w:t xml:space="preserve"> Supervisada </w:t>
      </w:r>
    </w:p>
    <w:p w14:paraId="2F469777" w14:textId="77777777" w:rsidR="00326671" w:rsidRDefault="00326671" w:rsidP="00326671">
      <w:pPr>
        <w:ind w:left="708"/>
        <w:rPr>
          <w:rFonts w:ascii="Georgia" w:hAnsi="Georgia"/>
          <w:lang w:val="es-ES"/>
        </w:rPr>
      </w:pPr>
      <w:r>
        <w:rPr>
          <w:rFonts w:ascii="Georgia" w:hAnsi="Georgia"/>
          <w:lang w:val="es-ES"/>
        </w:rPr>
        <w:t>Se asume que se han podido catalogar todas las instancias (de entrenamiento), tanto las clases normales como las anómalas.</w:t>
      </w:r>
    </w:p>
    <w:p w14:paraId="422D7F81" w14:textId="77777777" w:rsidR="00326671" w:rsidRDefault="00326671" w:rsidP="00326671">
      <w:pPr>
        <w:ind w:left="708"/>
        <w:rPr>
          <w:rFonts w:ascii="Georgia" w:hAnsi="Georgia"/>
          <w:lang w:val="es-ES"/>
        </w:rPr>
      </w:pPr>
      <w:r>
        <w:rPr>
          <w:rFonts w:ascii="Georgia" w:hAnsi="Georgia"/>
          <w:lang w:val="es-ES"/>
        </w:rPr>
        <w:t>Una forma de abordar este tipo de escenario es llevando a cabo un modelo predictivo p</w:t>
      </w:r>
      <w:r w:rsidR="00E7399A">
        <w:rPr>
          <w:rFonts w:ascii="Georgia" w:hAnsi="Georgia"/>
          <w:lang w:val="es-ES"/>
        </w:rPr>
        <w:t xml:space="preserve">ara instancias tipo normal vs </w:t>
      </w:r>
      <w:r w:rsidR="0080107F">
        <w:rPr>
          <w:rFonts w:ascii="Georgia" w:hAnsi="Georgia"/>
          <w:lang w:val="es-ES"/>
        </w:rPr>
        <w:t>a</w:t>
      </w:r>
      <w:r>
        <w:rPr>
          <w:rFonts w:ascii="Georgia" w:hAnsi="Georgia"/>
          <w:lang w:val="es-ES"/>
        </w:rPr>
        <w:t>nómalo. En caso de encontrar un objeto no categorizado, se compara con el modelo y se determina a qué grupo pertenece.</w:t>
      </w:r>
    </w:p>
    <w:p w14:paraId="66815872" w14:textId="77777777" w:rsidR="00326671" w:rsidRDefault="00326671" w:rsidP="00FB43BF">
      <w:pPr>
        <w:spacing w:after="0"/>
        <w:ind w:left="709"/>
        <w:rPr>
          <w:rFonts w:ascii="Georgia" w:hAnsi="Georgia"/>
          <w:lang w:val="es-ES"/>
        </w:rPr>
      </w:pPr>
      <w:r>
        <w:rPr>
          <w:rFonts w:ascii="Georgia" w:hAnsi="Georgia"/>
          <w:lang w:val="es-ES"/>
        </w:rPr>
        <w:t>Este modelo de detección presenta dos problemas,</w:t>
      </w:r>
      <w:r w:rsidRPr="00B855CB">
        <w:rPr>
          <w:rFonts w:ascii="Georgia" w:hAnsi="Georgia"/>
          <w:lang w:val="es-ES"/>
        </w:rPr>
        <w:t xml:space="preserve"> </w:t>
      </w:r>
      <w:r>
        <w:rPr>
          <w:rFonts w:ascii="Georgia" w:hAnsi="Georgia"/>
          <w:lang w:val="es-ES"/>
        </w:rPr>
        <w:t>fundam</w:t>
      </w:r>
      <w:r w:rsidR="00EC79DF">
        <w:rPr>
          <w:rFonts w:ascii="Georgia" w:hAnsi="Georgia"/>
          <w:lang w:val="es-ES"/>
        </w:rPr>
        <w:t>entalmente: p</w:t>
      </w:r>
      <w:r>
        <w:rPr>
          <w:rFonts w:ascii="Georgia" w:hAnsi="Georgia"/>
          <w:lang w:val="es-ES"/>
        </w:rPr>
        <w:t xml:space="preserve">or un lado, las anomalías, normalmente, se dan en mucho menor número que las instancias </w:t>
      </w:r>
      <w:r>
        <w:rPr>
          <w:rFonts w:ascii="Georgia" w:hAnsi="Georgia"/>
          <w:lang w:val="es-ES"/>
        </w:rPr>
        <w:lastRenderedPageBreak/>
        <w:t xml:space="preserve">catalogadas como normales; Y por otro lado, encontrar una etiqueta que sea representativa, en especial para las anomalías, puede suponer un auténtico reto. </w:t>
      </w:r>
    </w:p>
    <w:p w14:paraId="0B2AEC6D" w14:textId="77777777" w:rsidR="00327A80" w:rsidRPr="00327A80" w:rsidRDefault="00327A80" w:rsidP="00FB43BF">
      <w:pPr>
        <w:spacing w:after="0"/>
        <w:ind w:left="709"/>
        <w:rPr>
          <w:rFonts w:ascii="Georgia" w:hAnsi="Georgia"/>
          <w:sz w:val="24"/>
          <w:vertAlign w:val="superscript"/>
        </w:rPr>
      </w:pPr>
    </w:p>
    <w:p w14:paraId="08BCD15E" w14:textId="77777777" w:rsidR="00327A80" w:rsidRDefault="00327A80" w:rsidP="00327A80">
      <w:pPr>
        <w:pStyle w:val="ListParagraph"/>
        <w:numPr>
          <w:ilvl w:val="0"/>
          <w:numId w:val="26"/>
        </w:numPr>
        <w:jc w:val="both"/>
        <w:rPr>
          <w:rFonts w:ascii="Georgia" w:hAnsi="Georgia"/>
          <w:lang w:val="es-ES"/>
        </w:rPr>
      </w:pPr>
      <w:r w:rsidRPr="00D1527D">
        <w:rPr>
          <w:rFonts w:ascii="Georgia" w:hAnsi="Georgia"/>
          <w:b/>
          <w:lang w:val="es-ES"/>
        </w:rPr>
        <w:t xml:space="preserve">Detección de </w:t>
      </w:r>
      <w:r w:rsidR="00A668F8">
        <w:rPr>
          <w:rFonts w:ascii="Georgia" w:hAnsi="Georgia"/>
          <w:b/>
          <w:lang w:val="es-ES"/>
        </w:rPr>
        <w:t>anomalía</w:t>
      </w:r>
      <w:r w:rsidRPr="00D1527D">
        <w:rPr>
          <w:rFonts w:ascii="Georgia" w:hAnsi="Georgia"/>
          <w:b/>
          <w:lang w:val="es-ES"/>
        </w:rPr>
        <w:t xml:space="preserve"> No supervisada</w:t>
      </w:r>
      <w:r>
        <w:rPr>
          <w:rFonts w:ascii="Georgia" w:hAnsi="Georgia"/>
          <w:lang w:val="es-ES"/>
        </w:rPr>
        <w:t xml:space="preserve"> </w:t>
      </w:r>
    </w:p>
    <w:p w14:paraId="4EB8A65D" w14:textId="77777777" w:rsidR="00327A80" w:rsidRDefault="00327A80" w:rsidP="00327A80">
      <w:pPr>
        <w:ind w:left="708"/>
        <w:rPr>
          <w:rFonts w:ascii="Georgia" w:hAnsi="Georgia"/>
          <w:lang w:val="es-ES"/>
        </w:rPr>
      </w:pPr>
      <w:r>
        <w:rPr>
          <w:rFonts w:ascii="Georgia" w:hAnsi="Georgia"/>
          <w:lang w:val="es-ES"/>
        </w:rPr>
        <w:t xml:space="preserve">Este modelo no requiere datos de entrenamiento y se asume que las instancias normales son más numerosas que las anomalías en los datos de test. Es el caso más común. </w:t>
      </w:r>
    </w:p>
    <w:p w14:paraId="1CD325DD" w14:textId="77777777" w:rsidR="00327A80" w:rsidRPr="00EC0F6A" w:rsidRDefault="00327A80" w:rsidP="00FB43BF">
      <w:pPr>
        <w:spacing w:after="0"/>
        <w:ind w:left="709"/>
        <w:rPr>
          <w:rFonts w:ascii="Georgia" w:hAnsi="Georgia"/>
          <w:lang w:val="es-ES"/>
        </w:rPr>
      </w:pPr>
      <w:r w:rsidRPr="00EC0F6A">
        <w:rPr>
          <w:rFonts w:ascii="Georgia" w:hAnsi="Georgia"/>
          <w:lang w:val="es-ES"/>
        </w:rPr>
        <w:t xml:space="preserve">La metodología </w:t>
      </w:r>
      <w:r w:rsidR="00457670" w:rsidRPr="00EC0F6A">
        <w:rPr>
          <w:rFonts w:ascii="Georgia" w:hAnsi="Georgia"/>
          <w:lang w:val="es-ES"/>
        </w:rPr>
        <w:t xml:space="preserve">que se </w:t>
      </w:r>
      <w:r w:rsidRPr="00EC0F6A">
        <w:rPr>
          <w:rFonts w:ascii="Georgia" w:hAnsi="Georgia"/>
          <w:lang w:val="es-ES"/>
        </w:rPr>
        <w:t>presenta en este trabajo de TFM pertenece a esta categoría</w:t>
      </w:r>
      <w:r w:rsidR="000751DA" w:rsidRPr="00EC0F6A">
        <w:rPr>
          <w:rFonts w:ascii="Georgia" w:hAnsi="Georgia"/>
          <w:lang w:val="es-ES"/>
        </w:rPr>
        <w:t>.</w:t>
      </w:r>
    </w:p>
    <w:p w14:paraId="6B604E39" w14:textId="77777777" w:rsidR="003B3EFE" w:rsidRPr="00327A80" w:rsidRDefault="003B3EFE" w:rsidP="00FB43BF">
      <w:pPr>
        <w:spacing w:after="0"/>
        <w:ind w:left="709"/>
        <w:rPr>
          <w:rFonts w:ascii="Georgia" w:hAnsi="Georgia"/>
          <w:lang w:val="es-ES"/>
        </w:rPr>
      </w:pPr>
    </w:p>
    <w:p w14:paraId="68A5D0B9" w14:textId="77777777" w:rsidR="00326671" w:rsidRDefault="00326671" w:rsidP="00326671">
      <w:pPr>
        <w:pStyle w:val="ListParagraph"/>
        <w:numPr>
          <w:ilvl w:val="0"/>
          <w:numId w:val="26"/>
        </w:numPr>
        <w:jc w:val="both"/>
        <w:rPr>
          <w:rFonts w:ascii="Georgia" w:hAnsi="Georgia"/>
          <w:b/>
          <w:lang w:val="es-ES"/>
        </w:rPr>
      </w:pPr>
      <w:r w:rsidRPr="008B1EC2">
        <w:rPr>
          <w:rFonts w:ascii="Georgia" w:hAnsi="Georgia"/>
          <w:b/>
          <w:lang w:val="es-ES"/>
        </w:rPr>
        <w:t xml:space="preserve">Detección de </w:t>
      </w:r>
      <w:r w:rsidR="00A668F8">
        <w:rPr>
          <w:rFonts w:ascii="Georgia" w:hAnsi="Georgia"/>
          <w:b/>
          <w:lang w:val="es-ES"/>
        </w:rPr>
        <w:t>anomalía</w:t>
      </w:r>
      <w:r w:rsidRPr="008B1EC2">
        <w:rPr>
          <w:rFonts w:ascii="Georgia" w:hAnsi="Georgia"/>
          <w:b/>
          <w:lang w:val="es-ES"/>
        </w:rPr>
        <w:t xml:space="preserve"> </w:t>
      </w:r>
      <w:proofErr w:type="spellStart"/>
      <w:r w:rsidRPr="008B1EC2">
        <w:rPr>
          <w:rFonts w:ascii="Georgia" w:hAnsi="Georgia"/>
          <w:b/>
          <w:lang w:val="es-ES"/>
        </w:rPr>
        <w:t>Semisupervisada</w:t>
      </w:r>
      <w:proofErr w:type="spellEnd"/>
      <w:r w:rsidRPr="008B1EC2">
        <w:rPr>
          <w:rFonts w:ascii="Georgia" w:hAnsi="Georgia"/>
          <w:b/>
          <w:lang w:val="es-ES"/>
        </w:rPr>
        <w:t xml:space="preserve"> </w:t>
      </w:r>
    </w:p>
    <w:p w14:paraId="3C453854" w14:textId="77777777" w:rsidR="00326671" w:rsidRDefault="00326671" w:rsidP="00326671">
      <w:pPr>
        <w:ind w:left="708"/>
        <w:rPr>
          <w:rFonts w:ascii="Georgia" w:hAnsi="Georgia"/>
          <w:sz w:val="24"/>
          <w:vertAlign w:val="superscript"/>
          <w:lang w:val="es-ES"/>
        </w:rPr>
      </w:pPr>
      <w:r>
        <w:rPr>
          <w:rFonts w:ascii="Georgia" w:hAnsi="Georgia"/>
          <w:lang w:val="es-ES"/>
        </w:rPr>
        <w:t xml:space="preserve">En las técnicas que operan en este modo, se asume que sólo se han etiquetado los datos para las clases normales. La típica solución que se aplica en estos casos, suele ser construir un modelo para las clases que se correspondan con un comportamiento normal y usar dicho modelo para identificar anomalías en los datos de prueba.  </w:t>
      </w:r>
    </w:p>
    <w:p w14:paraId="468EB04D" w14:textId="77777777" w:rsidR="00327A80" w:rsidRDefault="00327A80" w:rsidP="00327A80">
      <w:pPr>
        <w:pStyle w:val="ListParagraph"/>
        <w:spacing w:line="360" w:lineRule="auto"/>
        <w:ind w:left="708"/>
        <w:jc w:val="both"/>
        <w:rPr>
          <w:rFonts w:ascii="Georgia" w:hAnsi="Georgia" w:cstheme="minorHAnsi"/>
          <w:iCs/>
          <w:sz w:val="24"/>
          <w:lang w:bidi="he-IL"/>
        </w:rPr>
      </w:pPr>
      <w:r w:rsidRPr="00462E86">
        <w:rPr>
          <w:rFonts w:ascii="Georgia" w:hAnsi="Georgia"/>
        </w:rPr>
        <w:t xml:space="preserve">Los modelos </w:t>
      </w:r>
      <w:proofErr w:type="spellStart"/>
      <w:r w:rsidRPr="00462E86">
        <w:rPr>
          <w:rFonts w:ascii="Georgia" w:hAnsi="Georgia"/>
        </w:rPr>
        <w:t>semisupervisados</w:t>
      </w:r>
      <w:proofErr w:type="spellEnd"/>
      <w:r w:rsidRPr="00462E86">
        <w:rPr>
          <w:rFonts w:ascii="Georgia" w:hAnsi="Georgia"/>
        </w:rPr>
        <w:t xml:space="preserve"> se pueden adaptar a utilizarse como modelos no supervisados utilizando como datos de entrenamiento, datos no etiquetados. </w:t>
      </w:r>
      <w:r w:rsidR="00DA595D">
        <w:rPr>
          <w:rFonts w:ascii="Georgia" w:hAnsi="Georgia"/>
        </w:rPr>
        <w:t xml:space="preserve">                      </w:t>
      </w:r>
      <w:r w:rsidR="009E4D83">
        <w:rPr>
          <w:rFonts w:ascii="Georgia" w:hAnsi="Georgia"/>
        </w:rPr>
        <w:t xml:space="preserve">En este caso, se </w:t>
      </w:r>
      <w:r w:rsidRPr="00462E86">
        <w:rPr>
          <w:rFonts w:ascii="Georgia" w:hAnsi="Georgia"/>
        </w:rPr>
        <w:t xml:space="preserve">asume que en los datos de prueba existen pocas anomalías, </w:t>
      </w:r>
      <w:r w:rsidR="00DA595D">
        <w:rPr>
          <w:rFonts w:ascii="Georgia" w:hAnsi="Georgia"/>
        </w:rPr>
        <w:t xml:space="preserve">tratándose de técnicas </w:t>
      </w:r>
      <w:r w:rsidRPr="00462E86">
        <w:rPr>
          <w:rFonts w:ascii="Georgia" w:hAnsi="Georgia"/>
        </w:rPr>
        <w:t>muy robustas.</w:t>
      </w:r>
      <w:r w:rsidRPr="00462E86">
        <w:rPr>
          <w:rFonts w:ascii="Georgia" w:hAnsi="Georgia" w:cstheme="minorHAnsi"/>
          <w:iCs/>
          <w:sz w:val="24"/>
          <w:lang w:bidi="he-IL"/>
        </w:rPr>
        <w:t xml:space="preserve"> </w:t>
      </w:r>
    </w:p>
    <w:p w14:paraId="6B0E663E" w14:textId="77777777" w:rsidR="00FB43BF" w:rsidRPr="00462E86" w:rsidRDefault="00FB43BF" w:rsidP="00327A80">
      <w:pPr>
        <w:pStyle w:val="ListParagraph"/>
        <w:spacing w:line="360" w:lineRule="auto"/>
        <w:ind w:left="708"/>
        <w:jc w:val="both"/>
        <w:rPr>
          <w:rFonts w:ascii="Georgia" w:hAnsi="Georgia" w:cstheme="minorHAnsi"/>
          <w:iCs/>
          <w:sz w:val="24"/>
          <w:lang w:bidi="he-IL"/>
        </w:rPr>
      </w:pPr>
    </w:p>
    <w:p w14:paraId="2275446C" w14:textId="77777777" w:rsidR="00775C92" w:rsidRPr="00F57E8F" w:rsidRDefault="009831E0" w:rsidP="009831E0">
      <w:pPr>
        <w:rPr>
          <w:rFonts w:ascii="Georgia" w:hAnsi="Georgia"/>
          <w:sz w:val="20"/>
          <w:lang w:val="es-ES"/>
        </w:rPr>
      </w:pPr>
      <w:r w:rsidRPr="00F57E8F">
        <w:rPr>
          <w:rFonts w:ascii="Georgia" w:hAnsi="Georgia"/>
          <w:sz w:val="20"/>
          <w:lang w:val="en-US"/>
        </w:rPr>
        <w:t xml:space="preserve">3   Data Mining Concepts and Techniques (3rd </w:t>
      </w:r>
      <w:r w:rsidR="00FB43BF" w:rsidRPr="00F57E8F">
        <w:rPr>
          <w:rFonts w:ascii="Georgia" w:hAnsi="Georgia"/>
          <w:sz w:val="20"/>
          <w:lang w:val="en-US"/>
        </w:rPr>
        <w:t xml:space="preserve">Ed.)  </w:t>
      </w:r>
      <w:r w:rsidR="00FB43BF" w:rsidRPr="00F57E8F">
        <w:rPr>
          <w:rFonts w:ascii="Georgia" w:hAnsi="Georgia"/>
          <w:sz w:val="20"/>
          <w:lang w:val="es-ES"/>
        </w:rPr>
        <w:t>[</w:t>
      </w:r>
      <w:r w:rsidRPr="00F57E8F">
        <w:rPr>
          <w:rFonts w:ascii="Georgia" w:hAnsi="Georgia"/>
          <w:sz w:val="20"/>
          <w:lang w:val="es-ES"/>
        </w:rPr>
        <w:t>12.2]</w:t>
      </w:r>
    </w:p>
    <w:p w14:paraId="07CEAC4B" w14:textId="77777777" w:rsidR="00326671" w:rsidRDefault="00326671" w:rsidP="00326671">
      <w:pPr>
        <w:ind w:left="708"/>
        <w:rPr>
          <w:lang w:val="es-ES"/>
        </w:rPr>
      </w:pPr>
    </w:p>
    <w:p w14:paraId="1EB4708C" w14:textId="77777777" w:rsidR="00326671" w:rsidRDefault="00775C92" w:rsidP="00E145ED">
      <w:pPr>
        <w:pStyle w:val="Heading3"/>
        <w:rPr>
          <w:lang w:val="es-ES"/>
        </w:rPr>
      </w:pPr>
      <w:bookmarkStart w:id="66" w:name="_Toc488444240"/>
      <w:r>
        <w:rPr>
          <w:lang w:val="es-ES"/>
        </w:rPr>
        <w:t>Presentación</w:t>
      </w:r>
      <w:r w:rsidR="00326671">
        <w:rPr>
          <w:lang w:val="es-ES"/>
        </w:rPr>
        <w:t xml:space="preserve"> de </w:t>
      </w:r>
      <w:r>
        <w:rPr>
          <w:lang w:val="es-ES"/>
        </w:rPr>
        <w:t>a</w:t>
      </w:r>
      <w:r w:rsidR="00326671">
        <w:rPr>
          <w:lang w:val="es-ES"/>
        </w:rPr>
        <w:t>nomalías</w:t>
      </w:r>
      <w:bookmarkEnd w:id="66"/>
    </w:p>
    <w:p w14:paraId="0B4E6049" w14:textId="77777777" w:rsidR="00326671" w:rsidRDefault="00326671" w:rsidP="00326671">
      <w:pPr>
        <w:rPr>
          <w:lang w:val="es-ES"/>
        </w:rPr>
      </w:pPr>
    </w:p>
    <w:p w14:paraId="58D0978D" w14:textId="77777777" w:rsidR="00326671" w:rsidRPr="00563AAA" w:rsidRDefault="00326671" w:rsidP="00326671">
      <w:pPr>
        <w:rPr>
          <w:rFonts w:ascii="Georgia" w:hAnsi="Georgia"/>
          <w:lang w:val="es-ES"/>
        </w:rPr>
      </w:pPr>
      <w:r w:rsidRPr="00563AAA">
        <w:rPr>
          <w:rFonts w:ascii="Georgia" w:hAnsi="Georgia"/>
          <w:lang w:val="es-ES"/>
        </w:rPr>
        <w:t xml:space="preserve">Uno de los aspectos que son importantes en las técnicas de detección de </w:t>
      </w:r>
      <w:r w:rsidR="00775C92">
        <w:rPr>
          <w:rFonts w:ascii="Georgia" w:hAnsi="Georgia"/>
          <w:lang w:val="es-ES"/>
        </w:rPr>
        <w:t>a</w:t>
      </w:r>
      <w:r w:rsidRPr="00563AAA">
        <w:rPr>
          <w:rFonts w:ascii="Georgia" w:hAnsi="Georgia"/>
          <w:lang w:val="es-ES"/>
        </w:rPr>
        <w:t xml:space="preserve">nomalías es la forma en la que se </w:t>
      </w:r>
      <w:r w:rsidR="00775C92">
        <w:rPr>
          <w:rFonts w:ascii="Georgia" w:hAnsi="Georgia"/>
          <w:lang w:val="es-ES"/>
        </w:rPr>
        <w:t>informa</w:t>
      </w:r>
      <w:r w:rsidRPr="00563AAA">
        <w:rPr>
          <w:rFonts w:ascii="Georgia" w:hAnsi="Georgia"/>
          <w:lang w:val="es-ES"/>
        </w:rPr>
        <w:t>. Pueden ser de dos tipos:</w:t>
      </w:r>
    </w:p>
    <w:p w14:paraId="5552DD8E" w14:textId="77777777" w:rsidR="006B5462" w:rsidRDefault="006B5462" w:rsidP="006B5462">
      <w:pPr>
        <w:pStyle w:val="ListParagraph"/>
        <w:jc w:val="both"/>
        <w:rPr>
          <w:rFonts w:ascii="Georgia" w:hAnsi="Georgia"/>
          <w:lang w:val="es-ES"/>
        </w:rPr>
      </w:pPr>
    </w:p>
    <w:p w14:paraId="670A688D" w14:textId="77777777" w:rsidR="00326671" w:rsidRDefault="00326671" w:rsidP="00326671">
      <w:pPr>
        <w:pStyle w:val="ListParagraph"/>
        <w:numPr>
          <w:ilvl w:val="0"/>
          <w:numId w:val="26"/>
        </w:numPr>
        <w:jc w:val="both"/>
        <w:rPr>
          <w:rFonts w:ascii="Georgia" w:hAnsi="Georgia"/>
          <w:lang w:val="es-ES"/>
        </w:rPr>
      </w:pPr>
      <w:r w:rsidRPr="00021D38">
        <w:rPr>
          <w:rFonts w:ascii="Georgia" w:hAnsi="Georgia"/>
          <w:i/>
          <w:lang w:val="es-ES"/>
        </w:rPr>
        <w:t>Score</w:t>
      </w:r>
      <w:r w:rsidRPr="00563AAA">
        <w:rPr>
          <w:rFonts w:ascii="Georgia" w:hAnsi="Georgia"/>
          <w:lang w:val="es-ES"/>
        </w:rPr>
        <w:t xml:space="preserve"> (Puntuación) -  Mediante técnicas de puntuación, se asigna un valor a cada  instancia que irá en función del grado en el que se considera anomalía.  Un analista de datos puede entonces analizar, o bien, aquellos pocos valores que sean los “top”,          o bien, analizar sólo los que sobrepasen un umbral definido. </w:t>
      </w:r>
    </w:p>
    <w:p w14:paraId="1559CC81" w14:textId="77777777" w:rsidR="00A04378" w:rsidRPr="00563AAA" w:rsidRDefault="00A04378" w:rsidP="00A04378">
      <w:pPr>
        <w:pStyle w:val="ListParagraph"/>
        <w:jc w:val="both"/>
        <w:rPr>
          <w:rFonts w:ascii="Georgia" w:hAnsi="Georgia"/>
          <w:lang w:val="es-ES"/>
        </w:rPr>
      </w:pPr>
    </w:p>
    <w:p w14:paraId="31073E31" w14:textId="77777777" w:rsidR="00326671" w:rsidRPr="00563AAA" w:rsidRDefault="00326671" w:rsidP="00326671">
      <w:pPr>
        <w:pStyle w:val="ListParagraph"/>
        <w:jc w:val="both"/>
        <w:rPr>
          <w:rFonts w:ascii="Georgia" w:hAnsi="Georgia"/>
          <w:lang w:val="es-ES"/>
        </w:rPr>
      </w:pPr>
    </w:p>
    <w:p w14:paraId="7DE9A2A8" w14:textId="77777777" w:rsidR="00326671" w:rsidRPr="00563AAA" w:rsidRDefault="00326671" w:rsidP="00326671">
      <w:pPr>
        <w:pStyle w:val="ListParagraph"/>
        <w:numPr>
          <w:ilvl w:val="0"/>
          <w:numId w:val="26"/>
        </w:numPr>
        <w:jc w:val="both"/>
        <w:rPr>
          <w:rFonts w:ascii="Georgia" w:hAnsi="Georgia"/>
          <w:lang w:val="es-ES"/>
        </w:rPr>
      </w:pPr>
      <w:proofErr w:type="spellStart"/>
      <w:r w:rsidRPr="00021D38">
        <w:rPr>
          <w:rFonts w:ascii="Georgia" w:hAnsi="Georgia"/>
          <w:i/>
          <w:lang w:val="es-ES"/>
        </w:rPr>
        <w:t>Labels</w:t>
      </w:r>
      <w:proofErr w:type="spellEnd"/>
      <w:r w:rsidRPr="00563AAA">
        <w:rPr>
          <w:rFonts w:ascii="Georgia" w:hAnsi="Georgia"/>
          <w:lang w:val="es-ES"/>
        </w:rPr>
        <w:t xml:space="preserve"> (Etiquetas)  – Se asigna mediante diferentes técnicas una categorización; cada instancia de prueba es etiquetada como dato normal o anómalo).  Actúa de modo binario, por lo que no existe la posibilidad de tratar sólo un subconjunto de datos, que </w:t>
      </w:r>
      <w:r w:rsidRPr="00563AAA">
        <w:rPr>
          <w:rFonts w:ascii="Georgia" w:hAnsi="Georgia"/>
          <w:lang w:val="es-ES"/>
        </w:rPr>
        <w:lastRenderedPageBreak/>
        <w:t xml:space="preserve">sobrepasen cierto umbral, por ejemplo, como se vio en el anterior caso (podría hacerse algo similar basado en parámetros). </w:t>
      </w:r>
    </w:p>
    <w:p w14:paraId="07120477" w14:textId="77777777" w:rsidR="007046AA" w:rsidRPr="002A250D" w:rsidRDefault="007046AA" w:rsidP="007046AA">
      <w:pPr>
        <w:rPr>
          <w:rFonts w:ascii="Georgia" w:hAnsi="Georgia"/>
        </w:rPr>
      </w:pPr>
    </w:p>
    <w:p w14:paraId="5941FF67" w14:textId="77777777" w:rsidR="003D59AC" w:rsidRDefault="003D59AC">
      <w:pPr>
        <w:spacing w:line="276" w:lineRule="auto"/>
        <w:jc w:val="left"/>
        <w:rPr>
          <w:rFonts w:ascii="Georgia" w:hAnsi="Georgia" w:cs="Times New Roman"/>
          <w:szCs w:val="24"/>
        </w:rPr>
      </w:pPr>
      <w:r>
        <w:rPr>
          <w:rFonts w:ascii="Georgia" w:hAnsi="Georgia" w:cs="Times New Roman"/>
          <w:szCs w:val="24"/>
        </w:rPr>
        <w:br w:type="page"/>
      </w:r>
    </w:p>
    <w:p w14:paraId="53EFF8C5" w14:textId="77777777" w:rsidR="00A73DB2" w:rsidRDefault="00A73DB2" w:rsidP="002A207E">
      <w:pPr>
        <w:autoSpaceDE w:val="0"/>
        <w:autoSpaceDN w:val="0"/>
        <w:adjustRightInd w:val="0"/>
        <w:spacing w:after="0"/>
        <w:rPr>
          <w:rFonts w:ascii="Georgia" w:hAnsi="Georgia" w:cs="Times New Roman"/>
          <w:szCs w:val="24"/>
        </w:rPr>
      </w:pPr>
    </w:p>
    <w:p w14:paraId="38277C0D" w14:textId="77777777" w:rsidR="003F4C13" w:rsidRDefault="003D59AC" w:rsidP="003F4C13">
      <w:pPr>
        <w:pStyle w:val="Heading2"/>
      </w:pPr>
      <w:bookmarkStart w:id="67" w:name="_Toc486487585"/>
      <w:bookmarkStart w:id="68" w:name="_Toc488444241"/>
      <w:r>
        <w:t>Aplicacio</w:t>
      </w:r>
      <w:r w:rsidR="003F4C13">
        <w:t>n</w:t>
      </w:r>
      <w:bookmarkEnd w:id="67"/>
      <w:r>
        <w:t>es</w:t>
      </w:r>
      <w:bookmarkEnd w:id="68"/>
      <w:r w:rsidR="003F4C13">
        <w:t xml:space="preserve"> </w:t>
      </w:r>
    </w:p>
    <w:p w14:paraId="5DCEDA6F" w14:textId="77777777" w:rsidR="003F4C13" w:rsidRPr="00FA433B" w:rsidRDefault="003F4C13" w:rsidP="003F4C13">
      <w:pPr>
        <w:spacing w:after="0"/>
      </w:pPr>
    </w:p>
    <w:p w14:paraId="639EBAC0" w14:textId="77777777" w:rsidR="003F4C13" w:rsidRDefault="003F4C13" w:rsidP="003F4C13">
      <w:pPr>
        <w:autoSpaceDE w:val="0"/>
        <w:autoSpaceDN w:val="0"/>
        <w:adjustRightInd w:val="0"/>
        <w:spacing w:after="0"/>
        <w:rPr>
          <w:rFonts w:ascii="Georgia" w:hAnsi="Georgia" w:cs="Times New Roman"/>
          <w:szCs w:val="24"/>
        </w:rPr>
      </w:pPr>
      <w:r>
        <w:rPr>
          <w:rFonts w:ascii="Georgia" w:hAnsi="Georgia" w:cs="Times New Roman"/>
          <w:szCs w:val="24"/>
        </w:rPr>
        <w:t>La</w:t>
      </w:r>
      <w:r w:rsidR="00A80E01">
        <w:rPr>
          <w:rFonts w:ascii="Georgia" w:hAnsi="Georgia" w:cs="Times New Roman"/>
          <w:szCs w:val="24"/>
        </w:rPr>
        <w:t>s</w:t>
      </w:r>
      <w:r>
        <w:rPr>
          <w:rFonts w:ascii="Georgia" w:hAnsi="Georgia" w:cs="Times New Roman"/>
          <w:szCs w:val="24"/>
        </w:rPr>
        <w:t xml:space="preserve"> técnica</w:t>
      </w:r>
      <w:r w:rsidR="00A80E01">
        <w:rPr>
          <w:rFonts w:ascii="Georgia" w:hAnsi="Georgia" w:cs="Times New Roman"/>
          <w:szCs w:val="24"/>
        </w:rPr>
        <w:t xml:space="preserve">s de </w:t>
      </w:r>
      <w:r w:rsidR="00A80E01" w:rsidRPr="00021D38">
        <w:rPr>
          <w:rFonts w:ascii="Georgia" w:hAnsi="Georgia" w:cs="Times New Roman"/>
          <w:szCs w:val="24"/>
        </w:rPr>
        <w:t>d</w:t>
      </w:r>
      <w:r w:rsidRPr="00021D38">
        <w:rPr>
          <w:rFonts w:ascii="Georgia" w:hAnsi="Georgia" w:cs="Times New Roman"/>
          <w:szCs w:val="24"/>
        </w:rPr>
        <w:t>etección de anomalías</w:t>
      </w:r>
      <w:r w:rsidRPr="00492B83">
        <w:rPr>
          <w:rFonts w:ascii="Georgia" w:hAnsi="Georgia" w:cs="Times New Roman"/>
          <w:szCs w:val="24"/>
        </w:rPr>
        <w:t xml:space="preserve"> </w:t>
      </w:r>
      <w:r>
        <w:rPr>
          <w:rFonts w:ascii="Georgia" w:hAnsi="Georgia" w:cs="Times New Roman"/>
          <w:szCs w:val="24"/>
        </w:rPr>
        <w:t>se aplica</w:t>
      </w:r>
      <w:r w:rsidR="00A80E01">
        <w:rPr>
          <w:rFonts w:ascii="Georgia" w:hAnsi="Georgia" w:cs="Times New Roman"/>
          <w:szCs w:val="24"/>
        </w:rPr>
        <w:t>n</w:t>
      </w:r>
      <w:r>
        <w:rPr>
          <w:rFonts w:ascii="Georgia" w:hAnsi="Georgia" w:cs="Times New Roman"/>
          <w:szCs w:val="24"/>
        </w:rPr>
        <w:t xml:space="preserve"> hoy en día en una amplia variedad de aplicaciones prácticas, ya sea en la fase de pre-procesamiento de datos o en la fase de análisis final, aplicado a todos los sectores de negocio. </w:t>
      </w:r>
    </w:p>
    <w:p w14:paraId="5B6F3D34" w14:textId="77777777" w:rsidR="003F4C13" w:rsidRDefault="003F4C13" w:rsidP="003F4C13">
      <w:pPr>
        <w:autoSpaceDE w:val="0"/>
        <w:autoSpaceDN w:val="0"/>
        <w:adjustRightInd w:val="0"/>
        <w:spacing w:after="0"/>
        <w:rPr>
          <w:rFonts w:ascii="Georgia" w:hAnsi="Georgia" w:cs="Times New Roman"/>
          <w:szCs w:val="24"/>
        </w:rPr>
      </w:pPr>
    </w:p>
    <w:p w14:paraId="558BCB7B" w14:textId="77777777" w:rsidR="003F4C13" w:rsidRDefault="003F4C13" w:rsidP="003F4C13">
      <w:pPr>
        <w:autoSpaceDE w:val="0"/>
        <w:autoSpaceDN w:val="0"/>
        <w:adjustRightInd w:val="0"/>
        <w:spacing w:after="0"/>
        <w:rPr>
          <w:rFonts w:ascii="Georgia" w:hAnsi="Georgia" w:cs="Times New Roman"/>
          <w:szCs w:val="24"/>
        </w:rPr>
      </w:pPr>
    </w:p>
    <w:p w14:paraId="6F0A147C" w14:textId="77777777" w:rsidR="003F4C13" w:rsidRDefault="003F4C13" w:rsidP="003F4C13">
      <w:pPr>
        <w:autoSpaceDE w:val="0"/>
        <w:autoSpaceDN w:val="0"/>
        <w:adjustRightInd w:val="0"/>
        <w:spacing w:after="0"/>
        <w:rPr>
          <w:rFonts w:ascii="Georgia" w:hAnsi="Georgia" w:cs="Times New Roman"/>
          <w:szCs w:val="24"/>
        </w:rPr>
      </w:pPr>
      <w:r>
        <w:rPr>
          <w:rFonts w:ascii="Georgia" w:hAnsi="Georgia" w:cs="Times New Roman"/>
          <w:szCs w:val="24"/>
        </w:rPr>
        <w:t>Algunas aplicaciones de técnicas de detección de anomalías son:</w:t>
      </w:r>
    </w:p>
    <w:p w14:paraId="70C0BAFA" w14:textId="77777777" w:rsidR="003F4C13" w:rsidRDefault="003F4C13" w:rsidP="003F4C13">
      <w:pPr>
        <w:autoSpaceDE w:val="0"/>
        <w:autoSpaceDN w:val="0"/>
        <w:adjustRightInd w:val="0"/>
        <w:spacing w:after="0"/>
        <w:rPr>
          <w:rFonts w:ascii="Georgia" w:hAnsi="Georgia" w:cs="Times New Roman"/>
          <w:szCs w:val="24"/>
        </w:rPr>
      </w:pPr>
    </w:p>
    <w:p w14:paraId="2CD1F23F" w14:textId="77777777" w:rsidR="003F4C13" w:rsidRDefault="003F4C13" w:rsidP="003F4C13">
      <w:pPr>
        <w:pStyle w:val="Heading3"/>
      </w:pPr>
      <w:bookmarkStart w:id="69" w:name="_Toc486487586"/>
      <w:bookmarkStart w:id="70" w:name="_Toc488444242"/>
      <w:r>
        <w:t>Intrusión en sistemas informáticos</w:t>
      </w:r>
      <w:bookmarkEnd w:id="69"/>
      <w:bookmarkEnd w:id="70"/>
    </w:p>
    <w:p w14:paraId="0D47243F" w14:textId="77777777" w:rsidR="003F4C13" w:rsidRDefault="003F4C13" w:rsidP="003F4C13"/>
    <w:p w14:paraId="7D4631B1" w14:textId="77777777" w:rsidR="003F4C13" w:rsidRPr="006401EC" w:rsidRDefault="003F4C13" w:rsidP="003F4C13">
      <w:pPr>
        <w:rPr>
          <w:rFonts w:ascii="Georgia" w:hAnsi="Georgia"/>
        </w:rPr>
      </w:pPr>
      <w:r w:rsidRPr="006401EC">
        <w:rPr>
          <w:rFonts w:ascii="Georgia" w:hAnsi="Georgia"/>
        </w:rPr>
        <w:t xml:space="preserve">Este tipo de detección es interesante desde el punto de vista de seguridad en los sistemas informáticos. Es un comportamiento que difiere de lo que se considera normal, por lo que debe ser tratado como una amenaza, y más cuando se tiene en cuenta el volumen de datos que normalmente se maneja en este tipo de escenario, donde por regla general, juega un papel fundamental el </w:t>
      </w:r>
      <w:proofErr w:type="spellStart"/>
      <w:r w:rsidRPr="006401EC">
        <w:rPr>
          <w:rFonts w:ascii="Georgia" w:hAnsi="Georgia"/>
        </w:rPr>
        <w:t>streaming</w:t>
      </w:r>
      <w:proofErr w:type="spellEnd"/>
      <w:r w:rsidRPr="006401EC">
        <w:rPr>
          <w:rFonts w:ascii="Georgia" w:hAnsi="Georgia"/>
        </w:rPr>
        <w:t>, por lo que se requiere un análisis online de los datos.</w:t>
      </w:r>
    </w:p>
    <w:p w14:paraId="08ED44F8" w14:textId="77777777" w:rsidR="003F4C13" w:rsidRPr="003F6382" w:rsidRDefault="00EF4CD2" w:rsidP="003F4C13">
      <w:pPr>
        <w:rPr>
          <w:rFonts w:ascii="Georgia" w:hAnsi="Georgia"/>
        </w:rPr>
      </w:pPr>
      <w:proofErr w:type="spellStart"/>
      <w:r w:rsidRPr="003F6382">
        <w:rPr>
          <w:rFonts w:ascii="Georgia" w:hAnsi="Georgia"/>
        </w:rPr>
        <w:t>Denning</w:t>
      </w:r>
      <w:proofErr w:type="spellEnd"/>
      <w:r w:rsidR="00DE039B">
        <w:rPr>
          <w:rFonts w:ascii="Georgia" w:hAnsi="Georgia"/>
        </w:rPr>
        <w:t xml:space="preserve"> </w:t>
      </w:r>
      <w:r w:rsidRPr="003F6382">
        <w:rPr>
          <w:rFonts w:ascii="Georgia" w:hAnsi="Georgia"/>
        </w:rPr>
        <w:t xml:space="preserve">en </w:t>
      </w:r>
      <w:r w:rsidR="003F4C13" w:rsidRPr="003F6382">
        <w:rPr>
          <w:rFonts w:ascii="Georgia" w:hAnsi="Georgia"/>
        </w:rPr>
        <w:t>1987 realiza por primera vez una clasificación de este tipo de detección de intrusos en dos grandes categorías:</w:t>
      </w:r>
      <w:r w:rsidR="009223D7" w:rsidRPr="003F6382">
        <w:rPr>
          <w:rFonts w:ascii="Georgia" w:hAnsi="Georgia"/>
        </w:rPr>
        <w:t xml:space="preserve"> </w:t>
      </w:r>
      <w:commentRangeStart w:id="71"/>
      <w:r w:rsidR="00DE039B" w:rsidRPr="00DE039B">
        <w:rPr>
          <w:rFonts w:ascii="Georgia" w:hAnsi="Georgia"/>
          <w:sz w:val="24"/>
          <w:vertAlign w:val="superscript"/>
        </w:rPr>
        <w:t>4</w:t>
      </w:r>
      <w:r w:rsidR="003F4C13" w:rsidRPr="003F6382">
        <w:rPr>
          <w:rFonts w:ascii="Georgia" w:hAnsi="Georgia"/>
        </w:rPr>
        <w:t xml:space="preserve"> </w:t>
      </w:r>
      <w:commentRangeEnd w:id="71"/>
      <w:r w:rsidR="00F22F05">
        <w:rPr>
          <w:rStyle w:val="CommentReference"/>
          <w:rFonts w:asciiTheme="minorHAnsi" w:hAnsiTheme="minorHAnsi"/>
          <w:lang w:val="es-ES"/>
        </w:rPr>
        <w:commentReference w:id="71"/>
      </w:r>
    </w:p>
    <w:p w14:paraId="117BA6B4" w14:textId="77777777" w:rsidR="00CA10F5" w:rsidRPr="00CA10F5" w:rsidRDefault="003F4C13" w:rsidP="003F4C13">
      <w:pPr>
        <w:pStyle w:val="ListParagraph"/>
        <w:numPr>
          <w:ilvl w:val="0"/>
          <w:numId w:val="27"/>
        </w:numPr>
        <w:jc w:val="both"/>
        <w:rPr>
          <w:rFonts w:ascii="Georgia" w:hAnsi="Georgia"/>
        </w:rPr>
      </w:pPr>
      <w:r w:rsidRPr="00CA10F5">
        <w:rPr>
          <w:rFonts w:ascii="Georgia" w:hAnsi="Georgia"/>
          <w:i/>
        </w:rPr>
        <w:t>Host-</w:t>
      </w:r>
      <w:proofErr w:type="spellStart"/>
      <w:r w:rsidRPr="00CA10F5">
        <w:rPr>
          <w:rFonts w:ascii="Georgia" w:hAnsi="Georgia"/>
          <w:i/>
        </w:rPr>
        <w:t>based</w:t>
      </w:r>
      <w:proofErr w:type="spellEnd"/>
    </w:p>
    <w:p w14:paraId="4FB6FB3E" w14:textId="77777777" w:rsidR="00CA10F5" w:rsidRDefault="00CA10F5" w:rsidP="00CA10F5">
      <w:pPr>
        <w:pStyle w:val="ListParagraph"/>
        <w:jc w:val="both"/>
        <w:rPr>
          <w:rFonts w:ascii="Georgia" w:hAnsi="Georgia"/>
        </w:rPr>
      </w:pPr>
    </w:p>
    <w:p w14:paraId="39D147AD" w14:textId="77777777" w:rsidR="003F4C13" w:rsidRDefault="00CA10F5" w:rsidP="00CA10F5">
      <w:pPr>
        <w:pStyle w:val="ListParagraph"/>
        <w:jc w:val="both"/>
        <w:rPr>
          <w:rFonts w:ascii="Georgia" w:hAnsi="Georgia"/>
        </w:rPr>
      </w:pPr>
      <w:r>
        <w:rPr>
          <w:rFonts w:ascii="Georgia" w:hAnsi="Georgia"/>
        </w:rPr>
        <w:t>S</w:t>
      </w:r>
      <w:r w:rsidR="003F4C13">
        <w:rPr>
          <w:rFonts w:ascii="Georgia" w:hAnsi="Georgia"/>
        </w:rPr>
        <w:t>e realizan llamadas al sistema operativo para propagar el comportamiento anómalo, ya sea un programa intrusivo (normalmente malicioso), un cambio d</w:t>
      </w:r>
      <w:r>
        <w:rPr>
          <w:rFonts w:ascii="Georgia" w:hAnsi="Georgia"/>
        </w:rPr>
        <w:t xml:space="preserve">e </w:t>
      </w:r>
      <w:r w:rsidR="003F4C13">
        <w:rPr>
          <w:rFonts w:ascii="Georgia" w:hAnsi="Georgia"/>
        </w:rPr>
        <w:t>comportamiento no autorizado, o bien, cualquier tipo de violación de políticas del sistema.</w:t>
      </w:r>
    </w:p>
    <w:p w14:paraId="2CB77CA2" w14:textId="77777777" w:rsidR="00CA10F5" w:rsidRDefault="00CA10F5" w:rsidP="00CA10F5">
      <w:pPr>
        <w:pStyle w:val="ListParagraph"/>
        <w:jc w:val="both"/>
        <w:rPr>
          <w:rFonts w:ascii="Georgia" w:hAnsi="Georgia"/>
        </w:rPr>
      </w:pPr>
    </w:p>
    <w:p w14:paraId="163522F4" w14:textId="77777777" w:rsidR="003F4C13" w:rsidRDefault="003F4C13" w:rsidP="003F4C13">
      <w:pPr>
        <w:pStyle w:val="ListParagraph"/>
        <w:jc w:val="both"/>
        <w:rPr>
          <w:rFonts w:ascii="Georgia" w:hAnsi="Georgia"/>
        </w:rPr>
      </w:pPr>
      <w:r>
        <w:rPr>
          <w:rFonts w:ascii="Georgia" w:hAnsi="Georgia"/>
        </w:rPr>
        <w:t xml:space="preserve">   </w:t>
      </w:r>
      <w:r w:rsidRPr="006401EC">
        <w:rPr>
          <w:rFonts w:ascii="Georgia" w:hAnsi="Georgia"/>
        </w:rPr>
        <w:t xml:space="preserve"> </w:t>
      </w:r>
    </w:p>
    <w:p w14:paraId="0F8AA4CA" w14:textId="77777777" w:rsidR="00CA10F5" w:rsidRPr="00CA10F5" w:rsidRDefault="003F4C13" w:rsidP="003F4C13">
      <w:pPr>
        <w:pStyle w:val="ListParagraph"/>
        <w:numPr>
          <w:ilvl w:val="0"/>
          <w:numId w:val="27"/>
        </w:numPr>
        <w:jc w:val="both"/>
        <w:rPr>
          <w:rFonts w:ascii="Georgia" w:hAnsi="Georgia"/>
          <w:i/>
        </w:rPr>
      </w:pPr>
      <w:r w:rsidRPr="00CA10F5">
        <w:rPr>
          <w:rFonts w:ascii="Georgia" w:hAnsi="Georgia"/>
          <w:i/>
        </w:rPr>
        <w:t>Network-</w:t>
      </w:r>
      <w:proofErr w:type="spellStart"/>
      <w:r w:rsidRPr="00CA10F5">
        <w:rPr>
          <w:rFonts w:ascii="Georgia" w:hAnsi="Georgia"/>
          <w:i/>
        </w:rPr>
        <w:t>based</w:t>
      </w:r>
      <w:proofErr w:type="spellEnd"/>
    </w:p>
    <w:p w14:paraId="54E08B0F" w14:textId="77777777" w:rsidR="00CA10F5" w:rsidRDefault="00CA10F5" w:rsidP="00CA10F5">
      <w:pPr>
        <w:pStyle w:val="ListParagraph"/>
        <w:jc w:val="both"/>
        <w:rPr>
          <w:rFonts w:ascii="Georgia" w:hAnsi="Georgia"/>
        </w:rPr>
      </w:pPr>
    </w:p>
    <w:p w14:paraId="4543A8B3" w14:textId="77777777" w:rsidR="005F05FA" w:rsidRPr="005F05FA" w:rsidRDefault="00CA10F5" w:rsidP="005F05FA">
      <w:pPr>
        <w:pStyle w:val="ListParagraph"/>
        <w:jc w:val="both"/>
        <w:rPr>
          <w:rFonts w:ascii="Georgia" w:hAnsi="Georgia"/>
        </w:rPr>
      </w:pPr>
      <w:r>
        <w:rPr>
          <w:rFonts w:ascii="Georgia" w:hAnsi="Georgia"/>
        </w:rPr>
        <w:t>S</w:t>
      </w:r>
      <w:r w:rsidR="003F4C13">
        <w:rPr>
          <w:rFonts w:ascii="Georgia" w:hAnsi="Georgia"/>
        </w:rPr>
        <w:t>e realizan intrusiones a nivel de red.  Normalmente se contemplan en este grupo todo tipo de acciones llevadas a cabo por hackers, cuyo objetivo es entrar en una red de forma no autorizada para así, poder extraer información restringida.</w:t>
      </w:r>
    </w:p>
    <w:p w14:paraId="4FABA43B" w14:textId="77777777" w:rsidR="009223D7" w:rsidRDefault="009223D7" w:rsidP="003F4C13">
      <w:pPr>
        <w:spacing w:line="276" w:lineRule="auto"/>
        <w:jc w:val="left"/>
      </w:pPr>
    </w:p>
    <w:p w14:paraId="06C85709" w14:textId="77777777" w:rsidR="003F4C13" w:rsidRPr="00DE039B" w:rsidRDefault="00DE039B" w:rsidP="00DE039B">
      <w:pPr>
        <w:spacing w:after="0" w:line="240" w:lineRule="auto"/>
        <w:ind w:left="-284"/>
        <w:jc w:val="left"/>
        <w:rPr>
          <w:rFonts w:ascii="Georgia" w:hAnsi="Georgia"/>
          <w:sz w:val="20"/>
          <w:szCs w:val="20"/>
        </w:rPr>
      </w:pPr>
      <w:r w:rsidRPr="00DE039B">
        <w:rPr>
          <w:rFonts w:ascii="Georgia" w:hAnsi="Georgia"/>
          <w:sz w:val="20"/>
          <w:szCs w:val="20"/>
        </w:rPr>
        <w:t xml:space="preserve">4  </w:t>
      </w:r>
      <w:hyperlink r:id="rId16" w:history="1">
        <w:r w:rsidR="005F05FA" w:rsidRPr="00DE039B">
          <w:rPr>
            <w:rStyle w:val="Hyperlink"/>
            <w:rFonts w:ascii="Georgia" w:hAnsi="Georgia"/>
            <w:noProof w:val="0"/>
            <w:sz w:val="20"/>
            <w:szCs w:val="20"/>
            <w:lang w:val="es-ES"/>
          </w:rPr>
          <w:t>http://cucis.ece.northwestern.edu/projects/DMS/publications/AnomalyDetection.pdf</w:t>
        </w:r>
      </w:hyperlink>
      <w:r w:rsidR="005F05FA" w:rsidRPr="00DE039B">
        <w:rPr>
          <w:rFonts w:ascii="Georgia" w:hAnsi="Georgia"/>
          <w:sz w:val="20"/>
          <w:szCs w:val="20"/>
          <w:lang w:val="es-ES"/>
        </w:rPr>
        <w:t xml:space="preserve">  [</w:t>
      </w:r>
      <w:r w:rsidR="00E670BE" w:rsidRPr="00DE039B">
        <w:rPr>
          <w:rFonts w:ascii="Georgia" w:hAnsi="Georgia"/>
          <w:sz w:val="20"/>
          <w:szCs w:val="20"/>
          <w:lang w:val="es-ES"/>
        </w:rPr>
        <w:t>3</w:t>
      </w:r>
      <w:r w:rsidR="005F05FA" w:rsidRPr="00DE039B">
        <w:rPr>
          <w:rFonts w:ascii="Georgia" w:hAnsi="Georgia"/>
          <w:sz w:val="20"/>
          <w:szCs w:val="20"/>
          <w:lang w:val="es-ES"/>
        </w:rPr>
        <w:t>.</w:t>
      </w:r>
      <w:r w:rsidR="00E670BE" w:rsidRPr="00DE039B">
        <w:rPr>
          <w:rFonts w:ascii="Georgia" w:hAnsi="Georgia"/>
          <w:sz w:val="20"/>
          <w:szCs w:val="20"/>
          <w:lang w:val="es-ES"/>
        </w:rPr>
        <w:t>1</w:t>
      </w:r>
      <w:r w:rsidR="005F05FA" w:rsidRPr="00DE039B">
        <w:rPr>
          <w:rFonts w:ascii="Georgia" w:hAnsi="Georgia"/>
          <w:sz w:val="20"/>
          <w:szCs w:val="20"/>
          <w:lang w:val="es-ES"/>
        </w:rPr>
        <w:t xml:space="preserve">] </w:t>
      </w:r>
      <w:r w:rsidR="003F4C13" w:rsidRPr="00DE039B">
        <w:rPr>
          <w:rFonts w:ascii="Georgia" w:hAnsi="Georgia"/>
          <w:sz w:val="20"/>
          <w:szCs w:val="20"/>
        </w:rPr>
        <w:br w:type="page"/>
      </w:r>
    </w:p>
    <w:p w14:paraId="4EBFA173" w14:textId="77777777" w:rsidR="003F4C13" w:rsidRPr="00260098" w:rsidRDefault="003F4C13" w:rsidP="003F4C13">
      <w:pPr>
        <w:pStyle w:val="ListParagraph"/>
        <w:rPr>
          <w:rFonts w:ascii="Georgia" w:hAnsi="Georgia"/>
        </w:rPr>
      </w:pPr>
    </w:p>
    <w:p w14:paraId="28A1A6EC" w14:textId="77777777" w:rsidR="003F4C13" w:rsidRDefault="003F4C13" w:rsidP="003F4C13">
      <w:pPr>
        <w:pStyle w:val="Heading3"/>
      </w:pPr>
      <w:bookmarkStart w:id="72" w:name="_Toc486487587"/>
      <w:bookmarkStart w:id="73" w:name="_Toc488444243"/>
      <w:r>
        <w:t>Fraude</w:t>
      </w:r>
      <w:bookmarkEnd w:id="72"/>
      <w:bookmarkEnd w:id="73"/>
    </w:p>
    <w:p w14:paraId="5C8D8606" w14:textId="77777777" w:rsidR="003F4C13" w:rsidRDefault="003F4C13" w:rsidP="003F4C13"/>
    <w:p w14:paraId="3C5B694C" w14:textId="6A0292FD" w:rsidR="003F4C13" w:rsidRDefault="003F4C13" w:rsidP="003F4C13">
      <w:pPr>
        <w:rPr>
          <w:rFonts w:ascii="Georgia" w:hAnsi="Georgia"/>
        </w:rPr>
      </w:pPr>
      <w:r>
        <w:rPr>
          <w:rFonts w:ascii="Georgia" w:hAnsi="Georgia"/>
        </w:rPr>
        <w:t>Se entiende por detección de fraude a la detección de un comportamiento criminal por el que se ven afectadas entidades comerciales tales como bancos, agencias de seguros, operadoras telefónicas</w:t>
      </w:r>
      <w:r w:rsidR="00A20749">
        <w:rPr>
          <w:rFonts w:ascii="Georgia" w:hAnsi="Georgia"/>
        </w:rPr>
        <w:t>, etc</w:t>
      </w:r>
      <w:ins w:id="74" w:author="Daniel Alcaide" w:date="2017-07-23T10:32:00Z">
        <w:r w:rsidR="00F22F05">
          <w:rPr>
            <w:rFonts w:ascii="Georgia" w:hAnsi="Georgia"/>
          </w:rPr>
          <w:t>.</w:t>
        </w:r>
      </w:ins>
      <w:del w:id="75" w:author="Daniel Alcaide" w:date="2017-07-23T10:32:00Z">
        <w:r w:rsidDel="00F22F05">
          <w:rPr>
            <w:rFonts w:ascii="Georgia" w:hAnsi="Georgia"/>
          </w:rPr>
          <w:delText xml:space="preserve">… </w:delText>
        </w:r>
      </w:del>
    </w:p>
    <w:p w14:paraId="19E36FA3" w14:textId="77777777" w:rsidR="003F4C13" w:rsidRDefault="003F4C13" w:rsidP="003F4C13">
      <w:pPr>
        <w:rPr>
          <w:rFonts w:ascii="Georgia" w:hAnsi="Georgia" w:cs="Times New Roman"/>
          <w:szCs w:val="24"/>
        </w:rPr>
      </w:pPr>
      <w:r>
        <w:rPr>
          <w:rFonts w:ascii="Georgia" w:hAnsi="Georgia"/>
        </w:rPr>
        <w:t xml:space="preserve">En este caso, el usuario que realiza dicha acción puede ser un cliente real de la propia organización, o bien, no serlo, en cuyo caso se habla de suplantación de identidad.                   </w:t>
      </w:r>
      <w:r>
        <w:rPr>
          <w:rFonts w:ascii="Georgia" w:hAnsi="Georgia" w:cs="Times New Roman"/>
          <w:szCs w:val="24"/>
        </w:rPr>
        <w:t>El fraude ocurre cuando este tipo de usuario hace uso de los recursos de la organización de una manera que no ha sido nunca autorizada.</w:t>
      </w:r>
    </w:p>
    <w:p w14:paraId="453E90B0" w14:textId="77777777" w:rsidR="003F4C13" w:rsidRDefault="003F4C13" w:rsidP="003F4C13">
      <w:pPr>
        <w:rPr>
          <w:rFonts w:ascii="Georgia" w:hAnsi="Georgia" w:cs="Times New Roman"/>
          <w:szCs w:val="24"/>
        </w:rPr>
      </w:pPr>
      <w:r>
        <w:rPr>
          <w:rFonts w:ascii="Georgia" w:hAnsi="Georgia" w:cs="Times New Roman"/>
          <w:szCs w:val="24"/>
        </w:rPr>
        <w:t xml:space="preserve">La técnica de detección de este tipo de anomalía la plantearon en 1999 </w:t>
      </w:r>
      <w:proofErr w:type="spellStart"/>
      <w:r>
        <w:rPr>
          <w:rFonts w:ascii="Georgia" w:hAnsi="Georgia" w:cs="Times New Roman"/>
          <w:szCs w:val="24"/>
        </w:rPr>
        <w:t>Fawcett</w:t>
      </w:r>
      <w:proofErr w:type="spellEnd"/>
      <w:r>
        <w:rPr>
          <w:rFonts w:ascii="Georgia" w:hAnsi="Georgia" w:cs="Times New Roman"/>
          <w:szCs w:val="24"/>
        </w:rPr>
        <w:t xml:space="preserve"> y </w:t>
      </w:r>
      <w:proofErr w:type="spellStart"/>
      <w:r>
        <w:rPr>
          <w:rFonts w:ascii="Georgia" w:hAnsi="Georgia" w:cs="Times New Roman"/>
          <w:szCs w:val="24"/>
        </w:rPr>
        <w:t>Provost</w:t>
      </w:r>
      <w:proofErr w:type="spellEnd"/>
      <w:r>
        <w:rPr>
          <w:rFonts w:ascii="Georgia" w:hAnsi="Georgia" w:cs="Times New Roman"/>
          <w:szCs w:val="24"/>
        </w:rPr>
        <w:t xml:space="preserve">, definiendo lo que se conoce como </w:t>
      </w:r>
      <w:proofErr w:type="spellStart"/>
      <w:r>
        <w:rPr>
          <w:rFonts w:ascii="Georgia" w:hAnsi="Georgia" w:cs="Times New Roman"/>
          <w:szCs w:val="24"/>
        </w:rPr>
        <w:t>Activity</w:t>
      </w:r>
      <w:proofErr w:type="spellEnd"/>
      <w:r>
        <w:rPr>
          <w:rFonts w:ascii="Georgia" w:hAnsi="Georgia" w:cs="Times New Roman"/>
          <w:szCs w:val="24"/>
        </w:rPr>
        <w:t xml:space="preserve"> </w:t>
      </w:r>
      <w:proofErr w:type="spellStart"/>
      <w:r>
        <w:rPr>
          <w:rFonts w:ascii="Georgia" w:hAnsi="Georgia" w:cs="Times New Roman"/>
          <w:szCs w:val="24"/>
        </w:rPr>
        <w:t>Monito</w:t>
      </w:r>
      <w:r w:rsidR="00FF7F29">
        <w:rPr>
          <w:rFonts w:ascii="Georgia" w:hAnsi="Georgia" w:cs="Times New Roman"/>
          <w:szCs w:val="24"/>
        </w:rPr>
        <w:t>ring</w:t>
      </w:r>
      <w:proofErr w:type="spellEnd"/>
      <w:r w:rsidR="00FF7F29">
        <w:rPr>
          <w:rFonts w:ascii="Georgia" w:hAnsi="Georgia" w:cs="Times New Roman"/>
          <w:szCs w:val="24"/>
        </w:rPr>
        <w:t>, una metodología por la cua</w:t>
      </w:r>
      <w:r>
        <w:rPr>
          <w:rFonts w:ascii="Georgia" w:hAnsi="Georgia" w:cs="Times New Roman"/>
          <w:szCs w:val="24"/>
        </w:rPr>
        <w:t>l la mejor forma de abordar este problema es definir un perfil por usuario y monitorizar todos esos perfiles, de manera que todo lo que difiera de un patrón de comportamiento normal, pase a considerarse una anomalía.</w:t>
      </w:r>
    </w:p>
    <w:p w14:paraId="0C418CED" w14:textId="77777777" w:rsidR="003F4C13" w:rsidRDefault="003F4C13" w:rsidP="003F4C13">
      <w:pPr>
        <w:rPr>
          <w:rFonts w:ascii="Georgia" w:hAnsi="Georgia" w:cs="Times New Roman"/>
          <w:szCs w:val="24"/>
        </w:rPr>
      </w:pPr>
      <w:r>
        <w:rPr>
          <w:rFonts w:ascii="Georgia" w:hAnsi="Georgia" w:cs="Times New Roman"/>
          <w:szCs w:val="24"/>
        </w:rPr>
        <w:t>Dado el impacto económico que puede tener, con pérdidas muy sustanciales, el objetivo principal de las organizaciones es detectar de forma inmediata este tipo de anomalía (fraude).</w:t>
      </w:r>
    </w:p>
    <w:p w14:paraId="49C82388" w14:textId="77777777" w:rsidR="00E77EA1" w:rsidRDefault="00E77EA1" w:rsidP="003F4C13">
      <w:pPr>
        <w:rPr>
          <w:rFonts w:ascii="Georgia" w:hAnsi="Georgia" w:cs="Times New Roman"/>
          <w:szCs w:val="24"/>
        </w:rPr>
      </w:pPr>
    </w:p>
    <w:p w14:paraId="1E080488" w14:textId="77777777" w:rsidR="003F4C13" w:rsidRDefault="003F4C13" w:rsidP="003F4C13">
      <w:pPr>
        <w:rPr>
          <w:rFonts w:ascii="Georgia" w:hAnsi="Georgia" w:cs="Times New Roman"/>
          <w:szCs w:val="24"/>
        </w:rPr>
      </w:pPr>
      <w:r>
        <w:rPr>
          <w:rFonts w:ascii="Georgia" w:hAnsi="Georgia" w:cs="Times New Roman"/>
          <w:szCs w:val="24"/>
        </w:rPr>
        <w:t xml:space="preserve">Algunos ejemplos pertenecientes a esta categoría pueden ser fraudes de diferentes tipos: </w:t>
      </w:r>
    </w:p>
    <w:p w14:paraId="34A28D01" w14:textId="77777777" w:rsidR="003F4C13" w:rsidRDefault="003F4C13" w:rsidP="003F4C13">
      <w:pPr>
        <w:pStyle w:val="ListParagraph"/>
        <w:numPr>
          <w:ilvl w:val="0"/>
          <w:numId w:val="27"/>
        </w:numPr>
        <w:rPr>
          <w:rFonts w:ascii="Georgia" w:hAnsi="Georgia" w:cs="Times New Roman"/>
          <w:szCs w:val="24"/>
        </w:rPr>
      </w:pPr>
      <w:r>
        <w:rPr>
          <w:rFonts w:ascii="Georgia" w:hAnsi="Georgia" w:cs="Times New Roman"/>
          <w:szCs w:val="24"/>
        </w:rPr>
        <w:t>R</w:t>
      </w:r>
      <w:r w:rsidRPr="00D164D7">
        <w:rPr>
          <w:rFonts w:ascii="Georgia" w:hAnsi="Georgia" w:cs="Times New Roman"/>
          <w:szCs w:val="24"/>
        </w:rPr>
        <w:t xml:space="preserve">elacionado con el uso de tarjetas de crédito </w:t>
      </w:r>
      <w:commentRangeStart w:id="76"/>
      <w:r w:rsidRPr="00D164D7">
        <w:rPr>
          <w:rFonts w:ascii="Georgia" w:hAnsi="Georgia" w:cs="Times New Roman"/>
          <w:szCs w:val="24"/>
        </w:rPr>
        <w:t>(ver sección 2.6)</w:t>
      </w:r>
      <w:commentRangeEnd w:id="76"/>
      <w:r w:rsidR="00F22F05">
        <w:rPr>
          <w:rStyle w:val="CommentReference"/>
          <w:lang w:val="es-ES"/>
        </w:rPr>
        <w:commentReference w:id="76"/>
      </w:r>
    </w:p>
    <w:p w14:paraId="5B0830A9" w14:textId="77777777" w:rsidR="003F4C13" w:rsidRDefault="003F4C13" w:rsidP="003F4C13">
      <w:pPr>
        <w:pStyle w:val="ListParagraph"/>
        <w:rPr>
          <w:rFonts w:ascii="Georgia" w:hAnsi="Georgia" w:cs="Times New Roman"/>
          <w:szCs w:val="24"/>
        </w:rPr>
      </w:pPr>
    </w:p>
    <w:p w14:paraId="643FA04E" w14:textId="77777777" w:rsidR="003F4C13" w:rsidRDefault="003F4C13" w:rsidP="003F4C13">
      <w:pPr>
        <w:pStyle w:val="ListParagraph"/>
        <w:numPr>
          <w:ilvl w:val="0"/>
          <w:numId w:val="27"/>
        </w:numPr>
        <w:rPr>
          <w:rFonts w:ascii="Georgia" w:hAnsi="Georgia" w:cs="Times New Roman"/>
          <w:szCs w:val="24"/>
        </w:rPr>
      </w:pPr>
      <w:r>
        <w:rPr>
          <w:rFonts w:ascii="Georgia" w:hAnsi="Georgia" w:cs="Times New Roman"/>
          <w:szCs w:val="24"/>
        </w:rPr>
        <w:t>L</w:t>
      </w:r>
      <w:r w:rsidRPr="00D164D7">
        <w:rPr>
          <w:rFonts w:ascii="Georgia" w:hAnsi="Georgia" w:cs="Times New Roman"/>
          <w:szCs w:val="24"/>
        </w:rPr>
        <w:t>as aseguradoras</w:t>
      </w:r>
      <w:r>
        <w:rPr>
          <w:rFonts w:ascii="Georgia" w:hAnsi="Georgia" w:cs="Times New Roman"/>
          <w:szCs w:val="24"/>
        </w:rPr>
        <w:t xml:space="preserve">, donde </w:t>
      </w:r>
      <w:r w:rsidRPr="00D164D7">
        <w:rPr>
          <w:rFonts w:ascii="Georgia" w:hAnsi="Georgia" w:cs="Times New Roman"/>
          <w:szCs w:val="24"/>
        </w:rPr>
        <w:t>un</w:t>
      </w:r>
      <w:r>
        <w:rPr>
          <w:rFonts w:ascii="Georgia" w:hAnsi="Georgia" w:cs="Times New Roman"/>
          <w:szCs w:val="24"/>
        </w:rPr>
        <w:t>a de la</w:t>
      </w:r>
      <w:r w:rsidRPr="00D164D7">
        <w:rPr>
          <w:rFonts w:ascii="Georgia" w:hAnsi="Georgia" w:cs="Times New Roman"/>
          <w:szCs w:val="24"/>
        </w:rPr>
        <w:t>s que mayor impacto económico tiene es el sector automovilístico</w:t>
      </w:r>
    </w:p>
    <w:p w14:paraId="77F5B32A" w14:textId="77777777" w:rsidR="003F4C13" w:rsidRPr="00D164D7" w:rsidRDefault="003F4C13" w:rsidP="003F4C13">
      <w:pPr>
        <w:pStyle w:val="ListParagraph"/>
        <w:rPr>
          <w:rFonts w:ascii="Georgia" w:hAnsi="Georgia" w:cs="Times New Roman"/>
          <w:szCs w:val="24"/>
        </w:rPr>
      </w:pPr>
    </w:p>
    <w:p w14:paraId="27E74281" w14:textId="77777777" w:rsidR="003F4C13" w:rsidRPr="00D164D7" w:rsidRDefault="003F4C13" w:rsidP="003F4C13">
      <w:pPr>
        <w:pStyle w:val="ListParagraph"/>
        <w:numPr>
          <w:ilvl w:val="0"/>
          <w:numId w:val="27"/>
        </w:numPr>
        <w:rPr>
          <w:rFonts w:ascii="Georgia" w:hAnsi="Georgia" w:cs="Times New Roman"/>
          <w:szCs w:val="24"/>
        </w:rPr>
      </w:pPr>
      <w:r>
        <w:rPr>
          <w:rFonts w:ascii="Georgia" w:hAnsi="Georgia" w:cs="Times New Roman"/>
          <w:szCs w:val="24"/>
        </w:rPr>
        <w:t>E</w:t>
      </w:r>
      <w:r w:rsidRPr="00D164D7">
        <w:rPr>
          <w:rFonts w:ascii="Georgia" w:hAnsi="Georgia" w:cs="Times New Roman"/>
          <w:szCs w:val="24"/>
        </w:rPr>
        <w:t xml:space="preserve">n el </w:t>
      </w:r>
      <w:r>
        <w:rPr>
          <w:rFonts w:ascii="Georgia" w:hAnsi="Georgia" w:cs="Times New Roman"/>
          <w:szCs w:val="24"/>
        </w:rPr>
        <w:t xml:space="preserve">mercado de valores, el fenómeno que se conoce como  </w:t>
      </w:r>
      <w:proofErr w:type="spellStart"/>
      <w:r w:rsidRPr="001C232B">
        <w:rPr>
          <w:rFonts w:ascii="Georgia" w:hAnsi="Georgia" w:cs="Times New Roman"/>
          <w:i/>
          <w:szCs w:val="24"/>
        </w:rPr>
        <w:t>Insider</w:t>
      </w:r>
      <w:proofErr w:type="spellEnd"/>
      <w:r w:rsidRPr="001C232B">
        <w:rPr>
          <w:rFonts w:ascii="Georgia" w:hAnsi="Georgia" w:cs="Times New Roman"/>
          <w:i/>
          <w:szCs w:val="24"/>
        </w:rPr>
        <w:t xml:space="preserve">  Trading</w:t>
      </w:r>
      <w:r>
        <w:rPr>
          <w:rFonts w:ascii="Georgia" w:hAnsi="Georgia" w:cs="Times New Roman"/>
          <w:szCs w:val="24"/>
        </w:rPr>
        <w:t>, donde se realizan operaciones en base a informaciones confidenciales adquiridas de forma previa a hacerse públicas, con la ventaja obvia que conlleva.  Existen diferentes tipos de información.</w:t>
      </w:r>
      <w:r w:rsidRPr="00D164D7">
        <w:rPr>
          <w:rFonts w:ascii="Georgia" w:hAnsi="Georgia" w:cs="Times New Roman"/>
          <w:szCs w:val="24"/>
        </w:rPr>
        <w:t xml:space="preserve">   </w:t>
      </w:r>
    </w:p>
    <w:p w14:paraId="6DEF063C" w14:textId="77777777" w:rsidR="009041A6" w:rsidRDefault="009041A6">
      <w:pPr>
        <w:spacing w:line="276" w:lineRule="auto"/>
        <w:jc w:val="left"/>
        <w:rPr>
          <w:rFonts w:ascii="Georgia" w:hAnsi="Georgia" w:cs="Times New Roman"/>
          <w:szCs w:val="24"/>
        </w:rPr>
      </w:pPr>
      <w:r>
        <w:rPr>
          <w:rFonts w:ascii="Georgia" w:hAnsi="Georgia" w:cs="Times New Roman"/>
          <w:szCs w:val="24"/>
        </w:rPr>
        <w:br w:type="page"/>
      </w:r>
    </w:p>
    <w:p w14:paraId="05CF0E8E" w14:textId="77777777" w:rsidR="003F4C13" w:rsidRDefault="003F4C13" w:rsidP="003F4C13">
      <w:pPr>
        <w:rPr>
          <w:rFonts w:ascii="Georgia" w:hAnsi="Georgia" w:cs="Times New Roman"/>
          <w:szCs w:val="24"/>
        </w:rPr>
      </w:pPr>
    </w:p>
    <w:p w14:paraId="736E20A5" w14:textId="77777777" w:rsidR="003F4C13" w:rsidRDefault="003F4C13" w:rsidP="003F4C13">
      <w:pPr>
        <w:pStyle w:val="Heading3"/>
      </w:pPr>
      <w:bookmarkStart w:id="77" w:name="_Toc486487589"/>
      <w:bookmarkStart w:id="78" w:name="_Toc488444244"/>
      <w:r>
        <w:t>Sector Industrial</w:t>
      </w:r>
      <w:bookmarkEnd w:id="77"/>
      <w:bookmarkEnd w:id="78"/>
    </w:p>
    <w:p w14:paraId="62E74995" w14:textId="77777777" w:rsidR="003F4C13" w:rsidRPr="00CB5A7F" w:rsidRDefault="003F4C13" w:rsidP="003F4C13"/>
    <w:p w14:paraId="5DFECBD8" w14:textId="77777777" w:rsidR="003F4C13" w:rsidRPr="00CB5A7F" w:rsidRDefault="003F4C13" w:rsidP="003F4C13">
      <w:pPr>
        <w:rPr>
          <w:rFonts w:ascii="Georgia" w:hAnsi="Georgia"/>
        </w:rPr>
      </w:pPr>
      <w:r w:rsidRPr="00CB5A7F">
        <w:rPr>
          <w:rFonts w:ascii="Georgia" w:hAnsi="Georgia"/>
        </w:rPr>
        <w:t>El continuo uso de maquinaria en el sector industrial, hace que se pueda ver afectad</w:t>
      </w:r>
      <w:r w:rsidR="00D32E98">
        <w:rPr>
          <w:rFonts w:ascii="Georgia" w:hAnsi="Georgia"/>
        </w:rPr>
        <w:t>a o dañada</w:t>
      </w:r>
      <w:r w:rsidRPr="00CB5A7F">
        <w:rPr>
          <w:rFonts w:ascii="Georgia" w:hAnsi="Georgia"/>
        </w:rPr>
        <w:t xml:space="preserve"> cierta maquinaria e instrumentación. Se conoce como datos de sensores, ya que se lleva a cabo medidas continuas por parte de sensores que están monitorizados tipo 24x7. Dado su impacto económico, tiene que detectarse con suficiente antelación para no sufrir pérdidas en la medida de lo posible.  </w:t>
      </w:r>
    </w:p>
    <w:p w14:paraId="12DEFAD5" w14:textId="2A40970C" w:rsidR="003F4C13" w:rsidRPr="00CB5A7F" w:rsidRDefault="003F4C13" w:rsidP="003F4C13">
      <w:pPr>
        <w:rPr>
          <w:rFonts w:ascii="Georgia" w:hAnsi="Georgia"/>
        </w:rPr>
      </w:pPr>
      <w:r w:rsidRPr="00CB5A7F">
        <w:rPr>
          <w:rFonts w:ascii="Georgia" w:hAnsi="Georgia"/>
        </w:rPr>
        <w:t>Se detectan dos tipos de anomalías en esta categoría: Unidades mecánicas (motores, turbinas</w:t>
      </w:r>
      <w:r w:rsidR="00AD7BB1">
        <w:rPr>
          <w:rFonts w:ascii="Georgia" w:hAnsi="Georgia"/>
        </w:rPr>
        <w:t xml:space="preserve">, </w:t>
      </w:r>
      <w:commentRangeStart w:id="79"/>
      <w:r w:rsidR="00AD7BB1">
        <w:rPr>
          <w:rFonts w:ascii="Georgia" w:hAnsi="Georgia"/>
        </w:rPr>
        <w:t>etc</w:t>
      </w:r>
      <w:ins w:id="80" w:author="Daniel Alcaide" w:date="2017-07-23T10:34:00Z">
        <w:r w:rsidR="000D542F">
          <w:rPr>
            <w:rFonts w:ascii="Georgia" w:hAnsi="Georgia"/>
          </w:rPr>
          <w:t>.</w:t>
        </w:r>
      </w:ins>
      <w:del w:id="81" w:author="Daniel Alcaide" w:date="2017-07-23T10:34:00Z">
        <w:r w:rsidR="008E5244" w:rsidDel="000D542F">
          <w:rPr>
            <w:rFonts w:ascii="Georgia" w:hAnsi="Georgia"/>
          </w:rPr>
          <w:delText>…</w:delText>
        </w:r>
      </w:del>
      <w:r w:rsidR="008E5244">
        <w:rPr>
          <w:rFonts w:ascii="Georgia" w:hAnsi="Georgia"/>
        </w:rPr>
        <w:t>)</w:t>
      </w:r>
      <w:r w:rsidRPr="00CB5A7F">
        <w:rPr>
          <w:rFonts w:ascii="Georgia" w:hAnsi="Georgia"/>
        </w:rPr>
        <w:t xml:space="preserve">  </w:t>
      </w:r>
      <w:commentRangeEnd w:id="79"/>
      <w:r w:rsidR="000D542F">
        <w:rPr>
          <w:rStyle w:val="CommentReference"/>
          <w:rFonts w:asciiTheme="minorHAnsi" w:hAnsiTheme="minorHAnsi"/>
          <w:lang w:val="es-ES"/>
        </w:rPr>
        <w:commentReference w:id="79"/>
      </w:r>
      <w:r w:rsidRPr="00CB5A7F">
        <w:rPr>
          <w:rFonts w:ascii="Georgia" w:hAnsi="Georgia"/>
        </w:rPr>
        <w:t>y defectos estructurales (tensión en el fuselaje d</w:t>
      </w:r>
      <w:r w:rsidR="006D63CA">
        <w:rPr>
          <w:rFonts w:ascii="Georgia" w:hAnsi="Georgia"/>
        </w:rPr>
        <w:t>e un avión o grietas en una viga</w:t>
      </w:r>
      <w:r w:rsidRPr="00CB5A7F">
        <w:rPr>
          <w:rFonts w:ascii="Georgia" w:hAnsi="Georgia"/>
        </w:rPr>
        <w:t>).</w:t>
      </w:r>
    </w:p>
    <w:p w14:paraId="0F497D4C" w14:textId="77777777" w:rsidR="003F4C13" w:rsidRDefault="003F4C13" w:rsidP="003F4C13">
      <w:pPr>
        <w:pStyle w:val="Heading3"/>
        <w:numPr>
          <w:ilvl w:val="0"/>
          <w:numId w:val="0"/>
        </w:numPr>
        <w:rPr>
          <w:rFonts w:ascii="Georgia" w:hAnsi="Georgia"/>
          <w:b w:val="0"/>
        </w:rPr>
      </w:pPr>
      <w:r w:rsidRPr="00B1402D">
        <w:rPr>
          <w:rFonts w:ascii="Georgia" w:hAnsi="Georgia"/>
          <w:b w:val="0"/>
        </w:rPr>
        <w:t xml:space="preserve"> </w:t>
      </w:r>
    </w:p>
    <w:p w14:paraId="11587DC4" w14:textId="77777777" w:rsidR="00A2216B" w:rsidRPr="00A2216B" w:rsidRDefault="00A2216B" w:rsidP="00A2216B"/>
    <w:p w14:paraId="0ADD81AD" w14:textId="77777777" w:rsidR="003F4C13" w:rsidRDefault="003F4C13" w:rsidP="003F4C13">
      <w:pPr>
        <w:pStyle w:val="Heading3"/>
      </w:pPr>
      <w:bookmarkStart w:id="82" w:name="_Toc486487590"/>
      <w:bookmarkStart w:id="83" w:name="_Toc488444245"/>
      <w:r>
        <w:t>Otros ámbitos de aplicación</w:t>
      </w:r>
      <w:bookmarkEnd w:id="82"/>
      <w:bookmarkEnd w:id="83"/>
    </w:p>
    <w:p w14:paraId="6EC48989" w14:textId="77777777" w:rsidR="003F4C13" w:rsidRPr="00182DFE" w:rsidRDefault="003F4C13" w:rsidP="003F4C13"/>
    <w:p w14:paraId="04DD35BF" w14:textId="77777777" w:rsidR="0058598A" w:rsidRPr="00D91A45" w:rsidRDefault="003F4C13" w:rsidP="0058598A">
      <w:pPr>
        <w:rPr>
          <w:rFonts w:ascii="Georgia" w:hAnsi="Georgia"/>
        </w:rPr>
      </w:pPr>
      <w:r w:rsidRPr="00182DFE">
        <w:rPr>
          <w:rFonts w:ascii="Georgia" w:hAnsi="Georgia" w:cs="Times New Roman"/>
          <w:szCs w:val="24"/>
        </w:rPr>
        <w:t>Existen otros escenarios en los que se utiliza en la actualidad la técnica de detección de anomalías, entre los que, por citar sólo unos ejemplos, encontramos: en el ámbito económico, el fraude en subastas;  en ámbitos más tecnológicos, se emplea en la detección de intrusión en redes sociales, procesamiento de imágenes o de texto, o comportamientos programados  de robots; Por último, en un ámbito más científico, se aplica en la detección de células cancerígenas, anomalías cromosómicas o en la detección de enfermedades congénitas.</w:t>
      </w:r>
      <w:r w:rsidR="0058598A">
        <w:rPr>
          <w:rFonts w:ascii="Georgia" w:hAnsi="Georgia" w:cs="Times New Roman"/>
          <w:szCs w:val="24"/>
        </w:rPr>
        <w:t xml:space="preserve">                 Comentar al respecto, que el ámbito de la sanidad y salud pública e</w:t>
      </w:r>
      <w:r w:rsidR="0058598A" w:rsidRPr="00D91A45">
        <w:rPr>
          <w:rFonts w:ascii="Georgia" w:hAnsi="Georgia"/>
        </w:rPr>
        <w:t xml:space="preserve">s un área crítica, dado que normalmente, se ven involucrados ciertos datos de los pacientes, tratados como resultados definitivos. </w:t>
      </w:r>
    </w:p>
    <w:p w14:paraId="3563A64C" w14:textId="77777777" w:rsidR="003F4C13" w:rsidRPr="00182DFE" w:rsidRDefault="003F4C13" w:rsidP="003F4C13">
      <w:pPr>
        <w:autoSpaceDE w:val="0"/>
        <w:autoSpaceDN w:val="0"/>
        <w:adjustRightInd w:val="0"/>
        <w:spacing w:after="0"/>
        <w:rPr>
          <w:rFonts w:ascii="Georgia" w:hAnsi="Georgia" w:cs="Times New Roman"/>
          <w:szCs w:val="24"/>
        </w:rPr>
      </w:pPr>
    </w:p>
    <w:p w14:paraId="4AEF7724" w14:textId="77777777" w:rsidR="00982A1D" w:rsidRDefault="00982A1D">
      <w:pPr>
        <w:spacing w:line="276" w:lineRule="auto"/>
        <w:jc w:val="left"/>
        <w:rPr>
          <w:rFonts w:ascii="Georgia" w:hAnsi="Georgia" w:cs="Times New Roman"/>
          <w:szCs w:val="24"/>
        </w:rPr>
      </w:pPr>
    </w:p>
    <w:p w14:paraId="5FBA8F7F" w14:textId="77777777" w:rsidR="00982A1D" w:rsidRDefault="00982A1D">
      <w:pPr>
        <w:spacing w:line="276" w:lineRule="auto"/>
        <w:jc w:val="left"/>
        <w:rPr>
          <w:rFonts w:ascii="Georgia" w:hAnsi="Georgia" w:cs="Times New Roman"/>
          <w:szCs w:val="24"/>
        </w:rPr>
      </w:pPr>
    </w:p>
    <w:p w14:paraId="131FD8CD" w14:textId="77777777" w:rsidR="00982A1D" w:rsidRDefault="00982A1D">
      <w:pPr>
        <w:spacing w:line="276" w:lineRule="auto"/>
        <w:jc w:val="left"/>
        <w:rPr>
          <w:rFonts w:ascii="Georgia" w:hAnsi="Georgia" w:cs="Times New Roman"/>
          <w:szCs w:val="24"/>
        </w:rPr>
      </w:pPr>
    </w:p>
    <w:p w14:paraId="47CCE5E5" w14:textId="77777777" w:rsidR="0007460F" w:rsidRDefault="0007460F">
      <w:pPr>
        <w:spacing w:line="276" w:lineRule="auto"/>
        <w:jc w:val="left"/>
        <w:rPr>
          <w:rFonts w:ascii="Georgia" w:hAnsi="Georgia" w:cs="Times New Roman"/>
          <w:szCs w:val="24"/>
        </w:rPr>
      </w:pPr>
      <w:r>
        <w:rPr>
          <w:rFonts w:ascii="Georgia" w:hAnsi="Georgia" w:cs="Times New Roman"/>
          <w:szCs w:val="24"/>
        </w:rPr>
        <w:br w:type="page"/>
      </w:r>
    </w:p>
    <w:p w14:paraId="1A9C6F97" w14:textId="77777777" w:rsidR="00A73DB2" w:rsidRDefault="00A73DB2" w:rsidP="002A207E">
      <w:pPr>
        <w:pStyle w:val="Heading1"/>
      </w:pPr>
      <w:bookmarkStart w:id="84" w:name="_Toc488444246"/>
      <w:r>
        <w:lastRenderedPageBreak/>
        <w:t>Clustering</w:t>
      </w:r>
      <w:r w:rsidR="00BB2777">
        <w:t xml:space="preserve"> </w:t>
      </w:r>
      <w:proofErr w:type="spellStart"/>
      <w:r w:rsidR="00BB2777">
        <w:t>j</w:t>
      </w:r>
      <w:r w:rsidR="00CD7A4D">
        <w:t>erárquico</w:t>
      </w:r>
      <w:bookmarkEnd w:id="84"/>
      <w:proofErr w:type="spellEnd"/>
    </w:p>
    <w:p w14:paraId="7E71AED2" w14:textId="77777777" w:rsidR="00A73DB2" w:rsidRDefault="00A73DB2" w:rsidP="00151071">
      <w:pPr>
        <w:spacing w:after="0" w:line="240" w:lineRule="auto"/>
        <w:rPr>
          <w:rFonts w:ascii="Georgia" w:hAnsi="Georgia"/>
        </w:rPr>
      </w:pPr>
    </w:p>
    <w:p w14:paraId="6A4CAC9E" w14:textId="77777777" w:rsidR="00A73DB2" w:rsidRPr="00EF366C" w:rsidRDefault="0029361B" w:rsidP="002A207E">
      <w:pPr>
        <w:pStyle w:val="Heading2"/>
        <w:rPr>
          <w:sz w:val="24"/>
        </w:rPr>
      </w:pPr>
      <w:bookmarkStart w:id="85" w:name="_Toc488444247"/>
      <w:r>
        <w:rPr>
          <w:sz w:val="24"/>
        </w:rPr>
        <w:t>Introducción</w:t>
      </w:r>
      <w:bookmarkEnd w:id="85"/>
      <w:r w:rsidR="00A73DB2" w:rsidRPr="00EF366C">
        <w:rPr>
          <w:sz w:val="24"/>
        </w:rPr>
        <w:t xml:space="preserve">  </w:t>
      </w:r>
    </w:p>
    <w:p w14:paraId="1A870CD5" w14:textId="77777777" w:rsidR="00A73DB2" w:rsidRDefault="00A73DB2" w:rsidP="002A207E">
      <w:pPr>
        <w:spacing w:after="0"/>
        <w:rPr>
          <w:rFonts w:ascii="Georgia" w:hAnsi="Georgia"/>
        </w:rPr>
      </w:pPr>
    </w:p>
    <w:p w14:paraId="4A03FC47" w14:textId="77777777" w:rsidR="00A73DB2" w:rsidRPr="00EF366C" w:rsidRDefault="00A73DB2" w:rsidP="002A207E">
      <w:pPr>
        <w:spacing w:after="0"/>
        <w:rPr>
          <w:rFonts w:ascii="Georgia" w:hAnsi="Georgia"/>
        </w:rPr>
      </w:pPr>
      <w:r>
        <w:rPr>
          <w:rFonts w:ascii="Georgia" w:hAnsi="Georgia"/>
        </w:rPr>
        <w:t xml:space="preserve">La técnica de </w:t>
      </w:r>
      <w:proofErr w:type="spellStart"/>
      <w:r w:rsidRPr="00EF366C">
        <w:rPr>
          <w:rFonts w:ascii="Georgia" w:hAnsi="Georgia"/>
          <w:i/>
        </w:rPr>
        <w:t>Clustering</w:t>
      </w:r>
      <w:proofErr w:type="spellEnd"/>
      <w:r>
        <w:rPr>
          <w:rFonts w:ascii="Georgia" w:hAnsi="Georgia"/>
        </w:rPr>
        <w:t xml:space="preserve"> </w:t>
      </w:r>
      <w:r w:rsidRPr="00EF366C">
        <w:rPr>
          <w:rFonts w:ascii="Georgia" w:hAnsi="Georgia"/>
        </w:rPr>
        <w:t>es una técnica de análisis de datos que permite la agrupación de un conjunto de datos (</w:t>
      </w:r>
      <w:proofErr w:type="spellStart"/>
      <w:r w:rsidRPr="00EF366C">
        <w:rPr>
          <w:rFonts w:ascii="Georgia" w:hAnsi="Georgia"/>
        </w:rPr>
        <w:t>dataset</w:t>
      </w:r>
      <w:proofErr w:type="spellEnd"/>
      <w:r w:rsidRPr="00EF366C">
        <w:rPr>
          <w:rFonts w:ascii="Georgia" w:hAnsi="Georgia"/>
        </w:rPr>
        <w:t xml:space="preserve">) en diferentes subconjuntos, identificados como </w:t>
      </w:r>
      <w:r w:rsidRPr="007E17F6">
        <w:rPr>
          <w:rFonts w:ascii="Georgia" w:hAnsi="Georgia"/>
          <w:b/>
          <w:i/>
        </w:rPr>
        <w:t>Cl</w:t>
      </w:r>
      <w:r w:rsidR="007E17F6">
        <w:rPr>
          <w:rFonts w:ascii="Georgia" w:hAnsi="Georgia"/>
          <w:b/>
          <w:i/>
        </w:rPr>
        <w:t>ú</w:t>
      </w:r>
      <w:r w:rsidRPr="007E17F6">
        <w:rPr>
          <w:rFonts w:ascii="Georgia" w:hAnsi="Georgia"/>
          <w:b/>
          <w:i/>
        </w:rPr>
        <w:t>ster</w:t>
      </w:r>
      <w:r w:rsidR="007E17F6">
        <w:rPr>
          <w:rFonts w:ascii="Georgia" w:hAnsi="Georgia"/>
          <w:b/>
          <w:i/>
        </w:rPr>
        <w:t>e</w:t>
      </w:r>
      <w:r w:rsidRPr="007E17F6">
        <w:rPr>
          <w:rFonts w:ascii="Georgia" w:hAnsi="Georgia"/>
          <w:b/>
          <w:i/>
        </w:rPr>
        <w:t>s</w:t>
      </w:r>
      <w:r w:rsidRPr="00EF366C">
        <w:rPr>
          <w:rFonts w:ascii="Georgia" w:hAnsi="Georgia"/>
        </w:rPr>
        <w:t>.</w:t>
      </w:r>
    </w:p>
    <w:p w14:paraId="15F212C7" w14:textId="77777777" w:rsidR="00A73DB2" w:rsidRPr="00EF366C" w:rsidRDefault="00A73DB2" w:rsidP="002A207E">
      <w:pPr>
        <w:spacing w:after="0"/>
        <w:rPr>
          <w:rFonts w:ascii="Georgia" w:hAnsi="Georgia"/>
        </w:rPr>
      </w:pPr>
    </w:p>
    <w:p w14:paraId="02C70DC0" w14:textId="12F59017" w:rsidR="00A73DB2" w:rsidRDefault="00A73DB2" w:rsidP="002A207E">
      <w:pPr>
        <w:spacing w:after="0"/>
        <w:rPr>
          <w:rFonts w:ascii="Georgia" w:hAnsi="Georgia"/>
        </w:rPr>
      </w:pPr>
      <w:r>
        <w:rPr>
          <w:rFonts w:ascii="Georgia" w:hAnsi="Georgia"/>
        </w:rPr>
        <w:t>La característica principal de esta técnica reside en que l</w:t>
      </w:r>
      <w:r w:rsidRPr="00C96189">
        <w:rPr>
          <w:rFonts w:ascii="Georgia" w:hAnsi="Georgia"/>
        </w:rPr>
        <w:t xml:space="preserve">os </w:t>
      </w:r>
      <w:r>
        <w:rPr>
          <w:rFonts w:ascii="Georgia" w:hAnsi="Georgia"/>
        </w:rPr>
        <w:t xml:space="preserve">elementos que forman parte de un mismo clúster son similares entre sí, pero diferentes </w:t>
      </w:r>
      <w:r w:rsidRPr="00C96189">
        <w:rPr>
          <w:rFonts w:ascii="Georgia" w:hAnsi="Georgia"/>
        </w:rPr>
        <w:t xml:space="preserve">a </w:t>
      </w:r>
      <w:r>
        <w:rPr>
          <w:rFonts w:ascii="Georgia" w:hAnsi="Georgia"/>
        </w:rPr>
        <w:t xml:space="preserve">aquellos elementos que forman parte de otro clúster. </w:t>
      </w:r>
      <w:r w:rsidRPr="00C96189">
        <w:rPr>
          <w:rFonts w:ascii="Georgia" w:hAnsi="Georgia"/>
        </w:rPr>
        <w:t xml:space="preserve">El conjunto </w:t>
      </w:r>
      <w:r>
        <w:rPr>
          <w:rFonts w:ascii="Georgia" w:hAnsi="Georgia"/>
        </w:rPr>
        <w:t xml:space="preserve">de los diferentes </w:t>
      </w:r>
      <w:del w:id="86" w:author="Daniel Alcaide" w:date="2017-07-23T10:37:00Z">
        <w:r w:rsidRPr="00C96189" w:rsidDel="00BB6A03">
          <w:rPr>
            <w:rFonts w:ascii="Georgia" w:hAnsi="Georgia"/>
          </w:rPr>
          <w:delText>clusters</w:delText>
        </w:r>
      </w:del>
      <w:ins w:id="87" w:author="Daniel Alcaide" w:date="2017-07-23T10:37:00Z">
        <w:r w:rsidR="00BB6A03" w:rsidRPr="00C96189">
          <w:rPr>
            <w:rFonts w:ascii="Georgia" w:hAnsi="Georgia"/>
          </w:rPr>
          <w:t>clústeres</w:t>
        </w:r>
      </w:ins>
      <w:r>
        <w:rPr>
          <w:rFonts w:ascii="Georgia" w:hAnsi="Georgia"/>
        </w:rPr>
        <w:t xml:space="preserve"> que surgen como resultado de dicho análisis, es lo que se conoce como </w:t>
      </w:r>
      <w:r w:rsidR="002C6057">
        <w:rPr>
          <w:rFonts w:ascii="Georgia" w:hAnsi="Georgia"/>
        </w:rPr>
        <w:t xml:space="preserve"> </w:t>
      </w:r>
      <w:proofErr w:type="spellStart"/>
      <w:r w:rsidRPr="0069677D">
        <w:rPr>
          <w:rFonts w:ascii="Georgia" w:hAnsi="Georgia"/>
          <w:b/>
          <w:i/>
        </w:rPr>
        <w:t>Clustering</w:t>
      </w:r>
      <w:proofErr w:type="spellEnd"/>
      <w:r>
        <w:rPr>
          <w:rFonts w:ascii="Georgia" w:hAnsi="Georgia"/>
        </w:rPr>
        <w:t xml:space="preserve">. </w:t>
      </w:r>
    </w:p>
    <w:p w14:paraId="29672DBB" w14:textId="77777777" w:rsidR="00A73DB2" w:rsidRDefault="00A73DB2" w:rsidP="002A207E">
      <w:pPr>
        <w:spacing w:after="0"/>
        <w:rPr>
          <w:rFonts w:ascii="Georgia" w:hAnsi="Georgia"/>
        </w:rPr>
      </w:pPr>
    </w:p>
    <w:p w14:paraId="76523480" w14:textId="77777777" w:rsidR="00A73DB2" w:rsidRDefault="00A73DB2" w:rsidP="002A207E">
      <w:pPr>
        <w:spacing w:after="0"/>
        <w:rPr>
          <w:rFonts w:ascii="Georgia" w:hAnsi="Georgia"/>
        </w:rPr>
      </w:pPr>
      <w:r>
        <w:rPr>
          <w:rFonts w:ascii="Georgia" w:hAnsi="Georgia"/>
        </w:rPr>
        <w:t xml:space="preserve">La técnica de </w:t>
      </w:r>
      <w:proofErr w:type="spellStart"/>
      <w:r>
        <w:rPr>
          <w:rFonts w:ascii="Georgia" w:hAnsi="Georgia"/>
        </w:rPr>
        <w:t>Clustering</w:t>
      </w:r>
      <w:proofErr w:type="spellEnd"/>
      <w:r>
        <w:rPr>
          <w:rFonts w:ascii="Georgia" w:hAnsi="Georgia"/>
        </w:rPr>
        <w:t xml:space="preserve"> ha encontrado su uso en numerosas aplicaciones prácticas, entre las que </w:t>
      </w:r>
      <w:r w:rsidR="002A3839">
        <w:rPr>
          <w:rFonts w:ascii="Georgia" w:hAnsi="Georgia"/>
        </w:rPr>
        <w:t xml:space="preserve">se encuentran </w:t>
      </w:r>
      <w:r>
        <w:rPr>
          <w:rFonts w:ascii="Georgia" w:hAnsi="Georgia"/>
        </w:rPr>
        <w:t xml:space="preserve">disciplinas relacionadas con el </w:t>
      </w:r>
      <w:r w:rsidRPr="000D0922">
        <w:rPr>
          <w:rFonts w:ascii="Georgia" w:hAnsi="Georgia"/>
          <w:i/>
        </w:rPr>
        <w:t>Marketing</w:t>
      </w:r>
      <w:r>
        <w:rPr>
          <w:rFonts w:ascii="Georgia" w:hAnsi="Georgia"/>
        </w:rPr>
        <w:t xml:space="preserve"> o el</w:t>
      </w:r>
      <w:r w:rsidRPr="00C96189">
        <w:rPr>
          <w:rFonts w:ascii="Georgia" w:hAnsi="Georgia"/>
        </w:rPr>
        <w:t xml:space="preserve"> </w:t>
      </w:r>
      <w:r w:rsidRPr="00B34FBF">
        <w:rPr>
          <w:rFonts w:ascii="Georgia" w:hAnsi="Georgia"/>
          <w:i/>
        </w:rPr>
        <w:t xml:space="preserve">Business </w:t>
      </w:r>
      <w:proofErr w:type="spellStart"/>
      <w:r w:rsidRPr="00B34FBF">
        <w:rPr>
          <w:rFonts w:ascii="Georgia" w:hAnsi="Georgia"/>
          <w:i/>
        </w:rPr>
        <w:t>Intelligence</w:t>
      </w:r>
      <w:proofErr w:type="spellEnd"/>
      <w:r>
        <w:rPr>
          <w:rFonts w:ascii="Georgia" w:hAnsi="Georgia"/>
        </w:rPr>
        <w:t xml:space="preserve"> </w:t>
      </w:r>
      <w:r w:rsidRPr="000D0922">
        <w:rPr>
          <w:rFonts w:ascii="Georgia" w:hAnsi="Georgia"/>
          <w:i/>
        </w:rPr>
        <w:t>(BI)</w:t>
      </w:r>
      <w:r>
        <w:rPr>
          <w:rFonts w:ascii="Georgia" w:hAnsi="Georgia"/>
        </w:rPr>
        <w:t xml:space="preserve">; dentro del campo científico, se aplica de forma frecuente en </w:t>
      </w:r>
      <w:r w:rsidRPr="000D0922">
        <w:rPr>
          <w:rFonts w:ascii="Georgia" w:hAnsi="Georgia"/>
          <w:i/>
        </w:rPr>
        <w:t>medicina</w:t>
      </w:r>
      <w:r>
        <w:rPr>
          <w:rFonts w:ascii="Georgia" w:hAnsi="Georgia"/>
        </w:rPr>
        <w:t xml:space="preserve"> y </w:t>
      </w:r>
      <w:r w:rsidRPr="000D0922">
        <w:rPr>
          <w:rFonts w:ascii="Georgia" w:hAnsi="Georgia"/>
          <w:i/>
        </w:rPr>
        <w:t>biología</w:t>
      </w:r>
      <w:r w:rsidR="00C4011A">
        <w:rPr>
          <w:rFonts w:ascii="Georgia" w:hAnsi="Georgia"/>
        </w:rPr>
        <w:t>.  I</w:t>
      </w:r>
      <w:r>
        <w:rPr>
          <w:rFonts w:ascii="Georgia" w:hAnsi="Georgia"/>
        </w:rPr>
        <w:t xml:space="preserve">gualmente, tiene un uso muy extendido en </w:t>
      </w:r>
      <w:r w:rsidRPr="000D0922">
        <w:rPr>
          <w:rFonts w:ascii="Georgia" w:hAnsi="Georgia"/>
          <w:i/>
        </w:rPr>
        <w:t>patrones de búsqueda en la Web</w:t>
      </w:r>
      <w:r>
        <w:rPr>
          <w:rFonts w:ascii="Georgia" w:hAnsi="Georgia"/>
        </w:rPr>
        <w:t xml:space="preserve"> o en </w:t>
      </w:r>
      <w:r w:rsidRPr="000D0922">
        <w:rPr>
          <w:rFonts w:ascii="Georgia" w:hAnsi="Georgia"/>
          <w:i/>
        </w:rPr>
        <w:t>técnicas de reconocimiento</w:t>
      </w:r>
      <w:r>
        <w:rPr>
          <w:rFonts w:ascii="Georgia" w:hAnsi="Georgia"/>
        </w:rPr>
        <w:t xml:space="preserve">, ya sea </w:t>
      </w:r>
      <w:r w:rsidRPr="00C96189">
        <w:rPr>
          <w:rFonts w:ascii="Georgia" w:hAnsi="Georgia"/>
        </w:rPr>
        <w:t xml:space="preserve">de patrones de </w:t>
      </w:r>
      <w:r w:rsidRPr="000D0922">
        <w:rPr>
          <w:rFonts w:ascii="Georgia" w:hAnsi="Georgia"/>
          <w:i/>
        </w:rPr>
        <w:t xml:space="preserve">imagen </w:t>
      </w:r>
      <w:r w:rsidRPr="000D0922">
        <w:rPr>
          <w:rFonts w:ascii="Georgia" w:hAnsi="Georgia"/>
        </w:rPr>
        <w:t>o de</w:t>
      </w:r>
      <w:r w:rsidRPr="000D0922">
        <w:rPr>
          <w:rFonts w:ascii="Georgia" w:hAnsi="Georgia"/>
          <w:i/>
        </w:rPr>
        <w:t xml:space="preserve"> voz</w:t>
      </w:r>
      <w:r w:rsidRPr="00C96189">
        <w:rPr>
          <w:rFonts w:ascii="Georgia" w:hAnsi="Georgia"/>
        </w:rPr>
        <w:t>.</w:t>
      </w:r>
    </w:p>
    <w:p w14:paraId="4AB513FA" w14:textId="77777777" w:rsidR="00A73DB2" w:rsidRDefault="00A73DB2" w:rsidP="006E7158">
      <w:pPr>
        <w:spacing w:after="0" w:line="240" w:lineRule="auto"/>
        <w:rPr>
          <w:rFonts w:ascii="Georgia" w:hAnsi="Georgia"/>
        </w:rPr>
      </w:pPr>
    </w:p>
    <w:p w14:paraId="1FCC32DE" w14:textId="77777777" w:rsidR="00667794" w:rsidRDefault="00667794" w:rsidP="00667794">
      <w:pPr>
        <w:spacing w:after="0"/>
        <w:rPr>
          <w:rFonts w:ascii="Georgia" w:hAnsi="Georgia"/>
        </w:rPr>
      </w:pPr>
      <w:r>
        <w:rPr>
          <w:rFonts w:ascii="Georgia" w:hAnsi="Georgia"/>
        </w:rPr>
        <w:t>Dado que el agrupamiento en realidad lo lleva a cabo el algoritmo que se esté utilizando, nada impide que se puedan generar diferentes agrupaciones a partir de un mismo conjunto de datos de</w:t>
      </w:r>
      <w:r w:rsidR="00134CAE">
        <w:rPr>
          <w:rFonts w:ascii="Georgia" w:hAnsi="Georgia"/>
        </w:rPr>
        <w:t xml:space="preserve"> entrada; e</w:t>
      </w:r>
      <w:r>
        <w:rPr>
          <w:rFonts w:ascii="Georgia" w:hAnsi="Georgia"/>
        </w:rPr>
        <w:t xml:space="preserve">ste tipo de técnicas entran en la categoría de </w:t>
      </w:r>
      <w:r>
        <w:rPr>
          <w:rFonts w:ascii="Georgia" w:hAnsi="Georgia"/>
          <w:b/>
          <w:i/>
        </w:rPr>
        <w:t>aprendizaje no</w:t>
      </w:r>
      <w:r w:rsidRPr="00720229">
        <w:rPr>
          <w:rFonts w:ascii="Georgia" w:hAnsi="Georgia"/>
          <w:b/>
          <w:i/>
        </w:rPr>
        <w:t xml:space="preserve"> supervisado</w:t>
      </w:r>
      <w:r w:rsidR="001C3A24">
        <w:rPr>
          <w:rFonts w:ascii="Georgia" w:hAnsi="Georgia"/>
          <w:b/>
          <w:i/>
        </w:rPr>
        <w:t xml:space="preserve"> </w:t>
      </w:r>
      <w:r w:rsidR="001C3A24">
        <w:rPr>
          <w:rFonts w:ascii="Georgia" w:hAnsi="Georgia"/>
          <w:b/>
          <w:i/>
          <w:vertAlign w:val="superscript"/>
        </w:rPr>
        <w:t>5</w:t>
      </w:r>
      <w:r>
        <w:rPr>
          <w:rFonts w:ascii="Georgia" w:hAnsi="Georgia"/>
        </w:rPr>
        <w:t>, si nos basamos en el hecho de que permite descubrir</w:t>
      </w:r>
      <w:r w:rsidRPr="00C96189">
        <w:rPr>
          <w:rFonts w:ascii="Georgia" w:hAnsi="Georgia"/>
        </w:rPr>
        <w:t xml:space="preserve"> grupos </w:t>
      </w:r>
      <w:r>
        <w:rPr>
          <w:rFonts w:ascii="Georgia" w:hAnsi="Georgia"/>
        </w:rPr>
        <w:t>o asociaciones totalmente desconocidas en fases previas al análisis.</w:t>
      </w:r>
    </w:p>
    <w:p w14:paraId="77C82857" w14:textId="77777777" w:rsidR="00151071" w:rsidRDefault="00151071" w:rsidP="00151071">
      <w:pPr>
        <w:spacing w:after="0"/>
        <w:rPr>
          <w:rFonts w:ascii="Georgia" w:hAnsi="Georgia"/>
        </w:rPr>
      </w:pPr>
    </w:p>
    <w:p w14:paraId="54C08C90" w14:textId="77777777" w:rsidR="00151071" w:rsidRDefault="00151071" w:rsidP="00151071">
      <w:pPr>
        <w:pBdr>
          <w:bottom w:val="double" w:sz="6" w:space="1" w:color="auto"/>
        </w:pBdr>
        <w:spacing w:after="0"/>
        <w:rPr>
          <w:rFonts w:ascii="Georgia" w:hAnsi="Georgia"/>
        </w:rPr>
      </w:pPr>
      <w:r>
        <w:rPr>
          <w:rFonts w:ascii="Georgia" w:hAnsi="Georgia"/>
        </w:rPr>
        <w:t xml:space="preserve">La metodología desarrollada en el presente documento, creada con la finalidad de permitir                la detección de anomalías, se basa en el uso de la técnica de </w:t>
      </w:r>
      <w:proofErr w:type="spellStart"/>
      <w:r w:rsidRPr="00F95FBC">
        <w:rPr>
          <w:rFonts w:ascii="Georgia" w:hAnsi="Georgia"/>
          <w:b/>
          <w:i/>
        </w:rPr>
        <w:t>clustering</w:t>
      </w:r>
      <w:proofErr w:type="spellEnd"/>
      <w:r w:rsidRPr="00F95FBC">
        <w:rPr>
          <w:rFonts w:ascii="Georgia" w:hAnsi="Georgia"/>
          <w:b/>
          <w:i/>
        </w:rPr>
        <w:t xml:space="preserve"> jerárquico</w:t>
      </w:r>
      <w:r>
        <w:rPr>
          <w:rFonts w:ascii="Georgia" w:hAnsi="Georgia"/>
        </w:rPr>
        <w:t xml:space="preserve">                             (aprendizaje no supervisado),  por lo que será la técnica que se explique más detalladamente a lo largo de nuestro análisis en </w:t>
      </w:r>
      <w:r w:rsidR="007B30D6">
        <w:rPr>
          <w:rFonts w:ascii="Georgia" w:hAnsi="Georgia"/>
        </w:rPr>
        <w:t xml:space="preserve">las correspondientes </w:t>
      </w:r>
      <w:r>
        <w:rPr>
          <w:rFonts w:ascii="Georgia" w:hAnsi="Georgia"/>
        </w:rPr>
        <w:t xml:space="preserve">secciones. </w:t>
      </w:r>
    </w:p>
    <w:p w14:paraId="79DD4CFF" w14:textId="77777777" w:rsidR="00151071" w:rsidRDefault="00151071" w:rsidP="00497831">
      <w:pPr>
        <w:spacing w:after="0" w:line="240" w:lineRule="auto"/>
        <w:rPr>
          <w:rFonts w:ascii="Georgia" w:hAnsi="Georgia"/>
          <w:color w:val="FF0000"/>
        </w:rPr>
      </w:pPr>
    </w:p>
    <w:p w14:paraId="39DFC6ED" w14:textId="77777777" w:rsidR="00667794" w:rsidRPr="001C3A24" w:rsidRDefault="001C3A24" w:rsidP="00497831">
      <w:pPr>
        <w:spacing w:after="0" w:line="240" w:lineRule="auto"/>
        <w:rPr>
          <w:rFonts w:ascii="Georgia" w:hAnsi="Georgia"/>
          <w:color w:val="FF0000"/>
          <w:sz w:val="20"/>
        </w:rPr>
      </w:pPr>
      <w:r w:rsidRPr="001C3A24">
        <w:rPr>
          <w:rFonts w:ascii="Georgia" w:hAnsi="Georgia" w:cs="Arial"/>
          <w:bCs/>
          <w:color w:val="222222"/>
          <w:sz w:val="20"/>
          <w:shd w:val="clear" w:color="auto" w:fill="FFFFFF"/>
        </w:rPr>
        <w:t>5</w:t>
      </w:r>
      <w:r w:rsidR="00DE2FE2" w:rsidRPr="001C3A24">
        <w:rPr>
          <w:rFonts w:ascii="Georgia" w:hAnsi="Georgia" w:cs="Arial"/>
          <w:b/>
          <w:bCs/>
          <w:color w:val="222222"/>
          <w:sz w:val="20"/>
          <w:shd w:val="clear" w:color="auto" w:fill="FFFFFF"/>
        </w:rPr>
        <w:t xml:space="preserve">  </w:t>
      </w:r>
      <w:r w:rsidR="00AB24F1" w:rsidRPr="001C3A24">
        <w:rPr>
          <w:rFonts w:ascii="Georgia" w:hAnsi="Georgia" w:cs="Arial"/>
          <w:b/>
          <w:bCs/>
          <w:color w:val="222222"/>
          <w:sz w:val="20"/>
          <w:shd w:val="clear" w:color="auto" w:fill="FFFFFF"/>
        </w:rPr>
        <w:t>Aprendizaje no supervisado</w:t>
      </w:r>
      <w:r w:rsidR="00AB24F1" w:rsidRPr="001C3A24">
        <w:rPr>
          <w:rStyle w:val="apple-converted-space"/>
          <w:rFonts w:ascii="Georgia" w:hAnsi="Georgia" w:cs="Arial"/>
          <w:color w:val="222222"/>
          <w:sz w:val="20"/>
          <w:shd w:val="clear" w:color="auto" w:fill="FFFFFF"/>
        </w:rPr>
        <w:t> </w:t>
      </w:r>
      <w:r w:rsidR="00DE2FE2" w:rsidRPr="001C3A24">
        <w:rPr>
          <w:rStyle w:val="apple-converted-space"/>
          <w:rFonts w:ascii="Georgia" w:hAnsi="Georgia" w:cs="Arial"/>
          <w:color w:val="222222"/>
          <w:sz w:val="20"/>
          <w:shd w:val="clear" w:color="auto" w:fill="FFFFFF"/>
        </w:rPr>
        <w:t xml:space="preserve"> </w:t>
      </w:r>
      <w:r w:rsidR="00AB24F1" w:rsidRPr="001C3A24">
        <w:rPr>
          <w:rFonts w:ascii="Georgia" w:hAnsi="Georgia" w:cs="Arial"/>
          <w:color w:val="222222"/>
          <w:sz w:val="20"/>
          <w:shd w:val="clear" w:color="auto" w:fill="FFFFFF"/>
        </w:rPr>
        <w:t>es un método de</w:t>
      </w:r>
      <w:r w:rsidR="00AB24F1" w:rsidRPr="001C3A24">
        <w:rPr>
          <w:rStyle w:val="apple-converted-space"/>
          <w:rFonts w:ascii="Georgia" w:hAnsi="Georgia" w:cs="Arial"/>
          <w:color w:val="222222"/>
          <w:sz w:val="20"/>
          <w:shd w:val="clear" w:color="auto" w:fill="FFFFFF"/>
        </w:rPr>
        <w:t> a</w:t>
      </w:r>
      <w:r w:rsidR="00AB24F1" w:rsidRPr="001C3A24">
        <w:rPr>
          <w:rFonts w:ascii="Georgia" w:hAnsi="Georgia" w:cs="Arial"/>
          <w:noProof/>
          <w:sz w:val="20"/>
          <w:shd w:val="clear" w:color="auto" w:fill="FFFFFF"/>
        </w:rPr>
        <w:t>prendizaje automático</w:t>
      </w:r>
      <w:r w:rsidR="00AB24F1" w:rsidRPr="001C3A24">
        <w:rPr>
          <w:rStyle w:val="apple-converted-space"/>
          <w:rFonts w:ascii="Georgia" w:hAnsi="Georgia" w:cs="Arial"/>
          <w:color w:val="222222"/>
          <w:sz w:val="20"/>
          <w:shd w:val="clear" w:color="auto" w:fill="FFFFFF"/>
        </w:rPr>
        <w:t> </w:t>
      </w:r>
      <w:r w:rsidR="00AB24F1" w:rsidRPr="001C3A24">
        <w:rPr>
          <w:rFonts w:ascii="Georgia" w:hAnsi="Georgia" w:cs="Arial"/>
          <w:color w:val="222222"/>
          <w:sz w:val="20"/>
          <w:shd w:val="clear" w:color="auto" w:fill="FFFFFF"/>
        </w:rPr>
        <w:t>donde un modelo es ajustado a las observaciones.  Se distingue del</w:t>
      </w:r>
      <w:r w:rsidR="00AB24F1" w:rsidRPr="001C3A24">
        <w:rPr>
          <w:rStyle w:val="apple-converted-space"/>
          <w:rFonts w:ascii="Georgia" w:hAnsi="Georgia" w:cs="Arial"/>
          <w:color w:val="222222"/>
          <w:sz w:val="20"/>
          <w:shd w:val="clear" w:color="auto" w:fill="FFFFFF"/>
        </w:rPr>
        <w:t> </w:t>
      </w:r>
      <w:r w:rsidR="00AB24F1" w:rsidRPr="001C3A24">
        <w:rPr>
          <w:rFonts w:ascii="Georgia" w:hAnsi="Georgia" w:cs="Arial"/>
          <w:noProof/>
          <w:sz w:val="20"/>
          <w:shd w:val="clear" w:color="auto" w:fill="FFFFFF"/>
        </w:rPr>
        <w:t>aprendizaje supervisado</w:t>
      </w:r>
      <w:r w:rsidR="00AB24F1" w:rsidRPr="001C3A24">
        <w:rPr>
          <w:rStyle w:val="apple-converted-space"/>
          <w:rFonts w:ascii="Georgia" w:hAnsi="Georgia" w:cs="Arial"/>
          <w:color w:val="222222"/>
          <w:sz w:val="20"/>
          <w:shd w:val="clear" w:color="auto" w:fill="FFFFFF"/>
        </w:rPr>
        <w:t> </w:t>
      </w:r>
      <w:r w:rsidR="00AB24F1" w:rsidRPr="001C3A24">
        <w:rPr>
          <w:rFonts w:ascii="Georgia" w:hAnsi="Georgia" w:cs="Arial"/>
          <w:color w:val="222222"/>
          <w:sz w:val="20"/>
          <w:shd w:val="clear" w:color="auto" w:fill="FFFFFF"/>
        </w:rPr>
        <w:t>por el hecho de que no hay un conocimiento</w:t>
      </w:r>
      <w:r w:rsidR="00AB24F1" w:rsidRPr="001C3A24">
        <w:rPr>
          <w:rStyle w:val="apple-converted-space"/>
          <w:rFonts w:ascii="Georgia" w:hAnsi="Georgia" w:cs="Arial"/>
          <w:color w:val="222222"/>
          <w:sz w:val="20"/>
          <w:shd w:val="clear" w:color="auto" w:fill="FFFFFF"/>
        </w:rPr>
        <w:t> </w:t>
      </w:r>
      <w:r w:rsidR="00AB24F1" w:rsidRPr="001C3A24">
        <w:rPr>
          <w:rFonts w:ascii="Georgia" w:hAnsi="Georgia" w:cs="Arial"/>
          <w:noProof/>
          <w:sz w:val="20"/>
          <w:shd w:val="clear" w:color="auto" w:fill="FFFFFF"/>
        </w:rPr>
        <w:t>a priori</w:t>
      </w:r>
      <w:r w:rsidR="00AB24F1" w:rsidRPr="001C3A24">
        <w:rPr>
          <w:rFonts w:ascii="Georgia" w:hAnsi="Georgia" w:cs="Arial"/>
          <w:color w:val="222222"/>
          <w:sz w:val="20"/>
          <w:shd w:val="clear" w:color="auto" w:fill="FFFFFF"/>
        </w:rPr>
        <w:t>. En el aprendizaje no supervisado, un conjunto de datos de objetos de entrada es tratado. Así, el aprendizaje no supervisado típicamente trata los objetos de entrada como un conjunto de</w:t>
      </w:r>
      <w:r w:rsidR="00AB24F1" w:rsidRPr="001C3A24">
        <w:rPr>
          <w:rStyle w:val="apple-converted-space"/>
          <w:rFonts w:ascii="Georgia" w:hAnsi="Georgia" w:cs="Arial"/>
          <w:color w:val="222222"/>
          <w:sz w:val="20"/>
          <w:shd w:val="clear" w:color="auto" w:fill="FFFFFF"/>
        </w:rPr>
        <w:t> </w:t>
      </w:r>
      <w:r w:rsidR="00AB24F1" w:rsidRPr="001C3A24">
        <w:rPr>
          <w:rFonts w:ascii="Georgia" w:hAnsi="Georgia" w:cs="Arial"/>
          <w:noProof/>
          <w:sz w:val="20"/>
          <w:shd w:val="clear" w:color="auto" w:fill="FFFFFF"/>
        </w:rPr>
        <w:t>variables aleatorias</w:t>
      </w:r>
      <w:r w:rsidR="00AB24F1" w:rsidRPr="001C3A24">
        <w:rPr>
          <w:rFonts w:ascii="Georgia" w:hAnsi="Georgia" w:cs="Arial"/>
          <w:color w:val="222222"/>
          <w:sz w:val="20"/>
          <w:shd w:val="clear" w:color="auto" w:fill="FFFFFF"/>
        </w:rPr>
        <w:t>, siendo construido un modelo de densidad para el conjunto de datos.</w:t>
      </w:r>
    </w:p>
    <w:p w14:paraId="58DF4857" w14:textId="77777777" w:rsidR="00316986" w:rsidRPr="004A0FA1" w:rsidRDefault="004A0FA1" w:rsidP="00316986">
      <w:pPr>
        <w:spacing w:after="0"/>
        <w:rPr>
          <w:rFonts w:ascii="Georgia" w:hAnsi="Georgia"/>
          <w:sz w:val="18"/>
        </w:rPr>
      </w:pPr>
      <w:r w:rsidRPr="004A0FA1">
        <w:rPr>
          <w:rFonts w:ascii="Georgia" w:hAnsi="Georgia"/>
          <w:i/>
          <w:iCs/>
          <w:sz w:val="18"/>
          <w:szCs w:val="20"/>
        </w:rPr>
        <w:t>Wikipedia.- Recuperado el 20 de Julio</w:t>
      </w:r>
      <w:r>
        <w:rPr>
          <w:rFonts w:ascii="Georgia" w:hAnsi="Georgia"/>
          <w:i/>
          <w:iCs/>
          <w:sz w:val="18"/>
          <w:szCs w:val="20"/>
        </w:rPr>
        <w:t>,</w:t>
      </w:r>
      <w:r w:rsidRPr="004A0FA1">
        <w:rPr>
          <w:rFonts w:ascii="Georgia" w:hAnsi="Georgia"/>
          <w:i/>
          <w:iCs/>
          <w:sz w:val="18"/>
          <w:szCs w:val="20"/>
        </w:rPr>
        <w:t xml:space="preserve"> 2017</w:t>
      </w:r>
      <w:r>
        <w:rPr>
          <w:rFonts w:ascii="Georgia" w:hAnsi="Georgia"/>
          <w:i/>
          <w:iCs/>
          <w:sz w:val="18"/>
          <w:szCs w:val="20"/>
        </w:rPr>
        <w:t xml:space="preserve">  - </w:t>
      </w:r>
      <w:r w:rsidRPr="004A0FA1">
        <w:rPr>
          <w:rFonts w:ascii="Georgia" w:hAnsi="Georgia"/>
          <w:i/>
          <w:iCs/>
          <w:sz w:val="18"/>
          <w:szCs w:val="20"/>
        </w:rPr>
        <w:t>https://es.wikipedia.org/wiki/Aprendizaje_no_supervisado</w:t>
      </w:r>
    </w:p>
    <w:p w14:paraId="08E70E12" w14:textId="77777777" w:rsidR="00151071" w:rsidRDefault="00151071" w:rsidP="00497831">
      <w:pPr>
        <w:spacing w:after="0" w:line="240" w:lineRule="auto"/>
        <w:rPr>
          <w:rFonts w:ascii="Georgia" w:hAnsi="Georgia"/>
          <w:sz w:val="20"/>
        </w:rPr>
      </w:pPr>
    </w:p>
    <w:p w14:paraId="23138190" w14:textId="77777777" w:rsidR="00316986" w:rsidRPr="001C3A24" w:rsidRDefault="00004F79" w:rsidP="00497831">
      <w:pPr>
        <w:spacing w:after="0" w:line="240" w:lineRule="auto"/>
        <w:rPr>
          <w:rFonts w:ascii="Georgia" w:hAnsi="Georgia"/>
          <w:sz w:val="20"/>
        </w:rPr>
      </w:pPr>
      <w:commentRangeStart w:id="88"/>
      <w:r>
        <w:rPr>
          <w:rFonts w:ascii="Georgia" w:hAnsi="Georgia"/>
          <w:sz w:val="20"/>
        </w:rPr>
        <w:t xml:space="preserve">6 </w:t>
      </w:r>
      <w:r w:rsidR="00316986" w:rsidRPr="001C3A24">
        <w:rPr>
          <w:rFonts w:ascii="Georgia" w:hAnsi="Georgia"/>
          <w:sz w:val="20"/>
        </w:rPr>
        <w:t xml:space="preserve">Dicha técnica recibe varios nombres: en ciertos entornos, se denomina </w:t>
      </w:r>
      <w:r w:rsidR="00316986" w:rsidRPr="001C3A24">
        <w:rPr>
          <w:rFonts w:ascii="Georgia" w:hAnsi="Georgia"/>
          <w:b/>
          <w:i/>
          <w:sz w:val="20"/>
        </w:rPr>
        <w:t>Clasificación automática</w:t>
      </w:r>
      <w:r w:rsidR="00316986" w:rsidRPr="001C3A24">
        <w:rPr>
          <w:rFonts w:ascii="Georgia" w:hAnsi="Georgia"/>
          <w:sz w:val="20"/>
        </w:rPr>
        <w:t xml:space="preserve">, dado que un conjunto de datos que presenta estas características  - iguales entre sí y diferentes a los datos de otro clúster-  se puede entender como una </w:t>
      </w:r>
      <w:r w:rsidR="00316986" w:rsidRPr="001C3A24">
        <w:rPr>
          <w:rFonts w:ascii="Georgia" w:hAnsi="Georgia"/>
          <w:i/>
          <w:sz w:val="20"/>
        </w:rPr>
        <w:t>clase</w:t>
      </w:r>
      <w:r w:rsidR="00316986" w:rsidRPr="001C3A24">
        <w:rPr>
          <w:rFonts w:ascii="Georgia" w:hAnsi="Georgia"/>
          <w:sz w:val="20"/>
        </w:rPr>
        <w:t xml:space="preserve">.  En otros escenarios, se denomina  </w:t>
      </w:r>
      <w:r w:rsidR="00316986" w:rsidRPr="001C3A24">
        <w:rPr>
          <w:rFonts w:ascii="Georgia" w:hAnsi="Georgia"/>
          <w:b/>
          <w:i/>
          <w:sz w:val="20"/>
        </w:rPr>
        <w:t>Segmentación</w:t>
      </w:r>
      <w:r w:rsidR="00316986" w:rsidRPr="001C3A24">
        <w:rPr>
          <w:rFonts w:ascii="Georgia" w:hAnsi="Georgia"/>
          <w:sz w:val="20"/>
        </w:rPr>
        <w:t xml:space="preserve">, en base a cómo, a partir de un conjunto grande de datos,  se producen particiones de acuerdo a su similitud. </w:t>
      </w:r>
      <w:commentRangeEnd w:id="88"/>
      <w:r w:rsidR="00BB6A03">
        <w:rPr>
          <w:rStyle w:val="CommentReference"/>
          <w:rFonts w:asciiTheme="minorHAnsi" w:hAnsiTheme="minorHAnsi"/>
          <w:lang w:val="es-ES"/>
        </w:rPr>
        <w:commentReference w:id="88"/>
      </w:r>
    </w:p>
    <w:p w14:paraId="3E5E2D8E" w14:textId="77777777" w:rsidR="00667794" w:rsidRDefault="00667794" w:rsidP="00497831">
      <w:pPr>
        <w:spacing w:after="0" w:line="240" w:lineRule="auto"/>
        <w:rPr>
          <w:rFonts w:ascii="Georgia" w:hAnsi="Georgia"/>
          <w:color w:val="FF0000"/>
        </w:rPr>
      </w:pPr>
    </w:p>
    <w:p w14:paraId="3E067BED" w14:textId="77777777" w:rsidR="002536BD" w:rsidRDefault="002536BD" w:rsidP="002536BD">
      <w:pPr>
        <w:pStyle w:val="Heading2"/>
      </w:pPr>
      <w:bookmarkStart w:id="89" w:name="_Toc488444248"/>
      <w:proofErr w:type="spellStart"/>
      <w:r>
        <w:t>Clustering</w:t>
      </w:r>
      <w:proofErr w:type="spellEnd"/>
      <w:r>
        <w:t xml:space="preserve"> y detección de anomalías</w:t>
      </w:r>
      <w:bookmarkEnd w:id="89"/>
    </w:p>
    <w:p w14:paraId="19CCF6B0" w14:textId="77777777" w:rsidR="00151071" w:rsidRDefault="00151071" w:rsidP="00BF4532">
      <w:pPr>
        <w:rPr>
          <w:rFonts w:ascii="Georgia" w:hAnsi="Georgia"/>
        </w:rPr>
      </w:pPr>
    </w:p>
    <w:p w14:paraId="67206B44" w14:textId="77777777" w:rsidR="00BF4532" w:rsidRPr="00C36146" w:rsidRDefault="00BF4532" w:rsidP="00BF4532">
      <w:pPr>
        <w:rPr>
          <w:rFonts w:ascii="Georgia" w:hAnsi="Georgia"/>
        </w:rPr>
      </w:pPr>
      <w:r w:rsidRPr="00C36146">
        <w:rPr>
          <w:rFonts w:ascii="Georgia" w:hAnsi="Georgia"/>
        </w:rPr>
        <w:t xml:space="preserve">En los últimos años, la técnica de </w:t>
      </w:r>
      <w:proofErr w:type="spellStart"/>
      <w:r w:rsidRPr="00C36146">
        <w:rPr>
          <w:rFonts w:ascii="Georgia" w:hAnsi="Georgia"/>
        </w:rPr>
        <w:t>Clustering</w:t>
      </w:r>
      <w:proofErr w:type="spellEnd"/>
      <w:r w:rsidRPr="00C36146">
        <w:rPr>
          <w:rFonts w:ascii="Georgia" w:hAnsi="Georgia"/>
        </w:rPr>
        <w:t>, unida a la detección de anomalías, se ha convertido en una herramienta muy potente a la hora de detectar grupos con comportamiento diferentes al resto (</w:t>
      </w:r>
      <w:proofErr w:type="spellStart"/>
      <w:r>
        <w:rPr>
          <w:rFonts w:ascii="Georgia" w:hAnsi="Georgia"/>
        </w:rPr>
        <w:t>outlier</w:t>
      </w:r>
      <w:r w:rsidRPr="00C36146">
        <w:rPr>
          <w:rFonts w:ascii="Georgia" w:hAnsi="Georgia"/>
        </w:rPr>
        <w:t>s</w:t>
      </w:r>
      <w:proofErr w:type="spellEnd"/>
      <w:r w:rsidRPr="00C36146">
        <w:rPr>
          <w:rFonts w:ascii="Georgia" w:hAnsi="Georgia"/>
        </w:rPr>
        <w:t>).</w:t>
      </w:r>
      <w:r w:rsidR="001D209F">
        <w:rPr>
          <w:rFonts w:ascii="Georgia" w:hAnsi="Georgia"/>
        </w:rPr>
        <w:t xml:space="preserve"> </w:t>
      </w:r>
      <w:commentRangeStart w:id="90"/>
      <w:r w:rsidR="001D209F" w:rsidRPr="001D209F">
        <w:rPr>
          <w:rFonts w:ascii="Georgia" w:hAnsi="Georgia"/>
          <w:sz w:val="24"/>
          <w:vertAlign w:val="superscript"/>
        </w:rPr>
        <w:t>7</w:t>
      </w:r>
      <w:commentRangeEnd w:id="90"/>
      <w:r w:rsidR="00BB6A03">
        <w:rPr>
          <w:rStyle w:val="CommentReference"/>
          <w:rFonts w:asciiTheme="minorHAnsi" w:hAnsiTheme="minorHAnsi"/>
          <w:lang w:val="es-ES"/>
        </w:rPr>
        <w:commentReference w:id="90"/>
      </w:r>
      <w:r w:rsidRPr="00C36146">
        <w:rPr>
          <w:rFonts w:ascii="Georgia" w:hAnsi="Georgia"/>
        </w:rPr>
        <w:t xml:space="preserve"> </w:t>
      </w:r>
      <w:r w:rsidR="001D209F">
        <w:rPr>
          <w:rFonts w:ascii="Georgia" w:hAnsi="Georgia"/>
        </w:rPr>
        <w:t xml:space="preserve"> </w:t>
      </w:r>
      <w:r w:rsidRPr="00C36146">
        <w:rPr>
          <w:rFonts w:ascii="Georgia" w:hAnsi="Georgia"/>
        </w:rPr>
        <w:t xml:space="preserve">Dicha unión de técnicas, posibilita esa transformación de datos en conocimiento a la que hacía referencia anteriormente. </w:t>
      </w:r>
    </w:p>
    <w:p w14:paraId="61C00BC8" w14:textId="77777777" w:rsidR="00EF3C1A" w:rsidRDefault="00BF4532" w:rsidP="00BF4532">
      <w:pPr>
        <w:autoSpaceDE w:val="0"/>
        <w:autoSpaceDN w:val="0"/>
        <w:adjustRightInd w:val="0"/>
        <w:spacing w:after="0"/>
        <w:rPr>
          <w:rFonts w:ascii="Georgia" w:hAnsi="Georgia"/>
        </w:rPr>
      </w:pPr>
      <w:r w:rsidRPr="00C36146">
        <w:rPr>
          <w:rFonts w:ascii="Georgia" w:hAnsi="Georgia"/>
        </w:rPr>
        <w:t xml:space="preserve">La técnica de </w:t>
      </w:r>
      <w:proofErr w:type="spellStart"/>
      <w:r w:rsidRPr="00C36146">
        <w:rPr>
          <w:rFonts w:ascii="Georgia" w:hAnsi="Georgia"/>
        </w:rPr>
        <w:t>Clustering</w:t>
      </w:r>
      <w:proofErr w:type="spellEnd"/>
      <w:r w:rsidRPr="00C36146">
        <w:rPr>
          <w:rFonts w:ascii="Georgia" w:hAnsi="Georgia"/>
        </w:rPr>
        <w:t xml:space="preserve"> se </w:t>
      </w:r>
      <w:r w:rsidRPr="00C36146">
        <w:rPr>
          <w:rFonts w:ascii="Georgia" w:hAnsi="Georgia" w:cs="TTE1019D78t00"/>
        </w:rPr>
        <w:t xml:space="preserve">basa en la medida de similitud entre valores de ciertos atributos que presentan los datos analizados. En líneas generales, tiene por objetivo </w:t>
      </w:r>
      <w:r w:rsidRPr="00C36146">
        <w:rPr>
          <w:rFonts w:ascii="Georgia" w:hAnsi="Georgia"/>
        </w:rPr>
        <w:t xml:space="preserve">maximizar la similitud entre las instancias que forman cada clúster, a la vez que intenta minimizar la similitud entre </w:t>
      </w:r>
      <w:proofErr w:type="spellStart"/>
      <w:r w:rsidRPr="00C36146">
        <w:rPr>
          <w:rFonts w:ascii="Georgia" w:hAnsi="Georgia"/>
        </w:rPr>
        <w:t>clusters</w:t>
      </w:r>
      <w:proofErr w:type="spellEnd"/>
      <w:r w:rsidRPr="00C36146">
        <w:rPr>
          <w:rFonts w:ascii="Georgia" w:hAnsi="Georgia"/>
        </w:rPr>
        <w:t>.  Se ordenan los objetos de acuerdo a diferentes niveles de similitud.</w:t>
      </w:r>
    </w:p>
    <w:p w14:paraId="1F90F011" w14:textId="77777777" w:rsidR="00EF3C1A" w:rsidRDefault="00EF3C1A" w:rsidP="00BF4532">
      <w:pPr>
        <w:autoSpaceDE w:val="0"/>
        <w:autoSpaceDN w:val="0"/>
        <w:adjustRightInd w:val="0"/>
        <w:spacing w:after="0"/>
        <w:rPr>
          <w:rFonts w:ascii="Georgia" w:hAnsi="Georgia"/>
        </w:rPr>
      </w:pPr>
    </w:p>
    <w:p w14:paraId="1656920C" w14:textId="77777777" w:rsidR="00BF4532" w:rsidRPr="00EF3C1A" w:rsidRDefault="005A033D" w:rsidP="00BF4532">
      <w:pPr>
        <w:autoSpaceDE w:val="0"/>
        <w:autoSpaceDN w:val="0"/>
        <w:adjustRightInd w:val="0"/>
        <w:spacing w:after="0"/>
        <w:rPr>
          <w:rFonts w:ascii="Georgia" w:hAnsi="Georgia"/>
        </w:rPr>
      </w:pPr>
      <w:commentRangeStart w:id="91"/>
      <w:r>
        <w:rPr>
          <w:rFonts w:ascii="Georgia" w:hAnsi="Georgia"/>
        </w:rPr>
        <w:t>E</w:t>
      </w:r>
      <w:r w:rsidR="00EF3C1A">
        <w:rPr>
          <w:rFonts w:ascii="Georgia" w:hAnsi="Georgia"/>
        </w:rPr>
        <w:t xml:space="preserve">se tipo de agrupamiento hace posible su uso como técnica de detección de anomalías, dado que permite la identificación de los </w:t>
      </w:r>
      <w:r w:rsidR="00702169">
        <w:rPr>
          <w:rFonts w:ascii="Georgia" w:hAnsi="Georgia"/>
        </w:rPr>
        <w:t xml:space="preserve">clústeres que presentan </w:t>
      </w:r>
      <w:r w:rsidR="00EF3C1A">
        <w:rPr>
          <w:rFonts w:ascii="Georgia" w:hAnsi="Georgia"/>
        </w:rPr>
        <w:t>menos simil</w:t>
      </w:r>
      <w:r w:rsidR="00702169">
        <w:rPr>
          <w:rFonts w:ascii="Georgia" w:hAnsi="Georgia"/>
        </w:rPr>
        <w:t>itud</w:t>
      </w:r>
      <w:r w:rsidR="00EF3C1A">
        <w:rPr>
          <w:rFonts w:ascii="Georgia" w:hAnsi="Georgia"/>
        </w:rPr>
        <w:t xml:space="preserve">, y </w:t>
      </w:r>
      <w:r w:rsidR="00702169">
        <w:rPr>
          <w:rFonts w:ascii="Georgia" w:hAnsi="Georgia"/>
        </w:rPr>
        <w:t xml:space="preserve">con ello, </w:t>
      </w:r>
      <w:r w:rsidR="00EF3C1A">
        <w:rPr>
          <w:rFonts w:ascii="Georgia" w:hAnsi="Georgia"/>
        </w:rPr>
        <w:t xml:space="preserve">analizar si se trata o no de una anomalía.  </w:t>
      </w:r>
      <w:commentRangeEnd w:id="91"/>
      <w:r w:rsidR="00B0762E">
        <w:rPr>
          <w:rStyle w:val="CommentReference"/>
          <w:rFonts w:asciiTheme="minorHAnsi" w:hAnsiTheme="minorHAnsi"/>
          <w:lang w:val="es-ES"/>
        </w:rPr>
        <w:commentReference w:id="91"/>
      </w:r>
    </w:p>
    <w:p w14:paraId="122D8FFB" w14:textId="77777777" w:rsidR="00D269E5" w:rsidRDefault="00D269E5" w:rsidP="00BF4532">
      <w:pPr>
        <w:autoSpaceDE w:val="0"/>
        <w:autoSpaceDN w:val="0"/>
        <w:adjustRightInd w:val="0"/>
        <w:spacing w:after="0"/>
        <w:rPr>
          <w:rFonts w:ascii="Georgia" w:hAnsi="Georgia" w:cs="TTE1019D78t00"/>
        </w:rPr>
      </w:pPr>
    </w:p>
    <w:p w14:paraId="78F95DCE" w14:textId="77777777" w:rsidR="0057388C" w:rsidRDefault="0057388C">
      <w:pPr>
        <w:spacing w:line="276" w:lineRule="auto"/>
        <w:jc w:val="left"/>
        <w:rPr>
          <w:rFonts w:ascii="Georgia" w:hAnsi="Georgia"/>
        </w:rPr>
      </w:pPr>
    </w:p>
    <w:p w14:paraId="1190AEEF" w14:textId="77777777" w:rsidR="00D269E5" w:rsidRDefault="00EF28B9" w:rsidP="00EF28B9">
      <w:pPr>
        <w:pStyle w:val="Heading2"/>
      </w:pPr>
      <w:bookmarkStart w:id="92" w:name="_Toc488444249"/>
      <w:proofErr w:type="spellStart"/>
      <w:r>
        <w:t>Clustering</w:t>
      </w:r>
      <w:proofErr w:type="spellEnd"/>
      <w:r>
        <w:t xml:space="preserve"> jerárquico</w:t>
      </w:r>
      <w:bookmarkEnd w:id="92"/>
    </w:p>
    <w:p w14:paraId="7693CD7B" w14:textId="77777777" w:rsidR="00EF28B9" w:rsidRDefault="00EF28B9" w:rsidP="00376246">
      <w:pPr>
        <w:spacing w:after="0"/>
        <w:rPr>
          <w:rFonts w:ascii="Georgia" w:hAnsi="Georgia"/>
        </w:rPr>
      </w:pPr>
    </w:p>
    <w:p w14:paraId="1F3ECC8A" w14:textId="77777777" w:rsidR="000B571D" w:rsidRDefault="0057388C" w:rsidP="0057388C">
      <w:pPr>
        <w:spacing w:after="0"/>
        <w:rPr>
          <w:rFonts w:ascii="Georgia" w:hAnsi="Georgia"/>
        </w:rPr>
      </w:pPr>
      <w:r>
        <w:rPr>
          <w:rFonts w:ascii="Georgia" w:hAnsi="Georgia"/>
        </w:rPr>
        <w:t xml:space="preserve">Un </w:t>
      </w:r>
      <w:r w:rsidRPr="00D231CB">
        <w:rPr>
          <w:rFonts w:ascii="Georgia" w:hAnsi="Georgia"/>
        </w:rPr>
        <w:t xml:space="preserve">método de </w:t>
      </w:r>
      <w:proofErr w:type="spellStart"/>
      <w:r>
        <w:rPr>
          <w:rFonts w:ascii="Georgia" w:hAnsi="Georgia"/>
        </w:rPr>
        <w:t>Clustering</w:t>
      </w:r>
      <w:proofErr w:type="spellEnd"/>
      <w:r>
        <w:rPr>
          <w:rFonts w:ascii="Georgia" w:hAnsi="Georgia"/>
        </w:rPr>
        <w:t xml:space="preserve"> </w:t>
      </w:r>
      <w:r w:rsidRPr="00D231CB">
        <w:rPr>
          <w:rFonts w:ascii="Georgia" w:hAnsi="Georgia"/>
        </w:rPr>
        <w:t>jerárquico</w:t>
      </w:r>
      <w:r w:rsidR="00F14D0D">
        <w:rPr>
          <w:rFonts w:ascii="Georgia" w:hAnsi="Georgia"/>
        </w:rPr>
        <w:t xml:space="preserve"> </w:t>
      </w:r>
      <w:r>
        <w:rPr>
          <w:rFonts w:ascii="Georgia" w:hAnsi="Georgia"/>
        </w:rPr>
        <w:t xml:space="preserve">representa los datos agrupados </w:t>
      </w:r>
      <w:r w:rsidRPr="00D231CB">
        <w:rPr>
          <w:rFonts w:ascii="Georgia" w:hAnsi="Georgia"/>
        </w:rPr>
        <w:t xml:space="preserve">en </w:t>
      </w:r>
      <w:r>
        <w:rPr>
          <w:rFonts w:ascii="Georgia" w:hAnsi="Georgia"/>
        </w:rPr>
        <w:t xml:space="preserve">forma jerarquizada, también denominado </w:t>
      </w:r>
      <w:r w:rsidR="00061753">
        <w:rPr>
          <w:rFonts w:ascii="Georgia" w:hAnsi="Georgia"/>
        </w:rPr>
        <w:t>"árbol" de clú</w:t>
      </w:r>
      <w:r w:rsidRPr="00D231CB">
        <w:rPr>
          <w:rFonts w:ascii="Georgia" w:hAnsi="Georgia"/>
        </w:rPr>
        <w:t>ster</w:t>
      </w:r>
      <w:r w:rsidR="00061753">
        <w:rPr>
          <w:rFonts w:ascii="Georgia" w:hAnsi="Georgia"/>
        </w:rPr>
        <w:t>e</w:t>
      </w:r>
      <w:r>
        <w:rPr>
          <w:rFonts w:ascii="Georgia" w:hAnsi="Georgia"/>
        </w:rPr>
        <w:t xml:space="preserve">s, lo cual </w:t>
      </w:r>
      <w:r w:rsidRPr="00D231CB">
        <w:rPr>
          <w:rFonts w:ascii="Georgia" w:hAnsi="Georgia"/>
        </w:rPr>
        <w:t xml:space="preserve">es </w:t>
      </w:r>
      <w:r>
        <w:rPr>
          <w:rFonts w:ascii="Georgia" w:hAnsi="Georgia"/>
        </w:rPr>
        <w:t xml:space="preserve">muy </w:t>
      </w:r>
      <w:r w:rsidRPr="00D231CB">
        <w:rPr>
          <w:rFonts w:ascii="Georgia" w:hAnsi="Georgia"/>
        </w:rPr>
        <w:t xml:space="preserve">útil </w:t>
      </w:r>
      <w:r>
        <w:rPr>
          <w:rFonts w:ascii="Georgia" w:hAnsi="Georgia"/>
        </w:rPr>
        <w:t xml:space="preserve">a la hora de obtener una representación de la evolución de los clústeres, lo que facilita </w:t>
      </w:r>
      <w:r w:rsidRPr="00D231CB">
        <w:rPr>
          <w:rFonts w:ascii="Georgia" w:hAnsi="Georgia"/>
        </w:rPr>
        <w:t xml:space="preserve">la visualización de </w:t>
      </w:r>
      <w:r>
        <w:rPr>
          <w:rFonts w:ascii="Georgia" w:hAnsi="Georgia"/>
        </w:rPr>
        <w:t xml:space="preserve">esos grupos. </w:t>
      </w:r>
    </w:p>
    <w:p w14:paraId="4739907E" w14:textId="77777777" w:rsidR="000B571D" w:rsidRDefault="000B571D" w:rsidP="0057388C">
      <w:pPr>
        <w:spacing w:after="0"/>
        <w:rPr>
          <w:rFonts w:ascii="Georgia" w:hAnsi="Georgia"/>
        </w:rPr>
      </w:pPr>
    </w:p>
    <w:p w14:paraId="0668FAC2" w14:textId="77777777" w:rsidR="0057388C" w:rsidRDefault="0057388C" w:rsidP="00376246">
      <w:pPr>
        <w:spacing w:after="0"/>
        <w:rPr>
          <w:rFonts w:ascii="Georgia" w:hAnsi="Georgia" w:cs="TTE1019D78t00"/>
        </w:rPr>
      </w:pPr>
      <w:r>
        <w:rPr>
          <w:rFonts w:ascii="Georgia" w:hAnsi="Georgia"/>
        </w:rPr>
        <w:t xml:space="preserve">Es </w:t>
      </w:r>
      <w:r>
        <w:rPr>
          <w:rFonts w:ascii="Georgia" w:hAnsi="Georgia" w:cs="TTE1019D78t00"/>
        </w:rPr>
        <w:t>un</w:t>
      </w:r>
      <w:r w:rsidRPr="00CC38A7">
        <w:rPr>
          <w:rFonts w:ascii="Georgia" w:hAnsi="Georgia" w:cs="TTE1019D78t00"/>
        </w:rPr>
        <w:t xml:space="preserve"> método </w:t>
      </w:r>
      <w:r>
        <w:rPr>
          <w:rFonts w:ascii="Georgia" w:hAnsi="Georgia" w:cs="TTE1019D78t00"/>
        </w:rPr>
        <w:t xml:space="preserve">que, por su definición, es </w:t>
      </w:r>
      <w:r w:rsidRPr="00CC38A7">
        <w:rPr>
          <w:rFonts w:ascii="Georgia" w:hAnsi="Georgia" w:cs="TTE1019D78t00"/>
        </w:rPr>
        <w:t xml:space="preserve">muy sensible a </w:t>
      </w:r>
      <w:r>
        <w:rPr>
          <w:rFonts w:ascii="Georgia" w:hAnsi="Georgia" w:cs="TTE1019D78t00"/>
        </w:rPr>
        <w:t xml:space="preserve">la presencia de </w:t>
      </w:r>
      <w:proofErr w:type="spellStart"/>
      <w:r>
        <w:rPr>
          <w:rFonts w:ascii="Georgia" w:hAnsi="Georgia" w:cs="TTE1019D78t00"/>
        </w:rPr>
        <w:t>outlier</w:t>
      </w:r>
      <w:r w:rsidRPr="00CC38A7">
        <w:rPr>
          <w:rFonts w:ascii="Georgia" w:hAnsi="Georgia" w:cs="TTE1019D78t00"/>
        </w:rPr>
        <w:t>s</w:t>
      </w:r>
      <w:proofErr w:type="spellEnd"/>
      <w:r w:rsidRPr="00CC38A7">
        <w:rPr>
          <w:rFonts w:ascii="Georgia" w:hAnsi="Georgia" w:cs="TTE1019D78t00"/>
        </w:rPr>
        <w:t xml:space="preserve"> (anomalías)</w:t>
      </w:r>
      <w:r>
        <w:rPr>
          <w:rFonts w:ascii="Georgia" w:hAnsi="Georgia" w:cs="TTE1019D78t00"/>
        </w:rPr>
        <w:t>,  lo que se traduce en que las conclusiones que se obtienen tras analizar los clústeres generados se deben de estudiar de fo</w:t>
      </w:r>
      <w:r w:rsidR="000B571D">
        <w:rPr>
          <w:rFonts w:ascii="Georgia" w:hAnsi="Georgia" w:cs="TTE1019D78t00"/>
        </w:rPr>
        <w:t>rma detallada y contextualizada.</w:t>
      </w:r>
    </w:p>
    <w:p w14:paraId="046894CF" w14:textId="77777777" w:rsidR="000B571D" w:rsidRDefault="000B571D" w:rsidP="00376246">
      <w:pPr>
        <w:spacing w:after="0"/>
        <w:rPr>
          <w:rFonts w:ascii="Georgia" w:hAnsi="Georgia" w:cs="TTE1019D78t00"/>
        </w:rPr>
      </w:pPr>
    </w:p>
    <w:p w14:paraId="3B2182BF" w14:textId="77777777" w:rsidR="000B571D" w:rsidRPr="000B571D" w:rsidRDefault="00777B9C" w:rsidP="00376246">
      <w:pPr>
        <w:spacing w:after="0"/>
        <w:rPr>
          <w:rFonts w:ascii="Georgia" w:hAnsi="Georgia" w:cs="TTE1019D78t00"/>
        </w:rPr>
      </w:pPr>
      <w:r>
        <w:rPr>
          <w:rFonts w:ascii="Georgia" w:hAnsi="Georgia" w:cs="TTE1019D78t00"/>
        </w:rPr>
        <w:t>A</w:t>
      </w:r>
      <w:r w:rsidR="000B571D">
        <w:rPr>
          <w:rFonts w:ascii="Georgia" w:hAnsi="Georgia" w:cs="TTE1019D78t00"/>
        </w:rPr>
        <w:t xml:space="preserve">unque la técnica de </w:t>
      </w:r>
      <w:proofErr w:type="spellStart"/>
      <w:r w:rsidR="000B571D">
        <w:rPr>
          <w:rFonts w:ascii="Georgia" w:hAnsi="Georgia" w:cs="TTE1019D78t00"/>
        </w:rPr>
        <w:t>Clustering</w:t>
      </w:r>
      <w:proofErr w:type="spellEnd"/>
      <w:r w:rsidR="000B571D">
        <w:rPr>
          <w:rFonts w:ascii="Georgia" w:hAnsi="Georgia" w:cs="TTE1019D78t00"/>
        </w:rPr>
        <w:t xml:space="preserve"> jerárquico es una técnica de agrupación y, como tal, no se ha creado como técnica </w:t>
      </w:r>
      <w:r w:rsidR="0089069D">
        <w:rPr>
          <w:rFonts w:ascii="Georgia" w:hAnsi="Georgia" w:cs="TTE1019D78t00"/>
        </w:rPr>
        <w:t xml:space="preserve">específica </w:t>
      </w:r>
      <w:r w:rsidR="000B571D">
        <w:rPr>
          <w:rFonts w:ascii="Georgia" w:hAnsi="Georgia" w:cs="TTE1019D78t00"/>
        </w:rPr>
        <w:t xml:space="preserve">de detección de anomalías, la metodología que se desarrolla a lo largo de este </w:t>
      </w:r>
      <w:r w:rsidR="0089069D">
        <w:rPr>
          <w:rFonts w:ascii="Georgia" w:hAnsi="Georgia" w:cs="TTE1019D78t00"/>
        </w:rPr>
        <w:t xml:space="preserve">trabajo se basa en transformar su uso con el fin de poder encontrar </w:t>
      </w:r>
      <w:r w:rsidR="00DC4B88">
        <w:rPr>
          <w:rFonts w:ascii="Georgia" w:hAnsi="Georgia" w:cs="TTE1019D78t00"/>
        </w:rPr>
        <w:t>datos que presenten un comportamiento diferente</w:t>
      </w:r>
      <w:r>
        <w:rPr>
          <w:rFonts w:ascii="Georgia" w:hAnsi="Georgia" w:cs="TTE1019D78t00"/>
        </w:rPr>
        <w:t>, analizados posteriormente como posibles anomalías</w:t>
      </w:r>
      <w:r w:rsidR="0089069D">
        <w:rPr>
          <w:rFonts w:ascii="Georgia" w:hAnsi="Georgia" w:cs="TTE1019D78t00"/>
        </w:rPr>
        <w:t xml:space="preserve">. </w:t>
      </w:r>
      <w:r w:rsidR="000B571D">
        <w:rPr>
          <w:rFonts w:ascii="Georgia" w:hAnsi="Georgia" w:cs="TTE1019D78t00"/>
        </w:rPr>
        <w:t xml:space="preserve">  </w:t>
      </w:r>
    </w:p>
    <w:p w14:paraId="0FA1A00C" w14:textId="77777777" w:rsidR="00471669" w:rsidRDefault="00471669" w:rsidP="00376246">
      <w:pPr>
        <w:pBdr>
          <w:bottom w:val="double" w:sz="6" w:space="1" w:color="auto"/>
        </w:pBdr>
        <w:spacing w:after="0"/>
        <w:rPr>
          <w:rFonts w:ascii="Georgia" w:hAnsi="Georgia"/>
        </w:rPr>
      </w:pPr>
    </w:p>
    <w:p w14:paraId="4685AAD9" w14:textId="77777777" w:rsidR="001D209F" w:rsidRDefault="001D209F" w:rsidP="00376246">
      <w:pPr>
        <w:spacing w:after="0"/>
        <w:rPr>
          <w:rFonts w:ascii="Georgia" w:hAnsi="Georgia"/>
        </w:rPr>
      </w:pPr>
    </w:p>
    <w:p w14:paraId="10F83368" w14:textId="77777777" w:rsidR="00777B9C" w:rsidRPr="001D209F" w:rsidRDefault="001D209F" w:rsidP="001D209F">
      <w:pPr>
        <w:spacing w:after="0"/>
        <w:rPr>
          <w:rFonts w:ascii="Georgia" w:hAnsi="Georgia"/>
          <w:sz w:val="20"/>
        </w:rPr>
      </w:pPr>
      <w:commentRangeStart w:id="93"/>
      <w:r w:rsidRPr="001D209F">
        <w:rPr>
          <w:rFonts w:ascii="Georgia" w:hAnsi="Georgia"/>
          <w:sz w:val="20"/>
        </w:rPr>
        <w:t xml:space="preserve">7  </w:t>
      </w:r>
      <w:r>
        <w:rPr>
          <w:rFonts w:ascii="Georgia" w:hAnsi="Georgia"/>
          <w:sz w:val="20"/>
        </w:rPr>
        <w:t xml:space="preserve"> </w:t>
      </w:r>
      <w:r w:rsidRPr="001D209F">
        <w:rPr>
          <w:rFonts w:ascii="Georgia" w:hAnsi="Georgia"/>
          <w:sz w:val="20"/>
        </w:rPr>
        <w:t>http://ceur-ws.org/Vol-558/Art_8.pdf</w:t>
      </w:r>
      <w:commentRangeEnd w:id="93"/>
      <w:r w:rsidR="00BB6A03">
        <w:rPr>
          <w:rStyle w:val="CommentReference"/>
          <w:rFonts w:asciiTheme="minorHAnsi" w:hAnsiTheme="minorHAnsi"/>
          <w:lang w:val="es-ES"/>
        </w:rPr>
        <w:commentReference w:id="93"/>
      </w:r>
    </w:p>
    <w:p w14:paraId="1CD8D7D4" w14:textId="77777777" w:rsidR="00FC7C72" w:rsidRDefault="00FC7C72" w:rsidP="002A207E">
      <w:pPr>
        <w:spacing w:after="0"/>
        <w:rPr>
          <w:rFonts w:ascii="Georgia" w:hAnsi="Georgia"/>
        </w:rPr>
      </w:pPr>
    </w:p>
    <w:p w14:paraId="45DC9896" w14:textId="77777777" w:rsidR="00A73DB2" w:rsidRDefault="004D7B96" w:rsidP="002A207E">
      <w:pPr>
        <w:spacing w:after="0"/>
        <w:rPr>
          <w:rFonts w:ascii="Georgia" w:hAnsi="Georgia"/>
        </w:rPr>
      </w:pPr>
      <w:r>
        <w:rPr>
          <w:rFonts w:ascii="Georgia" w:hAnsi="Georgia"/>
        </w:rPr>
        <w:lastRenderedPageBreak/>
        <w:t>E</w:t>
      </w:r>
      <w:r w:rsidR="00A73DB2">
        <w:rPr>
          <w:rFonts w:ascii="Georgia" w:hAnsi="Georgia"/>
        </w:rPr>
        <w:t xml:space="preserve">l método de </w:t>
      </w:r>
      <w:proofErr w:type="spellStart"/>
      <w:r w:rsidR="00A73DB2">
        <w:rPr>
          <w:rFonts w:ascii="Georgia" w:hAnsi="Georgia"/>
        </w:rPr>
        <w:t>Clustering</w:t>
      </w:r>
      <w:proofErr w:type="spellEnd"/>
      <w:r w:rsidR="00A73DB2">
        <w:rPr>
          <w:rFonts w:ascii="Georgia" w:hAnsi="Georgia"/>
        </w:rPr>
        <w:t xml:space="preserve"> Jerárquico, </w:t>
      </w:r>
      <w:r>
        <w:rPr>
          <w:rFonts w:ascii="Georgia" w:hAnsi="Georgia"/>
        </w:rPr>
        <w:t xml:space="preserve"> </w:t>
      </w:r>
      <w:r w:rsidR="00A73DB2">
        <w:rPr>
          <w:rFonts w:ascii="Georgia" w:hAnsi="Georgia"/>
        </w:rPr>
        <w:t xml:space="preserve">se clasifica en dos grandes categorías: </w:t>
      </w:r>
      <w:proofErr w:type="spellStart"/>
      <w:r w:rsidR="00A73DB2" w:rsidRPr="00280C25">
        <w:rPr>
          <w:rFonts w:ascii="Georgia" w:hAnsi="Georgia"/>
          <w:b/>
          <w:i/>
        </w:rPr>
        <w:t>aglomerativo</w:t>
      </w:r>
      <w:proofErr w:type="spellEnd"/>
      <w:r w:rsidR="00A73DB2" w:rsidRPr="00280C25">
        <w:rPr>
          <w:rFonts w:ascii="Georgia" w:hAnsi="Georgia"/>
          <w:b/>
          <w:i/>
        </w:rPr>
        <w:t xml:space="preserve"> </w:t>
      </w:r>
      <w:r>
        <w:rPr>
          <w:rFonts w:ascii="Georgia" w:hAnsi="Georgia"/>
          <w:b/>
          <w:i/>
        </w:rPr>
        <w:t xml:space="preserve"> </w:t>
      </w:r>
      <w:r w:rsidR="00E96B04">
        <w:rPr>
          <w:rFonts w:ascii="Georgia" w:hAnsi="Georgia"/>
        </w:rPr>
        <w:t>y</w:t>
      </w:r>
      <w:r w:rsidR="00A73DB2" w:rsidRPr="00280C25">
        <w:rPr>
          <w:rFonts w:ascii="Georgia" w:hAnsi="Georgia"/>
          <w:b/>
          <w:i/>
        </w:rPr>
        <w:t xml:space="preserve"> </w:t>
      </w:r>
      <w:r>
        <w:rPr>
          <w:rFonts w:ascii="Georgia" w:hAnsi="Georgia"/>
          <w:b/>
          <w:i/>
        </w:rPr>
        <w:t xml:space="preserve"> </w:t>
      </w:r>
      <w:r w:rsidR="00A73DB2" w:rsidRPr="00280C25">
        <w:rPr>
          <w:rFonts w:ascii="Georgia" w:hAnsi="Georgia"/>
          <w:b/>
          <w:i/>
        </w:rPr>
        <w:t>divisivo</w:t>
      </w:r>
      <w:r w:rsidR="00A73DB2">
        <w:rPr>
          <w:rFonts w:ascii="Georgia" w:hAnsi="Georgia"/>
        </w:rPr>
        <w:t>.</w:t>
      </w:r>
    </w:p>
    <w:p w14:paraId="3AD691A7" w14:textId="77777777" w:rsidR="00A73DB2" w:rsidRDefault="00A73DB2" w:rsidP="002A207E">
      <w:pPr>
        <w:spacing w:after="0"/>
        <w:rPr>
          <w:rFonts w:ascii="Georgia" w:hAnsi="Georgia"/>
        </w:rPr>
      </w:pPr>
    </w:p>
    <w:p w14:paraId="549E815E" w14:textId="77777777" w:rsidR="00A73DB2" w:rsidRDefault="00A73DB2" w:rsidP="002A207E">
      <w:pPr>
        <w:spacing w:after="0"/>
        <w:rPr>
          <w:rFonts w:ascii="Georgia" w:hAnsi="Georgia"/>
        </w:rPr>
      </w:pPr>
      <w:r>
        <w:rPr>
          <w:rFonts w:ascii="Georgia" w:hAnsi="Georgia"/>
        </w:rPr>
        <w:t xml:space="preserve">En el </w:t>
      </w:r>
      <w:r w:rsidRPr="006E0923">
        <w:rPr>
          <w:rFonts w:ascii="Georgia" w:hAnsi="Georgia"/>
        </w:rPr>
        <w:t xml:space="preserve">método de agrupamiento jerárquico </w:t>
      </w:r>
      <w:proofErr w:type="spellStart"/>
      <w:r w:rsidRPr="006E0923">
        <w:rPr>
          <w:rFonts w:ascii="Georgia" w:hAnsi="Georgia"/>
        </w:rPr>
        <w:t>aglomera</w:t>
      </w:r>
      <w:r>
        <w:rPr>
          <w:rFonts w:ascii="Georgia" w:hAnsi="Georgia"/>
        </w:rPr>
        <w:t>tivo</w:t>
      </w:r>
      <w:proofErr w:type="spellEnd"/>
      <w:r>
        <w:rPr>
          <w:rFonts w:ascii="Georgia" w:hAnsi="Georgia"/>
        </w:rPr>
        <w:t xml:space="preserve">, </w:t>
      </w:r>
      <w:r w:rsidRPr="006E0923">
        <w:rPr>
          <w:rFonts w:ascii="Georgia" w:hAnsi="Georgia"/>
        </w:rPr>
        <w:t xml:space="preserve">utiliza una estrategia </w:t>
      </w:r>
      <w:r>
        <w:rPr>
          <w:rFonts w:ascii="Georgia" w:hAnsi="Georgia"/>
        </w:rPr>
        <w:t xml:space="preserve">                  “</w:t>
      </w:r>
      <w:proofErr w:type="spellStart"/>
      <w:r>
        <w:rPr>
          <w:rFonts w:ascii="Georgia" w:hAnsi="Georgia"/>
        </w:rPr>
        <w:t>bottom</w:t>
      </w:r>
      <w:proofErr w:type="spellEnd"/>
      <w:r>
        <w:rPr>
          <w:rFonts w:ascii="Georgia" w:hAnsi="Georgia"/>
        </w:rPr>
        <w:t xml:space="preserve">-up”, es decir, la descomposición jerárquica de elementos se lleva a cabo de una forma ascendente (fusión), </w:t>
      </w:r>
      <w:r w:rsidRPr="006E0923">
        <w:rPr>
          <w:rFonts w:ascii="Georgia" w:hAnsi="Georgia"/>
        </w:rPr>
        <w:t xml:space="preserve">de abajo </w:t>
      </w:r>
      <w:r>
        <w:rPr>
          <w:rFonts w:ascii="Georgia" w:hAnsi="Georgia"/>
        </w:rPr>
        <w:t xml:space="preserve">a </w:t>
      </w:r>
      <w:r w:rsidRPr="006E0923">
        <w:rPr>
          <w:rFonts w:ascii="Georgia" w:hAnsi="Georgia"/>
        </w:rPr>
        <w:t xml:space="preserve">arriba. </w:t>
      </w:r>
    </w:p>
    <w:p w14:paraId="5FD5DAD9" w14:textId="77777777" w:rsidR="00A73DB2" w:rsidRDefault="00A73DB2" w:rsidP="002A207E">
      <w:pPr>
        <w:spacing w:after="0"/>
        <w:rPr>
          <w:rFonts w:ascii="Georgia" w:hAnsi="Georgia"/>
        </w:rPr>
      </w:pPr>
    </w:p>
    <w:p w14:paraId="2A399FA9" w14:textId="77777777" w:rsidR="00A73DB2" w:rsidRPr="006E0923" w:rsidRDefault="00A73DB2" w:rsidP="002A207E">
      <w:pPr>
        <w:spacing w:after="0"/>
        <w:rPr>
          <w:rFonts w:ascii="Georgia" w:hAnsi="Georgia"/>
        </w:rPr>
      </w:pPr>
      <w:r>
        <w:rPr>
          <w:rFonts w:ascii="Georgia" w:hAnsi="Georgia"/>
        </w:rPr>
        <w:t>T</w:t>
      </w:r>
      <w:r w:rsidRPr="006E0923">
        <w:rPr>
          <w:rFonts w:ascii="Georgia" w:hAnsi="Georgia"/>
        </w:rPr>
        <w:t>ípicamente</w:t>
      </w:r>
      <w:r>
        <w:rPr>
          <w:rFonts w:ascii="Georgia" w:hAnsi="Georgia"/>
        </w:rPr>
        <w:t xml:space="preserve">, cada elemento forma su propio clúster, con el objetivo final de agrupar de forma iterativa los elementos en </w:t>
      </w:r>
      <w:proofErr w:type="spellStart"/>
      <w:r>
        <w:rPr>
          <w:rFonts w:ascii="Georgia" w:hAnsi="Georgia"/>
        </w:rPr>
        <w:t>clusters</w:t>
      </w:r>
      <w:proofErr w:type="spellEnd"/>
      <w:r>
        <w:rPr>
          <w:rFonts w:ascii="Georgia" w:hAnsi="Georgia"/>
        </w:rPr>
        <w:t xml:space="preserve"> que sean más grandes cada vez, hasta que,  o bien se cumpla una determinada condición, o bien, todos los objetos formen parte de un único clúster, en cuyo caso, se define como clúster </w:t>
      </w:r>
      <w:r w:rsidRPr="006E0923">
        <w:rPr>
          <w:rFonts w:ascii="Georgia" w:hAnsi="Georgia"/>
        </w:rPr>
        <w:t>raíz de la jerarquía</w:t>
      </w:r>
      <w:r>
        <w:rPr>
          <w:rFonts w:ascii="Georgia" w:hAnsi="Georgia"/>
        </w:rPr>
        <w:t xml:space="preserve"> obtenida</w:t>
      </w:r>
      <w:r w:rsidRPr="006E0923">
        <w:rPr>
          <w:rFonts w:ascii="Georgia" w:hAnsi="Georgia"/>
        </w:rPr>
        <w:t>.</w:t>
      </w:r>
    </w:p>
    <w:p w14:paraId="7FAECE4A" w14:textId="77777777" w:rsidR="00A73DB2" w:rsidRPr="006E0923" w:rsidRDefault="00A73DB2" w:rsidP="002A207E">
      <w:pPr>
        <w:spacing w:after="0"/>
        <w:rPr>
          <w:rFonts w:ascii="Georgia" w:hAnsi="Georgia"/>
        </w:rPr>
      </w:pPr>
    </w:p>
    <w:p w14:paraId="702CDA0D" w14:textId="77777777" w:rsidR="00A73DB2" w:rsidRDefault="00A73DB2" w:rsidP="002A207E">
      <w:pPr>
        <w:spacing w:after="0"/>
        <w:rPr>
          <w:rFonts w:ascii="Georgia" w:hAnsi="Georgia"/>
        </w:rPr>
      </w:pPr>
      <w:r>
        <w:rPr>
          <w:rFonts w:ascii="Georgia" w:hAnsi="Georgia"/>
        </w:rPr>
        <w:t xml:space="preserve">La fase de fusión de los </w:t>
      </w:r>
      <w:proofErr w:type="spellStart"/>
      <w:r>
        <w:rPr>
          <w:rFonts w:ascii="Georgia" w:hAnsi="Georgia"/>
        </w:rPr>
        <w:t>clusters</w:t>
      </w:r>
      <w:proofErr w:type="spellEnd"/>
      <w:r>
        <w:rPr>
          <w:rFonts w:ascii="Georgia" w:hAnsi="Georgia"/>
        </w:rPr>
        <w:t xml:space="preserve"> </w:t>
      </w:r>
      <w:r w:rsidR="00D008F1">
        <w:rPr>
          <w:rFonts w:ascii="Georgia" w:hAnsi="Georgia"/>
        </w:rPr>
        <w:t xml:space="preserve">se basa en </w:t>
      </w:r>
      <w:r>
        <w:rPr>
          <w:rFonts w:ascii="Georgia" w:hAnsi="Georgia"/>
        </w:rPr>
        <w:t xml:space="preserve">una </w:t>
      </w:r>
      <w:r w:rsidR="00D008F1">
        <w:rPr>
          <w:rFonts w:ascii="Georgia" w:hAnsi="Georgia"/>
        </w:rPr>
        <w:t xml:space="preserve">o varias </w:t>
      </w:r>
      <w:r>
        <w:rPr>
          <w:rFonts w:ascii="Georgia" w:hAnsi="Georgia"/>
        </w:rPr>
        <w:t>medida</w:t>
      </w:r>
      <w:r w:rsidR="00D008F1">
        <w:rPr>
          <w:rFonts w:ascii="Georgia" w:hAnsi="Georgia"/>
        </w:rPr>
        <w:t>s</w:t>
      </w:r>
      <w:r>
        <w:rPr>
          <w:rFonts w:ascii="Georgia" w:hAnsi="Georgia"/>
        </w:rPr>
        <w:t xml:space="preserve"> de similitud</w:t>
      </w:r>
      <w:r w:rsidR="00D008F1">
        <w:rPr>
          <w:rFonts w:ascii="Georgia" w:hAnsi="Georgia"/>
        </w:rPr>
        <w:t xml:space="preserve"> para</w:t>
      </w:r>
      <w:r>
        <w:rPr>
          <w:rFonts w:ascii="Georgia" w:hAnsi="Georgia"/>
        </w:rPr>
        <w:t xml:space="preserve"> encontrar </w:t>
      </w:r>
      <w:r w:rsidRPr="006E0923">
        <w:rPr>
          <w:rFonts w:ascii="Georgia" w:hAnsi="Georgia"/>
        </w:rPr>
        <w:t>los dos</w:t>
      </w:r>
      <w:r w:rsidR="00B26AD8">
        <w:rPr>
          <w:rFonts w:ascii="Georgia" w:hAnsi="Georgia"/>
        </w:rPr>
        <w:t xml:space="preserve"> clú</w:t>
      </w:r>
      <w:r>
        <w:rPr>
          <w:rFonts w:ascii="Georgia" w:hAnsi="Georgia"/>
        </w:rPr>
        <w:t>ster</w:t>
      </w:r>
      <w:r w:rsidR="00B26AD8">
        <w:rPr>
          <w:rFonts w:ascii="Georgia" w:hAnsi="Georgia"/>
        </w:rPr>
        <w:t>e</w:t>
      </w:r>
      <w:r>
        <w:rPr>
          <w:rFonts w:ascii="Georgia" w:hAnsi="Georgia"/>
        </w:rPr>
        <w:t xml:space="preserve">s más próximos entre sí, de manera que se fusionen para </w:t>
      </w:r>
      <w:r w:rsidRPr="006E0923">
        <w:rPr>
          <w:rFonts w:ascii="Georgia" w:hAnsi="Georgia"/>
        </w:rPr>
        <w:t xml:space="preserve">formar un </w:t>
      </w:r>
      <w:r w:rsidR="00B26AD8">
        <w:rPr>
          <w:rFonts w:ascii="Georgia" w:hAnsi="Georgia"/>
        </w:rPr>
        <w:t>nuevo clú</w:t>
      </w:r>
      <w:r>
        <w:rPr>
          <w:rFonts w:ascii="Georgia" w:hAnsi="Georgia"/>
        </w:rPr>
        <w:t>ster único</w:t>
      </w:r>
      <w:r w:rsidRPr="006E0923">
        <w:rPr>
          <w:rFonts w:ascii="Georgia" w:hAnsi="Georgia"/>
        </w:rPr>
        <w:t>.</w:t>
      </w:r>
      <w:r w:rsidR="00C8308A">
        <w:rPr>
          <w:rFonts w:ascii="Georgia" w:hAnsi="Georgia"/>
        </w:rPr>
        <w:t xml:space="preserve"> Este proceso combina los clú</w:t>
      </w:r>
      <w:r>
        <w:rPr>
          <w:rFonts w:ascii="Georgia" w:hAnsi="Georgia"/>
        </w:rPr>
        <w:t>ster</w:t>
      </w:r>
      <w:r w:rsidR="00C8308A">
        <w:rPr>
          <w:rFonts w:ascii="Georgia" w:hAnsi="Georgia"/>
        </w:rPr>
        <w:t>e</w:t>
      </w:r>
      <w:r>
        <w:rPr>
          <w:rFonts w:ascii="Georgia" w:hAnsi="Georgia"/>
        </w:rPr>
        <w:t xml:space="preserve">s </w:t>
      </w:r>
      <w:r w:rsidRPr="006E0923">
        <w:rPr>
          <w:rFonts w:ascii="Georgia" w:hAnsi="Georgia"/>
        </w:rPr>
        <w:t xml:space="preserve">por iteración, </w:t>
      </w:r>
      <w:r>
        <w:rPr>
          <w:rFonts w:ascii="Georgia" w:hAnsi="Georgia"/>
        </w:rPr>
        <w:t xml:space="preserve">por lo que, dado que cada clúster tiene por lo menos un elemento, es </w:t>
      </w:r>
      <w:r w:rsidRPr="006E0923">
        <w:rPr>
          <w:rFonts w:ascii="Georgia" w:hAnsi="Georgia"/>
        </w:rPr>
        <w:t xml:space="preserve">un método </w:t>
      </w:r>
      <w:r>
        <w:rPr>
          <w:rFonts w:ascii="Georgia" w:hAnsi="Georgia"/>
        </w:rPr>
        <w:t xml:space="preserve">que </w:t>
      </w:r>
      <w:r w:rsidRPr="006E0923">
        <w:rPr>
          <w:rFonts w:ascii="Georgia" w:hAnsi="Georgia"/>
        </w:rPr>
        <w:t xml:space="preserve">requiere </w:t>
      </w:r>
      <w:r>
        <w:rPr>
          <w:rFonts w:ascii="Georgia" w:hAnsi="Georgia"/>
        </w:rPr>
        <w:t xml:space="preserve">como mínimo N </w:t>
      </w:r>
      <w:r w:rsidRPr="006E0923">
        <w:rPr>
          <w:rFonts w:ascii="Georgia" w:hAnsi="Georgia"/>
        </w:rPr>
        <w:t>iteraciones.</w:t>
      </w:r>
    </w:p>
    <w:p w14:paraId="03B61797" w14:textId="77777777" w:rsidR="00A73DB2" w:rsidRDefault="00A73DB2" w:rsidP="002A207E">
      <w:pPr>
        <w:spacing w:after="0"/>
        <w:rPr>
          <w:rFonts w:ascii="Georgia" w:hAnsi="Georgia"/>
        </w:rPr>
      </w:pPr>
    </w:p>
    <w:p w14:paraId="7BB3C0DC" w14:textId="77777777" w:rsidR="00A73DB2" w:rsidRPr="006E0923" w:rsidRDefault="00A73DB2" w:rsidP="002A207E">
      <w:pPr>
        <w:spacing w:after="0"/>
        <w:rPr>
          <w:rFonts w:ascii="Georgia" w:hAnsi="Georgia"/>
        </w:rPr>
      </w:pPr>
      <w:r>
        <w:rPr>
          <w:rFonts w:ascii="Georgia" w:hAnsi="Georgia"/>
        </w:rPr>
        <w:t xml:space="preserve">El método divisivo, al contrario que en el anterior caso, </w:t>
      </w:r>
      <w:r w:rsidRPr="006E0923">
        <w:rPr>
          <w:rFonts w:ascii="Georgia" w:hAnsi="Georgia"/>
        </w:rPr>
        <w:t xml:space="preserve">emplea una estrategia </w:t>
      </w:r>
      <w:r>
        <w:rPr>
          <w:rFonts w:ascii="Georgia" w:hAnsi="Georgia"/>
        </w:rPr>
        <w:t xml:space="preserve">                    Top-</w:t>
      </w:r>
      <w:proofErr w:type="spellStart"/>
      <w:r>
        <w:rPr>
          <w:rFonts w:ascii="Georgia" w:hAnsi="Georgia"/>
        </w:rPr>
        <w:t>down</w:t>
      </w:r>
      <w:proofErr w:type="spellEnd"/>
      <w:r>
        <w:rPr>
          <w:rFonts w:ascii="Georgia" w:hAnsi="Georgia"/>
        </w:rPr>
        <w:t xml:space="preserve">, es decir de arriba hacia abajo, descendente: en un primer momento, todos los objetos pertenecen a un único clúster (raíz), y se va dividiendo </w:t>
      </w:r>
      <w:r w:rsidRPr="006E0923">
        <w:rPr>
          <w:rFonts w:ascii="Georgia" w:hAnsi="Georgia"/>
        </w:rPr>
        <w:t xml:space="preserve">en </w:t>
      </w:r>
      <w:r>
        <w:rPr>
          <w:rFonts w:ascii="Georgia" w:hAnsi="Georgia"/>
        </w:rPr>
        <w:t xml:space="preserve">sucesivos </w:t>
      </w:r>
      <w:proofErr w:type="spellStart"/>
      <w:r w:rsidRPr="006E0923">
        <w:rPr>
          <w:rFonts w:ascii="Georgia" w:hAnsi="Georgia"/>
        </w:rPr>
        <w:t>clusters</w:t>
      </w:r>
      <w:proofErr w:type="spellEnd"/>
      <w:r w:rsidRPr="006E0923">
        <w:rPr>
          <w:rFonts w:ascii="Georgia" w:hAnsi="Georgia"/>
        </w:rPr>
        <w:t xml:space="preserve"> </w:t>
      </w:r>
      <w:r>
        <w:rPr>
          <w:rFonts w:ascii="Georgia" w:hAnsi="Georgia"/>
        </w:rPr>
        <w:t xml:space="preserve">cada vez </w:t>
      </w:r>
      <w:r w:rsidRPr="006E0923">
        <w:rPr>
          <w:rFonts w:ascii="Georgia" w:hAnsi="Georgia"/>
        </w:rPr>
        <w:t>más pequeños</w:t>
      </w:r>
      <w:r>
        <w:rPr>
          <w:rFonts w:ascii="Georgia" w:hAnsi="Georgia"/>
        </w:rPr>
        <w:t xml:space="preserve"> de forma recursiva, continuando el proceso hasta que, o bien, se cumple una condición determinada, o bien, que cada clúster esté formado por un único elemento o que todos los elementos que forman parte de cada clúster sean lo suficientemente similares entre sí. </w:t>
      </w:r>
    </w:p>
    <w:p w14:paraId="39FAC34A" w14:textId="77777777" w:rsidR="00A73DB2" w:rsidRPr="006E0923" w:rsidRDefault="00A73DB2" w:rsidP="002A207E">
      <w:pPr>
        <w:spacing w:after="0"/>
        <w:rPr>
          <w:rFonts w:ascii="Georgia" w:hAnsi="Georgia"/>
        </w:rPr>
      </w:pPr>
    </w:p>
    <w:p w14:paraId="6422C207" w14:textId="77777777" w:rsidR="00A73DB2" w:rsidRDefault="00177DC7" w:rsidP="002A207E">
      <w:pPr>
        <w:spacing w:after="0"/>
        <w:rPr>
          <w:rFonts w:ascii="Georgia" w:hAnsi="Georgia"/>
        </w:rPr>
      </w:pPr>
      <w:r>
        <w:rPr>
          <w:rFonts w:ascii="Georgia" w:hAnsi="Georgia"/>
        </w:rPr>
        <w:t>E</w:t>
      </w:r>
      <w:r w:rsidR="00A73DB2" w:rsidRPr="006E0923">
        <w:rPr>
          <w:rFonts w:ascii="Georgia" w:hAnsi="Georgia"/>
        </w:rPr>
        <w:t xml:space="preserve">n </w:t>
      </w:r>
      <w:r w:rsidR="00A73DB2">
        <w:rPr>
          <w:rFonts w:ascii="Georgia" w:hAnsi="Georgia"/>
        </w:rPr>
        <w:t xml:space="preserve">la técnica de </w:t>
      </w:r>
      <w:proofErr w:type="spellStart"/>
      <w:r>
        <w:rPr>
          <w:rFonts w:ascii="Georgia" w:hAnsi="Georgia"/>
        </w:rPr>
        <w:t>clustering</w:t>
      </w:r>
      <w:proofErr w:type="spellEnd"/>
      <w:r>
        <w:rPr>
          <w:rFonts w:ascii="Georgia" w:hAnsi="Georgia"/>
        </w:rPr>
        <w:t xml:space="preserve"> jerárquico </w:t>
      </w:r>
      <w:r w:rsidR="00A73DB2">
        <w:rPr>
          <w:rFonts w:ascii="Georgia" w:hAnsi="Georgia"/>
        </w:rPr>
        <w:t>-</w:t>
      </w:r>
      <w:proofErr w:type="spellStart"/>
      <w:r w:rsidR="00A73DB2" w:rsidRPr="006E0923">
        <w:rPr>
          <w:rFonts w:ascii="Georgia" w:hAnsi="Georgia"/>
        </w:rPr>
        <w:t>aglomera</w:t>
      </w:r>
      <w:r>
        <w:rPr>
          <w:rFonts w:ascii="Georgia" w:hAnsi="Georgia"/>
        </w:rPr>
        <w:t>tivo</w:t>
      </w:r>
      <w:proofErr w:type="spellEnd"/>
      <w:r w:rsidR="00A73DB2" w:rsidRPr="006E0923">
        <w:rPr>
          <w:rFonts w:ascii="Georgia" w:hAnsi="Georgia"/>
        </w:rPr>
        <w:t xml:space="preserve"> o divisiv</w:t>
      </w:r>
      <w:r>
        <w:rPr>
          <w:rFonts w:ascii="Georgia" w:hAnsi="Georgia"/>
        </w:rPr>
        <w:t>o</w:t>
      </w:r>
      <w:r w:rsidR="00A73DB2">
        <w:rPr>
          <w:rFonts w:ascii="Georgia" w:hAnsi="Georgia"/>
        </w:rPr>
        <w:t xml:space="preserve">- el </w:t>
      </w:r>
      <w:r w:rsidR="00A73DB2" w:rsidRPr="006E0923">
        <w:rPr>
          <w:rFonts w:ascii="Georgia" w:hAnsi="Georgia"/>
        </w:rPr>
        <w:t xml:space="preserve">usuario </w:t>
      </w:r>
      <w:r w:rsidR="00A73DB2">
        <w:rPr>
          <w:rFonts w:ascii="Georgia" w:hAnsi="Georgia"/>
        </w:rPr>
        <w:t xml:space="preserve">siempre </w:t>
      </w:r>
      <w:r>
        <w:rPr>
          <w:rFonts w:ascii="Georgia" w:hAnsi="Georgia"/>
        </w:rPr>
        <w:t xml:space="preserve">debe </w:t>
      </w:r>
      <w:r w:rsidR="00A73DB2">
        <w:rPr>
          <w:rFonts w:ascii="Georgia" w:hAnsi="Georgia"/>
        </w:rPr>
        <w:t xml:space="preserve">definir el </w:t>
      </w:r>
      <w:r>
        <w:rPr>
          <w:rFonts w:ascii="Georgia" w:hAnsi="Georgia"/>
        </w:rPr>
        <w:t xml:space="preserve">umbral de similitud, el cual, define el </w:t>
      </w:r>
      <w:r w:rsidR="00A73DB2">
        <w:rPr>
          <w:rFonts w:ascii="Georgia" w:hAnsi="Georgia"/>
        </w:rPr>
        <w:t>n</w:t>
      </w:r>
      <w:r w:rsidR="00A73DB2" w:rsidRPr="006E0923">
        <w:rPr>
          <w:rFonts w:ascii="Georgia" w:hAnsi="Georgia"/>
        </w:rPr>
        <w:t xml:space="preserve">úmero de clústeres </w:t>
      </w:r>
      <w:r>
        <w:rPr>
          <w:rFonts w:ascii="Georgia" w:hAnsi="Georgia"/>
        </w:rPr>
        <w:t>que se forman.</w:t>
      </w:r>
      <w:r w:rsidR="00A73DB2">
        <w:rPr>
          <w:rFonts w:ascii="Georgia" w:hAnsi="Georgia"/>
        </w:rPr>
        <w:t xml:space="preserve"> </w:t>
      </w:r>
    </w:p>
    <w:p w14:paraId="247A5FB6" w14:textId="77777777" w:rsidR="00A73DB2" w:rsidRDefault="00A73DB2" w:rsidP="002A207E">
      <w:pPr>
        <w:spacing w:after="0"/>
        <w:rPr>
          <w:rFonts w:ascii="Georgia" w:hAnsi="Georgia"/>
        </w:rPr>
      </w:pPr>
    </w:p>
    <w:p w14:paraId="05B68271" w14:textId="77777777" w:rsidR="004E773C" w:rsidRDefault="004E773C" w:rsidP="002A207E">
      <w:pPr>
        <w:spacing w:after="0"/>
        <w:rPr>
          <w:rFonts w:ascii="Georgia" w:hAnsi="Georgia"/>
        </w:rPr>
      </w:pPr>
    </w:p>
    <w:p w14:paraId="45B6DACE" w14:textId="77777777" w:rsidR="004E773C" w:rsidRDefault="004E773C" w:rsidP="002A207E">
      <w:pPr>
        <w:spacing w:after="0"/>
        <w:rPr>
          <w:rFonts w:ascii="Georgia" w:hAnsi="Georgia"/>
        </w:rPr>
      </w:pPr>
    </w:p>
    <w:p w14:paraId="12F4DBB1" w14:textId="77777777" w:rsidR="004E773C" w:rsidRDefault="004E773C" w:rsidP="002A207E">
      <w:pPr>
        <w:spacing w:after="0"/>
        <w:rPr>
          <w:rFonts w:ascii="Georgia" w:hAnsi="Georgia"/>
        </w:rPr>
      </w:pPr>
    </w:p>
    <w:p w14:paraId="569CDA62" w14:textId="77777777" w:rsidR="00A73DB2" w:rsidRDefault="00A73DB2" w:rsidP="002A207E">
      <w:pPr>
        <w:spacing w:after="0"/>
        <w:rPr>
          <w:rFonts w:ascii="Georgia" w:hAnsi="Georgia"/>
        </w:rPr>
      </w:pPr>
    </w:p>
    <w:p w14:paraId="5A72CD92" w14:textId="77777777" w:rsidR="00A73DB2" w:rsidRPr="001B2E00" w:rsidRDefault="00A73DB2" w:rsidP="002A207E">
      <w:pPr>
        <w:autoSpaceDE w:val="0"/>
        <w:autoSpaceDN w:val="0"/>
        <w:adjustRightInd w:val="0"/>
        <w:spacing w:after="0"/>
        <w:rPr>
          <w:rFonts w:ascii="Georgia" w:hAnsi="Georgia" w:cs="TTE1019D78t00"/>
          <w:color w:val="FF0000"/>
        </w:rPr>
      </w:pPr>
    </w:p>
    <w:p w14:paraId="0145506E" w14:textId="77777777" w:rsidR="00A73DB2" w:rsidRPr="001B2E00" w:rsidRDefault="00A73DB2" w:rsidP="002A207E">
      <w:pPr>
        <w:autoSpaceDE w:val="0"/>
        <w:autoSpaceDN w:val="0"/>
        <w:adjustRightInd w:val="0"/>
        <w:spacing w:after="0"/>
        <w:rPr>
          <w:rFonts w:ascii="Georgia" w:hAnsi="Georgia" w:cs="TTE1019D78t00"/>
          <w:color w:val="FF0000"/>
        </w:rPr>
      </w:pPr>
    </w:p>
    <w:p w14:paraId="5B2B3F23" w14:textId="77777777" w:rsidR="00E7065C" w:rsidRPr="001B2E00" w:rsidRDefault="00E7065C" w:rsidP="002A207E">
      <w:pPr>
        <w:autoSpaceDE w:val="0"/>
        <w:autoSpaceDN w:val="0"/>
        <w:adjustRightInd w:val="0"/>
        <w:spacing w:after="0"/>
        <w:rPr>
          <w:rFonts w:ascii="Georgia" w:hAnsi="Georgia" w:cs="TTE1019D78t00"/>
          <w:color w:val="FF0000"/>
        </w:rPr>
      </w:pPr>
    </w:p>
    <w:p w14:paraId="2521FDE1" w14:textId="77777777" w:rsidR="00A73DB2" w:rsidRDefault="00A73DB2" w:rsidP="002A207E">
      <w:pPr>
        <w:pStyle w:val="Heading2"/>
      </w:pPr>
      <w:bookmarkStart w:id="94" w:name="_Toc488444250"/>
      <w:r>
        <w:lastRenderedPageBreak/>
        <w:t>Medidas de la distancia en Métodos Algorítmicos</w:t>
      </w:r>
      <w:bookmarkEnd w:id="94"/>
    </w:p>
    <w:p w14:paraId="24156FB7" w14:textId="77777777" w:rsidR="00A73DB2" w:rsidRDefault="00A73DB2" w:rsidP="002A207E">
      <w:pPr>
        <w:spacing w:after="0"/>
      </w:pPr>
    </w:p>
    <w:p w14:paraId="656B8430" w14:textId="77777777" w:rsidR="00A73DB2" w:rsidRDefault="00A73DB2" w:rsidP="002A207E">
      <w:pPr>
        <w:rPr>
          <w:rFonts w:ascii="Georgia" w:hAnsi="Georgia"/>
        </w:rPr>
      </w:pPr>
      <w:r>
        <w:rPr>
          <w:rFonts w:ascii="Georgia" w:hAnsi="Georgia"/>
        </w:rPr>
        <w:t xml:space="preserve">Independientemente del método algorítmico por el que se opte, sea </w:t>
      </w:r>
      <w:r w:rsidRPr="000947A3">
        <w:rPr>
          <w:rFonts w:ascii="Georgia" w:hAnsi="Georgia"/>
        </w:rPr>
        <w:t xml:space="preserve">aglomerado o divisivo, </w:t>
      </w:r>
      <w:r>
        <w:rPr>
          <w:rFonts w:ascii="Georgia" w:hAnsi="Georgia"/>
        </w:rPr>
        <w:t xml:space="preserve">el principal problema a resolver es calcular </w:t>
      </w:r>
      <w:r w:rsidRPr="000947A3">
        <w:rPr>
          <w:rFonts w:ascii="Georgia" w:hAnsi="Georgia"/>
        </w:rPr>
        <w:t>la distancia entre dos grupos</w:t>
      </w:r>
      <w:r>
        <w:rPr>
          <w:rFonts w:ascii="Georgia" w:hAnsi="Georgia"/>
        </w:rPr>
        <w:t xml:space="preserve"> cualesquiera</w:t>
      </w:r>
      <w:r w:rsidRPr="000947A3">
        <w:rPr>
          <w:rFonts w:ascii="Georgia" w:hAnsi="Georgia"/>
        </w:rPr>
        <w:t xml:space="preserve">, </w:t>
      </w:r>
      <w:r>
        <w:rPr>
          <w:rFonts w:ascii="Georgia" w:hAnsi="Georgia"/>
        </w:rPr>
        <w:t>dado que la agrupación, como hemos visto, se lleva a cabo en base</w:t>
      </w:r>
      <w:r w:rsidR="006E4F80">
        <w:rPr>
          <w:rFonts w:ascii="Georgia" w:hAnsi="Georgia"/>
        </w:rPr>
        <w:t xml:space="preserve"> a</w:t>
      </w:r>
      <w:r>
        <w:rPr>
          <w:rFonts w:ascii="Georgia" w:hAnsi="Georgia"/>
        </w:rPr>
        <w:t xml:space="preserve"> esa  distancia. Así pues, la siguiente pregunta que surge es: ¿Cómo calculamos la distancia entre dos </w:t>
      </w:r>
      <w:proofErr w:type="spellStart"/>
      <w:r>
        <w:rPr>
          <w:rFonts w:ascii="Georgia" w:hAnsi="Georgia"/>
        </w:rPr>
        <w:t>clusters</w:t>
      </w:r>
      <w:proofErr w:type="spellEnd"/>
      <w:r>
        <w:rPr>
          <w:rFonts w:ascii="Georgia" w:hAnsi="Georgia"/>
        </w:rPr>
        <w:t>?</w:t>
      </w:r>
    </w:p>
    <w:p w14:paraId="68BB14EE" w14:textId="77777777" w:rsidR="00D83ADC" w:rsidRDefault="00D83ADC" w:rsidP="002A207E">
      <w:pPr>
        <w:spacing w:after="0"/>
        <w:rPr>
          <w:rFonts w:ascii="Georgia" w:hAnsi="Georgia"/>
        </w:rPr>
      </w:pPr>
    </w:p>
    <w:p w14:paraId="6C1ED316" w14:textId="77777777" w:rsidR="00A73DB2" w:rsidRDefault="00A73DB2" w:rsidP="002A207E">
      <w:pPr>
        <w:spacing w:after="0"/>
        <w:rPr>
          <w:rFonts w:ascii="Georgia" w:hAnsi="Georgia"/>
        </w:rPr>
      </w:pPr>
      <w:r>
        <w:rPr>
          <w:rFonts w:ascii="Georgia" w:hAnsi="Georgia"/>
        </w:rPr>
        <w:t>En líneas generales, se definen 4 tipos de distancias  (</w:t>
      </w:r>
      <w:proofErr w:type="spellStart"/>
      <w:r w:rsidRPr="00D61A98">
        <w:rPr>
          <w:rFonts w:ascii="Georgia" w:hAnsi="Georgia"/>
          <w:b/>
          <w:i/>
        </w:rPr>
        <w:t>Linkage</w:t>
      </w:r>
      <w:proofErr w:type="spellEnd"/>
      <w:r w:rsidRPr="00D61A98">
        <w:rPr>
          <w:rFonts w:ascii="Georgia" w:hAnsi="Georgia"/>
          <w:b/>
          <w:i/>
        </w:rPr>
        <w:t xml:space="preserve"> </w:t>
      </w:r>
      <w:proofErr w:type="spellStart"/>
      <w:r w:rsidRPr="00D61A98">
        <w:rPr>
          <w:rFonts w:ascii="Georgia" w:hAnsi="Georgia"/>
          <w:b/>
          <w:i/>
        </w:rPr>
        <w:t>measures</w:t>
      </w:r>
      <w:proofErr w:type="spellEnd"/>
      <w:r>
        <w:rPr>
          <w:rFonts w:ascii="Georgia" w:hAnsi="Georgia"/>
        </w:rPr>
        <w:t>):</w:t>
      </w:r>
    </w:p>
    <w:p w14:paraId="7594F105" w14:textId="77777777" w:rsidR="00A73DB2" w:rsidRDefault="00A73DB2" w:rsidP="002A207E">
      <w:pPr>
        <w:spacing w:after="0"/>
        <w:rPr>
          <w:rFonts w:ascii="Georgia" w:hAnsi="Georgia"/>
        </w:rPr>
      </w:pPr>
    </w:p>
    <w:p w14:paraId="6DEF3ABC" w14:textId="77777777" w:rsidR="00A73DB2" w:rsidRPr="00586904" w:rsidRDefault="00A73DB2" w:rsidP="002A207E">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Maximum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proofErr w:type="spellStart"/>
      <w:r w:rsidRPr="00586904">
        <w:rPr>
          <w:rFonts w:ascii="Minion-Italic" w:hAnsi="Minion-Italic" w:cs="Minion-Italic"/>
          <w:i/>
          <w:iCs/>
          <w:sz w:val="20"/>
          <w:szCs w:val="20"/>
          <w:lang w:val="en-US"/>
        </w:rPr>
        <w:t>dist</w:t>
      </w:r>
      <w:proofErr w:type="spellEnd"/>
      <w:r w:rsidRPr="00586904">
        <w:rPr>
          <w:rFonts w:ascii="Minion-Italic" w:hAnsi="Minion-Italic" w:cs="Minion-Italic"/>
          <w:i/>
          <w:iCs/>
          <w:sz w:val="20"/>
          <w:szCs w:val="20"/>
          <w:lang w:val="en-US"/>
        </w:rPr>
        <w:t xml:space="preserve"> </w:t>
      </w:r>
      <w:proofErr w:type="gramStart"/>
      <w:r w:rsidRPr="00586904">
        <w:rPr>
          <w:rFonts w:ascii="Minion-Italic" w:hAnsi="Minion-Italic" w:cs="Minion-Italic"/>
          <w:i/>
          <w:iCs/>
          <w:sz w:val="15"/>
          <w:szCs w:val="15"/>
          <w:lang w:val="en-US"/>
        </w:rPr>
        <w:t>max</w:t>
      </w:r>
      <w:r w:rsidRPr="00586904">
        <w:rPr>
          <w:rFonts w:ascii="RMTMI" w:hAnsi="RMTMI" w:cs="RMTMI"/>
          <w:sz w:val="20"/>
          <w:szCs w:val="20"/>
          <w:lang w:val="en-US"/>
        </w:rPr>
        <w:t>.(</w:t>
      </w:r>
      <w:proofErr w:type="gramEnd"/>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proofErr w:type="spellStart"/>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proofErr w:type="spellEnd"/>
      <w:r w:rsidRPr="00586904">
        <w:rPr>
          <w:rFonts w:ascii="RMTMI" w:hAnsi="RMTMI" w:cs="RMTMI"/>
          <w:sz w:val="20"/>
          <w:szCs w:val="20"/>
          <w:lang w:val="en-US"/>
        </w:rPr>
        <w:t xml:space="preserve">) = </w:t>
      </w:r>
      <w:r w:rsidRPr="00586904">
        <w:rPr>
          <w:rFonts w:ascii="Times-Roman" w:hAnsi="Times-Roman" w:cs="Times-Roman"/>
          <w:sz w:val="20"/>
          <w:szCs w:val="20"/>
          <w:lang w:val="en-US"/>
        </w:rPr>
        <w:t xml:space="preserve">max ( | p – p’ | )  </w:t>
      </w:r>
    </w:p>
    <w:p w14:paraId="0DAD2A1F" w14:textId="77777777" w:rsidR="00A73DB2" w:rsidRPr="00586904" w:rsidRDefault="00A73DB2" w:rsidP="002A207E">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Minimum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proofErr w:type="spellStart"/>
      <w:r w:rsidRPr="00586904">
        <w:rPr>
          <w:rFonts w:ascii="Minion-Italic" w:hAnsi="Minion-Italic" w:cs="Minion-Italic"/>
          <w:i/>
          <w:iCs/>
          <w:sz w:val="20"/>
          <w:szCs w:val="20"/>
          <w:lang w:val="en-US"/>
        </w:rPr>
        <w:t>dist</w:t>
      </w:r>
      <w:proofErr w:type="spellEnd"/>
      <w:r w:rsidRPr="00586904">
        <w:rPr>
          <w:rFonts w:ascii="Minion-Italic" w:hAnsi="Minion-Italic" w:cs="Minion-Italic"/>
          <w:i/>
          <w:iCs/>
          <w:sz w:val="20"/>
          <w:szCs w:val="20"/>
          <w:lang w:val="en-US"/>
        </w:rPr>
        <w:t xml:space="preserve"> </w:t>
      </w:r>
      <w:proofErr w:type="gramStart"/>
      <w:r w:rsidRPr="00586904">
        <w:rPr>
          <w:rFonts w:ascii="Minion-Italic" w:hAnsi="Minion-Italic" w:cs="Minion-Italic"/>
          <w:i/>
          <w:iCs/>
          <w:sz w:val="15"/>
          <w:szCs w:val="15"/>
          <w:lang w:val="en-US"/>
        </w:rPr>
        <w:t>min</w:t>
      </w:r>
      <w:r w:rsidRPr="00586904">
        <w:rPr>
          <w:rFonts w:ascii="RMTMI" w:hAnsi="RMTMI" w:cs="RMTMI"/>
          <w:sz w:val="20"/>
          <w:szCs w:val="20"/>
          <w:lang w:val="en-US"/>
        </w:rPr>
        <w:t>.(</w:t>
      </w:r>
      <w:proofErr w:type="gramEnd"/>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proofErr w:type="spellStart"/>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proofErr w:type="spellEnd"/>
      <w:r w:rsidRPr="00586904">
        <w:rPr>
          <w:rFonts w:ascii="RMTMI" w:hAnsi="RMTMI" w:cs="RMTMI"/>
          <w:sz w:val="20"/>
          <w:szCs w:val="20"/>
          <w:lang w:val="en-US"/>
        </w:rPr>
        <w:t xml:space="preserve">) = </w:t>
      </w:r>
      <w:r w:rsidRPr="00586904">
        <w:rPr>
          <w:rFonts w:ascii="Times-Roman" w:hAnsi="Times-Roman" w:cs="Times-Roman"/>
          <w:sz w:val="20"/>
          <w:szCs w:val="20"/>
          <w:lang w:val="en-US"/>
        </w:rPr>
        <w:t xml:space="preserve">min ( | p – p’ | )  </w:t>
      </w:r>
    </w:p>
    <w:p w14:paraId="4735A96C" w14:textId="77777777" w:rsidR="00A73DB2" w:rsidRPr="00586904" w:rsidRDefault="00A73DB2" w:rsidP="002A207E">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Average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proofErr w:type="spellStart"/>
      <w:r w:rsidRPr="00586904">
        <w:rPr>
          <w:rFonts w:ascii="Minion-Italic" w:hAnsi="Minion-Italic" w:cs="Minion-Italic"/>
          <w:i/>
          <w:iCs/>
          <w:sz w:val="20"/>
          <w:szCs w:val="20"/>
          <w:lang w:val="en-US"/>
        </w:rPr>
        <w:t>dist</w:t>
      </w:r>
      <w:proofErr w:type="spellEnd"/>
      <w:r w:rsidRPr="00586904">
        <w:rPr>
          <w:rFonts w:ascii="Minion-Italic" w:hAnsi="Minion-Italic" w:cs="Minion-Italic"/>
          <w:i/>
          <w:iCs/>
          <w:sz w:val="20"/>
          <w:szCs w:val="20"/>
          <w:lang w:val="en-US"/>
        </w:rPr>
        <w:t xml:space="preserve"> </w:t>
      </w:r>
      <w:proofErr w:type="gramStart"/>
      <w:r w:rsidRPr="00586904">
        <w:rPr>
          <w:rFonts w:ascii="Minion-Italic" w:hAnsi="Minion-Italic" w:cs="Minion-Italic"/>
          <w:i/>
          <w:iCs/>
          <w:sz w:val="15"/>
          <w:szCs w:val="15"/>
          <w:lang w:val="en-US"/>
        </w:rPr>
        <w:t>avg</w:t>
      </w:r>
      <w:r w:rsidRPr="00586904">
        <w:rPr>
          <w:rFonts w:ascii="RMTMI" w:hAnsi="RMTMI" w:cs="RMTMI"/>
          <w:sz w:val="20"/>
          <w:szCs w:val="20"/>
          <w:lang w:val="en-US"/>
        </w:rPr>
        <w:t>.(</w:t>
      </w:r>
      <w:proofErr w:type="gramEnd"/>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proofErr w:type="spellStart"/>
      <w:r w:rsidRPr="00586904">
        <w:rPr>
          <w:rFonts w:ascii="Minion-Italic" w:hAnsi="Minion-Italic" w:cs="Minion-Italic"/>
          <w:i/>
          <w:iCs/>
          <w:sz w:val="20"/>
          <w:szCs w:val="20"/>
          <w:lang w:val="en-US"/>
        </w:rPr>
        <w:t>C</w:t>
      </w:r>
      <w:r w:rsidRPr="00586904">
        <w:rPr>
          <w:rFonts w:ascii="RMTMI" w:hAnsi="RMTMI" w:cs="RMTMI"/>
          <w:sz w:val="20"/>
          <w:szCs w:val="20"/>
          <w:vertAlign w:val="subscript"/>
          <w:lang w:val="en-US"/>
        </w:rPr>
        <w:t>j</w:t>
      </w:r>
      <w:proofErr w:type="spellEnd"/>
      <w:r w:rsidRPr="00586904">
        <w:rPr>
          <w:rFonts w:ascii="RMTMI" w:hAnsi="RMTMI" w:cs="RMTMI"/>
          <w:sz w:val="20"/>
          <w:szCs w:val="20"/>
          <w:lang w:val="en-US"/>
        </w:rPr>
        <w:t xml:space="preserve">) = </w:t>
      </w:r>
      <w:r w:rsidRPr="00586904">
        <w:rPr>
          <w:rFonts w:ascii="Minion-Regular" w:hAnsi="Minion-Regular" w:cs="Minion-Regular"/>
          <w:sz w:val="20"/>
          <w:szCs w:val="20"/>
          <w:lang w:val="en-US"/>
        </w:rPr>
        <w:t>1/</w:t>
      </w:r>
      <w:proofErr w:type="spellStart"/>
      <w:r w:rsidRPr="00586904">
        <w:rPr>
          <w:rFonts w:ascii="Minion-Italic" w:hAnsi="Minion-Italic" w:cs="Minion-Italic"/>
          <w:i/>
          <w:iCs/>
          <w:sz w:val="20"/>
          <w:szCs w:val="20"/>
          <w:lang w:val="en-US"/>
        </w:rPr>
        <w:t>n</w:t>
      </w:r>
      <w:r w:rsidRPr="00586904">
        <w:rPr>
          <w:rFonts w:ascii="Minion-Italic" w:hAnsi="Minion-Italic" w:cs="Minion-Italic"/>
          <w:i/>
          <w:iCs/>
          <w:sz w:val="15"/>
          <w:szCs w:val="15"/>
          <w:lang w:val="en-US"/>
        </w:rPr>
        <w:t>i</w:t>
      </w:r>
      <w:r w:rsidRPr="00586904">
        <w:rPr>
          <w:rFonts w:ascii="Minion-Italic" w:hAnsi="Minion-Italic" w:cs="Minion-Italic"/>
          <w:i/>
          <w:iCs/>
          <w:sz w:val="20"/>
          <w:szCs w:val="20"/>
          <w:lang w:val="en-US"/>
        </w:rPr>
        <w:t>n</w:t>
      </w:r>
      <w:r w:rsidRPr="00586904">
        <w:rPr>
          <w:rFonts w:ascii="Minion-Italic" w:hAnsi="Minion-Italic" w:cs="Minion-Italic"/>
          <w:i/>
          <w:iCs/>
          <w:sz w:val="15"/>
          <w:szCs w:val="15"/>
          <w:lang w:val="en-US"/>
        </w:rPr>
        <w:t>j</w:t>
      </w:r>
      <w:proofErr w:type="spellEnd"/>
      <w:r w:rsidRPr="00586904">
        <w:rPr>
          <w:rFonts w:ascii="RMTMI" w:hAnsi="RMTMI" w:cs="RMTMI"/>
          <w:sz w:val="20"/>
          <w:szCs w:val="20"/>
          <w:lang w:val="en-US"/>
        </w:rPr>
        <w:t xml:space="preserve">  ∑</w:t>
      </w:r>
      <w:r w:rsidRPr="00586904">
        <w:rPr>
          <w:rFonts w:ascii="Times-Roman" w:hAnsi="Times-Roman" w:cs="Times-Roman"/>
          <w:sz w:val="20"/>
          <w:szCs w:val="20"/>
          <w:lang w:val="en-US"/>
        </w:rPr>
        <w:t xml:space="preserve"> | p – p’ |   </w:t>
      </w:r>
    </w:p>
    <w:p w14:paraId="70B17CFB" w14:textId="77777777" w:rsidR="00A73DB2" w:rsidRPr="00586904" w:rsidRDefault="00A73DB2" w:rsidP="002A207E">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Mean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r w:rsidR="00420B3E">
        <w:rPr>
          <w:rFonts w:ascii="Minion-Regular" w:hAnsi="Minion-Regular" w:cs="Minion-Regular"/>
          <w:sz w:val="20"/>
          <w:szCs w:val="20"/>
          <w:lang w:val="en-US"/>
        </w:rPr>
        <w:tab/>
      </w:r>
      <w:proofErr w:type="spellStart"/>
      <w:r w:rsidRPr="00586904">
        <w:rPr>
          <w:rFonts w:ascii="Minion-Italic" w:hAnsi="Minion-Italic" w:cs="Minion-Italic"/>
          <w:i/>
          <w:iCs/>
          <w:sz w:val="20"/>
          <w:szCs w:val="20"/>
          <w:lang w:val="en-US"/>
        </w:rPr>
        <w:t>dist</w:t>
      </w:r>
      <w:proofErr w:type="spellEnd"/>
      <w:r w:rsidRPr="00586904">
        <w:rPr>
          <w:rFonts w:ascii="Minion-Italic" w:hAnsi="Minion-Italic" w:cs="Minion-Italic"/>
          <w:i/>
          <w:iCs/>
          <w:sz w:val="20"/>
          <w:szCs w:val="20"/>
          <w:lang w:val="en-US"/>
        </w:rPr>
        <w:t xml:space="preserve"> </w:t>
      </w:r>
      <w:r w:rsidRPr="00586904">
        <w:rPr>
          <w:rFonts w:ascii="Minion-Italic" w:hAnsi="Minion-Italic" w:cs="Minion-Italic"/>
          <w:i/>
          <w:iCs/>
          <w:sz w:val="15"/>
          <w:szCs w:val="15"/>
          <w:lang w:val="en-US"/>
        </w:rPr>
        <w:t xml:space="preserve">mean </w:t>
      </w:r>
      <w:r w:rsidRPr="00586904">
        <w:rPr>
          <w:rFonts w:ascii="RMTMI" w:hAnsi="RMTMI" w:cs="RMTMI"/>
          <w:sz w:val="20"/>
          <w:szCs w:val="20"/>
          <w:lang w:val="en-US"/>
        </w:rPr>
        <w:t>(</w:t>
      </w:r>
      <w:proofErr w:type="gramStart"/>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proofErr w:type="spellStart"/>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proofErr w:type="spellEnd"/>
      <w:proofErr w:type="gramEnd"/>
      <w:r w:rsidRPr="00586904">
        <w:rPr>
          <w:rFonts w:ascii="RMTMI" w:hAnsi="RMTMI" w:cs="RMTMI"/>
          <w:sz w:val="20"/>
          <w:szCs w:val="20"/>
          <w:lang w:val="en-US"/>
        </w:rPr>
        <w:t xml:space="preserve">/) = | </w:t>
      </w:r>
      <w:r w:rsidRPr="00586904">
        <w:rPr>
          <w:rFonts w:ascii="Times-Roman" w:hAnsi="Times-Roman" w:cs="Times-Roman"/>
          <w:sz w:val="20"/>
          <w:szCs w:val="20"/>
          <w:lang w:val="en-US"/>
        </w:rPr>
        <w:t>m</w:t>
      </w:r>
      <w:r w:rsidRPr="00586904">
        <w:rPr>
          <w:rFonts w:ascii="Times-Roman" w:hAnsi="Times-Roman" w:cs="Times-Roman"/>
          <w:sz w:val="20"/>
          <w:szCs w:val="20"/>
          <w:vertAlign w:val="subscript"/>
          <w:lang w:val="en-US"/>
        </w:rPr>
        <w:t>i</w:t>
      </w:r>
      <w:r w:rsidRPr="00586904">
        <w:rPr>
          <w:rFonts w:ascii="Times-Roman" w:hAnsi="Times-Roman" w:cs="Times-Roman"/>
          <w:sz w:val="20"/>
          <w:szCs w:val="20"/>
          <w:lang w:val="en-US"/>
        </w:rPr>
        <w:t xml:space="preserve"> - </w:t>
      </w:r>
      <w:proofErr w:type="spellStart"/>
      <w:r w:rsidRPr="00586904">
        <w:rPr>
          <w:rFonts w:ascii="Times-Roman" w:hAnsi="Times-Roman" w:cs="Times-Roman"/>
          <w:sz w:val="20"/>
          <w:szCs w:val="20"/>
          <w:lang w:val="en-US"/>
        </w:rPr>
        <w:t>m</w:t>
      </w:r>
      <w:r w:rsidRPr="00586904">
        <w:rPr>
          <w:rFonts w:ascii="Times-Roman" w:hAnsi="Times-Roman" w:cs="Times-Roman"/>
          <w:sz w:val="20"/>
          <w:szCs w:val="20"/>
          <w:vertAlign w:val="subscript"/>
          <w:lang w:val="en-US"/>
        </w:rPr>
        <w:t>j</w:t>
      </w:r>
      <w:proofErr w:type="spellEnd"/>
      <w:r w:rsidRPr="00586904">
        <w:rPr>
          <w:rFonts w:ascii="Times-Roman" w:hAnsi="Times-Roman" w:cs="Times-Roman"/>
          <w:sz w:val="20"/>
          <w:szCs w:val="20"/>
          <w:vertAlign w:val="subscript"/>
          <w:lang w:val="en-US"/>
        </w:rPr>
        <w:t xml:space="preserve"> </w:t>
      </w:r>
      <w:r w:rsidRPr="00586904">
        <w:rPr>
          <w:rFonts w:ascii="Times-Roman" w:hAnsi="Times-Roman" w:cs="Times-Roman"/>
          <w:sz w:val="20"/>
          <w:szCs w:val="20"/>
          <w:lang w:val="en-US"/>
        </w:rPr>
        <w:t xml:space="preserve">|  </w:t>
      </w:r>
    </w:p>
    <w:p w14:paraId="6414A6D6" w14:textId="77777777" w:rsidR="00A73DB2" w:rsidRPr="00586904" w:rsidRDefault="00A73DB2" w:rsidP="002A207E">
      <w:pPr>
        <w:pStyle w:val="ListParagraph"/>
        <w:autoSpaceDE w:val="0"/>
        <w:autoSpaceDN w:val="0"/>
        <w:adjustRightInd w:val="0"/>
        <w:spacing w:after="0" w:line="360" w:lineRule="auto"/>
        <w:ind w:left="1428"/>
        <w:jc w:val="both"/>
        <w:rPr>
          <w:rFonts w:ascii="Times-Roman" w:hAnsi="Times-Roman" w:cs="Times-Roman"/>
          <w:sz w:val="20"/>
          <w:szCs w:val="20"/>
          <w:lang w:val="en-US"/>
        </w:rPr>
      </w:pPr>
    </w:p>
    <w:p w14:paraId="0751511D" w14:textId="77777777" w:rsidR="00A73DB2" w:rsidRPr="00586904" w:rsidRDefault="00A73DB2" w:rsidP="002A207E">
      <w:pPr>
        <w:autoSpaceDE w:val="0"/>
        <w:autoSpaceDN w:val="0"/>
        <w:adjustRightInd w:val="0"/>
        <w:spacing w:after="0"/>
        <w:rPr>
          <w:rFonts w:ascii="Minion-Italic" w:hAnsi="Minion-Italic" w:cs="Minion-Italic"/>
          <w:i/>
          <w:iCs/>
          <w:sz w:val="12"/>
          <w:szCs w:val="12"/>
          <w:lang w:val="en-US"/>
        </w:rPr>
      </w:pPr>
      <w:r w:rsidRPr="00586904">
        <w:rPr>
          <w:rFonts w:ascii="Minion-Italic" w:hAnsi="Minion-Italic" w:cs="Minion-Italic"/>
          <w:i/>
          <w:iCs/>
          <w:sz w:val="12"/>
          <w:szCs w:val="12"/>
          <w:lang w:val="en-US"/>
        </w:rPr>
        <w:t xml:space="preserve">  </w:t>
      </w:r>
    </w:p>
    <w:p w14:paraId="55A17231" w14:textId="77777777" w:rsidR="00A73DB2" w:rsidRPr="001C7F29" w:rsidRDefault="00A73DB2" w:rsidP="002A207E">
      <w:pPr>
        <w:rPr>
          <w:rFonts w:ascii="Georgia" w:hAnsi="Georgia" w:cs="MTSY"/>
          <w:szCs w:val="20"/>
        </w:rPr>
      </w:pPr>
      <w:r w:rsidRPr="001C7F29">
        <w:rPr>
          <w:rFonts w:ascii="Georgia" w:hAnsi="Georgia" w:cs="MTSY"/>
          <w:szCs w:val="20"/>
        </w:rPr>
        <w:t>En estas fórmulas, se asume</w:t>
      </w:r>
      <w:r>
        <w:rPr>
          <w:rFonts w:ascii="Georgia" w:hAnsi="Georgia" w:cs="MTSY"/>
          <w:szCs w:val="20"/>
        </w:rPr>
        <w:t>n como condiciones,</w:t>
      </w:r>
      <w:r w:rsidRPr="001C7F29">
        <w:rPr>
          <w:rFonts w:ascii="Georgia" w:hAnsi="Georgia" w:cs="MTSY"/>
          <w:szCs w:val="20"/>
        </w:rPr>
        <w:t xml:space="preserve"> que </w:t>
      </w:r>
      <w:r w:rsidRPr="001C7F29">
        <w:rPr>
          <w:rFonts w:ascii="Georgia" w:hAnsi="Georgia" w:cs="Times-Roman"/>
          <w:szCs w:val="20"/>
        </w:rPr>
        <w:t>| p – p’ |  es la distancia entre dos objetos o puntos p y p</w:t>
      </w:r>
      <w:r w:rsidRPr="001C7F29">
        <w:rPr>
          <w:rFonts w:ascii="Georgia" w:hAnsi="Georgia" w:cs="Times-Roman"/>
          <w:szCs w:val="20"/>
          <w:vertAlign w:val="subscript"/>
        </w:rPr>
        <w:t>0</w:t>
      </w:r>
      <w:r w:rsidRPr="001C7F29">
        <w:rPr>
          <w:rFonts w:ascii="Georgia" w:hAnsi="Georgia" w:cs="Times-Roman"/>
          <w:szCs w:val="20"/>
        </w:rPr>
        <w:t>,  m</w:t>
      </w:r>
      <w:r w:rsidRPr="001C7F29">
        <w:rPr>
          <w:rFonts w:ascii="Georgia" w:hAnsi="Georgia" w:cs="Times-Roman"/>
          <w:szCs w:val="20"/>
          <w:vertAlign w:val="subscript"/>
        </w:rPr>
        <w:t>i</w:t>
      </w:r>
      <w:r w:rsidRPr="001C7F29">
        <w:rPr>
          <w:rFonts w:ascii="Georgia" w:hAnsi="Georgia" w:cs="Times-Roman"/>
          <w:szCs w:val="20"/>
        </w:rPr>
        <w:t xml:space="preserve"> es la media del clúster C</w:t>
      </w:r>
      <w:r w:rsidRPr="001C7F29">
        <w:rPr>
          <w:rFonts w:ascii="Georgia" w:hAnsi="Georgia" w:cs="Times-Roman"/>
          <w:szCs w:val="20"/>
          <w:vertAlign w:val="subscript"/>
        </w:rPr>
        <w:t xml:space="preserve">i </w:t>
      </w:r>
      <w:r w:rsidRPr="001C7F29">
        <w:rPr>
          <w:rFonts w:ascii="Georgia" w:hAnsi="Georgia" w:cs="Times-Roman"/>
          <w:szCs w:val="20"/>
        </w:rPr>
        <w:t>y n</w:t>
      </w:r>
      <w:r w:rsidRPr="001C7F29">
        <w:rPr>
          <w:rFonts w:ascii="Georgia" w:hAnsi="Georgia" w:cs="Times-Roman"/>
          <w:szCs w:val="20"/>
          <w:vertAlign w:val="subscript"/>
        </w:rPr>
        <w:t>i</w:t>
      </w:r>
      <w:r w:rsidRPr="001C7F29">
        <w:rPr>
          <w:rFonts w:ascii="Georgia" w:hAnsi="Georgia" w:cs="Times-Roman"/>
          <w:szCs w:val="20"/>
        </w:rPr>
        <w:t xml:space="preserve"> es el número de objetos que pertenecen a dicho clúster (</w:t>
      </w:r>
      <w:r>
        <w:rPr>
          <w:rFonts w:ascii="Georgia" w:hAnsi="Georgia" w:cs="Times-Roman"/>
          <w:szCs w:val="20"/>
        </w:rPr>
        <w:t xml:space="preserve">se trata </w:t>
      </w:r>
      <w:r w:rsidRPr="001C7F29">
        <w:rPr>
          <w:rFonts w:ascii="Georgia" w:hAnsi="Georgia" w:cs="Times-Roman"/>
          <w:szCs w:val="20"/>
        </w:rPr>
        <w:t xml:space="preserve">de igual forma para el clúster </w:t>
      </w:r>
      <w:proofErr w:type="spellStart"/>
      <w:r w:rsidRPr="001C7F29">
        <w:rPr>
          <w:rFonts w:ascii="Georgia" w:hAnsi="Georgia" w:cs="Times-Roman"/>
          <w:szCs w:val="20"/>
        </w:rPr>
        <w:t>C</w:t>
      </w:r>
      <w:r w:rsidRPr="001C7F29">
        <w:rPr>
          <w:rFonts w:ascii="Georgia" w:hAnsi="Georgia" w:cs="Times-Roman"/>
          <w:szCs w:val="20"/>
          <w:vertAlign w:val="subscript"/>
        </w:rPr>
        <w:t>j</w:t>
      </w:r>
      <w:proofErr w:type="spellEnd"/>
      <w:r w:rsidRPr="001C7F29">
        <w:rPr>
          <w:rFonts w:ascii="Georgia" w:hAnsi="Georgia" w:cs="Times-Roman"/>
          <w:szCs w:val="20"/>
        </w:rPr>
        <w:t xml:space="preserve"> con </w:t>
      </w:r>
      <w:proofErr w:type="spellStart"/>
      <w:r w:rsidRPr="001C7F29">
        <w:rPr>
          <w:rFonts w:ascii="Georgia" w:hAnsi="Georgia" w:cs="Times-Roman"/>
          <w:szCs w:val="20"/>
        </w:rPr>
        <w:t>n</w:t>
      </w:r>
      <w:r w:rsidRPr="001C7F29">
        <w:rPr>
          <w:rFonts w:ascii="Georgia" w:hAnsi="Georgia" w:cs="Times-Roman"/>
          <w:szCs w:val="20"/>
          <w:vertAlign w:val="subscript"/>
        </w:rPr>
        <w:t>j</w:t>
      </w:r>
      <w:proofErr w:type="spellEnd"/>
      <w:r w:rsidRPr="001C7F29">
        <w:rPr>
          <w:rFonts w:ascii="Georgia" w:hAnsi="Georgia" w:cs="Times-Roman"/>
          <w:szCs w:val="20"/>
        </w:rPr>
        <w:t xml:space="preserve"> elementos). </w:t>
      </w:r>
    </w:p>
    <w:p w14:paraId="2DA6A588" w14:textId="77777777" w:rsidR="00590B07" w:rsidRDefault="00590B07" w:rsidP="002A207E">
      <w:pPr>
        <w:spacing w:after="0"/>
        <w:rPr>
          <w:rFonts w:ascii="Georgia" w:hAnsi="Georgia" w:cs="MTSY"/>
        </w:rPr>
      </w:pPr>
    </w:p>
    <w:p w14:paraId="6D29232D" w14:textId="77777777" w:rsidR="00590B07" w:rsidRDefault="00590B07" w:rsidP="002A207E">
      <w:pPr>
        <w:spacing w:after="0"/>
        <w:rPr>
          <w:rFonts w:ascii="Georgia" w:hAnsi="Georgia" w:cs="MTSY"/>
        </w:rPr>
      </w:pPr>
    </w:p>
    <w:p w14:paraId="5E376E35" w14:textId="77777777" w:rsidR="00A73DB2" w:rsidRDefault="00A73DB2" w:rsidP="002A207E">
      <w:pPr>
        <w:spacing w:after="0"/>
        <w:rPr>
          <w:rFonts w:ascii="Georgia" w:hAnsi="Georgia" w:cs="MTSY"/>
        </w:rPr>
      </w:pPr>
      <w:r w:rsidRPr="00676925">
        <w:rPr>
          <w:rFonts w:ascii="Georgia" w:hAnsi="Georgia" w:cs="MTSY"/>
        </w:rPr>
        <w:t xml:space="preserve">Atendiendo al uso de </w:t>
      </w:r>
      <w:r>
        <w:rPr>
          <w:rFonts w:ascii="Georgia" w:hAnsi="Georgia" w:cs="MTSY"/>
        </w:rPr>
        <w:t>un tipo de medida u otro, p</w:t>
      </w:r>
      <w:r w:rsidRPr="00676925">
        <w:rPr>
          <w:rFonts w:ascii="Georgia" w:hAnsi="Georgia" w:cs="MTSY"/>
        </w:rPr>
        <w:t xml:space="preserve">odemos clasificar los algoritmos </w:t>
      </w:r>
      <w:r>
        <w:rPr>
          <w:rFonts w:ascii="Georgia" w:hAnsi="Georgia" w:cs="MTSY"/>
        </w:rPr>
        <w:t xml:space="preserve">de </w:t>
      </w:r>
      <w:proofErr w:type="spellStart"/>
      <w:r>
        <w:rPr>
          <w:rFonts w:ascii="Georgia" w:hAnsi="Georgia" w:cs="MTSY"/>
        </w:rPr>
        <w:t>Clustering</w:t>
      </w:r>
      <w:proofErr w:type="spellEnd"/>
      <w:r>
        <w:rPr>
          <w:rFonts w:ascii="Georgia" w:hAnsi="Georgia" w:cs="MTSY"/>
        </w:rPr>
        <w:t xml:space="preserve"> </w:t>
      </w:r>
      <w:r w:rsidRPr="00676925">
        <w:rPr>
          <w:rFonts w:ascii="Georgia" w:hAnsi="Georgia" w:cs="MTSY"/>
        </w:rPr>
        <w:t>en:</w:t>
      </w:r>
    </w:p>
    <w:p w14:paraId="0F8BC0A6" w14:textId="77777777" w:rsidR="00A73DB2" w:rsidRDefault="00A73DB2" w:rsidP="002A207E">
      <w:pPr>
        <w:spacing w:after="0"/>
        <w:rPr>
          <w:rFonts w:ascii="Georgia" w:hAnsi="Georgia" w:cs="MTSY"/>
        </w:rPr>
      </w:pPr>
    </w:p>
    <w:p w14:paraId="7F6A482A" w14:textId="77777777" w:rsidR="00590B07" w:rsidRDefault="00590B07" w:rsidP="002A207E">
      <w:pPr>
        <w:spacing w:after="0"/>
        <w:rPr>
          <w:rFonts w:ascii="Georgia" w:hAnsi="Georgia" w:cs="MTSY"/>
        </w:rPr>
      </w:pPr>
    </w:p>
    <w:p w14:paraId="2B5F6560" w14:textId="77777777" w:rsidR="00A73DB2" w:rsidRPr="00D00E72" w:rsidRDefault="00A73DB2" w:rsidP="002A207E">
      <w:pPr>
        <w:pStyle w:val="ListParagraph"/>
        <w:numPr>
          <w:ilvl w:val="0"/>
          <w:numId w:val="5"/>
        </w:numPr>
        <w:spacing w:line="360" w:lineRule="auto"/>
        <w:ind w:left="426"/>
        <w:jc w:val="both"/>
        <w:rPr>
          <w:rFonts w:ascii="Georgia" w:hAnsi="Georgia"/>
        </w:rPr>
      </w:pPr>
      <w:proofErr w:type="spellStart"/>
      <w:r w:rsidRPr="006621DE">
        <w:rPr>
          <w:rFonts w:ascii="Georgia" w:hAnsi="Georgia" w:cs="Minion-Bold"/>
          <w:b/>
          <w:bCs/>
          <w:szCs w:val="20"/>
        </w:rPr>
        <w:t>Nearest-neighbor</w:t>
      </w:r>
      <w:proofErr w:type="spellEnd"/>
      <w:r>
        <w:rPr>
          <w:rFonts w:ascii="Georgia" w:hAnsi="Georgia" w:cs="Minion-Bold"/>
          <w:b/>
          <w:bCs/>
          <w:szCs w:val="20"/>
        </w:rPr>
        <w:t xml:space="preserve">: </w:t>
      </w:r>
      <w:r>
        <w:rPr>
          <w:rFonts w:ascii="Georgia" w:hAnsi="Georgia"/>
        </w:rPr>
        <w:t xml:space="preserve">En los casos en los que </w:t>
      </w:r>
      <w:r w:rsidRPr="00676925">
        <w:rPr>
          <w:rFonts w:ascii="Georgia" w:hAnsi="Georgia"/>
        </w:rPr>
        <w:t>el algoritmo usa la medida de distancia mínima</w:t>
      </w:r>
      <w:r>
        <w:rPr>
          <w:rFonts w:ascii="Georgia" w:hAnsi="Georgia"/>
        </w:rPr>
        <w:t xml:space="preserve"> –</w:t>
      </w:r>
      <w:proofErr w:type="spellStart"/>
      <w:r w:rsidRPr="00676925">
        <w:rPr>
          <w:rFonts w:ascii="Georgia" w:hAnsi="Georgia"/>
        </w:rPr>
        <w:t>d</w:t>
      </w:r>
      <w:r w:rsidRPr="00DF4727">
        <w:rPr>
          <w:rFonts w:ascii="Georgia" w:hAnsi="Georgia"/>
          <w:vertAlign w:val="subscript"/>
        </w:rPr>
        <w:t>min</w:t>
      </w:r>
      <w:proofErr w:type="spellEnd"/>
      <w:r w:rsidRPr="00676925">
        <w:rPr>
          <w:rFonts w:ascii="Georgia" w:hAnsi="Georgia"/>
        </w:rPr>
        <w:t xml:space="preserve">(Ci, </w:t>
      </w:r>
      <w:proofErr w:type="spellStart"/>
      <w:r w:rsidRPr="00676925">
        <w:rPr>
          <w:rFonts w:ascii="Georgia" w:hAnsi="Georgia"/>
        </w:rPr>
        <w:t>Cj</w:t>
      </w:r>
      <w:proofErr w:type="spellEnd"/>
      <w:r w:rsidRPr="00676925">
        <w:rPr>
          <w:rFonts w:ascii="Georgia" w:hAnsi="Georgia"/>
        </w:rPr>
        <w:t>)</w:t>
      </w:r>
      <w:r w:rsidRPr="00E00DF7">
        <w:rPr>
          <w:rFonts w:ascii="Georgia" w:hAnsi="Georgia"/>
        </w:rPr>
        <w:t xml:space="preserve"> </w:t>
      </w:r>
      <w:r>
        <w:rPr>
          <w:rFonts w:ascii="Georgia" w:hAnsi="Georgia"/>
        </w:rPr>
        <w:t xml:space="preserve">– </w:t>
      </w:r>
      <w:r w:rsidRPr="00676925">
        <w:rPr>
          <w:rFonts w:ascii="Georgia" w:hAnsi="Georgia"/>
        </w:rPr>
        <w:t xml:space="preserve"> para calcular la distancia entre clústeres. </w:t>
      </w:r>
    </w:p>
    <w:p w14:paraId="05C0DFEE" w14:textId="77777777" w:rsidR="00A73DB2" w:rsidRDefault="00A73DB2" w:rsidP="002A207E">
      <w:pPr>
        <w:ind w:left="426"/>
        <w:rPr>
          <w:rFonts w:ascii="Georgia" w:hAnsi="Georgia"/>
        </w:rPr>
      </w:pPr>
      <w:r w:rsidRPr="00FC2383">
        <w:rPr>
          <w:rFonts w:ascii="Georgia" w:hAnsi="Georgia"/>
        </w:rPr>
        <w:t>S</w:t>
      </w:r>
      <w:r>
        <w:rPr>
          <w:rFonts w:ascii="Georgia" w:hAnsi="Georgia"/>
        </w:rPr>
        <w:t>i el proceso</w:t>
      </w:r>
      <w:r w:rsidRPr="00FC2383">
        <w:rPr>
          <w:rFonts w:ascii="Georgia" w:hAnsi="Georgia"/>
        </w:rPr>
        <w:t xml:space="preserve"> finaliza c</w:t>
      </w:r>
      <w:r w:rsidR="00BA76D2">
        <w:rPr>
          <w:rFonts w:ascii="Georgia" w:hAnsi="Georgia"/>
        </w:rPr>
        <w:t>uando la distancia entre los clú</w:t>
      </w:r>
      <w:r w:rsidRPr="00FC2383">
        <w:rPr>
          <w:rFonts w:ascii="Georgia" w:hAnsi="Georgia"/>
        </w:rPr>
        <w:t>ster</w:t>
      </w:r>
      <w:r w:rsidR="00BA76D2">
        <w:rPr>
          <w:rFonts w:ascii="Georgia" w:hAnsi="Georgia"/>
        </w:rPr>
        <w:t>e</w:t>
      </w:r>
      <w:r w:rsidRPr="00FC2383">
        <w:rPr>
          <w:rFonts w:ascii="Georgia" w:hAnsi="Georgia"/>
        </w:rPr>
        <w:t xml:space="preserve">s más cercanos supera un umbral definido por el usuario, se denomina algoritmo </w:t>
      </w:r>
      <w:r w:rsidRPr="006621DE">
        <w:rPr>
          <w:rFonts w:ascii="Georgia" w:hAnsi="Georgia" w:cs="Minion-Bold"/>
          <w:b/>
          <w:bCs/>
          <w:szCs w:val="20"/>
        </w:rPr>
        <w:t>Single-link</w:t>
      </w:r>
      <w:r w:rsidRPr="006621DE">
        <w:rPr>
          <w:rFonts w:ascii="Georgia" w:hAnsi="Georgia"/>
          <w:sz w:val="24"/>
        </w:rPr>
        <w:t xml:space="preserve"> </w:t>
      </w:r>
      <w:r>
        <w:rPr>
          <w:rFonts w:ascii="Georgia" w:hAnsi="Georgia"/>
        </w:rPr>
        <w:t xml:space="preserve">o de </w:t>
      </w:r>
      <w:r w:rsidRPr="00FC2383">
        <w:rPr>
          <w:rFonts w:ascii="Georgia" w:hAnsi="Georgia"/>
        </w:rPr>
        <w:t xml:space="preserve">enlace único. </w:t>
      </w:r>
      <w:r>
        <w:rPr>
          <w:rFonts w:ascii="Georgia" w:hAnsi="Georgia"/>
        </w:rPr>
        <w:t>Esta técnica recibe el nombre de MIN.</w:t>
      </w:r>
    </w:p>
    <w:p w14:paraId="535B6EF3" w14:textId="77777777" w:rsidR="00590B07" w:rsidRDefault="00590B07">
      <w:pPr>
        <w:spacing w:line="276" w:lineRule="auto"/>
        <w:jc w:val="left"/>
        <w:rPr>
          <w:rFonts w:ascii="Georgia" w:hAnsi="Georgia"/>
        </w:rPr>
      </w:pPr>
      <w:r>
        <w:rPr>
          <w:rFonts w:ascii="Georgia" w:hAnsi="Georgia"/>
        </w:rPr>
        <w:br w:type="page"/>
      </w:r>
    </w:p>
    <w:p w14:paraId="75BC30AC" w14:textId="77777777" w:rsidR="00E7065C" w:rsidRPr="00857FA2" w:rsidRDefault="00E7065C" w:rsidP="002A207E">
      <w:pPr>
        <w:ind w:left="426"/>
        <w:rPr>
          <w:rFonts w:ascii="Georgia" w:hAnsi="Georgia"/>
        </w:rPr>
      </w:pPr>
    </w:p>
    <w:p w14:paraId="4FA432DD" w14:textId="77777777" w:rsidR="00A73DB2" w:rsidRPr="00857FA2" w:rsidRDefault="00A73DB2" w:rsidP="002A207E">
      <w:pPr>
        <w:pStyle w:val="ListParagraph"/>
        <w:numPr>
          <w:ilvl w:val="0"/>
          <w:numId w:val="5"/>
        </w:numPr>
        <w:spacing w:line="360" w:lineRule="auto"/>
        <w:ind w:left="426"/>
        <w:jc w:val="both"/>
        <w:rPr>
          <w:rFonts w:ascii="Georgia" w:hAnsi="Georgia"/>
        </w:rPr>
      </w:pPr>
      <w:proofErr w:type="spellStart"/>
      <w:r w:rsidRPr="00857FA2">
        <w:rPr>
          <w:rFonts w:ascii="Georgia" w:hAnsi="Georgia" w:cs="Minion-Bold"/>
          <w:b/>
          <w:bCs/>
          <w:szCs w:val="20"/>
        </w:rPr>
        <w:t>Farthest-neighbor</w:t>
      </w:r>
      <w:proofErr w:type="spellEnd"/>
      <w:r w:rsidRPr="00857FA2">
        <w:rPr>
          <w:rFonts w:ascii="Georgia" w:hAnsi="Georgia" w:cs="Minion-Bold"/>
          <w:b/>
          <w:bCs/>
          <w:szCs w:val="20"/>
        </w:rPr>
        <w:t xml:space="preserve"> </w:t>
      </w:r>
      <w:r w:rsidRPr="00857FA2">
        <w:rPr>
          <w:rFonts w:ascii="Georgia" w:hAnsi="Georgia" w:cs="Minion-Bold"/>
          <w:bCs/>
          <w:szCs w:val="20"/>
        </w:rPr>
        <w:t>-</w:t>
      </w:r>
      <w:r w:rsidRPr="00857FA2">
        <w:rPr>
          <w:rFonts w:ascii="Georgia" w:hAnsi="Georgia" w:cs="Minion-Bold"/>
          <w:b/>
          <w:bCs/>
          <w:szCs w:val="20"/>
        </w:rPr>
        <w:t xml:space="preserve">  </w:t>
      </w:r>
      <w:r w:rsidRPr="00E00DF7">
        <w:rPr>
          <w:rFonts w:ascii="Georgia" w:hAnsi="Georgia" w:cs="Minion-Bold"/>
          <w:bCs/>
          <w:szCs w:val="20"/>
        </w:rPr>
        <w:t xml:space="preserve">En los casos en los que </w:t>
      </w:r>
      <w:r w:rsidRPr="00E00DF7">
        <w:rPr>
          <w:rFonts w:ascii="Georgia" w:hAnsi="Georgia"/>
        </w:rPr>
        <w:t>el</w:t>
      </w:r>
      <w:r>
        <w:rPr>
          <w:rFonts w:ascii="Georgia" w:hAnsi="Georgia"/>
        </w:rPr>
        <w:t xml:space="preserve"> </w:t>
      </w:r>
      <w:r w:rsidRPr="00857FA2">
        <w:rPr>
          <w:rFonts w:ascii="Georgia" w:hAnsi="Georgia"/>
        </w:rPr>
        <w:t xml:space="preserve">algoritmo usa como medida de distancia entre </w:t>
      </w:r>
      <w:proofErr w:type="spellStart"/>
      <w:r w:rsidRPr="00857FA2">
        <w:rPr>
          <w:rFonts w:ascii="Georgia" w:hAnsi="Georgia"/>
        </w:rPr>
        <w:t>clusters</w:t>
      </w:r>
      <w:proofErr w:type="spellEnd"/>
      <w:r w:rsidRPr="00857FA2">
        <w:rPr>
          <w:rFonts w:ascii="Georgia" w:hAnsi="Georgia"/>
        </w:rPr>
        <w:t xml:space="preserve"> la distancia máxima</w:t>
      </w:r>
      <w:r>
        <w:rPr>
          <w:rFonts w:ascii="Georgia" w:hAnsi="Georgia"/>
        </w:rPr>
        <w:t xml:space="preserve">, </w:t>
      </w:r>
      <w:r w:rsidRPr="00857FA2">
        <w:rPr>
          <w:rFonts w:ascii="Georgia" w:hAnsi="Georgia"/>
        </w:rPr>
        <w:t xml:space="preserve"> </w:t>
      </w:r>
      <w:proofErr w:type="spellStart"/>
      <w:r w:rsidRPr="00857FA2">
        <w:rPr>
          <w:rFonts w:ascii="Georgia" w:hAnsi="Georgia"/>
        </w:rPr>
        <w:t>d</w:t>
      </w:r>
      <w:r w:rsidRPr="00353F90">
        <w:rPr>
          <w:rFonts w:ascii="Georgia" w:hAnsi="Georgia"/>
          <w:vertAlign w:val="subscript"/>
        </w:rPr>
        <w:t>max</w:t>
      </w:r>
      <w:proofErr w:type="spellEnd"/>
      <w:r w:rsidRPr="00857FA2">
        <w:rPr>
          <w:rFonts w:ascii="Georgia" w:hAnsi="Georgia"/>
        </w:rPr>
        <w:t xml:space="preserve">(Ci, </w:t>
      </w:r>
      <w:proofErr w:type="spellStart"/>
      <w:r w:rsidRPr="00857FA2">
        <w:rPr>
          <w:rFonts w:ascii="Georgia" w:hAnsi="Georgia"/>
        </w:rPr>
        <w:t>Cj</w:t>
      </w:r>
      <w:proofErr w:type="spellEnd"/>
      <w:r w:rsidRPr="00857FA2">
        <w:rPr>
          <w:rFonts w:ascii="Georgia" w:hAnsi="Georgia"/>
        </w:rPr>
        <w:t xml:space="preserve">). </w:t>
      </w:r>
    </w:p>
    <w:p w14:paraId="69403634" w14:textId="77777777" w:rsidR="00A73DB2" w:rsidRPr="00857FA2" w:rsidRDefault="00A73DB2" w:rsidP="002A207E">
      <w:pPr>
        <w:pStyle w:val="ListParagraph"/>
        <w:spacing w:line="360" w:lineRule="auto"/>
        <w:ind w:left="426"/>
        <w:jc w:val="both"/>
        <w:rPr>
          <w:rFonts w:ascii="Georgia" w:hAnsi="Georgia"/>
        </w:rPr>
      </w:pPr>
    </w:p>
    <w:p w14:paraId="5F6C54A3" w14:textId="77777777" w:rsidR="00A73DB2" w:rsidRDefault="00A73DB2" w:rsidP="002A207E">
      <w:pPr>
        <w:pStyle w:val="ListParagraph"/>
        <w:spacing w:after="0" w:line="360" w:lineRule="auto"/>
        <w:ind w:left="425"/>
        <w:jc w:val="both"/>
        <w:rPr>
          <w:rFonts w:ascii="Georgia" w:hAnsi="Georgia"/>
        </w:rPr>
      </w:pPr>
      <w:r w:rsidRPr="00857FA2">
        <w:rPr>
          <w:rFonts w:ascii="Georgia" w:hAnsi="Georgia"/>
        </w:rPr>
        <w:t xml:space="preserve">A diferencia del caso anterior, si el proceso de </w:t>
      </w:r>
      <w:proofErr w:type="spellStart"/>
      <w:r w:rsidRPr="00857FA2">
        <w:rPr>
          <w:rFonts w:ascii="Georgia" w:hAnsi="Georgia"/>
        </w:rPr>
        <w:t>clustering</w:t>
      </w:r>
      <w:proofErr w:type="spellEnd"/>
      <w:r w:rsidRPr="00857FA2">
        <w:rPr>
          <w:rFonts w:ascii="Georgia" w:hAnsi="Georgia"/>
        </w:rPr>
        <w:t xml:space="preserve"> finaliza cuando la distancia máxima entre los clústeres más cercanos supera un va</w:t>
      </w:r>
      <w:r w:rsidR="001D59AD">
        <w:rPr>
          <w:rFonts w:ascii="Georgia" w:hAnsi="Georgia"/>
        </w:rPr>
        <w:t xml:space="preserve">lor definido, </w:t>
      </w:r>
      <w:r w:rsidRPr="00857FA2">
        <w:rPr>
          <w:rFonts w:ascii="Georgia" w:hAnsi="Georgia"/>
        </w:rPr>
        <w:t xml:space="preserve">es lo que se conoce como algoritmo  </w:t>
      </w:r>
      <w:r w:rsidRPr="00857FA2">
        <w:rPr>
          <w:rFonts w:ascii="Georgia" w:hAnsi="Georgia" w:cs="Minion-Bold"/>
          <w:b/>
          <w:bCs/>
          <w:szCs w:val="20"/>
        </w:rPr>
        <w:t>Complete-link</w:t>
      </w:r>
      <w:r w:rsidRPr="00857FA2">
        <w:rPr>
          <w:rFonts w:ascii="Minion-Bold" w:hAnsi="Minion-Bold" w:cs="Minion-Bold"/>
          <w:b/>
          <w:bCs/>
          <w:sz w:val="20"/>
          <w:szCs w:val="20"/>
        </w:rPr>
        <w:t xml:space="preserve">  </w:t>
      </w:r>
      <w:r w:rsidR="001D59AD">
        <w:rPr>
          <w:rFonts w:ascii="Georgia" w:hAnsi="Georgia"/>
        </w:rPr>
        <w:t>o d</w:t>
      </w:r>
      <w:r w:rsidRPr="00857FA2">
        <w:rPr>
          <w:rFonts w:ascii="Georgia" w:hAnsi="Georgia"/>
        </w:rPr>
        <w:t xml:space="preserve">e </w:t>
      </w:r>
      <w:r w:rsidRPr="001D59AD">
        <w:rPr>
          <w:rFonts w:ascii="Georgia" w:hAnsi="Georgia"/>
          <w:b/>
        </w:rPr>
        <w:t>enlace completo</w:t>
      </w:r>
      <w:r w:rsidRPr="00857FA2">
        <w:rPr>
          <w:rFonts w:ascii="Georgia" w:hAnsi="Georgia"/>
        </w:rPr>
        <w:t xml:space="preserve">. </w:t>
      </w:r>
      <w:r w:rsidR="001D59AD">
        <w:rPr>
          <w:rFonts w:ascii="Georgia" w:hAnsi="Georgia"/>
        </w:rPr>
        <w:t xml:space="preserve"> </w:t>
      </w:r>
      <w:r>
        <w:rPr>
          <w:rFonts w:ascii="Georgia" w:hAnsi="Georgia"/>
        </w:rPr>
        <w:t xml:space="preserve">Esta técnica recibe el nombre de </w:t>
      </w:r>
      <w:r w:rsidRPr="001D59AD">
        <w:rPr>
          <w:rFonts w:ascii="Georgia" w:hAnsi="Georgia"/>
          <w:i/>
        </w:rPr>
        <w:t>MAX</w:t>
      </w:r>
      <w:r>
        <w:rPr>
          <w:rFonts w:ascii="Georgia" w:hAnsi="Georgia"/>
        </w:rPr>
        <w:t>.</w:t>
      </w:r>
    </w:p>
    <w:p w14:paraId="59F7D2B2" w14:textId="77777777" w:rsidR="00590B07" w:rsidRDefault="00590B07" w:rsidP="002A207E">
      <w:pPr>
        <w:pStyle w:val="ListParagraph"/>
        <w:spacing w:after="0" w:line="360" w:lineRule="auto"/>
        <w:ind w:left="425"/>
        <w:jc w:val="both"/>
        <w:rPr>
          <w:rFonts w:ascii="Georgia" w:hAnsi="Georgia"/>
        </w:rPr>
      </w:pPr>
    </w:p>
    <w:p w14:paraId="135ADC92" w14:textId="77777777" w:rsidR="00A73DB2" w:rsidRPr="001E3FC1" w:rsidRDefault="006864BA" w:rsidP="002A207E">
      <w:pPr>
        <w:jc w:val="center"/>
        <w:rPr>
          <w:rFonts w:ascii="Georgia" w:hAnsi="Georgia"/>
          <w:sz w:val="20"/>
        </w:rPr>
      </w:pPr>
      <w:commentRangeStart w:id="95"/>
      <w:r>
        <w:rPr>
          <w:rFonts w:ascii="Georgia" w:hAnsi="Georgia"/>
          <w:noProof/>
          <w:lang w:val="en-GB" w:eastAsia="en-GB"/>
        </w:rPr>
        <mc:AlternateContent>
          <mc:Choice Requires="wps">
            <w:drawing>
              <wp:anchor distT="0" distB="0" distL="114300" distR="114300" simplePos="0" relativeHeight="251677696" behindDoc="0" locked="0" layoutInCell="1" allowOverlap="1" wp14:anchorId="66DEEF6B" wp14:editId="1193C8AC">
                <wp:simplePos x="0" y="0"/>
                <wp:positionH relativeFrom="column">
                  <wp:posOffset>1238885</wp:posOffset>
                </wp:positionH>
                <wp:positionV relativeFrom="paragraph">
                  <wp:posOffset>128270</wp:posOffset>
                </wp:positionV>
                <wp:extent cx="2845435" cy="270510"/>
                <wp:effectExtent l="0" t="0" r="0" b="0"/>
                <wp:wrapNone/>
                <wp:docPr id="3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45435" cy="270510"/>
                        </a:xfrm>
                        <a:prstGeom prst="rect">
                          <a:avLst/>
                        </a:prstGeom>
                        <a:solidFill>
                          <a:srgbClr val="FFFFFF"/>
                        </a:solidFill>
                        <a:ln w="9525">
                          <a:solidFill>
                            <a:schemeClr val="bg1">
                              <a:lumMod val="100000"/>
                              <a:lumOff val="0"/>
                            </a:schemeClr>
                          </a:solidFill>
                          <a:miter lim="800000"/>
                          <a:headEnd/>
                          <a:tailEnd/>
                        </a:ln>
                      </wps:spPr>
                      <wps:txbx>
                        <w:txbxContent>
                          <w:p w14:paraId="2A61D8E4" w14:textId="77777777" w:rsidR="003026EC" w:rsidRPr="00B4661E" w:rsidRDefault="003026EC" w:rsidP="00A73DB2">
                            <w:pPr>
                              <w:rPr>
                                <w:i/>
                              </w:rPr>
                            </w:pPr>
                            <w:r>
                              <w:rPr>
                                <w:i/>
                              </w:rPr>
                              <w:t xml:space="preserve">  </w:t>
                            </w:r>
                            <w:r w:rsidRPr="00B4661E">
                              <w:rPr>
                                <w:i/>
                              </w:rPr>
                              <w:t>Single Link                                   Complete Link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6DEEF6B" id="_x0000_t202" coordsize="21600,21600" o:spt="202" path="m0,0l0,21600,21600,21600,21600,0xe">
                <v:stroke joinstyle="miter"/>
                <v:path gradientshapeok="t" o:connecttype="rect"/>
              </v:shapetype>
              <v:shape id="Text_x0020_Box_x0020_6" o:spid="_x0000_s1033" type="#_x0000_t202" style="position:absolute;left:0;text-align:left;margin-left:97.55pt;margin-top:10.1pt;width:224.05pt;height:2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" strokecolor="white [3212]">
                <v:path arrowok="t"/>
                <v:textbox>
                  <w:txbxContent>
                    <w:p w14:paraId="2A61D8E4" w14:textId="77777777" w:rsidR="003026EC" w:rsidRPr="00B4661E" w:rsidRDefault="003026EC" w:rsidP="00A73DB2">
                      <w:pPr>
                        <w:rPr>
                          <w:i/>
                        </w:rPr>
                      </w:pPr>
                      <w:r>
                        <w:rPr>
                          <w:i/>
                        </w:rPr>
                        <w:t xml:space="preserve">  </w:t>
                      </w:r>
                      <w:r w:rsidRPr="00B4661E">
                        <w:rPr>
                          <w:i/>
                        </w:rPr>
                        <w:t>Single Link                                   Complete Link</w:t>
                      </w:r>
                    </w:p>
                  </w:txbxContent>
                </v:textbox>
              </v:shape>
            </w:pict>
          </mc:Fallback>
        </mc:AlternateContent>
      </w:r>
      <w:r w:rsidR="00A73DB2">
        <w:rPr>
          <w:rFonts w:ascii="Georgia" w:hAnsi="Georgia"/>
          <w:noProof/>
          <w:lang w:val="en-GB" w:eastAsia="en-GB"/>
        </w:rPr>
        <w:drawing>
          <wp:inline distT="0" distB="0" distL="0" distR="0" wp14:anchorId="6D861811" wp14:editId="4C563D1C">
            <wp:extent cx="3587939" cy="1130060"/>
            <wp:effectExtent l="19050" t="0" r="0"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592211" cy="1131405"/>
                    </a:xfrm>
                    <a:prstGeom prst="rect">
                      <a:avLst/>
                    </a:prstGeom>
                    <a:noFill/>
                    <a:ln w="9525">
                      <a:noFill/>
                      <a:miter lim="800000"/>
                      <a:headEnd/>
                      <a:tailEnd/>
                    </a:ln>
                  </pic:spPr>
                </pic:pic>
              </a:graphicData>
            </a:graphic>
          </wp:inline>
        </w:drawing>
      </w:r>
    </w:p>
    <w:p w14:paraId="1FCC81B7" w14:textId="77777777" w:rsidR="00A73DB2" w:rsidRPr="005432D8" w:rsidRDefault="00A73DB2" w:rsidP="002A207E">
      <w:pPr>
        <w:jc w:val="center"/>
        <w:rPr>
          <w:rFonts w:ascii="Georgia" w:hAnsi="Georgia"/>
          <w:i/>
          <w:sz w:val="16"/>
        </w:rPr>
      </w:pPr>
      <w:r w:rsidRPr="005432D8">
        <w:rPr>
          <w:rFonts w:ascii="Georgia" w:hAnsi="Georgia"/>
          <w:i/>
          <w:sz w:val="16"/>
        </w:rPr>
        <w:t xml:space="preserve">Cálculo de </w:t>
      </w:r>
      <w:r w:rsidR="009B0C5C">
        <w:rPr>
          <w:rFonts w:ascii="Georgia" w:hAnsi="Georgia"/>
          <w:i/>
          <w:sz w:val="16"/>
        </w:rPr>
        <w:t xml:space="preserve">la distancia entre dos </w:t>
      </w:r>
      <w:proofErr w:type="spellStart"/>
      <w:r w:rsidR="009B0C5C">
        <w:rPr>
          <w:rFonts w:ascii="Georgia" w:hAnsi="Georgia"/>
          <w:i/>
          <w:sz w:val="16"/>
        </w:rPr>
        <w:t>clusters</w:t>
      </w:r>
      <w:proofErr w:type="spellEnd"/>
    </w:p>
    <w:commentRangeEnd w:id="95"/>
    <w:p w14:paraId="0399178F" w14:textId="77777777" w:rsidR="00257571" w:rsidRDefault="00F97D5C" w:rsidP="002A207E">
      <w:pPr>
        <w:rPr>
          <w:rFonts w:ascii="Georgia" w:hAnsi="Georgia"/>
        </w:rPr>
      </w:pPr>
      <w:r>
        <w:rPr>
          <w:rStyle w:val="CommentReference"/>
          <w:rFonts w:asciiTheme="minorHAnsi" w:hAnsiTheme="minorHAnsi"/>
          <w:lang w:val="es-ES"/>
        </w:rPr>
        <w:commentReference w:id="95"/>
      </w:r>
    </w:p>
    <w:p w14:paraId="232986C4" w14:textId="77777777" w:rsidR="00590B07" w:rsidRDefault="00570542" w:rsidP="002A207E">
      <w:pPr>
        <w:rPr>
          <w:rFonts w:ascii="Georgia" w:hAnsi="Georgia"/>
        </w:rPr>
      </w:pPr>
      <w:commentRangeStart w:id="96"/>
      <w:r>
        <w:rPr>
          <w:rFonts w:ascii="Georgia" w:hAnsi="Georgia"/>
          <w:noProof/>
          <w:lang w:val="en-GB" w:eastAsia="en-GB"/>
        </w:rPr>
        <w:drawing>
          <wp:anchor distT="0" distB="0" distL="114300" distR="114300" simplePos="0" relativeHeight="251661312" behindDoc="0" locked="0" layoutInCell="1" allowOverlap="1" wp14:anchorId="23733B9B" wp14:editId="16C27A62">
            <wp:simplePos x="0" y="0"/>
            <wp:positionH relativeFrom="column">
              <wp:posOffset>4513580</wp:posOffset>
            </wp:positionH>
            <wp:positionV relativeFrom="paragraph">
              <wp:posOffset>35560</wp:posOffset>
            </wp:positionV>
            <wp:extent cx="1135380" cy="994410"/>
            <wp:effectExtent l="19050" t="19050" r="26670" b="152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1135380" cy="994410"/>
                    </a:xfrm>
                    <a:prstGeom prst="rect">
                      <a:avLst/>
                    </a:prstGeom>
                    <a:noFill/>
                    <a:ln w="6350">
                      <a:solidFill>
                        <a:schemeClr val="tx1"/>
                      </a:solidFill>
                      <a:miter lim="800000"/>
                      <a:headEnd/>
                      <a:tailEnd/>
                    </a:ln>
                  </pic:spPr>
                </pic:pic>
              </a:graphicData>
            </a:graphic>
          </wp:anchor>
        </w:drawing>
      </w:r>
      <w:r w:rsidR="00A72A9E">
        <w:rPr>
          <w:rFonts w:ascii="Georgia" w:hAnsi="Georgia"/>
        </w:rPr>
        <w:t xml:space="preserve">Por otro lado, </w:t>
      </w:r>
      <w:r w:rsidR="007E413A">
        <w:rPr>
          <w:rFonts w:ascii="Georgia" w:hAnsi="Georgia"/>
        </w:rPr>
        <w:t xml:space="preserve"> </w:t>
      </w:r>
      <w:r w:rsidR="00A72A9E">
        <w:rPr>
          <w:rFonts w:ascii="Georgia" w:hAnsi="Georgia"/>
        </w:rPr>
        <w:t xml:space="preserve">la </w:t>
      </w:r>
      <w:r w:rsidR="00A72A9E" w:rsidRPr="007F7045">
        <w:rPr>
          <w:rFonts w:ascii="Georgia" w:hAnsi="Georgia"/>
          <w:b/>
        </w:rPr>
        <w:t xml:space="preserve">distancia </w:t>
      </w:r>
      <w:r w:rsidR="00257571" w:rsidRPr="007F7045">
        <w:rPr>
          <w:rFonts w:ascii="Georgia" w:hAnsi="Georgia"/>
          <w:b/>
        </w:rPr>
        <w:t>media</w:t>
      </w:r>
      <w:r w:rsidR="00257571">
        <w:rPr>
          <w:rFonts w:ascii="Georgia" w:hAnsi="Georgia"/>
        </w:rPr>
        <w:t xml:space="preserve"> </w:t>
      </w:r>
      <w:r w:rsidR="00A72A9E">
        <w:rPr>
          <w:rFonts w:ascii="Georgia" w:hAnsi="Georgia"/>
        </w:rPr>
        <w:t xml:space="preserve"> </w:t>
      </w:r>
      <w:r w:rsidR="00A72A9E" w:rsidRPr="00586904">
        <w:rPr>
          <w:rFonts w:ascii="Minion-Italic" w:hAnsi="Minion-Italic" w:cs="Minion-Italic"/>
          <w:i/>
          <w:iCs/>
          <w:sz w:val="20"/>
          <w:szCs w:val="20"/>
          <w:lang w:val="en-US"/>
        </w:rPr>
        <w:t xml:space="preserve">dis </w:t>
      </w:r>
      <w:r w:rsidR="00A72A9E" w:rsidRPr="00586904">
        <w:rPr>
          <w:rFonts w:ascii="Minion-Italic" w:hAnsi="Minion-Italic" w:cs="Minion-Italic"/>
          <w:i/>
          <w:iCs/>
          <w:sz w:val="15"/>
          <w:szCs w:val="15"/>
          <w:lang w:val="en-US"/>
        </w:rPr>
        <w:t>avg</w:t>
      </w:r>
      <w:r w:rsidR="00A72A9E" w:rsidRPr="00586904">
        <w:rPr>
          <w:rFonts w:ascii="RMTMI" w:hAnsi="RMTMI" w:cs="RMTMI"/>
          <w:sz w:val="20"/>
          <w:szCs w:val="20"/>
          <w:lang w:val="en-US"/>
        </w:rPr>
        <w:t>.(</w:t>
      </w:r>
      <w:r w:rsidR="00A72A9E" w:rsidRPr="00586904">
        <w:rPr>
          <w:rFonts w:ascii="Minion-Italic" w:hAnsi="Minion-Italic" w:cs="Minion-Italic"/>
          <w:i/>
          <w:iCs/>
          <w:sz w:val="20"/>
          <w:szCs w:val="20"/>
          <w:lang w:val="en-US"/>
        </w:rPr>
        <w:t>C</w:t>
      </w:r>
      <w:r w:rsidR="00A72A9E" w:rsidRPr="00586904">
        <w:rPr>
          <w:rFonts w:ascii="Minion-Italic" w:hAnsi="Minion-Italic" w:cs="Minion-Italic"/>
          <w:i/>
          <w:iCs/>
          <w:sz w:val="15"/>
          <w:szCs w:val="15"/>
          <w:lang w:val="en-US"/>
        </w:rPr>
        <w:t xml:space="preserve">i </w:t>
      </w:r>
      <w:r w:rsidR="00A72A9E" w:rsidRPr="00586904">
        <w:rPr>
          <w:rFonts w:ascii="Minion-Regular" w:hAnsi="Minion-Regular" w:cs="Minion-Regular"/>
          <w:sz w:val="20"/>
          <w:szCs w:val="20"/>
          <w:lang w:val="en-US"/>
        </w:rPr>
        <w:t>,</w:t>
      </w:r>
      <w:proofErr w:type="spellStart"/>
      <w:r w:rsidR="00A72A9E" w:rsidRPr="00586904">
        <w:rPr>
          <w:rFonts w:ascii="Minion-Italic" w:hAnsi="Minion-Italic" w:cs="Minion-Italic"/>
          <w:i/>
          <w:iCs/>
          <w:sz w:val="20"/>
          <w:szCs w:val="20"/>
          <w:lang w:val="en-US"/>
        </w:rPr>
        <w:t>C</w:t>
      </w:r>
      <w:r w:rsidR="00A72A9E" w:rsidRPr="00586904">
        <w:rPr>
          <w:rFonts w:ascii="RMTMI" w:hAnsi="RMTMI" w:cs="RMTMI"/>
          <w:sz w:val="20"/>
          <w:szCs w:val="20"/>
          <w:vertAlign w:val="subscript"/>
          <w:lang w:val="en-US"/>
        </w:rPr>
        <w:t>j</w:t>
      </w:r>
      <w:proofErr w:type="spellEnd"/>
      <w:r w:rsidR="00A72A9E" w:rsidRPr="00586904">
        <w:rPr>
          <w:rFonts w:ascii="RMTMI" w:hAnsi="RMTMI" w:cs="RMTMI"/>
          <w:sz w:val="20"/>
          <w:szCs w:val="20"/>
          <w:lang w:val="en-US"/>
        </w:rPr>
        <w:t>)</w:t>
      </w:r>
      <w:r w:rsidR="00A72A9E">
        <w:rPr>
          <w:rFonts w:ascii="RMTMI" w:hAnsi="RMTMI" w:cs="RMTMI"/>
          <w:sz w:val="20"/>
          <w:szCs w:val="20"/>
          <w:lang w:val="en-US"/>
        </w:rPr>
        <w:t xml:space="preserve">   </w:t>
      </w:r>
      <w:r w:rsidR="00A72A9E" w:rsidRPr="00A72A9E">
        <w:rPr>
          <w:rFonts w:ascii="Georgia" w:hAnsi="Georgia" w:cs="RMTMI"/>
          <w:szCs w:val="20"/>
          <w:lang w:val="en-US"/>
        </w:rPr>
        <w:t xml:space="preserve">se define </w:t>
      </w:r>
      <w:proofErr w:type="spellStart"/>
      <w:r w:rsidR="00A72A9E" w:rsidRPr="00A72A9E">
        <w:rPr>
          <w:rFonts w:ascii="Georgia" w:hAnsi="Georgia" w:cs="RMTMI"/>
          <w:szCs w:val="20"/>
          <w:lang w:val="en-US"/>
        </w:rPr>
        <w:t>como</w:t>
      </w:r>
      <w:proofErr w:type="spellEnd"/>
      <w:r w:rsidR="00A72A9E" w:rsidRPr="00A72A9E">
        <w:rPr>
          <w:rFonts w:ascii="Georgia" w:hAnsi="Georgia" w:cs="RMTMI"/>
          <w:szCs w:val="20"/>
          <w:lang w:val="en-US"/>
        </w:rPr>
        <w:t xml:space="preserve"> la media de las </w:t>
      </w:r>
      <w:proofErr w:type="spellStart"/>
      <w:r w:rsidR="00A72A9E" w:rsidRPr="00A72A9E">
        <w:rPr>
          <w:rFonts w:ascii="Georgia" w:hAnsi="Georgia" w:cs="RMTMI"/>
          <w:szCs w:val="20"/>
          <w:lang w:val="en-US"/>
        </w:rPr>
        <w:t>distancias</w:t>
      </w:r>
      <w:proofErr w:type="spellEnd"/>
      <w:r w:rsidR="00A72A9E" w:rsidRPr="00A72A9E">
        <w:rPr>
          <w:rFonts w:ascii="Georgia" w:hAnsi="Georgia" w:cs="RMTMI"/>
          <w:szCs w:val="20"/>
          <w:lang w:val="en-US"/>
        </w:rPr>
        <w:t xml:space="preserve"> entre </w:t>
      </w:r>
      <w:proofErr w:type="spellStart"/>
      <w:r w:rsidR="00A72A9E" w:rsidRPr="00A72A9E">
        <w:rPr>
          <w:rFonts w:ascii="Georgia" w:hAnsi="Georgia" w:cs="RMTMI"/>
          <w:szCs w:val="20"/>
          <w:lang w:val="en-US"/>
        </w:rPr>
        <w:t>todos</w:t>
      </w:r>
      <w:proofErr w:type="spellEnd"/>
      <w:r w:rsidR="00A72A9E" w:rsidRPr="00A72A9E">
        <w:rPr>
          <w:rFonts w:ascii="Georgia" w:hAnsi="Georgia" w:cs="RMTMI"/>
          <w:szCs w:val="20"/>
          <w:lang w:val="en-US"/>
        </w:rPr>
        <w:t xml:space="preserve"> </w:t>
      </w:r>
      <w:proofErr w:type="spellStart"/>
      <w:r w:rsidR="00A72A9E" w:rsidRPr="00A72A9E">
        <w:rPr>
          <w:rFonts w:ascii="Georgia" w:hAnsi="Georgia" w:cs="RMTMI"/>
          <w:szCs w:val="20"/>
          <w:lang w:val="en-US"/>
        </w:rPr>
        <w:t>los</w:t>
      </w:r>
      <w:proofErr w:type="spellEnd"/>
      <w:r w:rsidR="00A72A9E" w:rsidRPr="00A72A9E">
        <w:rPr>
          <w:rFonts w:ascii="Georgia" w:hAnsi="Georgia" w:cs="RMTMI"/>
          <w:szCs w:val="20"/>
          <w:lang w:val="en-US"/>
        </w:rPr>
        <w:t xml:space="preserve"> </w:t>
      </w:r>
      <w:r w:rsidR="00257571">
        <w:rPr>
          <w:rFonts w:ascii="Georgia" w:hAnsi="Georgia" w:cs="RMTMI"/>
          <w:szCs w:val="20"/>
          <w:lang w:val="en-US"/>
        </w:rPr>
        <w:t xml:space="preserve">pares de </w:t>
      </w:r>
      <w:proofErr w:type="spellStart"/>
      <w:r w:rsidR="00A72A9E" w:rsidRPr="00A72A9E">
        <w:rPr>
          <w:rFonts w:ascii="Georgia" w:hAnsi="Georgia" w:cs="RMTMI"/>
          <w:szCs w:val="20"/>
          <w:lang w:val="en-US"/>
        </w:rPr>
        <w:t>elementos</w:t>
      </w:r>
      <w:proofErr w:type="spellEnd"/>
      <w:r w:rsidR="00A72A9E" w:rsidRPr="00A72A9E">
        <w:rPr>
          <w:rFonts w:ascii="Georgia" w:hAnsi="Georgia" w:cs="RMTMI"/>
          <w:szCs w:val="20"/>
          <w:lang w:val="en-US"/>
        </w:rPr>
        <w:t xml:space="preserve"> de</w:t>
      </w:r>
      <w:r w:rsidR="00257571">
        <w:rPr>
          <w:rFonts w:ascii="Georgia" w:hAnsi="Georgia" w:cs="RMTMI"/>
          <w:szCs w:val="20"/>
          <w:lang w:val="en-US"/>
        </w:rPr>
        <w:t xml:space="preserve"> </w:t>
      </w:r>
      <w:proofErr w:type="spellStart"/>
      <w:r w:rsidR="00A72A9E" w:rsidRPr="00A72A9E">
        <w:rPr>
          <w:rFonts w:ascii="Georgia" w:hAnsi="Georgia" w:cs="RMTMI"/>
          <w:szCs w:val="20"/>
          <w:lang w:val="en-US"/>
        </w:rPr>
        <w:t>l</w:t>
      </w:r>
      <w:r w:rsidR="00257571">
        <w:rPr>
          <w:rFonts w:ascii="Georgia" w:hAnsi="Georgia" w:cs="RMTMI"/>
          <w:szCs w:val="20"/>
          <w:lang w:val="en-US"/>
        </w:rPr>
        <w:t>os</w:t>
      </w:r>
      <w:proofErr w:type="spellEnd"/>
      <w:r w:rsidR="00A72A9E" w:rsidRPr="00A72A9E">
        <w:rPr>
          <w:rFonts w:ascii="Georgia" w:hAnsi="Georgia" w:cs="RMTMI"/>
          <w:szCs w:val="20"/>
          <w:lang w:val="en-US"/>
        </w:rPr>
        <w:t xml:space="preserve"> </w:t>
      </w:r>
      <w:proofErr w:type="spellStart"/>
      <w:r w:rsidR="00A72A9E" w:rsidRPr="00A72A9E">
        <w:rPr>
          <w:rFonts w:ascii="Georgia" w:hAnsi="Georgia" w:cs="RMTMI"/>
          <w:szCs w:val="20"/>
          <w:lang w:val="en-US"/>
        </w:rPr>
        <w:t>clúster</w:t>
      </w:r>
      <w:r w:rsidR="00257571">
        <w:rPr>
          <w:rFonts w:ascii="Georgia" w:hAnsi="Georgia" w:cs="RMTMI"/>
          <w:szCs w:val="20"/>
          <w:lang w:val="en-US"/>
        </w:rPr>
        <w:t>es</w:t>
      </w:r>
      <w:proofErr w:type="spellEnd"/>
      <w:r w:rsidR="00257571">
        <w:rPr>
          <w:rFonts w:ascii="Georgia" w:hAnsi="Georgia" w:cs="RMTMI"/>
          <w:szCs w:val="20"/>
          <w:lang w:val="en-US"/>
        </w:rPr>
        <w:t xml:space="preserve">, </w:t>
      </w:r>
      <w:proofErr w:type="spellStart"/>
      <w:r w:rsidR="00257571">
        <w:rPr>
          <w:rFonts w:ascii="Georgia" w:hAnsi="Georgia" w:cs="RMTMI"/>
          <w:szCs w:val="20"/>
          <w:lang w:val="en-US"/>
        </w:rPr>
        <w:t>tal</w:t>
      </w:r>
      <w:proofErr w:type="spellEnd"/>
      <w:r w:rsidR="00257571">
        <w:rPr>
          <w:rFonts w:ascii="Georgia" w:hAnsi="Georgia" w:cs="RMTMI"/>
          <w:szCs w:val="20"/>
          <w:lang w:val="en-US"/>
        </w:rPr>
        <w:t xml:space="preserve"> y </w:t>
      </w:r>
      <w:proofErr w:type="spellStart"/>
      <w:r w:rsidR="00257571">
        <w:rPr>
          <w:rFonts w:ascii="Georgia" w:hAnsi="Georgia" w:cs="RMTMI"/>
          <w:szCs w:val="20"/>
          <w:lang w:val="en-US"/>
        </w:rPr>
        <w:t>como</w:t>
      </w:r>
      <w:proofErr w:type="spellEnd"/>
      <w:r w:rsidR="00257571">
        <w:rPr>
          <w:rFonts w:ascii="Georgia" w:hAnsi="Georgia" w:cs="RMTMI"/>
          <w:szCs w:val="20"/>
          <w:lang w:val="en-US"/>
        </w:rPr>
        <w:t xml:space="preserve"> se </w:t>
      </w:r>
      <w:proofErr w:type="spellStart"/>
      <w:r w:rsidR="00257571">
        <w:rPr>
          <w:rFonts w:ascii="Georgia" w:hAnsi="Georgia" w:cs="RMTMI"/>
          <w:szCs w:val="20"/>
          <w:lang w:val="en-US"/>
        </w:rPr>
        <w:t>indica</w:t>
      </w:r>
      <w:proofErr w:type="spellEnd"/>
      <w:r w:rsidR="00257571">
        <w:rPr>
          <w:rFonts w:ascii="Georgia" w:hAnsi="Georgia" w:cs="RMTMI"/>
          <w:szCs w:val="20"/>
          <w:lang w:val="en-US"/>
        </w:rPr>
        <w:t xml:space="preserve"> </w:t>
      </w:r>
      <w:proofErr w:type="spellStart"/>
      <w:r w:rsidR="00257571">
        <w:rPr>
          <w:rFonts w:ascii="Georgia" w:hAnsi="Georgia" w:cs="RMTMI"/>
          <w:szCs w:val="20"/>
          <w:lang w:val="en-US"/>
        </w:rPr>
        <w:t>en</w:t>
      </w:r>
      <w:proofErr w:type="spellEnd"/>
      <w:r w:rsidR="00257571">
        <w:rPr>
          <w:rFonts w:ascii="Georgia" w:hAnsi="Georgia" w:cs="RMTMI"/>
          <w:szCs w:val="20"/>
          <w:lang w:val="en-US"/>
        </w:rPr>
        <w:t xml:space="preserve"> la </w:t>
      </w:r>
      <w:commentRangeStart w:id="97"/>
      <w:proofErr w:type="spellStart"/>
      <w:r w:rsidR="007F7045">
        <w:rPr>
          <w:rFonts w:ascii="Georgia" w:hAnsi="Georgia" w:cs="RMTMI"/>
          <w:szCs w:val="20"/>
          <w:lang w:val="en-US"/>
        </w:rPr>
        <w:t>figura</w:t>
      </w:r>
      <w:proofErr w:type="spellEnd"/>
      <w:r>
        <w:rPr>
          <w:rFonts w:ascii="Georgia" w:hAnsi="Georgia" w:cs="RMTMI"/>
          <w:szCs w:val="20"/>
          <w:lang w:val="en-US"/>
        </w:rPr>
        <w:t xml:space="preserve"> de la </w:t>
      </w:r>
      <w:proofErr w:type="spellStart"/>
      <w:r>
        <w:rPr>
          <w:rFonts w:ascii="Georgia" w:hAnsi="Georgia" w:cs="RMTMI"/>
          <w:szCs w:val="20"/>
          <w:lang w:val="en-US"/>
        </w:rPr>
        <w:t>derecha</w:t>
      </w:r>
      <w:commentRangeEnd w:id="97"/>
      <w:proofErr w:type="spellEnd"/>
      <w:r w:rsidR="00F97D5C">
        <w:rPr>
          <w:rStyle w:val="CommentReference"/>
          <w:rFonts w:asciiTheme="minorHAnsi" w:hAnsiTheme="minorHAnsi"/>
          <w:lang w:val="es-ES"/>
        </w:rPr>
        <w:commentReference w:id="97"/>
      </w:r>
      <w:r w:rsidR="008913E3">
        <w:rPr>
          <w:rFonts w:ascii="Georgia" w:hAnsi="Georgia" w:cs="RMTMI"/>
          <w:szCs w:val="20"/>
          <w:lang w:val="en-US"/>
        </w:rPr>
        <w:t>.</w:t>
      </w:r>
    </w:p>
    <w:p w14:paraId="0B23E16D" w14:textId="77777777" w:rsidR="00DC5B4F" w:rsidRDefault="00570542" w:rsidP="002A207E">
      <w:pPr>
        <w:rPr>
          <w:rFonts w:ascii="Georgia" w:hAnsi="Georgia"/>
          <w:sz w:val="24"/>
        </w:rPr>
      </w:pPr>
      <w:r>
        <w:rPr>
          <w:rFonts w:ascii="Georgia" w:hAnsi="Georgia"/>
        </w:rPr>
        <w:t xml:space="preserve">La </w:t>
      </w:r>
      <w:r w:rsidRPr="007E413A">
        <w:rPr>
          <w:rFonts w:ascii="Georgia" w:hAnsi="Georgia"/>
          <w:b/>
        </w:rPr>
        <w:t xml:space="preserve">distancia </w:t>
      </w:r>
      <w:r w:rsidR="00DC5B4F" w:rsidRPr="007E413A">
        <w:rPr>
          <w:rFonts w:ascii="Georgia" w:hAnsi="Georgia"/>
          <w:b/>
        </w:rPr>
        <w:t xml:space="preserve"> </w:t>
      </w:r>
      <w:r w:rsidR="007E413A" w:rsidRPr="007E413A">
        <w:rPr>
          <w:rFonts w:ascii="Georgia" w:hAnsi="Georgia"/>
          <w:b/>
        </w:rPr>
        <w:t>mean</w:t>
      </w:r>
      <w:r w:rsidR="007E413A">
        <w:rPr>
          <w:rFonts w:ascii="Georgia" w:hAnsi="Georgia"/>
        </w:rPr>
        <w:t xml:space="preserve">  </w:t>
      </w:r>
      <w:proofErr w:type="spellStart"/>
      <w:r w:rsidR="00DC5B4F" w:rsidRPr="00586904">
        <w:rPr>
          <w:rFonts w:ascii="Minion-Italic" w:hAnsi="Minion-Italic" w:cs="Minion-Italic"/>
          <w:i/>
          <w:iCs/>
          <w:sz w:val="20"/>
          <w:szCs w:val="20"/>
          <w:lang w:val="en-US"/>
        </w:rPr>
        <w:t>dist</w:t>
      </w:r>
      <w:proofErr w:type="spellEnd"/>
      <w:r w:rsidR="00DC5B4F" w:rsidRPr="00586904">
        <w:rPr>
          <w:rFonts w:ascii="Minion-Italic" w:hAnsi="Minion-Italic" w:cs="Minion-Italic"/>
          <w:i/>
          <w:iCs/>
          <w:sz w:val="20"/>
          <w:szCs w:val="20"/>
          <w:lang w:val="en-US"/>
        </w:rPr>
        <w:t xml:space="preserve"> </w:t>
      </w:r>
      <w:r w:rsidR="00DC5B4F" w:rsidRPr="00586904">
        <w:rPr>
          <w:rFonts w:ascii="Minion-Italic" w:hAnsi="Minion-Italic" w:cs="Minion-Italic"/>
          <w:i/>
          <w:iCs/>
          <w:sz w:val="15"/>
          <w:szCs w:val="15"/>
          <w:lang w:val="en-US"/>
        </w:rPr>
        <w:t xml:space="preserve">mean </w:t>
      </w:r>
      <w:r w:rsidR="00DC5B4F" w:rsidRPr="00586904">
        <w:rPr>
          <w:rFonts w:ascii="RMTMI" w:hAnsi="RMTMI" w:cs="RMTMI"/>
          <w:sz w:val="20"/>
          <w:szCs w:val="20"/>
          <w:lang w:val="en-US"/>
        </w:rPr>
        <w:t>(</w:t>
      </w:r>
      <w:r w:rsidR="00DC5B4F" w:rsidRPr="00586904">
        <w:rPr>
          <w:rFonts w:ascii="Minion-Italic" w:hAnsi="Minion-Italic" w:cs="Minion-Italic"/>
          <w:i/>
          <w:iCs/>
          <w:sz w:val="20"/>
          <w:szCs w:val="20"/>
          <w:lang w:val="en-US"/>
        </w:rPr>
        <w:t>C</w:t>
      </w:r>
      <w:r w:rsidR="00DC5B4F" w:rsidRPr="00586904">
        <w:rPr>
          <w:rFonts w:ascii="Minion-Italic" w:hAnsi="Minion-Italic" w:cs="Minion-Italic"/>
          <w:i/>
          <w:iCs/>
          <w:sz w:val="15"/>
          <w:szCs w:val="15"/>
          <w:lang w:val="en-US"/>
        </w:rPr>
        <w:t>i</w:t>
      </w:r>
      <w:r w:rsidR="00DC5B4F" w:rsidRPr="00586904">
        <w:rPr>
          <w:rFonts w:ascii="Minion-Regular" w:hAnsi="Minion-Regular" w:cs="Minion-Regular"/>
          <w:sz w:val="20"/>
          <w:szCs w:val="20"/>
          <w:lang w:val="en-US"/>
        </w:rPr>
        <w:t>,</w:t>
      </w:r>
      <w:r w:rsidR="00675A77">
        <w:rPr>
          <w:rFonts w:ascii="Minion-Regular" w:hAnsi="Minion-Regular" w:cs="Minion-Regular"/>
          <w:sz w:val="20"/>
          <w:szCs w:val="20"/>
          <w:lang w:val="en-US"/>
        </w:rPr>
        <w:t xml:space="preserve"> </w:t>
      </w:r>
      <w:proofErr w:type="spellStart"/>
      <w:r w:rsidR="00DC5B4F" w:rsidRPr="00586904">
        <w:rPr>
          <w:rFonts w:ascii="Minion-Italic" w:hAnsi="Minion-Italic" w:cs="Minion-Italic"/>
          <w:i/>
          <w:iCs/>
          <w:sz w:val="20"/>
          <w:szCs w:val="20"/>
          <w:lang w:val="en-US"/>
        </w:rPr>
        <w:t>C</w:t>
      </w:r>
      <w:r w:rsidR="00DC5B4F" w:rsidRPr="00586904">
        <w:rPr>
          <w:rFonts w:ascii="Minion-Italic" w:hAnsi="Minion-Italic" w:cs="Minion-Italic"/>
          <w:i/>
          <w:iCs/>
          <w:sz w:val="15"/>
          <w:szCs w:val="15"/>
          <w:lang w:val="en-US"/>
        </w:rPr>
        <w:t>j</w:t>
      </w:r>
      <w:proofErr w:type="spellEnd"/>
      <w:r w:rsidR="00DC5B4F" w:rsidRPr="00586904">
        <w:rPr>
          <w:rFonts w:ascii="RMTMI" w:hAnsi="RMTMI" w:cs="RMTMI"/>
          <w:sz w:val="20"/>
          <w:szCs w:val="20"/>
          <w:lang w:val="en-US"/>
        </w:rPr>
        <w:t>)</w:t>
      </w:r>
      <w:r w:rsidR="00DC5B4F">
        <w:rPr>
          <w:rFonts w:ascii="RMTMI" w:hAnsi="RMTMI" w:cs="RMTMI"/>
          <w:sz w:val="20"/>
          <w:szCs w:val="20"/>
          <w:lang w:val="en-US"/>
        </w:rPr>
        <w:t xml:space="preserve">  </w:t>
      </w:r>
      <w:r w:rsidR="00DC5B4F" w:rsidRPr="00DC5B4F">
        <w:rPr>
          <w:rFonts w:ascii="Georgia" w:hAnsi="Georgia" w:cs="RMTMI"/>
          <w:szCs w:val="20"/>
          <w:lang w:val="en-US"/>
        </w:rPr>
        <w:t xml:space="preserve">se define a </w:t>
      </w:r>
      <w:proofErr w:type="spellStart"/>
      <w:r w:rsidR="00DC5B4F" w:rsidRPr="00DC5B4F">
        <w:rPr>
          <w:rFonts w:ascii="Georgia" w:hAnsi="Georgia" w:cs="RMTMI"/>
          <w:szCs w:val="20"/>
          <w:lang w:val="en-US"/>
        </w:rPr>
        <w:t>partir</w:t>
      </w:r>
      <w:proofErr w:type="spellEnd"/>
      <w:r w:rsidR="00DC5B4F" w:rsidRPr="00DC5B4F">
        <w:rPr>
          <w:rFonts w:ascii="Georgia" w:hAnsi="Georgia" w:cs="RMTMI"/>
          <w:szCs w:val="20"/>
          <w:lang w:val="en-US"/>
        </w:rPr>
        <w:t xml:space="preserve"> de la </w:t>
      </w:r>
      <w:proofErr w:type="spellStart"/>
      <w:r w:rsidR="00DC5B4F" w:rsidRPr="00DC5B4F">
        <w:rPr>
          <w:rFonts w:ascii="Georgia" w:hAnsi="Georgia" w:cs="RMTMI"/>
          <w:szCs w:val="20"/>
          <w:lang w:val="en-US"/>
        </w:rPr>
        <w:t>distancia</w:t>
      </w:r>
      <w:proofErr w:type="spellEnd"/>
      <w:r w:rsidR="00DC5B4F" w:rsidRPr="00DC5B4F">
        <w:rPr>
          <w:rFonts w:ascii="Georgia" w:hAnsi="Georgia" w:cs="RMTMI"/>
          <w:szCs w:val="20"/>
          <w:lang w:val="en-US"/>
        </w:rPr>
        <w:t xml:space="preserve"> media </w:t>
      </w:r>
      <w:proofErr w:type="spellStart"/>
      <w:r w:rsidR="00DC5B4F" w:rsidRPr="00DC5B4F">
        <w:rPr>
          <w:rFonts w:ascii="Georgia" w:hAnsi="Georgia" w:cs="RMTMI"/>
          <w:szCs w:val="20"/>
          <w:lang w:val="en-US"/>
        </w:rPr>
        <w:t>en</w:t>
      </w:r>
      <w:proofErr w:type="spellEnd"/>
      <w:r w:rsidR="00DC5B4F" w:rsidRPr="00DC5B4F">
        <w:rPr>
          <w:rFonts w:ascii="Georgia" w:hAnsi="Georgia" w:cs="RMTMI"/>
          <w:szCs w:val="20"/>
          <w:lang w:val="en-US"/>
        </w:rPr>
        <w:t xml:space="preserve"> </w:t>
      </w:r>
      <w:proofErr w:type="spellStart"/>
      <w:r w:rsidR="00DC5B4F" w:rsidRPr="00DC5B4F">
        <w:rPr>
          <w:rFonts w:ascii="Georgia" w:hAnsi="Georgia" w:cs="RMTMI"/>
          <w:szCs w:val="20"/>
          <w:lang w:val="en-US"/>
        </w:rPr>
        <w:t>cada</w:t>
      </w:r>
      <w:proofErr w:type="spellEnd"/>
      <w:r w:rsidR="00DC5B4F" w:rsidRPr="00DC5B4F">
        <w:rPr>
          <w:rFonts w:ascii="Georgia" w:hAnsi="Georgia" w:cs="RMTMI"/>
          <w:szCs w:val="20"/>
          <w:lang w:val="en-US"/>
        </w:rPr>
        <w:t xml:space="preserve"> </w:t>
      </w:r>
      <w:proofErr w:type="spellStart"/>
      <w:r w:rsidR="00DC5B4F" w:rsidRPr="00DC5B4F">
        <w:rPr>
          <w:rFonts w:ascii="Georgia" w:hAnsi="Georgia" w:cs="RMTMI"/>
          <w:szCs w:val="20"/>
          <w:lang w:val="en-US"/>
        </w:rPr>
        <w:t>clúster</w:t>
      </w:r>
      <w:proofErr w:type="spellEnd"/>
      <w:r w:rsidR="00DC5B4F" w:rsidRPr="00DC5B4F">
        <w:rPr>
          <w:rFonts w:ascii="Georgia" w:hAnsi="Georgia" w:cs="RMTMI"/>
          <w:szCs w:val="20"/>
          <w:lang w:val="en-US"/>
        </w:rPr>
        <w:t xml:space="preserve"> o </w:t>
      </w:r>
      <w:proofErr w:type="spellStart"/>
      <w:r w:rsidR="00DC5B4F" w:rsidRPr="00DC5B4F">
        <w:rPr>
          <w:rFonts w:ascii="Georgia" w:hAnsi="Georgia" w:cs="RMTMI"/>
          <w:szCs w:val="20"/>
          <w:lang w:val="en-US"/>
        </w:rPr>
        <w:t>centroide</w:t>
      </w:r>
      <w:proofErr w:type="spellEnd"/>
      <w:r w:rsidR="00DC5B4F" w:rsidRPr="00DC5B4F">
        <w:rPr>
          <w:rFonts w:ascii="Georgia" w:hAnsi="Georgia" w:cs="RMTMI"/>
          <w:szCs w:val="20"/>
          <w:lang w:val="en-US"/>
        </w:rPr>
        <w:t xml:space="preserve">, </w:t>
      </w:r>
      <w:proofErr w:type="spellStart"/>
      <w:r w:rsidR="00DC5B4F" w:rsidRPr="00DC5B4F">
        <w:rPr>
          <w:rFonts w:ascii="Georgia" w:hAnsi="Georgia" w:cs="RMTMI"/>
          <w:szCs w:val="20"/>
          <w:lang w:val="en-US"/>
        </w:rPr>
        <w:t>tal</w:t>
      </w:r>
      <w:proofErr w:type="spellEnd"/>
      <w:r w:rsidR="00DC5B4F" w:rsidRPr="00DC5B4F">
        <w:rPr>
          <w:rFonts w:ascii="Georgia" w:hAnsi="Georgia" w:cs="RMTMI"/>
          <w:szCs w:val="20"/>
          <w:lang w:val="en-US"/>
        </w:rPr>
        <w:t xml:space="preserve"> y </w:t>
      </w:r>
      <w:proofErr w:type="spellStart"/>
      <w:r w:rsidR="00DC5B4F" w:rsidRPr="00DC5B4F">
        <w:rPr>
          <w:rFonts w:ascii="Georgia" w:hAnsi="Georgia" w:cs="RMTMI"/>
          <w:szCs w:val="20"/>
          <w:lang w:val="en-US"/>
        </w:rPr>
        <w:t>como</w:t>
      </w:r>
      <w:proofErr w:type="spellEnd"/>
      <w:r w:rsidR="00DC5B4F" w:rsidRPr="00DC5B4F">
        <w:rPr>
          <w:rFonts w:ascii="Georgia" w:hAnsi="Georgia" w:cs="RMTMI"/>
          <w:szCs w:val="20"/>
          <w:lang w:val="en-US"/>
        </w:rPr>
        <w:t xml:space="preserve"> se </w:t>
      </w:r>
      <w:proofErr w:type="spellStart"/>
      <w:r w:rsidR="00DC5B4F" w:rsidRPr="00DC5B4F">
        <w:rPr>
          <w:rFonts w:ascii="Georgia" w:hAnsi="Georgia" w:cs="RMTMI"/>
          <w:szCs w:val="20"/>
          <w:lang w:val="en-US"/>
        </w:rPr>
        <w:t>representa</w:t>
      </w:r>
      <w:proofErr w:type="spellEnd"/>
      <w:r w:rsidR="00DC5B4F" w:rsidRPr="00DC5B4F">
        <w:rPr>
          <w:rFonts w:ascii="Georgia" w:hAnsi="Georgia" w:cs="RMTMI"/>
          <w:szCs w:val="20"/>
          <w:lang w:val="en-US"/>
        </w:rPr>
        <w:t xml:space="preserve"> </w:t>
      </w:r>
      <w:proofErr w:type="spellStart"/>
      <w:r w:rsidR="00DC5B4F" w:rsidRPr="00DC5B4F">
        <w:rPr>
          <w:rFonts w:ascii="Georgia" w:hAnsi="Georgia" w:cs="RMTMI"/>
          <w:szCs w:val="20"/>
          <w:lang w:val="en-US"/>
        </w:rPr>
        <w:t>en</w:t>
      </w:r>
      <w:proofErr w:type="spellEnd"/>
      <w:r w:rsidR="00DC5B4F" w:rsidRPr="00DC5B4F">
        <w:rPr>
          <w:rFonts w:ascii="Georgia" w:hAnsi="Georgia" w:cs="RMTMI"/>
          <w:szCs w:val="20"/>
          <w:lang w:val="en-US"/>
        </w:rPr>
        <w:t xml:space="preserve"> la </w:t>
      </w:r>
      <w:proofErr w:type="spellStart"/>
      <w:r w:rsidR="00DC5B4F" w:rsidRPr="00DC5B4F">
        <w:rPr>
          <w:rFonts w:ascii="Georgia" w:hAnsi="Georgia" w:cs="RMTMI"/>
          <w:szCs w:val="20"/>
          <w:lang w:val="en-US"/>
        </w:rPr>
        <w:t>figura</w:t>
      </w:r>
      <w:proofErr w:type="spellEnd"/>
      <w:r w:rsidR="00DC5B4F" w:rsidRPr="00DC5B4F">
        <w:rPr>
          <w:rFonts w:ascii="Georgia" w:hAnsi="Georgia" w:cs="RMTMI"/>
          <w:szCs w:val="20"/>
          <w:lang w:val="en-US"/>
        </w:rPr>
        <w:t xml:space="preserve"> que </w:t>
      </w:r>
      <w:proofErr w:type="spellStart"/>
      <w:r w:rsidR="00DC5B4F" w:rsidRPr="00DC5B4F">
        <w:rPr>
          <w:rFonts w:ascii="Georgia" w:hAnsi="Georgia" w:cs="RMTMI"/>
          <w:szCs w:val="20"/>
          <w:lang w:val="en-US"/>
        </w:rPr>
        <w:t>sigue</w:t>
      </w:r>
      <w:proofErr w:type="spellEnd"/>
      <w:r w:rsidR="00DC5B4F" w:rsidRPr="00DC5B4F">
        <w:rPr>
          <w:rFonts w:ascii="Georgia" w:hAnsi="Georgia" w:cs="RMTMI"/>
          <w:szCs w:val="20"/>
          <w:lang w:val="en-US"/>
        </w:rPr>
        <w:t xml:space="preserve"> a </w:t>
      </w:r>
      <w:proofErr w:type="spellStart"/>
      <w:r w:rsidR="00DC5B4F" w:rsidRPr="00DC5B4F">
        <w:rPr>
          <w:rFonts w:ascii="Georgia" w:hAnsi="Georgia" w:cs="RMTMI"/>
          <w:szCs w:val="20"/>
          <w:lang w:val="en-US"/>
        </w:rPr>
        <w:t>estas</w:t>
      </w:r>
      <w:proofErr w:type="spellEnd"/>
      <w:r w:rsidR="00DC5B4F" w:rsidRPr="00DC5B4F">
        <w:rPr>
          <w:rFonts w:ascii="Georgia" w:hAnsi="Georgia" w:cs="RMTMI"/>
          <w:szCs w:val="20"/>
          <w:lang w:val="en-US"/>
        </w:rPr>
        <w:t xml:space="preserve"> </w:t>
      </w:r>
      <w:proofErr w:type="spellStart"/>
      <w:r w:rsidR="00DC5B4F" w:rsidRPr="00DC5B4F">
        <w:rPr>
          <w:rFonts w:ascii="Georgia" w:hAnsi="Georgia" w:cs="RMTMI"/>
          <w:szCs w:val="20"/>
          <w:lang w:val="en-US"/>
        </w:rPr>
        <w:t>líneas</w:t>
      </w:r>
      <w:proofErr w:type="spellEnd"/>
      <w:r w:rsidR="00DC5B4F" w:rsidRPr="00DC5B4F">
        <w:rPr>
          <w:rFonts w:ascii="Georgia" w:hAnsi="Georgia" w:cs="RMTMI"/>
          <w:szCs w:val="20"/>
          <w:lang w:val="en-US"/>
        </w:rPr>
        <w:t xml:space="preserve">. </w:t>
      </w:r>
    </w:p>
    <w:commentRangeEnd w:id="96"/>
    <w:p w14:paraId="7A8BCC5D" w14:textId="77777777" w:rsidR="00654213" w:rsidRPr="00DC5B4F" w:rsidRDefault="00F97D5C" w:rsidP="002A207E">
      <w:pPr>
        <w:rPr>
          <w:rFonts w:ascii="Georgia" w:hAnsi="Georgia"/>
          <w:sz w:val="24"/>
        </w:rPr>
      </w:pPr>
      <w:r>
        <w:rPr>
          <w:rStyle w:val="CommentReference"/>
          <w:rFonts w:asciiTheme="minorHAnsi" w:hAnsiTheme="minorHAnsi"/>
          <w:lang w:val="es-ES"/>
        </w:rPr>
        <w:commentReference w:id="96"/>
      </w:r>
      <w:r w:rsidR="00DC5B4F">
        <w:rPr>
          <w:rFonts w:ascii="Georgia" w:hAnsi="Georgia"/>
          <w:noProof/>
          <w:lang w:val="en-GB" w:eastAsia="en-GB"/>
        </w:rPr>
        <w:drawing>
          <wp:anchor distT="0" distB="0" distL="114300" distR="114300" simplePos="0" relativeHeight="251662336" behindDoc="0" locked="0" layoutInCell="1" allowOverlap="1" wp14:anchorId="3DDDC99C" wp14:editId="008C2E82">
            <wp:simplePos x="0" y="0"/>
            <wp:positionH relativeFrom="column">
              <wp:posOffset>-58420</wp:posOffset>
            </wp:positionH>
            <wp:positionV relativeFrom="paragraph">
              <wp:posOffset>57150</wp:posOffset>
            </wp:positionV>
            <wp:extent cx="1397000" cy="1200785"/>
            <wp:effectExtent l="1905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1397000" cy="1200785"/>
                    </a:xfrm>
                    <a:prstGeom prst="rect">
                      <a:avLst/>
                    </a:prstGeom>
                    <a:noFill/>
                    <a:ln w="9525">
                      <a:noFill/>
                      <a:miter lim="800000"/>
                      <a:headEnd/>
                      <a:tailEnd/>
                    </a:ln>
                  </pic:spPr>
                </pic:pic>
              </a:graphicData>
            </a:graphic>
          </wp:anchor>
        </w:drawing>
      </w:r>
      <w:r w:rsidR="00A73DB2" w:rsidRPr="00857FA2">
        <w:rPr>
          <w:rFonts w:ascii="Georgia" w:hAnsi="Georgia"/>
        </w:rPr>
        <w:t xml:space="preserve">En líneas </w:t>
      </w:r>
      <w:r w:rsidR="00AA0565">
        <w:rPr>
          <w:rFonts w:ascii="Georgia" w:hAnsi="Georgia"/>
        </w:rPr>
        <w:t>generales, la calidad de los clú</w:t>
      </w:r>
      <w:r w:rsidR="00A73DB2" w:rsidRPr="00857FA2">
        <w:rPr>
          <w:rFonts w:ascii="Georgia" w:hAnsi="Georgia"/>
        </w:rPr>
        <w:t>ster</w:t>
      </w:r>
      <w:r w:rsidR="00AA0565">
        <w:rPr>
          <w:rFonts w:ascii="Georgia" w:hAnsi="Georgia"/>
        </w:rPr>
        <w:t>e</w:t>
      </w:r>
      <w:r w:rsidR="00A73DB2" w:rsidRPr="00857FA2">
        <w:rPr>
          <w:rFonts w:ascii="Georgia" w:hAnsi="Georgia"/>
        </w:rPr>
        <w:t>s que se van generando en las sucesivas iteraciones, es mayor, si son lo bastante compactos</w:t>
      </w:r>
      <w:r w:rsidR="00B432BF">
        <w:rPr>
          <w:rFonts w:ascii="Georgia" w:hAnsi="Georgia"/>
        </w:rPr>
        <w:t xml:space="preserve">. </w:t>
      </w:r>
    </w:p>
    <w:p w14:paraId="602C0DB6" w14:textId="77777777" w:rsidR="00A73DB2" w:rsidRPr="00857FA2" w:rsidRDefault="00A73DB2" w:rsidP="002A207E">
      <w:pPr>
        <w:rPr>
          <w:rFonts w:ascii="Georgia" w:hAnsi="Georgia"/>
        </w:rPr>
      </w:pPr>
      <w:r w:rsidRPr="00857FA2">
        <w:rPr>
          <w:rFonts w:ascii="Georgia" w:hAnsi="Georgia"/>
        </w:rPr>
        <w:t xml:space="preserve">Se debe pensar en el hecho de que si un método de </w:t>
      </w:r>
      <w:proofErr w:type="spellStart"/>
      <w:r w:rsidRPr="00857FA2">
        <w:rPr>
          <w:rFonts w:ascii="Georgia" w:hAnsi="Georgia"/>
        </w:rPr>
        <w:t>clustering</w:t>
      </w:r>
      <w:proofErr w:type="spellEnd"/>
      <w:r w:rsidRPr="00857FA2">
        <w:rPr>
          <w:rFonts w:ascii="Georgia" w:hAnsi="Georgia"/>
        </w:rPr>
        <w:t xml:space="preserve"> presenta una baja calidad, se puede traducir en que los </w:t>
      </w:r>
      <w:proofErr w:type="spellStart"/>
      <w:r w:rsidRPr="00857FA2">
        <w:rPr>
          <w:rFonts w:ascii="Georgia" w:hAnsi="Georgia"/>
        </w:rPr>
        <w:t>clusters</w:t>
      </w:r>
      <w:proofErr w:type="spellEnd"/>
      <w:r w:rsidRPr="00857FA2">
        <w:rPr>
          <w:rFonts w:ascii="Georgia" w:hAnsi="Georgia"/>
        </w:rPr>
        <w:t xml:space="preserve"> generados no encuentren un sentido práctico, lo que provocaría llegar a conclusiones no del todo fiables o incluso falsas. </w:t>
      </w:r>
    </w:p>
    <w:p w14:paraId="1516D7C3" w14:textId="77777777" w:rsidR="00A73DB2" w:rsidRPr="00857FA2" w:rsidRDefault="00A73DB2" w:rsidP="002A207E">
      <w:pPr>
        <w:rPr>
          <w:rFonts w:ascii="Georgia" w:hAnsi="Georgia"/>
        </w:rPr>
      </w:pPr>
      <w:r w:rsidRPr="00857FA2">
        <w:rPr>
          <w:rFonts w:ascii="Georgia" w:hAnsi="Georgia"/>
        </w:rPr>
        <w:t xml:space="preserve">Con los algoritmos tipo </w:t>
      </w:r>
      <w:proofErr w:type="spellStart"/>
      <w:r w:rsidRPr="004A3B85">
        <w:rPr>
          <w:rFonts w:ascii="Georgia" w:hAnsi="Georgia" w:cs="Minion-Bold"/>
          <w:bCs/>
          <w:i/>
          <w:szCs w:val="20"/>
        </w:rPr>
        <w:t>Nearest-neighbor</w:t>
      </w:r>
      <w:proofErr w:type="spellEnd"/>
      <w:r w:rsidRPr="00857FA2">
        <w:rPr>
          <w:rFonts w:ascii="Georgia" w:hAnsi="Georgia"/>
        </w:rPr>
        <w:t>, se tiende normalmente a minimizar el diámetro de l</w:t>
      </w:r>
      <w:r>
        <w:rPr>
          <w:rFonts w:ascii="Georgia" w:hAnsi="Georgia"/>
        </w:rPr>
        <w:t xml:space="preserve">os </w:t>
      </w:r>
      <w:proofErr w:type="spellStart"/>
      <w:r>
        <w:rPr>
          <w:rFonts w:ascii="Georgia" w:hAnsi="Georgia"/>
        </w:rPr>
        <w:t>clusters</w:t>
      </w:r>
      <w:proofErr w:type="spellEnd"/>
      <w:r>
        <w:rPr>
          <w:rFonts w:ascii="Georgia" w:hAnsi="Georgia"/>
        </w:rPr>
        <w:t xml:space="preserve"> </w:t>
      </w:r>
      <w:r w:rsidRPr="00857FA2">
        <w:rPr>
          <w:rFonts w:ascii="Georgia" w:hAnsi="Georgia"/>
        </w:rPr>
        <w:t xml:space="preserve">de elementos en cada iteración. </w:t>
      </w:r>
    </w:p>
    <w:p w14:paraId="286002BF" w14:textId="77777777" w:rsidR="005C41AF" w:rsidRDefault="005C41AF">
      <w:pPr>
        <w:spacing w:line="276" w:lineRule="auto"/>
        <w:jc w:val="left"/>
        <w:rPr>
          <w:rFonts w:ascii="Georgia" w:hAnsi="Georgia"/>
        </w:rPr>
      </w:pPr>
      <w:r>
        <w:rPr>
          <w:rFonts w:ascii="Georgia" w:hAnsi="Georgia"/>
        </w:rPr>
        <w:br w:type="page"/>
      </w:r>
    </w:p>
    <w:p w14:paraId="065627FE" w14:textId="77777777" w:rsidR="00A73DB2" w:rsidRDefault="00A73DB2" w:rsidP="002A207E">
      <w:pPr>
        <w:pStyle w:val="Heading2"/>
      </w:pPr>
      <w:bookmarkStart w:id="98" w:name="_Toc488444251"/>
      <w:r>
        <w:lastRenderedPageBreak/>
        <w:t xml:space="preserve">Ventajas e Inconvenientes </w:t>
      </w:r>
      <w:r w:rsidR="00870832">
        <w:t xml:space="preserve">del </w:t>
      </w:r>
      <w:proofErr w:type="spellStart"/>
      <w:r w:rsidR="00870832">
        <w:t>clustering</w:t>
      </w:r>
      <w:proofErr w:type="spellEnd"/>
      <w:r w:rsidR="00870832">
        <w:t xml:space="preserve"> jerárquico</w:t>
      </w:r>
      <w:bookmarkEnd w:id="98"/>
    </w:p>
    <w:p w14:paraId="3248DD24" w14:textId="77777777" w:rsidR="00A73DB2" w:rsidRDefault="00A73DB2" w:rsidP="002A207E">
      <w:pPr>
        <w:spacing w:after="0"/>
        <w:rPr>
          <w:rFonts w:ascii="Georgia" w:hAnsi="Georgia"/>
        </w:rPr>
      </w:pPr>
    </w:p>
    <w:p w14:paraId="30588BD1" w14:textId="77777777" w:rsidR="00A73DB2" w:rsidRDefault="00A73DB2" w:rsidP="002A207E">
      <w:pPr>
        <w:spacing w:after="0"/>
        <w:rPr>
          <w:rFonts w:ascii="Georgia" w:hAnsi="Georgia"/>
        </w:rPr>
      </w:pPr>
      <w:r>
        <w:rPr>
          <w:rFonts w:ascii="Georgia" w:hAnsi="Georgia"/>
        </w:rPr>
        <w:t xml:space="preserve">Todo algoritmo tiene sus ventajas y sus desventajas respecto a otros; como </w:t>
      </w:r>
      <w:r w:rsidR="00EE3207">
        <w:rPr>
          <w:rFonts w:ascii="Georgia" w:hAnsi="Georgia"/>
        </w:rPr>
        <w:t xml:space="preserve">se </w:t>
      </w:r>
      <w:r>
        <w:rPr>
          <w:rFonts w:ascii="Georgia" w:hAnsi="Georgia"/>
        </w:rPr>
        <w:t xml:space="preserve">suele decir, </w:t>
      </w:r>
      <w:r w:rsidR="00EE3207">
        <w:rPr>
          <w:rFonts w:ascii="Georgia" w:hAnsi="Georgia"/>
        </w:rPr>
        <w:t xml:space="preserve">              </w:t>
      </w:r>
      <w:r>
        <w:rPr>
          <w:rFonts w:ascii="Georgia" w:hAnsi="Georgia"/>
        </w:rPr>
        <w:t xml:space="preserve">no hay algoritmo perfecto para todos los ámbitos. </w:t>
      </w:r>
      <w:r w:rsidR="00060A7B">
        <w:rPr>
          <w:rFonts w:ascii="Georgia" w:hAnsi="Georgia"/>
        </w:rPr>
        <w:t xml:space="preserve"> </w:t>
      </w:r>
      <w:r>
        <w:rPr>
          <w:rFonts w:ascii="Georgia" w:hAnsi="Georgia"/>
        </w:rPr>
        <w:t xml:space="preserve">Esto nos lleva a presentar las ventajas e inconvenientes más destacadas en </w:t>
      </w:r>
      <w:r w:rsidR="00060A7B">
        <w:rPr>
          <w:rFonts w:ascii="Georgia" w:hAnsi="Georgia"/>
        </w:rPr>
        <w:t xml:space="preserve">el caso de </w:t>
      </w:r>
      <w:proofErr w:type="spellStart"/>
      <w:r w:rsidR="00060A7B">
        <w:rPr>
          <w:rFonts w:ascii="Georgia" w:hAnsi="Georgia"/>
        </w:rPr>
        <w:t>Clustering</w:t>
      </w:r>
      <w:proofErr w:type="spellEnd"/>
      <w:r w:rsidR="00060A7B">
        <w:rPr>
          <w:rFonts w:ascii="Georgia" w:hAnsi="Georgia"/>
        </w:rPr>
        <w:t xml:space="preserve"> jerárquico</w:t>
      </w:r>
      <w:r>
        <w:rPr>
          <w:rFonts w:ascii="Georgia" w:hAnsi="Georgia"/>
        </w:rPr>
        <w:t>:</w:t>
      </w:r>
    </w:p>
    <w:p w14:paraId="4FF88D51" w14:textId="77777777" w:rsidR="00A73DB2" w:rsidRDefault="00A73DB2" w:rsidP="002A207E">
      <w:pPr>
        <w:spacing w:after="0"/>
        <w:rPr>
          <w:rFonts w:ascii="Georgia" w:hAnsi="Georgia"/>
        </w:rPr>
      </w:pPr>
    </w:p>
    <w:p w14:paraId="0D5245B4" w14:textId="77777777" w:rsidR="00060A7B" w:rsidRPr="002B0AFE" w:rsidRDefault="00CA507F" w:rsidP="000E717A">
      <w:pPr>
        <w:spacing w:after="0" w:line="240" w:lineRule="auto"/>
        <w:rPr>
          <w:rFonts w:ascii="Georgia" w:hAnsi="Georgia"/>
          <w:i/>
          <w:sz w:val="24"/>
          <w:u w:val="single"/>
        </w:rPr>
      </w:pPr>
      <w:r w:rsidRPr="002B0AFE">
        <w:rPr>
          <w:rFonts w:ascii="Georgia" w:hAnsi="Georgia"/>
          <w:i/>
          <w:sz w:val="24"/>
          <w:u w:val="single"/>
        </w:rPr>
        <w:t>Ventajas</w:t>
      </w:r>
    </w:p>
    <w:p w14:paraId="2848C5BC" w14:textId="77777777" w:rsidR="006C56CC" w:rsidRDefault="006C56CC" w:rsidP="000E717A">
      <w:pPr>
        <w:spacing w:after="0" w:line="240" w:lineRule="auto"/>
        <w:rPr>
          <w:rFonts w:ascii="Georgia" w:hAnsi="Georgia"/>
          <w:u w:val="single"/>
        </w:rPr>
      </w:pPr>
    </w:p>
    <w:p w14:paraId="0AD691BF" w14:textId="77777777" w:rsidR="005A2511" w:rsidRDefault="006C56CC" w:rsidP="0000362D">
      <w:pPr>
        <w:pStyle w:val="ListParagraph"/>
        <w:numPr>
          <w:ilvl w:val="0"/>
          <w:numId w:val="39"/>
        </w:numPr>
        <w:spacing w:after="0"/>
        <w:jc w:val="both"/>
        <w:rPr>
          <w:rFonts w:ascii="Georgia" w:hAnsi="Georgia"/>
        </w:rPr>
      </w:pPr>
      <w:commentRangeStart w:id="99"/>
      <w:r w:rsidRPr="002B0AFE">
        <w:rPr>
          <w:rFonts w:ascii="Georgia" w:hAnsi="Georgia"/>
          <w:b/>
        </w:rPr>
        <w:t>Es flexible</w:t>
      </w:r>
      <w:r w:rsidRPr="002B0AFE">
        <w:rPr>
          <w:rFonts w:ascii="Georgia" w:hAnsi="Georgia"/>
        </w:rPr>
        <w:t xml:space="preserve">.  </w:t>
      </w:r>
      <w:r w:rsidR="005A2511" w:rsidRPr="002B0AFE">
        <w:rPr>
          <w:rFonts w:ascii="Georgia" w:hAnsi="Georgia"/>
        </w:rPr>
        <w:t>Se puede utilizar cualquier medida de distancia como métrica.</w:t>
      </w:r>
    </w:p>
    <w:p w14:paraId="64A1F4B2" w14:textId="77777777" w:rsidR="0000362D" w:rsidRPr="002B0AFE" w:rsidRDefault="000E717A" w:rsidP="0000362D">
      <w:pPr>
        <w:pStyle w:val="ListParagraph"/>
        <w:numPr>
          <w:ilvl w:val="0"/>
          <w:numId w:val="39"/>
        </w:numPr>
        <w:spacing w:after="0"/>
        <w:jc w:val="both"/>
        <w:rPr>
          <w:rFonts w:ascii="Georgia" w:hAnsi="Georgia"/>
        </w:rPr>
      </w:pPr>
      <w:r>
        <w:rPr>
          <w:rFonts w:ascii="Georgia" w:hAnsi="Georgia"/>
          <w:b/>
        </w:rPr>
        <w:t>Resultado independiente del n</w:t>
      </w:r>
      <w:r w:rsidR="0000362D">
        <w:rPr>
          <w:rFonts w:ascii="Georgia" w:hAnsi="Georgia"/>
          <w:b/>
        </w:rPr>
        <w:t>úmero de clústeres</w:t>
      </w:r>
      <w:r>
        <w:rPr>
          <w:rFonts w:ascii="Georgia" w:hAnsi="Georgia"/>
          <w:b/>
        </w:rPr>
        <w:t xml:space="preserve">. </w:t>
      </w:r>
      <w:r w:rsidR="0000362D" w:rsidRPr="000E717A">
        <w:rPr>
          <w:rFonts w:ascii="Georgia" w:hAnsi="Georgia"/>
        </w:rPr>
        <w:t>No requiere realizar inferencias sobre el número de clústeres</w:t>
      </w:r>
      <w:r>
        <w:rPr>
          <w:rFonts w:ascii="Georgia" w:hAnsi="Georgia"/>
        </w:rPr>
        <w:t xml:space="preserve"> generados</w:t>
      </w:r>
      <w:r w:rsidR="0000362D" w:rsidRPr="000E717A">
        <w:rPr>
          <w:rFonts w:ascii="Georgia" w:hAnsi="Georgia"/>
        </w:rPr>
        <w:t>.</w:t>
      </w:r>
      <w:r w:rsidR="0000362D">
        <w:rPr>
          <w:rFonts w:ascii="Georgia" w:hAnsi="Georgia"/>
        </w:rPr>
        <w:t xml:space="preserve"> </w:t>
      </w:r>
    </w:p>
    <w:commentRangeEnd w:id="99"/>
    <w:p w14:paraId="3435463A" w14:textId="77777777" w:rsidR="002B0AFE" w:rsidRPr="002B0AFE" w:rsidRDefault="00800F54" w:rsidP="002B0AFE">
      <w:pPr>
        <w:pStyle w:val="ListParagraph"/>
        <w:spacing w:after="0"/>
        <w:rPr>
          <w:rFonts w:ascii="Georgia" w:hAnsi="Georgia"/>
        </w:rPr>
      </w:pPr>
      <w:r>
        <w:rPr>
          <w:rStyle w:val="CommentReference"/>
          <w:lang w:val="es-ES"/>
        </w:rPr>
        <w:commentReference w:id="99"/>
      </w:r>
    </w:p>
    <w:p w14:paraId="7AD3F8AE" w14:textId="77777777" w:rsidR="00E7409F" w:rsidRDefault="00E7409F" w:rsidP="005A2511">
      <w:pPr>
        <w:spacing w:after="0"/>
        <w:rPr>
          <w:rFonts w:ascii="Georgia" w:hAnsi="Georgia"/>
          <w:u w:val="single"/>
        </w:rPr>
      </w:pPr>
    </w:p>
    <w:p w14:paraId="30F834B5" w14:textId="77777777" w:rsidR="005A2511" w:rsidRPr="002B0AFE" w:rsidRDefault="00A512CD" w:rsidP="000E717A">
      <w:pPr>
        <w:spacing w:after="0" w:line="240" w:lineRule="auto"/>
        <w:rPr>
          <w:rFonts w:ascii="Georgia" w:hAnsi="Georgia"/>
          <w:sz w:val="24"/>
          <w:u w:val="single"/>
        </w:rPr>
      </w:pPr>
      <w:r w:rsidRPr="002B0AFE">
        <w:rPr>
          <w:rFonts w:ascii="Georgia" w:hAnsi="Georgia"/>
          <w:sz w:val="24"/>
          <w:u w:val="single"/>
        </w:rPr>
        <w:t>Inconvenientes</w:t>
      </w:r>
    </w:p>
    <w:p w14:paraId="3D0AC338" w14:textId="77777777" w:rsidR="00A73DB2" w:rsidRDefault="00A73DB2" w:rsidP="000E717A">
      <w:pPr>
        <w:spacing w:after="0" w:line="240" w:lineRule="auto"/>
        <w:rPr>
          <w:rFonts w:ascii="Georgia" w:hAnsi="Georgia"/>
        </w:rPr>
      </w:pPr>
    </w:p>
    <w:p w14:paraId="60F00F69" w14:textId="77777777" w:rsidR="008A730C" w:rsidRDefault="002B0AFE" w:rsidP="008A730C">
      <w:pPr>
        <w:pStyle w:val="ListParagraph"/>
        <w:numPr>
          <w:ilvl w:val="0"/>
          <w:numId w:val="37"/>
        </w:numPr>
        <w:spacing w:after="0"/>
        <w:jc w:val="both"/>
        <w:rPr>
          <w:rFonts w:ascii="Georgia" w:hAnsi="Georgia"/>
        </w:rPr>
      </w:pPr>
      <w:r w:rsidRPr="008A730C">
        <w:rPr>
          <w:rFonts w:ascii="Georgia" w:hAnsi="Georgia"/>
          <w:b/>
        </w:rPr>
        <w:t>Es sensible a anomalías</w:t>
      </w:r>
      <w:r w:rsidRPr="008A730C">
        <w:rPr>
          <w:rFonts w:ascii="Georgia" w:hAnsi="Georgia"/>
        </w:rPr>
        <w:t xml:space="preserve"> </w:t>
      </w:r>
      <w:r w:rsidR="003F5207" w:rsidRPr="008A730C">
        <w:rPr>
          <w:rFonts w:ascii="Georgia" w:hAnsi="Georgia"/>
        </w:rPr>
        <w:t xml:space="preserve"> </w:t>
      </w:r>
      <w:r w:rsidR="003F5207" w:rsidRPr="008A730C">
        <w:rPr>
          <w:rFonts w:ascii="Georgia" w:hAnsi="Georgia"/>
          <w:b/>
        </w:rPr>
        <w:t>(</w:t>
      </w:r>
      <w:proofErr w:type="spellStart"/>
      <w:r w:rsidR="003F5207" w:rsidRPr="008A730C">
        <w:rPr>
          <w:rFonts w:ascii="Georgia" w:hAnsi="Georgia"/>
          <w:b/>
        </w:rPr>
        <w:t>outliers</w:t>
      </w:r>
      <w:proofErr w:type="spellEnd"/>
      <w:r w:rsidR="003F5207" w:rsidRPr="008A730C">
        <w:rPr>
          <w:rFonts w:ascii="Georgia" w:hAnsi="Georgia"/>
          <w:b/>
        </w:rPr>
        <w:t>)</w:t>
      </w:r>
      <w:r w:rsidR="008A730C" w:rsidRPr="008A730C">
        <w:rPr>
          <w:rFonts w:ascii="Georgia" w:hAnsi="Georgia"/>
          <w:b/>
        </w:rPr>
        <w:t xml:space="preserve"> </w:t>
      </w:r>
      <w:r w:rsidR="003F5207" w:rsidRPr="008A730C">
        <w:rPr>
          <w:rFonts w:ascii="Georgia" w:hAnsi="Georgia"/>
        </w:rPr>
        <w:t>-</w:t>
      </w:r>
      <w:r w:rsidRPr="008A730C">
        <w:rPr>
          <w:rFonts w:ascii="Georgia" w:hAnsi="Georgia"/>
        </w:rPr>
        <w:t>datos que pre</w:t>
      </w:r>
      <w:r w:rsidR="008A730C" w:rsidRPr="008A730C">
        <w:rPr>
          <w:rFonts w:ascii="Georgia" w:hAnsi="Georgia"/>
        </w:rPr>
        <w:t>senten valores atípicos</w:t>
      </w:r>
      <w:r w:rsidR="008A730C">
        <w:rPr>
          <w:rFonts w:ascii="Georgia" w:hAnsi="Georgia"/>
        </w:rPr>
        <w:t xml:space="preserve"> </w:t>
      </w:r>
      <w:r w:rsidR="003F5207" w:rsidRPr="008A730C">
        <w:rPr>
          <w:rFonts w:ascii="Georgia" w:hAnsi="Georgia"/>
        </w:rPr>
        <w:t>(ruido)</w:t>
      </w:r>
    </w:p>
    <w:p w14:paraId="748C27B4" w14:textId="77777777" w:rsidR="002B0AFE" w:rsidRPr="008A730C" w:rsidRDefault="002B0AFE" w:rsidP="008A730C">
      <w:pPr>
        <w:spacing w:after="0"/>
        <w:rPr>
          <w:rFonts w:ascii="Georgia" w:hAnsi="Georgia"/>
        </w:rPr>
      </w:pPr>
      <w:r w:rsidRPr="008A730C">
        <w:rPr>
          <w:rFonts w:ascii="Georgia" w:hAnsi="Georgia"/>
        </w:rPr>
        <w:t xml:space="preserve">en los casos en los que se decide realizar mediciones basadas en las distancias mínimas o máximas.                   </w:t>
      </w:r>
    </w:p>
    <w:p w14:paraId="3FDC0832" w14:textId="77777777" w:rsidR="002B0AFE" w:rsidRDefault="002B0AFE" w:rsidP="002B0AFE">
      <w:pPr>
        <w:spacing w:after="0"/>
        <w:rPr>
          <w:rFonts w:ascii="Georgia" w:hAnsi="Georgia"/>
        </w:rPr>
      </w:pPr>
    </w:p>
    <w:p w14:paraId="77333DE7" w14:textId="77777777" w:rsidR="002B0AFE" w:rsidRDefault="002B0AFE" w:rsidP="00C50711">
      <w:pPr>
        <w:spacing w:after="120"/>
        <w:rPr>
          <w:rFonts w:ascii="Georgia" w:hAnsi="Georgia"/>
        </w:rPr>
      </w:pPr>
      <w:r w:rsidRPr="00785391">
        <w:rPr>
          <w:rFonts w:ascii="Georgia" w:hAnsi="Georgia"/>
        </w:rPr>
        <w:t xml:space="preserve">Una posible solución intermedia entre ambas distancias, es optar por el uso de la distancia </w:t>
      </w:r>
      <w:commentRangeStart w:id="100"/>
      <w:r w:rsidRPr="00785391">
        <w:rPr>
          <w:rFonts w:ascii="Georgia" w:hAnsi="Georgia"/>
        </w:rPr>
        <w:t xml:space="preserve">media (mean), </w:t>
      </w:r>
      <w:commentRangeEnd w:id="100"/>
      <w:r w:rsidR="004509FF">
        <w:rPr>
          <w:rStyle w:val="CommentReference"/>
          <w:rFonts w:asciiTheme="minorHAnsi" w:hAnsiTheme="minorHAnsi"/>
          <w:lang w:val="es-ES"/>
        </w:rPr>
        <w:commentReference w:id="100"/>
      </w:r>
      <w:r w:rsidRPr="00785391">
        <w:rPr>
          <w:rFonts w:ascii="Georgia" w:hAnsi="Georgia"/>
        </w:rPr>
        <w:t xml:space="preserve">método que no presenta dichos inconvenientes y que presenta como principales ventajas, que es muy fácil de calcular, además de permitir tratar datos, tanto de tipo categórico, como de tipo numérico. </w:t>
      </w:r>
      <w:r w:rsidRPr="00785391">
        <w:rPr>
          <w:rFonts w:ascii="Georgia" w:hAnsi="Georgia"/>
          <w:vertAlign w:val="superscript"/>
        </w:rPr>
        <w:t xml:space="preserve"> </w:t>
      </w:r>
      <w:r w:rsidR="002056E3">
        <w:rPr>
          <w:rFonts w:ascii="Georgia" w:hAnsi="Georgia"/>
          <w:vertAlign w:val="superscript"/>
        </w:rPr>
        <w:t>8</w:t>
      </w:r>
      <w:r w:rsidRPr="00785391">
        <w:rPr>
          <w:rFonts w:ascii="Georgia" w:hAnsi="Georgia"/>
        </w:rPr>
        <w:t xml:space="preserve"> </w:t>
      </w:r>
    </w:p>
    <w:p w14:paraId="03DABBA9" w14:textId="77777777" w:rsidR="000E717A" w:rsidRDefault="000E717A" w:rsidP="00C50711">
      <w:pPr>
        <w:spacing w:after="120"/>
        <w:rPr>
          <w:rFonts w:ascii="Georgia" w:hAnsi="Georgia"/>
        </w:rPr>
      </w:pPr>
    </w:p>
    <w:p w14:paraId="795DF5DE" w14:textId="77777777" w:rsidR="002B0AFE" w:rsidRPr="000073B1" w:rsidRDefault="002B0AFE" w:rsidP="002B0AFE">
      <w:pPr>
        <w:pStyle w:val="ListParagraph"/>
        <w:numPr>
          <w:ilvl w:val="0"/>
          <w:numId w:val="7"/>
        </w:numPr>
        <w:spacing w:line="360" w:lineRule="auto"/>
        <w:jc w:val="both"/>
        <w:rPr>
          <w:rFonts w:ascii="Georgia" w:hAnsi="Georgia"/>
        </w:rPr>
      </w:pPr>
      <w:r w:rsidRPr="000073B1">
        <w:rPr>
          <w:rFonts w:ascii="Georgia" w:hAnsi="Georgia"/>
          <w:b/>
          <w:i/>
        </w:rPr>
        <w:t>Es un proceso que puede resultar muy costoso</w:t>
      </w:r>
      <w:r w:rsidRPr="000073B1">
        <w:rPr>
          <w:rFonts w:ascii="Georgia" w:hAnsi="Georgia"/>
        </w:rPr>
        <w:t>.</w:t>
      </w:r>
    </w:p>
    <w:p w14:paraId="24AE3DB0" w14:textId="6BA48B3E" w:rsidR="002B0AFE" w:rsidRPr="000073B1" w:rsidRDefault="002B0AFE" w:rsidP="002B0AFE">
      <w:pPr>
        <w:rPr>
          <w:rFonts w:ascii="Georgia" w:hAnsi="Georgia"/>
        </w:rPr>
      </w:pPr>
      <w:r w:rsidRPr="000073B1">
        <w:rPr>
          <w:rFonts w:ascii="Georgia" w:hAnsi="Georgia"/>
        </w:rPr>
        <w:t xml:space="preserve">Desde el punto de vista de los requisitos de computación, </w:t>
      </w:r>
      <w:del w:id="101" w:author="Daniel Alcaide" w:date="2017-07-23T12:14:00Z">
        <w:r w:rsidRPr="000073B1" w:rsidDel="004509FF">
          <w:rPr>
            <w:rFonts w:ascii="Georgia" w:hAnsi="Georgia"/>
          </w:rPr>
          <w:delText xml:space="preserve">Para </w:delText>
        </w:r>
      </w:del>
      <w:ins w:id="102" w:author="Daniel Alcaide" w:date="2017-07-23T12:14:00Z">
        <w:r w:rsidR="004509FF">
          <w:rPr>
            <w:rFonts w:ascii="Georgia" w:hAnsi="Georgia"/>
          </w:rPr>
          <w:t>p</w:t>
        </w:r>
        <w:r w:rsidR="004509FF" w:rsidRPr="000073B1">
          <w:rPr>
            <w:rFonts w:ascii="Georgia" w:hAnsi="Georgia"/>
          </w:rPr>
          <w:t xml:space="preserve">ara </w:t>
        </w:r>
      </w:ins>
      <w:r w:rsidRPr="000073B1">
        <w:rPr>
          <w:rFonts w:ascii="Georgia" w:hAnsi="Georgia"/>
        </w:rPr>
        <w:t>asignar un clúster, se requiere recorrer toda la matriz de datos, calculando su similitud (distancia), lo que puede exigir un elevado consumo de computación.</w:t>
      </w:r>
    </w:p>
    <w:p w14:paraId="4B813C1D" w14:textId="77777777" w:rsidR="002B0AFE" w:rsidRPr="000073B1" w:rsidRDefault="002B0AFE" w:rsidP="002B0AFE">
      <w:pPr>
        <w:spacing w:after="0"/>
        <w:rPr>
          <w:rFonts w:ascii="Georgia" w:hAnsi="Georgia" w:cstheme="minorHAnsi"/>
        </w:rPr>
      </w:pPr>
      <w:r>
        <w:rPr>
          <w:rFonts w:ascii="Georgia" w:hAnsi="Georgia" w:cstheme="minorHAnsi"/>
        </w:rPr>
        <w:t xml:space="preserve">No obstante, se debe de aclarar que, </w:t>
      </w:r>
      <w:r w:rsidRPr="000073B1">
        <w:rPr>
          <w:rFonts w:ascii="Georgia" w:hAnsi="Georgia" w:cstheme="minorHAnsi"/>
        </w:rPr>
        <w:t xml:space="preserve">respecto al método </w:t>
      </w:r>
      <w:proofErr w:type="spellStart"/>
      <w:r w:rsidRPr="000073B1">
        <w:rPr>
          <w:rFonts w:ascii="Georgia" w:hAnsi="Georgia" w:cstheme="minorHAnsi"/>
        </w:rPr>
        <w:t>aglomerativo</w:t>
      </w:r>
      <w:proofErr w:type="spellEnd"/>
      <w:r w:rsidRPr="000073B1">
        <w:rPr>
          <w:rFonts w:ascii="Georgia" w:hAnsi="Georgia" w:cstheme="minorHAnsi"/>
        </w:rPr>
        <w:t>, se acepta como hecho contrastado</w:t>
      </w:r>
      <w:r>
        <w:rPr>
          <w:rFonts w:ascii="Georgia" w:hAnsi="Georgia" w:cstheme="minorHAnsi"/>
        </w:rPr>
        <w:t>,</w:t>
      </w:r>
      <w:r w:rsidRPr="000073B1">
        <w:rPr>
          <w:rFonts w:ascii="Georgia" w:hAnsi="Georgia" w:cstheme="minorHAnsi"/>
        </w:rPr>
        <w:t xml:space="preserve"> que una de las mayores ventajas que presenta es su relativo bajo coste computacional frente a otros métodos jerárquicos, como por ejemplo, </w:t>
      </w:r>
      <w:r>
        <w:rPr>
          <w:rFonts w:ascii="Georgia" w:hAnsi="Georgia" w:cstheme="minorHAnsi"/>
        </w:rPr>
        <w:t xml:space="preserve">pueden ser </w:t>
      </w:r>
      <w:r w:rsidRPr="000073B1">
        <w:rPr>
          <w:rFonts w:ascii="Georgia" w:hAnsi="Georgia" w:cstheme="minorHAnsi"/>
        </w:rPr>
        <w:t>los métodos divisivos, lo que en la práctica se traduce en una mayor velocidad de procesado, debido en gran parte a la menor complejidad que presenta.</w:t>
      </w:r>
    </w:p>
    <w:p w14:paraId="37EC00B3" w14:textId="77777777" w:rsidR="00906F0C" w:rsidRDefault="00906F0C" w:rsidP="00906F0C">
      <w:pPr>
        <w:pBdr>
          <w:bottom w:val="double" w:sz="6" w:space="1" w:color="auto"/>
        </w:pBdr>
        <w:rPr>
          <w:rFonts w:ascii="Georgia" w:hAnsi="Georgia" w:cstheme="minorHAnsi"/>
          <w:iCs/>
          <w:lang w:bidi="he-IL"/>
        </w:rPr>
      </w:pPr>
    </w:p>
    <w:p w14:paraId="73E39689" w14:textId="77777777" w:rsidR="00906F0C" w:rsidRPr="00805802" w:rsidRDefault="002056E3" w:rsidP="00906F0C">
      <w:pPr>
        <w:ind w:left="360"/>
        <w:rPr>
          <w:rFonts w:ascii="Georgia" w:hAnsi="Georgia"/>
          <w:sz w:val="20"/>
        </w:rPr>
      </w:pPr>
      <w:r>
        <w:rPr>
          <w:rFonts w:ascii="Georgia" w:hAnsi="Georgia"/>
          <w:sz w:val="20"/>
        </w:rPr>
        <w:t>8</w:t>
      </w:r>
      <w:r w:rsidR="00906F0C">
        <w:rPr>
          <w:rFonts w:ascii="Georgia" w:hAnsi="Georgia"/>
          <w:sz w:val="20"/>
        </w:rPr>
        <w:t xml:space="preserve">  </w:t>
      </w:r>
      <w:r w:rsidR="00906F0C" w:rsidRPr="00805802">
        <w:rPr>
          <w:rFonts w:ascii="Georgia" w:hAnsi="Georgia"/>
          <w:sz w:val="20"/>
        </w:rPr>
        <w:t>Los casos en los que se usa la media como medición de la distancia, para datos de tipo categóricos no siempre va a ser factible definir el vector medio.</w:t>
      </w:r>
    </w:p>
    <w:p w14:paraId="7D12F8DB" w14:textId="77777777" w:rsidR="00630A3B" w:rsidRPr="000073B1" w:rsidRDefault="00630A3B" w:rsidP="002B0AFE">
      <w:pPr>
        <w:rPr>
          <w:rFonts w:ascii="Georgia" w:hAnsi="Georgia"/>
        </w:rPr>
      </w:pPr>
    </w:p>
    <w:p w14:paraId="5BE1E9C2" w14:textId="77777777" w:rsidR="002B0AFE" w:rsidRDefault="00AC7E5E" w:rsidP="002B0AFE">
      <w:pPr>
        <w:pStyle w:val="ListParagraph"/>
        <w:numPr>
          <w:ilvl w:val="0"/>
          <w:numId w:val="7"/>
        </w:numPr>
        <w:spacing w:line="360" w:lineRule="auto"/>
        <w:jc w:val="both"/>
        <w:rPr>
          <w:rFonts w:ascii="Georgia" w:hAnsi="Georgia"/>
        </w:rPr>
      </w:pPr>
      <w:r>
        <w:rPr>
          <w:rFonts w:ascii="Georgia" w:hAnsi="Georgia"/>
          <w:b/>
          <w:i/>
        </w:rPr>
        <w:t>Los clú</w:t>
      </w:r>
      <w:r w:rsidR="002B0AFE" w:rsidRPr="000073B1">
        <w:rPr>
          <w:rFonts w:ascii="Georgia" w:hAnsi="Georgia"/>
          <w:b/>
          <w:i/>
        </w:rPr>
        <w:t>ster</w:t>
      </w:r>
      <w:r>
        <w:rPr>
          <w:rFonts w:ascii="Georgia" w:hAnsi="Georgia"/>
          <w:b/>
          <w:i/>
        </w:rPr>
        <w:t>e</w:t>
      </w:r>
      <w:r w:rsidR="002B0AFE" w:rsidRPr="000073B1">
        <w:rPr>
          <w:rFonts w:ascii="Georgia" w:hAnsi="Georgia"/>
          <w:b/>
          <w:i/>
        </w:rPr>
        <w:t>s no siempre son fáciles de visualizar</w:t>
      </w:r>
      <w:r w:rsidR="002B0AFE" w:rsidRPr="000073B1">
        <w:rPr>
          <w:rFonts w:ascii="Georgia" w:hAnsi="Georgia"/>
        </w:rPr>
        <w:t xml:space="preserve">. </w:t>
      </w:r>
    </w:p>
    <w:p w14:paraId="04D1AF97" w14:textId="77777777" w:rsidR="002B0AFE" w:rsidRDefault="002B0AFE" w:rsidP="002B0AFE">
      <w:pPr>
        <w:rPr>
          <w:rFonts w:ascii="Georgia" w:hAnsi="Georgia"/>
        </w:rPr>
      </w:pPr>
      <w:r w:rsidRPr="000073B1">
        <w:rPr>
          <w:rFonts w:ascii="Georgia" w:hAnsi="Georgia"/>
        </w:rPr>
        <w:t xml:space="preserve">En general, para un </w:t>
      </w:r>
      <w:proofErr w:type="spellStart"/>
      <w:r w:rsidRPr="000073B1">
        <w:rPr>
          <w:rFonts w:ascii="Georgia" w:hAnsi="Georgia"/>
        </w:rPr>
        <w:t>dataset</w:t>
      </w:r>
      <w:proofErr w:type="spellEnd"/>
      <w:r w:rsidRPr="000073B1">
        <w:rPr>
          <w:rFonts w:ascii="Georgia" w:hAnsi="Georgia"/>
        </w:rPr>
        <w:t xml:space="preserve"> grande, genera un árbol </w:t>
      </w:r>
      <w:r>
        <w:rPr>
          <w:rFonts w:ascii="Georgia" w:hAnsi="Georgia"/>
        </w:rPr>
        <w:t>(</w:t>
      </w:r>
      <w:proofErr w:type="spellStart"/>
      <w:r w:rsidRPr="000073B1">
        <w:rPr>
          <w:rFonts w:ascii="Georgia" w:hAnsi="Georgia"/>
        </w:rPr>
        <w:t>dendrograma</w:t>
      </w:r>
      <w:proofErr w:type="spellEnd"/>
      <w:r>
        <w:rPr>
          <w:rFonts w:ascii="Georgia" w:hAnsi="Georgia"/>
        </w:rPr>
        <w:t>)</w:t>
      </w:r>
      <w:r w:rsidRPr="000073B1">
        <w:rPr>
          <w:rFonts w:ascii="Georgia" w:hAnsi="Georgia"/>
        </w:rPr>
        <w:t xml:space="preserve"> </w:t>
      </w:r>
      <w:r>
        <w:rPr>
          <w:rFonts w:ascii="Georgia" w:hAnsi="Georgia"/>
        </w:rPr>
        <w:t xml:space="preserve">que puede resultar muy </w:t>
      </w:r>
      <w:r w:rsidRPr="000073B1">
        <w:rPr>
          <w:rFonts w:ascii="Georgia" w:hAnsi="Georgia"/>
        </w:rPr>
        <w:t>complejo</w:t>
      </w:r>
      <w:r>
        <w:rPr>
          <w:rFonts w:ascii="Georgia" w:hAnsi="Georgia"/>
        </w:rPr>
        <w:t xml:space="preserve"> y d</w:t>
      </w:r>
      <w:r w:rsidRPr="000073B1">
        <w:rPr>
          <w:rFonts w:ascii="Georgia" w:hAnsi="Georgia"/>
        </w:rPr>
        <w:t xml:space="preserve">ifícil de visualizar, </w:t>
      </w:r>
      <w:r>
        <w:rPr>
          <w:rFonts w:ascii="Georgia" w:hAnsi="Georgia"/>
        </w:rPr>
        <w:t>lo que, como es lógico no facilita la tarea de análisis posterior, pudiendo generar confusión</w:t>
      </w:r>
      <w:r w:rsidRPr="000073B1">
        <w:rPr>
          <w:rFonts w:ascii="Georgia" w:hAnsi="Georgia"/>
        </w:rPr>
        <w:t>.</w:t>
      </w:r>
    </w:p>
    <w:p w14:paraId="7B49EDD9" w14:textId="77777777" w:rsidR="002B0AFE" w:rsidRPr="000073B1" w:rsidRDefault="002B0AFE" w:rsidP="002B0AFE">
      <w:pPr>
        <w:rPr>
          <w:rFonts w:ascii="Georgia" w:hAnsi="Georgia"/>
        </w:rPr>
      </w:pPr>
    </w:p>
    <w:p w14:paraId="5E368E4C" w14:textId="77777777" w:rsidR="002B0AFE" w:rsidRDefault="002B0AFE" w:rsidP="002B0AFE">
      <w:pPr>
        <w:pStyle w:val="ListParagraph"/>
        <w:numPr>
          <w:ilvl w:val="0"/>
          <w:numId w:val="7"/>
        </w:numPr>
        <w:spacing w:line="360" w:lineRule="auto"/>
        <w:jc w:val="both"/>
        <w:rPr>
          <w:rFonts w:ascii="Georgia" w:hAnsi="Georgia"/>
        </w:rPr>
      </w:pPr>
      <w:r w:rsidRPr="00A122DE">
        <w:rPr>
          <w:rFonts w:ascii="Georgia" w:hAnsi="Georgia"/>
          <w:b/>
          <w:i/>
        </w:rPr>
        <w:t xml:space="preserve">Es un modelo sensible a los </w:t>
      </w:r>
      <w:proofErr w:type="spellStart"/>
      <w:r>
        <w:rPr>
          <w:rFonts w:ascii="Georgia" w:hAnsi="Georgia"/>
          <w:b/>
          <w:i/>
        </w:rPr>
        <w:t>outlier</w:t>
      </w:r>
      <w:r w:rsidRPr="00A122DE">
        <w:rPr>
          <w:rFonts w:ascii="Georgia" w:hAnsi="Georgia"/>
          <w:b/>
          <w:i/>
        </w:rPr>
        <w:t>s</w:t>
      </w:r>
      <w:proofErr w:type="spellEnd"/>
      <w:r w:rsidRPr="00A122DE">
        <w:rPr>
          <w:rFonts w:ascii="Georgia" w:hAnsi="Georgia"/>
        </w:rPr>
        <w:t xml:space="preserve">.  </w:t>
      </w:r>
    </w:p>
    <w:p w14:paraId="6DFDEC2C" w14:textId="77777777" w:rsidR="002B0AFE" w:rsidRPr="00A122DE" w:rsidRDefault="002B0AFE" w:rsidP="002B0AFE">
      <w:pPr>
        <w:rPr>
          <w:rFonts w:ascii="Georgia" w:hAnsi="Georgia"/>
        </w:rPr>
      </w:pPr>
      <w:r w:rsidRPr="00A122DE">
        <w:rPr>
          <w:rFonts w:ascii="Georgia" w:hAnsi="Georgia"/>
        </w:rPr>
        <w:t xml:space="preserve">El problema radica en el número de </w:t>
      </w:r>
      <w:proofErr w:type="spellStart"/>
      <w:r w:rsidRPr="00A122DE">
        <w:rPr>
          <w:rFonts w:ascii="Georgia" w:hAnsi="Georgia"/>
        </w:rPr>
        <w:t>clusters</w:t>
      </w:r>
      <w:proofErr w:type="spellEnd"/>
      <w:r w:rsidRPr="00A122DE">
        <w:rPr>
          <w:rFonts w:ascii="Georgia" w:hAnsi="Georgia"/>
        </w:rPr>
        <w:t xml:space="preserve"> identificados</w:t>
      </w:r>
      <w:r>
        <w:rPr>
          <w:rFonts w:ascii="Georgia" w:hAnsi="Georgia"/>
        </w:rPr>
        <w:t xml:space="preserve">; </w:t>
      </w:r>
      <w:r w:rsidRPr="00A122DE">
        <w:rPr>
          <w:rFonts w:ascii="Georgia" w:hAnsi="Georgia"/>
        </w:rPr>
        <w:t>para aquellos datos que presentan cierta similitud es fiable porque los agrupa en un clúster común, pero no se comporta del todo bien con datos que no tienen esa similitud, por lo que estos “</w:t>
      </w:r>
      <w:proofErr w:type="spellStart"/>
      <w:r>
        <w:rPr>
          <w:rFonts w:ascii="Georgia" w:hAnsi="Georgia"/>
        </w:rPr>
        <w:t>outlier</w:t>
      </w:r>
      <w:r w:rsidRPr="00A122DE">
        <w:rPr>
          <w:rFonts w:ascii="Georgia" w:hAnsi="Georgia"/>
        </w:rPr>
        <w:t>s</w:t>
      </w:r>
      <w:proofErr w:type="spellEnd"/>
      <w:r w:rsidRPr="00A122DE">
        <w:rPr>
          <w:rFonts w:ascii="Georgia" w:hAnsi="Georgia"/>
        </w:rPr>
        <w:t xml:space="preserve">” los suele asociar en un clúster de forma aislada.  </w:t>
      </w:r>
    </w:p>
    <w:p w14:paraId="415A49C6" w14:textId="77777777" w:rsidR="002B0AFE" w:rsidRDefault="002B0AFE" w:rsidP="002B0AFE">
      <w:r w:rsidRPr="00A122DE">
        <w:rPr>
          <w:rFonts w:ascii="Georgia" w:hAnsi="Georgia"/>
        </w:rPr>
        <w:t xml:space="preserve">Por regla general, es un algoritmo que funciona mucho mejor cuando el </w:t>
      </w:r>
      <w:proofErr w:type="spellStart"/>
      <w:r w:rsidRPr="00A122DE">
        <w:rPr>
          <w:rFonts w:ascii="Georgia" w:hAnsi="Georgia"/>
        </w:rPr>
        <w:t>dataset</w:t>
      </w:r>
      <w:proofErr w:type="spellEnd"/>
      <w:r w:rsidRPr="00A122DE">
        <w:rPr>
          <w:rFonts w:ascii="Georgia" w:hAnsi="Georgia"/>
        </w:rPr>
        <w:t xml:space="preserve"> está formado por unos pocos cientos de datos por agrupar. </w:t>
      </w:r>
    </w:p>
    <w:p w14:paraId="3FCCF916" w14:textId="77777777" w:rsidR="005C41AF" w:rsidRDefault="005C41AF" w:rsidP="002A207E">
      <w:pPr>
        <w:rPr>
          <w:rFonts w:ascii="Georgia" w:hAnsi="Georgia" w:cstheme="minorHAnsi"/>
          <w:iCs/>
          <w:lang w:bidi="he-IL"/>
        </w:rPr>
      </w:pPr>
    </w:p>
    <w:p w14:paraId="357C97C3" w14:textId="77777777" w:rsidR="00A73DB2" w:rsidRPr="00AD27C1" w:rsidRDefault="00A73DB2" w:rsidP="002A207E">
      <w:pPr>
        <w:pStyle w:val="Heading2"/>
        <w:rPr>
          <w:rFonts w:asciiTheme="minorHAnsi" w:hAnsiTheme="minorHAnsi" w:cstheme="minorHAnsi"/>
          <w:iCs/>
          <w:color w:val="1F497D" w:themeColor="text2"/>
          <w:sz w:val="20"/>
          <w:szCs w:val="27"/>
          <w:lang w:bidi="he-IL"/>
        </w:rPr>
      </w:pPr>
      <w:bookmarkStart w:id="103" w:name="_Toc488444252"/>
      <w:r w:rsidRPr="00AD27C1">
        <w:rPr>
          <w:sz w:val="24"/>
          <w:lang w:bidi="he-IL"/>
        </w:rPr>
        <w:t xml:space="preserve">Fases del proceso de </w:t>
      </w:r>
      <w:proofErr w:type="spellStart"/>
      <w:r w:rsidRPr="00AD27C1">
        <w:rPr>
          <w:sz w:val="24"/>
          <w:lang w:bidi="he-IL"/>
        </w:rPr>
        <w:t>Clustering</w:t>
      </w:r>
      <w:bookmarkEnd w:id="103"/>
      <w:proofErr w:type="spellEnd"/>
      <w:r w:rsidRPr="00AD27C1">
        <w:rPr>
          <w:sz w:val="24"/>
          <w:lang w:bidi="he-IL"/>
        </w:rPr>
        <w:t xml:space="preserve">    </w:t>
      </w:r>
    </w:p>
    <w:p w14:paraId="07D6D45B" w14:textId="77777777" w:rsidR="00486B29" w:rsidRDefault="00486B29" w:rsidP="002A207E">
      <w:pPr>
        <w:spacing w:after="0"/>
        <w:rPr>
          <w:rFonts w:ascii="Georgia" w:hAnsi="Georgia" w:cstheme="minorHAnsi"/>
        </w:rPr>
      </w:pPr>
    </w:p>
    <w:p w14:paraId="579D6998" w14:textId="77777777" w:rsidR="00A73DB2" w:rsidRDefault="00A73DB2" w:rsidP="002A207E">
      <w:pPr>
        <w:spacing w:after="0"/>
        <w:rPr>
          <w:rFonts w:ascii="Georgia" w:hAnsi="Georgia"/>
          <w:lang w:bidi="he-IL"/>
        </w:rPr>
      </w:pPr>
      <w:r>
        <w:rPr>
          <w:rFonts w:ascii="Georgia" w:hAnsi="Georgia" w:cstheme="minorHAnsi"/>
        </w:rPr>
        <w:t xml:space="preserve">De un modo </w:t>
      </w:r>
      <w:r w:rsidR="00486B29">
        <w:rPr>
          <w:rFonts w:ascii="Georgia" w:hAnsi="Georgia" w:cstheme="minorHAnsi"/>
        </w:rPr>
        <w:t xml:space="preserve"> </w:t>
      </w:r>
      <w:r>
        <w:rPr>
          <w:rFonts w:ascii="Georgia" w:hAnsi="Georgia" w:cstheme="minorHAnsi"/>
        </w:rPr>
        <w:t xml:space="preserve">general, </w:t>
      </w:r>
      <w:r w:rsidR="00B47BB0">
        <w:rPr>
          <w:rFonts w:ascii="Georgia" w:hAnsi="Georgia" w:cstheme="minorHAnsi"/>
        </w:rPr>
        <w:t xml:space="preserve"> </w:t>
      </w:r>
      <w:r>
        <w:rPr>
          <w:rFonts w:ascii="Georgia" w:hAnsi="Georgia" w:cstheme="minorHAnsi"/>
        </w:rPr>
        <w:t>el proceso</w:t>
      </w:r>
      <w:r w:rsidR="00486B29">
        <w:rPr>
          <w:rFonts w:ascii="Georgia" w:hAnsi="Georgia" w:cstheme="minorHAnsi"/>
        </w:rPr>
        <w:t xml:space="preserve"> </w:t>
      </w:r>
      <w:r>
        <w:rPr>
          <w:rFonts w:ascii="Georgia" w:hAnsi="Georgia" w:cstheme="minorHAnsi"/>
        </w:rPr>
        <w:t xml:space="preserve"> de </w:t>
      </w:r>
      <w:r w:rsidR="00486B29">
        <w:rPr>
          <w:rFonts w:ascii="Georgia" w:hAnsi="Georgia" w:cstheme="minorHAnsi"/>
        </w:rPr>
        <w:t xml:space="preserve"> </w:t>
      </w:r>
      <w:proofErr w:type="spellStart"/>
      <w:r>
        <w:rPr>
          <w:rFonts w:ascii="Georgia" w:hAnsi="Georgia" w:cstheme="minorHAnsi"/>
        </w:rPr>
        <w:t>Clustering</w:t>
      </w:r>
      <w:proofErr w:type="spellEnd"/>
      <w:r>
        <w:rPr>
          <w:rFonts w:ascii="Georgia" w:hAnsi="Georgia" w:cstheme="minorHAnsi"/>
        </w:rPr>
        <w:t xml:space="preserve"> empieza definiendo un </w:t>
      </w:r>
      <w:proofErr w:type="spellStart"/>
      <w:r>
        <w:rPr>
          <w:rFonts w:ascii="Georgia" w:hAnsi="Georgia" w:cstheme="minorHAnsi"/>
        </w:rPr>
        <w:t>cluster</w:t>
      </w:r>
      <w:proofErr w:type="spellEnd"/>
      <w:r>
        <w:rPr>
          <w:rFonts w:ascii="Georgia" w:hAnsi="Georgia" w:cstheme="minorHAnsi"/>
        </w:rPr>
        <w:t xml:space="preserve"> por cada uno de los datos de entrada, y en las sucesivas etapas del algoritmo, los va agrupando, unificando los dos </w:t>
      </w:r>
      <w:proofErr w:type="spellStart"/>
      <w:r>
        <w:rPr>
          <w:rFonts w:ascii="Georgia" w:hAnsi="Georgia" w:cstheme="minorHAnsi"/>
        </w:rPr>
        <w:t>clusters</w:t>
      </w:r>
      <w:proofErr w:type="spellEnd"/>
      <w:r>
        <w:rPr>
          <w:rFonts w:ascii="Georgia" w:hAnsi="Georgia" w:cstheme="minorHAnsi"/>
        </w:rPr>
        <w:t xml:space="preserve"> que se consideran más cercanos, en un nuevo único clúster, basándose en esta distancia. De una forma más detallada, </w:t>
      </w:r>
      <w:r>
        <w:rPr>
          <w:rFonts w:ascii="Georgia" w:hAnsi="Georgia"/>
          <w:lang w:bidi="he-IL"/>
        </w:rPr>
        <w:t xml:space="preserve">las distintas fases que forman el proceso completo de </w:t>
      </w:r>
      <w:proofErr w:type="spellStart"/>
      <w:r>
        <w:rPr>
          <w:rFonts w:ascii="Georgia" w:hAnsi="Georgia"/>
          <w:lang w:bidi="he-IL"/>
        </w:rPr>
        <w:t>Clustering</w:t>
      </w:r>
      <w:proofErr w:type="spellEnd"/>
      <w:r>
        <w:rPr>
          <w:rFonts w:ascii="Georgia" w:hAnsi="Georgia"/>
          <w:lang w:bidi="he-IL"/>
        </w:rPr>
        <w:t xml:space="preserve"> son:</w:t>
      </w:r>
    </w:p>
    <w:p w14:paraId="4CE8D172" w14:textId="77777777" w:rsidR="00A73DB2" w:rsidRPr="005D4458" w:rsidRDefault="00A73DB2" w:rsidP="002A207E">
      <w:pPr>
        <w:rPr>
          <w:rFonts w:ascii="Georgia" w:hAnsi="Georgia"/>
          <w:lang w:bidi="he-IL"/>
        </w:rPr>
      </w:pPr>
      <w:r>
        <w:rPr>
          <w:rFonts w:ascii="Georgia" w:hAnsi="Georgia"/>
          <w:lang w:bidi="he-IL"/>
        </w:rPr>
        <w:t xml:space="preserve">  </w:t>
      </w:r>
    </w:p>
    <w:p w14:paraId="1AB7EB77" w14:textId="77777777" w:rsidR="00724A9D" w:rsidRPr="00724A9D" w:rsidRDefault="00A73DB2" w:rsidP="00724A9D">
      <w:pPr>
        <w:pStyle w:val="ListParagraph"/>
        <w:numPr>
          <w:ilvl w:val="0"/>
          <w:numId w:val="5"/>
        </w:numPr>
        <w:autoSpaceDE w:val="0"/>
        <w:autoSpaceDN w:val="0"/>
        <w:adjustRightInd w:val="0"/>
        <w:spacing w:after="0" w:line="360" w:lineRule="auto"/>
        <w:ind w:left="426" w:hanging="426"/>
        <w:jc w:val="both"/>
        <w:rPr>
          <w:rFonts w:ascii="Georgia" w:hAnsi="Georgia" w:cs="Times New Roman"/>
          <w:iCs/>
          <w:lang w:bidi="he-IL"/>
        </w:rPr>
      </w:pPr>
      <w:r w:rsidRPr="00724A9D">
        <w:rPr>
          <w:rFonts w:ascii="Georgia" w:hAnsi="Georgia" w:cs="Times New Roman"/>
        </w:rPr>
        <w:t>En una primera fase, se contempla el escenario inicial, en el que se definen aquellos parámetros de inicio que corresponden a los datos de entrada que queremos analizar (</w:t>
      </w:r>
      <w:proofErr w:type="spellStart"/>
      <w:r w:rsidRPr="00724A9D">
        <w:rPr>
          <w:rFonts w:ascii="Georgia" w:hAnsi="Georgia" w:cs="Times New Roman"/>
        </w:rPr>
        <w:t>dataset</w:t>
      </w:r>
      <w:proofErr w:type="spellEnd"/>
      <w:r w:rsidRPr="00724A9D">
        <w:rPr>
          <w:rFonts w:ascii="Georgia" w:hAnsi="Georgia" w:cs="Times New Roman"/>
        </w:rPr>
        <w:t>). Estos datos, lógicamente, están sin agrupar en ningún tipo de clúster.</w:t>
      </w:r>
      <w:r w:rsidR="00724A9D" w:rsidRPr="00724A9D">
        <w:rPr>
          <w:rFonts w:ascii="Georgia" w:hAnsi="Georgia" w:cs="Times New Roman"/>
        </w:rPr>
        <w:t xml:space="preserve"> </w:t>
      </w:r>
      <w:r w:rsidR="00724A9D">
        <w:rPr>
          <w:rFonts w:ascii="Georgia" w:hAnsi="Georgia" w:cs="Times New Roman"/>
        </w:rPr>
        <w:t xml:space="preserve">                    </w:t>
      </w:r>
      <w:r w:rsidR="00724A9D" w:rsidRPr="00724A9D">
        <w:rPr>
          <w:rFonts w:ascii="Georgia" w:hAnsi="Georgia" w:cs="Times New Roman"/>
        </w:rPr>
        <w:t xml:space="preserve">Si definimos </w:t>
      </w:r>
      <w:r w:rsidR="00724A9D" w:rsidRPr="00724A9D">
        <w:rPr>
          <w:rFonts w:ascii="Georgia" w:hAnsi="Georgia" w:cs="Times New Roman"/>
          <w:iCs/>
          <w:lang w:bidi="he-IL"/>
        </w:rPr>
        <w:t>L(k)  como el nivel del clúster K</w:t>
      </w:r>
      <w:r w:rsidR="00724A9D">
        <w:rPr>
          <w:rFonts w:ascii="Georgia" w:hAnsi="Georgia" w:cs="Times New Roman"/>
          <w:iCs/>
          <w:lang w:bidi="he-IL"/>
        </w:rPr>
        <w:t xml:space="preserve">  y </w:t>
      </w:r>
      <w:r w:rsidR="008A4C8E">
        <w:rPr>
          <w:rFonts w:ascii="Georgia" w:hAnsi="Georgia" w:cs="Times New Roman"/>
          <w:iCs/>
          <w:lang w:bidi="he-IL"/>
        </w:rPr>
        <w:t xml:space="preserve">le </w:t>
      </w:r>
      <w:r w:rsidR="00724A9D">
        <w:rPr>
          <w:rFonts w:ascii="Georgia" w:hAnsi="Georgia" w:cs="Times New Roman"/>
          <w:iCs/>
          <w:lang w:bidi="he-IL"/>
        </w:rPr>
        <w:t>asignamos una secuencia m al número de agrupaciones, la condición inicial sería:</w:t>
      </w:r>
    </w:p>
    <w:p w14:paraId="1CD10109" w14:textId="77777777" w:rsidR="00724A9D" w:rsidRPr="005D4458" w:rsidRDefault="00724A9D" w:rsidP="002A207E">
      <w:pPr>
        <w:pStyle w:val="ListParagraph"/>
        <w:autoSpaceDE w:val="0"/>
        <w:autoSpaceDN w:val="0"/>
        <w:adjustRightInd w:val="0"/>
        <w:spacing w:after="0" w:line="360" w:lineRule="auto"/>
        <w:ind w:left="426"/>
        <w:jc w:val="both"/>
        <w:rPr>
          <w:rFonts w:ascii="Georgia" w:hAnsi="Georgia" w:cs="Times New Roman"/>
        </w:rPr>
      </w:pPr>
    </w:p>
    <w:p w14:paraId="192170B7" w14:textId="77777777" w:rsidR="00A73DB2" w:rsidRPr="002722D5" w:rsidRDefault="00A73DB2" w:rsidP="00724A9D">
      <w:pPr>
        <w:pStyle w:val="ListParagraph"/>
        <w:autoSpaceDE w:val="0"/>
        <w:autoSpaceDN w:val="0"/>
        <w:adjustRightInd w:val="0"/>
        <w:spacing w:after="0" w:line="360" w:lineRule="auto"/>
        <w:ind w:left="1134" w:firstLine="282"/>
        <w:jc w:val="both"/>
        <w:rPr>
          <w:rFonts w:ascii="Georgia" w:hAnsi="Georgia" w:cs="Times New Roman"/>
          <w:i/>
          <w:iCs/>
          <w:color w:val="FF0000"/>
          <w:sz w:val="28"/>
          <w:lang w:bidi="he-IL"/>
        </w:rPr>
      </w:pPr>
      <w:r w:rsidRPr="005D4458">
        <w:rPr>
          <w:rFonts w:ascii="Georgia" w:hAnsi="Georgia" w:cs="Times New Roman"/>
        </w:rPr>
        <w:t xml:space="preserve">Nivel  </w:t>
      </w:r>
      <w:r w:rsidRPr="005D4458">
        <w:rPr>
          <w:rFonts w:ascii="Georgia" w:hAnsi="Georgia" w:cs="Times New Roman"/>
          <w:i/>
          <w:iCs/>
          <w:lang w:bidi="he-IL"/>
        </w:rPr>
        <w:t xml:space="preserve">L (0) = 0 </w:t>
      </w:r>
      <w:r w:rsidR="009E2A11">
        <w:rPr>
          <w:rFonts w:ascii="Georgia" w:hAnsi="Georgia" w:cs="Times New Roman"/>
          <w:i/>
          <w:iCs/>
          <w:lang w:bidi="he-IL"/>
        </w:rPr>
        <w:t xml:space="preserve">  </w:t>
      </w:r>
      <w:r w:rsidR="00B64D61">
        <w:rPr>
          <w:rFonts w:ascii="Georgia" w:hAnsi="Georgia" w:cs="Times New Roman"/>
          <w:i/>
          <w:iCs/>
          <w:lang w:bidi="he-IL"/>
        </w:rPr>
        <w:t xml:space="preserve">    </w:t>
      </w:r>
      <w:r w:rsidR="009E2A11">
        <w:rPr>
          <w:rFonts w:ascii="Georgia" w:hAnsi="Georgia" w:cs="Times New Roman"/>
          <w:i/>
          <w:iCs/>
          <w:lang w:bidi="he-IL"/>
        </w:rPr>
        <w:t>(Nivel inicial = 0)</w:t>
      </w:r>
      <w:r w:rsidR="002722D5">
        <w:rPr>
          <w:rFonts w:ascii="Georgia" w:hAnsi="Georgia" w:cs="Times New Roman"/>
          <w:i/>
          <w:iCs/>
          <w:lang w:bidi="he-IL"/>
        </w:rPr>
        <w:tab/>
      </w:r>
    </w:p>
    <w:p w14:paraId="32EDEA08" w14:textId="77777777" w:rsidR="00A73DB2" w:rsidRPr="00724A9D" w:rsidRDefault="003F67E3" w:rsidP="00724A9D">
      <w:pPr>
        <w:autoSpaceDE w:val="0"/>
        <w:autoSpaceDN w:val="0"/>
        <w:adjustRightInd w:val="0"/>
        <w:spacing w:after="0"/>
        <w:ind w:left="708" w:firstLine="708"/>
        <w:rPr>
          <w:rFonts w:ascii="Georgia" w:hAnsi="Georgia" w:cs="Times New Roman"/>
          <w:i/>
          <w:iCs/>
          <w:lang w:bidi="he-IL"/>
        </w:rPr>
      </w:pPr>
      <w:r>
        <w:rPr>
          <w:rFonts w:ascii="Georgia" w:hAnsi="Georgia" w:cs="Times New Roman"/>
          <w:i/>
          <w:iCs/>
          <w:lang w:bidi="he-IL"/>
        </w:rPr>
        <w:t>Número de secuencia, m = 0</w:t>
      </w:r>
      <w:r w:rsidR="008A4C8E">
        <w:rPr>
          <w:rFonts w:ascii="Georgia" w:hAnsi="Georgia" w:cs="Times New Roman"/>
          <w:i/>
          <w:iCs/>
          <w:lang w:bidi="he-IL"/>
        </w:rPr>
        <w:t xml:space="preserve">    siendo  m= 0, 1</w:t>
      </w:r>
      <w:r>
        <w:rPr>
          <w:rFonts w:ascii="Georgia" w:hAnsi="Georgia" w:cs="Times New Roman"/>
          <w:i/>
          <w:iCs/>
          <w:lang w:bidi="he-IL"/>
        </w:rPr>
        <w:t>… (n-1)</w:t>
      </w:r>
    </w:p>
    <w:p w14:paraId="6C380EAB" w14:textId="77777777" w:rsidR="00A73DB2" w:rsidRPr="00C933D7" w:rsidRDefault="00C933D7" w:rsidP="008A4C8E">
      <w:pPr>
        <w:autoSpaceDE w:val="0"/>
        <w:autoSpaceDN w:val="0"/>
        <w:adjustRightInd w:val="0"/>
        <w:spacing w:after="0"/>
        <w:rPr>
          <w:rFonts w:ascii="Georgia" w:hAnsi="Georgia" w:cs="Times New Roman"/>
          <w:i/>
          <w:iCs/>
          <w:lang w:val="en-US" w:bidi="he-IL"/>
        </w:rPr>
      </w:pPr>
      <w:r>
        <w:rPr>
          <w:rFonts w:ascii="Georgia" w:hAnsi="Georgia" w:cs="Times New Roman"/>
          <w:i/>
          <w:iCs/>
          <w:lang w:bidi="he-IL"/>
        </w:rPr>
        <w:t xml:space="preserve">       </w:t>
      </w:r>
    </w:p>
    <w:p w14:paraId="3D97A730" w14:textId="77777777" w:rsidR="00A73DB2" w:rsidRPr="00C933D7" w:rsidRDefault="00A73DB2" w:rsidP="002A207E">
      <w:pPr>
        <w:pStyle w:val="ListParagraph"/>
        <w:autoSpaceDE w:val="0"/>
        <w:autoSpaceDN w:val="0"/>
        <w:adjustRightInd w:val="0"/>
        <w:spacing w:after="0" w:line="360" w:lineRule="auto"/>
        <w:ind w:left="426"/>
        <w:jc w:val="both"/>
        <w:rPr>
          <w:rFonts w:ascii="Georgia" w:hAnsi="Georgia" w:cs="Times New Roman"/>
          <w:i/>
          <w:iCs/>
          <w:lang w:val="en-US" w:bidi="he-IL"/>
        </w:rPr>
      </w:pPr>
    </w:p>
    <w:p w14:paraId="7DF5BA05" w14:textId="77777777" w:rsidR="00787912" w:rsidRPr="00C933D7" w:rsidRDefault="00787912" w:rsidP="00787912">
      <w:pPr>
        <w:pStyle w:val="ListParagraph"/>
        <w:autoSpaceDE w:val="0"/>
        <w:autoSpaceDN w:val="0"/>
        <w:adjustRightInd w:val="0"/>
        <w:spacing w:after="0" w:line="360" w:lineRule="auto"/>
        <w:ind w:left="426"/>
        <w:jc w:val="both"/>
        <w:rPr>
          <w:rFonts w:ascii="Georgia" w:hAnsi="Georgia" w:cs="Times New Roman"/>
          <w:i/>
          <w:iCs/>
          <w:lang w:val="en-US" w:bidi="he-IL"/>
        </w:rPr>
      </w:pPr>
    </w:p>
    <w:p w14:paraId="56EE4CFF" w14:textId="77777777" w:rsidR="00A73DB2" w:rsidRPr="00647F83" w:rsidRDefault="00A73DB2" w:rsidP="002A207E">
      <w:pPr>
        <w:pStyle w:val="ListParagraph"/>
        <w:numPr>
          <w:ilvl w:val="0"/>
          <w:numId w:val="5"/>
        </w:numPr>
        <w:autoSpaceDE w:val="0"/>
        <w:autoSpaceDN w:val="0"/>
        <w:adjustRightInd w:val="0"/>
        <w:spacing w:after="0" w:line="360" w:lineRule="auto"/>
        <w:ind w:left="426" w:hanging="426"/>
        <w:jc w:val="both"/>
        <w:rPr>
          <w:rFonts w:ascii="Georgia" w:hAnsi="Georgia" w:cs="Times New Roman"/>
          <w:i/>
          <w:iCs/>
          <w:lang w:bidi="he-IL"/>
        </w:rPr>
      </w:pPr>
      <w:r w:rsidRPr="005D4458">
        <w:rPr>
          <w:rFonts w:ascii="Georgia" w:hAnsi="Georgia" w:cs="Times New Roman"/>
        </w:rPr>
        <w:t xml:space="preserve">Acto seguido, </w:t>
      </w:r>
      <w:r>
        <w:rPr>
          <w:rFonts w:ascii="Georgia" w:hAnsi="Georgia" w:cs="Times New Roman"/>
        </w:rPr>
        <w:t xml:space="preserve">en la segunda fase, </w:t>
      </w:r>
      <w:r w:rsidRPr="005D4458">
        <w:rPr>
          <w:rFonts w:ascii="Georgia" w:hAnsi="Georgia" w:cs="Times New Roman"/>
        </w:rPr>
        <w:t xml:space="preserve">se </w:t>
      </w:r>
      <w:r>
        <w:rPr>
          <w:rFonts w:ascii="Georgia" w:hAnsi="Georgia" w:cs="Times New Roman"/>
        </w:rPr>
        <w:t>realiza</w:t>
      </w:r>
      <w:r w:rsidRPr="005D4458">
        <w:rPr>
          <w:rFonts w:ascii="Georgia" w:hAnsi="Georgia" w:cs="Times New Roman"/>
        </w:rPr>
        <w:t xml:space="preserve"> </w:t>
      </w:r>
      <w:r w:rsidR="00F2031E">
        <w:rPr>
          <w:rFonts w:ascii="Georgia" w:hAnsi="Georgia" w:cs="Times New Roman"/>
        </w:rPr>
        <w:t>una búsqueda de qué pares de clú</w:t>
      </w:r>
      <w:r w:rsidRPr="005D4458">
        <w:rPr>
          <w:rFonts w:ascii="Georgia" w:hAnsi="Georgia" w:cs="Times New Roman"/>
        </w:rPr>
        <w:t>ster</w:t>
      </w:r>
      <w:r w:rsidR="00F2031E">
        <w:rPr>
          <w:rFonts w:ascii="Georgia" w:hAnsi="Georgia" w:cs="Times New Roman"/>
        </w:rPr>
        <w:t>e</w:t>
      </w:r>
      <w:r w:rsidRPr="005D4458">
        <w:rPr>
          <w:rFonts w:ascii="Georgia" w:hAnsi="Georgia" w:cs="Times New Roman"/>
        </w:rPr>
        <w:t xml:space="preserve">s son más similares, aplicando el </w:t>
      </w:r>
      <w:r>
        <w:rPr>
          <w:rFonts w:ascii="Georgia" w:hAnsi="Georgia" w:cs="Times New Roman"/>
        </w:rPr>
        <w:t xml:space="preserve">modo </w:t>
      </w:r>
      <w:r w:rsidRPr="005D4458">
        <w:rPr>
          <w:rFonts w:ascii="Georgia" w:hAnsi="Georgia" w:cs="Times New Roman"/>
        </w:rPr>
        <w:t xml:space="preserve">elegido para </w:t>
      </w:r>
      <w:r>
        <w:rPr>
          <w:rFonts w:ascii="Georgia" w:hAnsi="Georgia" w:cs="Times New Roman"/>
        </w:rPr>
        <w:t xml:space="preserve">calcular </w:t>
      </w:r>
      <w:r w:rsidRPr="005D4458">
        <w:rPr>
          <w:rFonts w:ascii="Georgia" w:hAnsi="Georgia" w:cs="Times New Roman"/>
        </w:rPr>
        <w:t xml:space="preserve">la distancia. En nuestro caso, </w:t>
      </w:r>
      <w:r>
        <w:rPr>
          <w:rFonts w:ascii="Georgia" w:hAnsi="Georgia" w:cs="Times New Roman"/>
        </w:rPr>
        <w:t xml:space="preserve">sería </w:t>
      </w:r>
      <w:r w:rsidRPr="005D4458">
        <w:rPr>
          <w:rFonts w:ascii="Georgia" w:hAnsi="Georgia" w:cs="Times New Roman"/>
        </w:rPr>
        <w:t>la distancia media (mean)</w:t>
      </w:r>
      <w:r>
        <w:rPr>
          <w:rFonts w:ascii="Georgia" w:hAnsi="Georgia" w:cs="Times New Roman"/>
        </w:rPr>
        <w:t>: d</w:t>
      </w:r>
      <w:r w:rsidRPr="00647F83">
        <w:rPr>
          <w:rFonts w:ascii="Georgia" w:hAnsi="Georgia" w:cs="Times New Roman"/>
          <w:iCs/>
          <w:lang w:bidi="he-IL"/>
        </w:rPr>
        <w:t xml:space="preserve">ados 2 </w:t>
      </w:r>
      <w:proofErr w:type="spellStart"/>
      <w:r w:rsidRPr="00647F83">
        <w:rPr>
          <w:rFonts w:ascii="Georgia" w:hAnsi="Georgia" w:cs="Times New Roman"/>
          <w:iCs/>
          <w:lang w:bidi="he-IL"/>
        </w:rPr>
        <w:t>clusters</w:t>
      </w:r>
      <w:proofErr w:type="spellEnd"/>
      <w:r w:rsidRPr="00647F83">
        <w:rPr>
          <w:rFonts w:ascii="Georgia" w:hAnsi="Georgia" w:cs="Times New Roman"/>
          <w:iCs/>
          <w:lang w:bidi="he-IL"/>
        </w:rPr>
        <w:t xml:space="preserve"> A y B, se define como:</w:t>
      </w:r>
    </w:p>
    <w:p w14:paraId="0F0CC428" w14:textId="77777777" w:rsidR="00A73DB2" w:rsidRPr="005D4458" w:rsidRDefault="00A73DB2" w:rsidP="002A207E">
      <w:pPr>
        <w:pStyle w:val="ListParagraph"/>
        <w:autoSpaceDE w:val="0"/>
        <w:autoSpaceDN w:val="0"/>
        <w:adjustRightInd w:val="0"/>
        <w:spacing w:after="0" w:line="360" w:lineRule="auto"/>
        <w:ind w:left="426"/>
        <w:jc w:val="both"/>
        <w:rPr>
          <w:rFonts w:ascii="Georgia" w:hAnsi="Georgia" w:cs="Times New Roman"/>
          <w:iCs/>
          <w:lang w:bidi="he-IL"/>
        </w:rPr>
      </w:pPr>
    </w:p>
    <w:p w14:paraId="77CDED1F" w14:textId="77777777" w:rsidR="00A73DB2" w:rsidRPr="00BF6640" w:rsidRDefault="00A73DB2" w:rsidP="002A207E">
      <w:pPr>
        <w:pStyle w:val="ListParagraph"/>
        <w:autoSpaceDE w:val="0"/>
        <w:autoSpaceDN w:val="0"/>
        <w:adjustRightInd w:val="0"/>
        <w:spacing w:after="0" w:line="360" w:lineRule="auto"/>
        <w:ind w:left="1134" w:firstLine="282"/>
        <w:jc w:val="both"/>
        <w:rPr>
          <w:rFonts w:ascii="Georgia" w:hAnsi="Georgia" w:cs="Times New Roman"/>
          <w:i/>
          <w:iCs/>
          <w:lang w:val="en-US" w:bidi="he-IL"/>
        </w:rPr>
      </w:pPr>
      <w:r w:rsidRPr="00BF6640">
        <w:rPr>
          <w:rFonts w:ascii="Georgia" w:hAnsi="Georgia" w:cs="Times New Roman"/>
          <w:i/>
          <w:iCs/>
          <w:lang w:val="en-US" w:bidi="he-IL"/>
        </w:rPr>
        <w:t>d [</w:t>
      </w:r>
      <w:proofErr w:type="gramStart"/>
      <w:r w:rsidRPr="00BF6640">
        <w:rPr>
          <w:rFonts w:ascii="Georgia" w:hAnsi="Georgia" w:cs="Times New Roman"/>
          <w:i/>
          <w:iCs/>
          <w:lang w:val="en-US" w:bidi="he-IL"/>
        </w:rPr>
        <w:t>A ,</w:t>
      </w:r>
      <w:proofErr w:type="gramEnd"/>
      <w:r w:rsidRPr="00BF6640">
        <w:rPr>
          <w:rFonts w:ascii="Georgia" w:hAnsi="Georgia" w:cs="Times New Roman"/>
          <w:i/>
          <w:iCs/>
          <w:lang w:val="en-US" w:bidi="he-IL"/>
        </w:rPr>
        <w:t xml:space="preserve"> B] = mean ( d[(</w:t>
      </w:r>
      <w:proofErr w:type="spellStart"/>
      <w:r w:rsidRPr="00BF6640">
        <w:rPr>
          <w:rFonts w:ascii="Georgia" w:hAnsi="Georgia" w:cs="Times New Roman"/>
          <w:i/>
          <w:iCs/>
          <w:lang w:val="en-US" w:bidi="he-IL"/>
        </w:rPr>
        <w:t>i</w:t>
      </w:r>
      <w:proofErr w:type="spellEnd"/>
      <w:r w:rsidRPr="00BF6640">
        <w:rPr>
          <w:rFonts w:ascii="Georgia" w:hAnsi="Georgia" w:cs="Times New Roman"/>
          <w:i/>
          <w:iCs/>
          <w:lang w:val="en-US" w:bidi="he-IL"/>
        </w:rPr>
        <w:t>),(j)] )</w:t>
      </w:r>
    </w:p>
    <w:p w14:paraId="320EC01D" w14:textId="77777777" w:rsidR="00A73DB2" w:rsidRPr="00BF6640" w:rsidRDefault="00A73DB2" w:rsidP="002A207E">
      <w:pPr>
        <w:autoSpaceDE w:val="0"/>
        <w:autoSpaceDN w:val="0"/>
        <w:adjustRightInd w:val="0"/>
        <w:spacing w:after="0"/>
        <w:rPr>
          <w:rFonts w:ascii="Georgia" w:hAnsi="Georgia" w:cs="Times New Roman"/>
          <w:i/>
          <w:iCs/>
          <w:lang w:val="en-US" w:bidi="he-IL"/>
        </w:rPr>
      </w:pPr>
    </w:p>
    <w:p w14:paraId="7AECEA21" w14:textId="77777777" w:rsidR="00A73DB2" w:rsidRPr="00BF6640" w:rsidRDefault="00A73DB2" w:rsidP="002A207E">
      <w:pPr>
        <w:autoSpaceDE w:val="0"/>
        <w:autoSpaceDN w:val="0"/>
        <w:adjustRightInd w:val="0"/>
        <w:spacing w:after="0"/>
        <w:rPr>
          <w:rFonts w:ascii="Georgia" w:hAnsi="Georgia" w:cs="Times New Roman"/>
          <w:lang w:val="en-US"/>
        </w:rPr>
      </w:pPr>
    </w:p>
    <w:p w14:paraId="6DDEECC5" w14:textId="77777777" w:rsidR="00A73DB2" w:rsidRPr="005D4458" w:rsidRDefault="00A73DB2" w:rsidP="002A207E">
      <w:pPr>
        <w:pStyle w:val="ListParagraph"/>
        <w:numPr>
          <w:ilvl w:val="0"/>
          <w:numId w:val="5"/>
        </w:numPr>
        <w:autoSpaceDE w:val="0"/>
        <w:autoSpaceDN w:val="0"/>
        <w:adjustRightInd w:val="0"/>
        <w:spacing w:after="0" w:line="360" w:lineRule="auto"/>
        <w:ind w:left="426"/>
        <w:jc w:val="both"/>
        <w:rPr>
          <w:rFonts w:ascii="Georgia" w:hAnsi="Georgia" w:cs="Times New Roman"/>
          <w:i/>
          <w:iCs/>
          <w:lang w:bidi="he-IL"/>
        </w:rPr>
      </w:pPr>
      <w:r>
        <w:rPr>
          <w:rFonts w:ascii="Georgia" w:hAnsi="Georgia"/>
        </w:rPr>
        <w:t>S</w:t>
      </w:r>
      <w:r w:rsidRPr="005D4458">
        <w:rPr>
          <w:rFonts w:ascii="Georgia" w:hAnsi="Georgia"/>
        </w:rPr>
        <w:t>e incrementa el número de secuencia en una unidad</w:t>
      </w:r>
      <w:r>
        <w:rPr>
          <w:rFonts w:ascii="Georgia" w:hAnsi="Georgia"/>
        </w:rPr>
        <w:t xml:space="preserve"> (de </w:t>
      </w:r>
      <w:r w:rsidRPr="005D4458">
        <w:rPr>
          <w:rFonts w:ascii="Georgia" w:hAnsi="Georgia"/>
        </w:rPr>
        <w:t xml:space="preserve">m  a  </w:t>
      </w:r>
      <w:r w:rsidRPr="005D4458">
        <w:rPr>
          <w:rFonts w:ascii="Georgia" w:hAnsi="Georgia" w:cs="Times New Roman"/>
          <w:i/>
          <w:iCs/>
          <w:lang w:bidi="he-IL"/>
        </w:rPr>
        <w:t>m +1</w:t>
      </w:r>
      <w:r>
        <w:rPr>
          <w:rFonts w:ascii="Georgia" w:hAnsi="Georgia" w:cs="Times New Roman"/>
          <w:i/>
          <w:iCs/>
          <w:lang w:bidi="he-IL"/>
        </w:rPr>
        <w:t>)</w:t>
      </w:r>
      <w:r w:rsidRPr="005D4458">
        <w:rPr>
          <w:rFonts w:ascii="Georgia" w:hAnsi="Georgia" w:cs="Times New Roman"/>
          <w:i/>
          <w:iCs/>
          <w:lang w:bidi="he-IL"/>
        </w:rPr>
        <w:t xml:space="preserve">, y unificamos esos dos </w:t>
      </w:r>
      <w:proofErr w:type="spellStart"/>
      <w:r w:rsidRPr="005D4458">
        <w:rPr>
          <w:rFonts w:ascii="Georgia" w:hAnsi="Georgia" w:cs="Times New Roman"/>
          <w:i/>
          <w:iCs/>
          <w:lang w:bidi="he-IL"/>
        </w:rPr>
        <w:t>clusters</w:t>
      </w:r>
      <w:proofErr w:type="spellEnd"/>
      <w:r w:rsidRPr="005D4458">
        <w:rPr>
          <w:rFonts w:ascii="Georgia" w:hAnsi="Georgia" w:cs="Times New Roman"/>
          <w:i/>
          <w:iCs/>
          <w:lang w:bidi="he-IL"/>
        </w:rPr>
        <w:t xml:space="preserve"> en un </w:t>
      </w:r>
      <w:r>
        <w:rPr>
          <w:rFonts w:ascii="Georgia" w:hAnsi="Georgia" w:cs="Times New Roman"/>
          <w:i/>
          <w:iCs/>
          <w:lang w:bidi="he-IL"/>
        </w:rPr>
        <w:t xml:space="preserve">único </w:t>
      </w:r>
      <w:proofErr w:type="spellStart"/>
      <w:r w:rsidRPr="005D4458">
        <w:rPr>
          <w:rFonts w:ascii="Georgia" w:hAnsi="Georgia" w:cs="Times New Roman"/>
          <w:i/>
          <w:iCs/>
          <w:lang w:bidi="he-IL"/>
        </w:rPr>
        <w:t>cluster</w:t>
      </w:r>
      <w:proofErr w:type="spellEnd"/>
      <w:r w:rsidRPr="005D4458">
        <w:rPr>
          <w:rFonts w:ascii="Georgia" w:hAnsi="Georgia" w:cs="Times New Roman"/>
          <w:i/>
          <w:iCs/>
          <w:lang w:bidi="he-IL"/>
        </w:rPr>
        <w:t xml:space="preserve"> </w:t>
      </w:r>
      <w:r>
        <w:rPr>
          <w:rFonts w:ascii="Georgia" w:hAnsi="Georgia" w:cs="Times New Roman"/>
          <w:i/>
          <w:iCs/>
          <w:lang w:bidi="he-IL"/>
        </w:rPr>
        <w:t>nuevo</w:t>
      </w:r>
      <w:r w:rsidRPr="005D4458">
        <w:rPr>
          <w:rFonts w:ascii="Georgia" w:hAnsi="Georgia" w:cs="Times New Roman"/>
          <w:i/>
          <w:iCs/>
          <w:lang w:bidi="he-IL"/>
        </w:rPr>
        <w:t xml:space="preserve">. </w:t>
      </w:r>
      <w:r w:rsidRPr="005D4458">
        <w:rPr>
          <w:rFonts w:ascii="Georgia" w:hAnsi="Georgia" w:cs="Times New Roman"/>
          <w:iCs/>
          <w:lang w:bidi="he-IL"/>
        </w:rPr>
        <w:t xml:space="preserve">Se forma el </w:t>
      </w:r>
      <w:proofErr w:type="spellStart"/>
      <w:r w:rsidRPr="005D4458">
        <w:rPr>
          <w:rFonts w:ascii="Georgia" w:hAnsi="Georgia" w:cs="Times New Roman"/>
          <w:iCs/>
          <w:lang w:bidi="he-IL"/>
        </w:rPr>
        <w:t>clustering</w:t>
      </w:r>
      <w:proofErr w:type="spellEnd"/>
      <w:r w:rsidRPr="005D4458">
        <w:rPr>
          <w:rFonts w:ascii="Georgia" w:hAnsi="Georgia" w:cs="Times New Roman"/>
          <w:iCs/>
          <w:lang w:bidi="he-IL"/>
        </w:rPr>
        <w:t xml:space="preserve">  </w:t>
      </w:r>
      <w:r w:rsidRPr="005D4458">
        <w:rPr>
          <w:rFonts w:ascii="Georgia" w:hAnsi="Georgia" w:cs="Times New Roman"/>
          <w:i/>
          <w:iCs/>
          <w:lang w:bidi="he-IL"/>
        </w:rPr>
        <w:t xml:space="preserve">m  y se define el nivel de </w:t>
      </w:r>
      <w:proofErr w:type="spellStart"/>
      <w:r w:rsidRPr="005D4458">
        <w:rPr>
          <w:rFonts w:ascii="Georgia" w:hAnsi="Georgia" w:cs="Times New Roman"/>
          <w:i/>
          <w:iCs/>
          <w:lang w:bidi="he-IL"/>
        </w:rPr>
        <w:t>clustering</w:t>
      </w:r>
      <w:proofErr w:type="spellEnd"/>
      <w:r w:rsidRPr="005D4458">
        <w:rPr>
          <w:rFonts w:ascii="Georgia" w:hAnsi="Georgia" w:cs="Times New Roman"/>
          <w:i/>
          <w:iCs/>
          <w:lang w:bidi="he-IL"/>
        </w:rPr>
        <w:t xml:space="preserve"> </w:t>
      </w:r>
      <w:r>
        <w:rPr>
          <w:rFonts w:ascii="Georgia" w:hAnsi="Georgia" w:cs="Times New Roman"/>
          <w:i/>
          <w:iCs/>
          <w:lang w:bidi="he-IL"/>
        </w:rPr>
        <w:t>como:</w:t>
      </w:r>
    </w:p>
    <w:p w14:paraId="1C2E3A47" w14:textId="77777777" w:rsidR="00A73DB2" w:rsidRPr="005D4458" w:rsidRDefault="00A73DB2" w:rsidP="002A207E">
      <w:pPr>
        <w:autoSpaceDE w:val="0"/>
        <w:autoSpaceDN w:val="0"/>
        <w:adjustRightInd w:val="0"/>
        <w:spacing w:after="0"/>
        <w:rPr>
          <w:rFonts w:ascii="Georgia" w:hAnsi="Georgia" w:cs="Times New Roman"/>
          <w:i/>
          <w:iCs/>
          <w:lang w:bidi="he-IL"/>
        </w:rPr>
      </w:pPr>
    </w:p>
    <w:p w14:paraId="347E813F" w14:textId="77777777" w:rsidR="00A73DB2" w:rsidRPr="005D4458" w:rsidRDefault="00464A30" w:rsidP="002A207E">
      <w:pPr>
        <w:autoSpaceDE w:val="0"/>
        <w:autoSpaceDN w:val="0"/>
        <w:adjustRightInd w:val="0"/>
        <w:spacing w:after="0"/>
        <w:ind w:left="708" w:firstLine="708"/>
        <w:rPr>
          <w:rFonts w:ascii="Georgia" w:hAnsi="Georgia" w:cs="Times New Roman"/>
          <w:i/>
          <w:iCs/>
          <w:lang w:bidi="he-IL"/>
        </w:rPr>
      </w:pPr>
      <w:r w:rsidRPr="005D4458">
        <w:rPr>
          <w:rFonts w:ascii="Georgia" w:hAnsi="Georgia" w:cs="Times New Roman"/>
          <w:i/>
          <w:iCs/>
          <w:lang w:bidi="he-IL"/>
        </w:rPr>
        <w:t>L (</w:t>
      </w:r>
      <w:r w:rsidR="00A73DB2" w:rsidRPr="005D4458">
        <w:rPr>
          <w:rFonts w:ascii="Georgia" w:hAnsi="Georgia" w:cs="Times New Roman"/>
          <w:i/>
          <w:iCs/>
          <w:lang w:bidi="he-IL"/>
        </w:rPr>
        <w:t xml:space="preserve">m) =  </w:t>
      </w:r>
      <w:r w:rsidRPr="005D4458">
        <w:rPr>
          <w:rFonts w:ascii="Georgia" w:hAnsi="Georgia" w:cs="Times New Roman"/>
          <w:i/>
          <w:iCs/>
          <w:lang w:bidi="he-IL"/>
        </w:rPr>
        <w:t>d [</w:t>
      </w:r>
      <w:r w:rsidR="00A73DB2" w:rsidRPr="005D4458">
        <w:rPr>
          <w:rFonts w:ascii="Georgia" w:hAnsi="Georgia" w:cs="Times New Roman"/>
          <w:i/>
          <w:iCs/>
          <w:lang w:bidi="he-IL"/>
        </w:rPr>
        <w:t>(A)</w:t>
      </w:r>
      <w:r w:rsidRPr="005D4458">
        <w:rPr>
          <w:rFonts w:ascii="Georgia" w:hAnsi="Georgia" w:cs="Times New Roman"/>
          <w:i/>
          <w:iCs/>
          <w:lang w:bidi="he-IL"/>
        </w:rPr>
        <w:t>, (</w:t>
      </w:r>
      <w:r w:rsidR="00A73DB2" w:rsidRPr="005D4458">
        <w:rPr>
          <w:rFonts w:ascii="Georgia" w:hAnsi="Georgia" w:cs="Times New Roman"/>
          <w:i/>
          <w:iCs/>
          <w:lang w:bidi="he-IL"/>
        </w:rPr>
        <w:t>B)]</w:t>
      </w:r>
    </w:p>
    <w:p w14:paraId="7431245A" w14:textId="77777777" w:rsidR="00A73DB2" w:rsidRPr="005D4458" w:rsidRDefault="00A73DB2" w:rsidP="002A207E">
      <w:pPr>
        <w:autoSpaceDE w:val="0"/>
        <w:autoSpaceDN w:val="0"/>
        <w:adjustRightInd w:val="0"/>
        <w:spacing w:after="0"/>
        <w:rPr>
          <w:rFonts w:ascii="Georgia" w:hAnsi="Georgia" w:cs="Times New Roman"/>
        </w:rPr>
      </w:pPr>
    </w:p>
    <w:p w14:paraId="1C4C8210" w14:textId="77777777" w:rsidR="00A73DB2" w:rsidRPr="005D4458" w:rsidRDefault="00A73DB2" w:rsidP="002A207E">
      <w:pPr>
        <w:autoSpaceDE w:val="0"/>
        <w:autoSpaceDN w:val="0"/>
        <w:adjustRightInd w:val="0"/>
        <w:spacing w:after="0"/>
        <w:rPr>
          <w:rFonts w:ascii="Georgia" w:hAnsi="Georgia" w:cs="Times New Roman"/>
        </w:rPr>
      </w:pPr>
    </w:p>
    <w:p w14:paraId="3E2672E9" w14:textId="77777777" w:rsidR="00A73DB2" w:rsidRPr="005D4458" w:rsidRDefault="00A73DB2" w:rsidP="002A207E">
      <w:pPr>
        <w:pStyle w:val="ListParagraph"/>
        <w:numPr>
          <w:ilvl w:val="0"/>
          <w:numId w:val="5"/>
        </w:numPr>
        <w:autoSpaceDE w:val="0"/>
        <w:autoSpaceDN w:val="0"/>
        <w:adjustRightInd w:val="0"/>
        <w:spacing w:after="0" w:line="360" w:lineRule="auto"/>
        <w:ind w:left="426"/>
        <w:jc w:val="both"/>
        <w:rPr>
          <w:rFonts w:ascii="Georgia" w:hAnsi="Georgia" w:cs="Times New Roman"/>
          <w:i/>
          <w:iCs/>
          <w:lang w:bidi="he-IL"/>
        </w:rPr>
      </w:pPr>
      <w:r w:rsidRPr="005D4458">
        <w:rPr>
          <w:rFonts w:ascii="Georgia" w:hAnsi="Georgia" w:cs="Times New Roman"/>
        </w:rPr>
        <w:t xml:space="preserve">En la siguiente fase, se actualiza la matriz de similitud, lo que conlleva un borrado de las filas y columnas que corresponden a los </w:t>
      </w:r>
      <w:proofErr w:type="spellStart"/>
      <w:r w:rsidRPr="005D4458">
        <w:rPr>
          <w:rFonts w:ascii="Georgia" w:hAnsi="Georgia" w:cs="Times New Roman"/>
        </w:rPr>
        <w:t>clusters</w:t>
      </w:r>
      <w:proofErr w:type="spellEnd"/>
      <w:r w:rsidRPr="005D4458">
        <w:rPr>
          <w:rFonts w:ascii="Georgia" w:hAnsi="Georgia" w:cs="Times New Roman"/>
        </w:rPr>
        <w:t xml:space="preserve"> A y B, </w:t>
      </w:r>
      <w:r>
        <w:rPr>
          <w:rFonts w:ascii="Georgia" w:hAnsi="Georgia" w:cs="Times New Roman"/>
        </w:rPr>
        <w:t xml:space="preserve">y </w:t>
      </w:r>
      <w:r w:rsidRPr="005D4458">
        <w:rPr>
          <w:rFonts w:ascii="Georgia" w:hAnsi="Georgia" w:cs="Times New Roman"/>
        </w:rPr>
        <w:t>añadi</w:t>
      </w:r>
      <w:r>
        <w:rPr>
          <w:rFonts w:ascii="Georgia" w:hAnsi="Georgia" w:cs="Times New Roman"/>
        </w:rPr>
        <w:t>endo</w:t>
      </w:r>
      <w:r w:rsidRPr="005D4458">
        <w:rPr>
          <w:rFonts w:ascii="Georgia" w:hAnsi="Georgia" w:cs="Times New Roman"/>
        </w:rPr>
        <w:t xml:space="preserve"> como filas y columnas el </w:t>
      </w:r>
      <w:r>
        <w:rPr>
          <w:rFonts w:ascii="Georgia" w:hAnsi="Georgia" w:cs="Times New Roman"/>
        </w:rPr>
        <w:t xml:space="preserve">nuevo </w:t>
      </w:r>
      <w:proofErr w:type="spellStart"/>
      <w:r w:rsidRPr="005D4458">
        <w:rPr>
          <w:rFonts w:ascii="Georgia" w:hAnsi="Georgia" w:cs="Times New Roman"/>
        </w:rPr>
        <w:t>cluster</w:t>
      </w:r>
      <w:proofErr w:type="spellEnd"/>
      <w:r w:rsidRPr="005D4458">
        <w:rPr>
          <w:rFonts w:ascii="Georgia" w:hAnsi="Georgia" w:cs="Times New Roman"/>
        </w:rPr>
        <w:t xml:space="preserve"> generado en la anterior fase.</w:t>
      </w:r>
    </w:p>
    <w:p w14:paraId="641318FA" w14:textId="77777777" w:rsidR="00A73DB2" w:rsidRPr="005D4458" w:rsidRDefault="00A73DB2" w:rsidP="002A207E">
      <w:pPr>
        <w:autoSpaceDE w:val="0"/>
        <w:autoSpaceDN w:val="0"/>
        <w:adjustRightInd w:val="0"/>
        <w:spacing w:after="0"/>
        <w:rPr>
          <w:rFonts w:ascii="Georgia" w:hAnsi="Georgia" w:cs="Times New Roman"/>
        </w:rPr>
      </w:pPr>
    </w:p>
    <w:p w14:paraId="4BB221D6" w14:textId="77777777" w:rsidR="00A73DB2" w:rsidRDefault="00A73DB2" w:rsidP="005C41AF">
      <w:pPr>
        <w:autoSpaceDE w:val="0"/>
        <w:autoSpaceDN w:val="0"/>
        <w:adjustRightInd w:val="0"/>
        <w:spacing w:after="0"/>
        <w:ind w:firstLine="426"/>
        <w:rPr>
          <w:rFonts w:ascii="Georgia" w:hAnsi="Georgia" w:cs="Times New Roman"/>
          <w:i/>
          <w:iCs/>
          <w:lang w:bidi="he-IL"/>
        </w:rPr>
      </w:pPr>
      <w:r w:rsidRPr="005D4458">
        <w:rPr>
          <w:rFonts w:ascii="Georgia" w:hAnsi="Georgia" w:cs="Times New Roman"/>
        </w:rPr>
        <w:t xml:space="preserve">Ahora la proximidad se definiría   </w:t>
      </w:r>
      <w:r w:rsidRPr="005D4458">
        <w:rPr>
          <w:rFonts w:ascii="Georgia" w:hAnsi="Georgia" w:cs="Times New Roman"/>
          <w:i/>
          <w:iCs/>
          <w:lang w:bidi="he-IL"/>
        </w:rPr>
        <w:t>d</w:t>
      </w:r>
      <w:r>
        <w:rPr>
          <w:rFonts w:ascii="Georgia" w:hAnsi="Georgia" w:cs="Times New Roman"/>
          <w:i/>
          <w:iCs/>
          <w:lang w:bidi="he-IL"/>
        </w:rPr>
        <w:t xml:space="preserve"> </w:t>
      </w:r>
      <w:r w:rsidRPr="005D4458">
        <w:rPr>
          <w:rFonts w:ascii="Georgia" w:hAnsi="Georgia" w:cs="Times New Roman"/>
          <w:i/>
          <w:iCs/>
          <w:lang w:bidi="he-IL"/>
        </w:rPr>
        <w:t>[(k), (A,B)] = mean d[(k),(A)], d[(k),(B)]</w:t>
      </w:r>
    </w:p>
    <w:p w14:paraId="0BC8E19E" w14:textId="77777777" w:rsidR="00A82C00" w:rsidRPr="005C41AF" w:rsidRDefault="00A82C00" w:rsidP="005C41AF">
      <w:pPr>
        <w:autoSpaceDE w:val="0"/>
        <w:autoSpaceDN w:val="0"/>
        <w:adjustRightInd w:val="0"/>
        <w:spacing w:after="0"/>
        <w:ind w:firstLine="426"/>
        <w:rPr>
          <w:rFonts w:ascii="Georgia" w:hAnsi="Georgia" w:cs="Times New Roman"/>
          <w:i/>
          <w:iCs/>
          <w:lang w:bidi="he-IL"/>
        </w:rPr>
      </w:pPr>
    </w:p>
    <w:p w14:paraId="348419D4" w14:textId="77777777" w:rsidR="00A73DB2" w:rsidRPr="00486B29" w:rsidRDefault="00A73DB2" w:rsidP="00486B29">
      <w:pPr>
        <w:autoSpaceDE w:val="0"/>
        <w:autoSpaceDN w:val="0"/>
        <w:adjustRightInd w:val="0"/>
        <w:spacing w:after="0"/>
        <w:rPr>
          <w:rFonts w:ascii="Georgia" w:hAnsi="Georgia" w:cs="Times New Roman"/>
          <w:i/>
          <w:iCs/>
          <w:lang w:bidi="he-IL"/>
        </w:rPr>
      </w:pPr>
    </w:p>
    <w:p w14:paraId="4ADFB308" w14:textId="77777777" w:rsidR="00A73DB2" w:rsidRPr="00A67EA6" w:rsidRDefault="00A73DB2" w:rsidP="002A207E">
      <w:pPr>
        <w:pStyle w:val="ListParagraph"/>
        <w:numPr>
          <w:ilvl w:val="0"/>
          <w:numId w:val="5"/>
        </w:numPr>
        <w:autoSpaceDE w:val="0"/>
        <w:autoSpaceDN w:val="0"/>
        <w:adjustRightInd w:val="0"/>
        <w:spacing w:after="0" w:line="360" w:lineRule="auto"/>
        <w:ind w:left="426"/>
        <w:jc w:val="both"/>
        <w:rPr>
          <w:rFonts w:ascii="Georgia" w:hAnsi="Georgia" w:cs="Times New Roman"/>
          <w:i/>
          <w:iCs/>
          <w:lang w:bidi="he-IL"/>
        </w:rPr>
      </w:pPr>
      <w:r w:rsidRPr="005D4458">
        <w:rPr>
          <w:rFonts w:ascii="Georgia" w:hAnsi="Georgia" w:cs="Times New Roman"/>
        </w:rPr>
        <w:t xml:space="preserve"> Llegados a </w:t>
      </w:r>
      <w:r>
        <w:rPr>
          <w:rFonts w:ascii="Georgia" w:hAnsi="Georgia" w:cs="Times New Roman"/>
        </w:rPr>
        <w:t xml:space="preserve">la siguiente </w:t>
      </w:r>
      <w:r w:rsidRPr="005D4458">
        <w:rPr>
          <w:rFonts w:ascii="Georgia" w:hAnsi="Georgia" w:cs="Times New Roman"/>
        </w:rPr>
        <w:t xml:space="preserve">fase, se pueden dar varios escenarios: </w:t>
      </w:r>
    </w:p>
    <w:p w14:paraId="02E40BA8" w14:textId="77777777" w:rsidR="00A73DB2" w:rsidRPr="005C41AF" w:rsidRDefault="00A73DB2" w:rsidP="005C41AF">
      <w:pPr>
        <w:autoSpaceDE w:val="0"/>
        <w:autoSpaceDN w:val="0"/>
        <w:adjustRightInd w:val="0"/>
        <w:spacing w:after="0"/>
        <w:rPr>
          <w:rFonts w:ascii="Georgia" w:hAnsi="Georgia" w:cs="Times New Roman"/>
        </w:rPr>
      </w:pPr>
    </w:p>
    <w:p w14:paraId="019FE608" w14:textId="77777777" w:rsidR="00A73DB2" w:rsidRPr="005D4458" w:rsidRDefault="00A73DB2" w:rsidP="002A207E">
      <w:pPr>
        <w:pStyle w:val="ListParagraph"/>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rPr>
        <w:t xml:space="preserve">Todos los objetos están agrupados en clúster único, en cuyo caso, se daría por finalizado el proceso de </w:t>
      </w:r>
      <w:proofErr w:type="spellStart"/>
      <w:r w:rsidRPr="005D4458">
        <w:rPr>
          <w:rFonts w:ascii="Georgia" w:hAnsi="Georgia" w:cs="Times New Roman"/>
        </w:rPr>
        <w:t>clustering</w:t>
      </w:r>
      <w:proofErr w:type="spellEnd"/>
      <w:r>
        <w:rPr>
          <w:rFonts w:ascii="Georgia" w:hAnsi="Georgia" w:cs="Times New Roman"/>
        </w:rPr>
        <w:t>.</w:t>
      </w:r>
    </w:p>
    <w:p w14:paraId="6E4864A6" w14:textId="77777777" w:rsidR="00A73DB2" w:rsidRPr="005D4458" w:rsidRDefault="00A73DB2" w:rsidP="002A207E">
      <w:pPr>
        <w:pStyle w:val="ListParagraph"/>
        <w:autoSpaceDE w:val="0"/>
        <w:autoSpaceDN w:val="0"/>
        <w:adjustRightInd w:val="0"/>
        <w:spacing w:after="0" w:line="360" w:lineRule="auto"/>
        <w:jc w:val="both"/>
        <w:rPr>
          <w:rFonts w:ascii="Georgia" w:hAnsi="Georgia" w:cs="Times New Roman"/>
          <w:i/>
          <w:iCs/>
          <w:lang w:bidi="he-IL"/>
        </w:rPr>
      </w:pPr>
    </w:p>
    <w:p w14:paraId="6A4A176D" w14:textId="77777777" w:rsidR="00A73DB2" w:rsidRPr="005D4458" w:rsidRDefault="00A73DB2" w:rsidP="002A207E">
      <w:pPr>
        <w:pStyle w:val="ListParagraph"/>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iCs/>
          <w:lang w:bidi="he-IL"/>
        </w:rPr>
        <w:t xml:space="preserve">Se ha alcanzado el umbral definido de número de </w:t>
      </w:r>
      <w:proofErr w:type="spellStart"/>
      <w:r w:rsidRPr="005D4458">
        <w:rPr>
          <w:rFonts w:ascii="Georgia" w:hAnsi="Georgia" w:cs="Times New Roman"/>
          <w:iCs/>
          <w:lang w:bidi="he-IL"/>
        </w:rPr>
        <w:t>clusters</w:t>
      </w:r>
      <w:proofErr w:type="spellEnd"/>
      <w:r w:rsidRPr="005D4458">
        <w:rPr>
          <w:rFonts w:ascii="Georgia" w:hAnsi="Georgia" w:cs="Times New Roman"/>
          <w:iCs/>
          <w:lang w:bidi="he-IL"/>
        </w:rPr>
        <w:t xml:space="preserve"> que queremos que se formen, en cuyo caso, al igual que en el caso anterior, daríamos por finalizado</w:t>
      </w:r>
      <w:r>
        <w:rPr>
          <w:rFonts w:ascii="Georgia" w:hAnsi="Georgia" w:cs="Times New Roman"/>
          <w:iCs/>
          <w:lang w:bidi="he-IL"/>
        </w:rPr>
        <w:t xml:space="preserve"> el proceso</w:t>
      </w:r>
      <w:r w:rsidRPr="005D4458">
        <w:rPr>
          <w:rFonts w:ascii="Georgia" w:hAnsi="Georgia" w:cs="Times New Roman"/>
          <w:iCs/>
          <w:lang w:bidi="he-IL"/>
        </w:rPr>
        <w:t>.</w:t>
      </w:r>
    </w:p>
    <w:p w14:paraId="3771A99C" w14:textId="77777777" w:rsidR="00A73DB2" w:rsidRPr="005D4458" w:rsidRDefault="00A73DB2" w:rsidP="002A207E">
      <w:pPr>
        <w:autoSpaceDE w:val="0"/>
        <w:autoSpaceDN w:val="0"/>
        <w:adjustRightInd w:val="0"/>
        <w:spacing w:after="0"/>
        <w:rPr>
          <w:rFonts w:ascii="Georgia" w:hAnsi="Georgia" w:cs="Times New Roman"/>
          <w:i/>
          <w:iCs/>
          <w:lang w:bidi="he-IL"/>
        </w:rPr>
      </w:pPr>
    </w:p>
    <w:p w14:paraId="1E848690" w14:textId="77777777" w:rsidR="00A73DB2" w:rsidRPr="005D4458" w:rsidRDefault="00A73DB2" w:rsidP="002A207E">
      <w:pPr>
        <w:pStyle w:val="ListParagraph"/>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iCs/>
          <w:lang w:bidi="he-IL"/>
        </w:rPr>
        <w:t>No se cumplen ninguno de los dos escenarios anteriores, en cuyo caso, repeti</w:t>
      </w:r>
      <w:r>
        <w:rPr>
          <w:rFonts w:ascii="Georgia" w:hAnsi="Georgia" w:cs="Times New Roman"/>
          <w:iCs/>
          <w:lang w:bidi="he-IL"/>
        </w:rPr>
        <w:t xml:space="preserve">ríamos </w:t>
      </w:r>
      <w:r w:rsidRPr="005D4458">
        <w:rPr>
          <w:rFonts w:ascii="Georgia" w:hAnsi="Georgia" w:cs="Times New Roman"/>
          <w:iCs/>
          <w:lang w:bidi="he-IL"/>
        </w:rPr>
        <w:t>los pasos anteriores desde la fase 2.</w:t>
      </w:r>
    </w:p>
    <w:p w14:paraId="5D2B0153" w14:textId="77777777" w:rsidR="007003E3" w:rsidRPr="007003E3" w:rsidRDefault="00630A3B" w:rsidP="007003E3">
      <w:pPr>
        <w:spacing w:line="276" w:lineRule="auto"/>
        <w:jc w:val="left"/>
        <w:rPr>
          <w:rFonts w:eastAsiaTheme="majorEastAsia" w:cstheme="majorBidi"/>
          <w:b/>
          <w:bCs/>
          <w:sz w:val="28"/>
          <w:szCs w:val="26"/>
        </w:rPr>
      </w:pPr>
      <w:r>
        <w:br w:type="page"/>
      </w:r>
    </w:p>
    <w:p w14:paraId="55DEC423" w14:textId="77777777" w:rsidR="00A73DB2" w:rsidRDefault="00A73DB2" w:rsidP="002A207E">
      <w:pPr>
        <w:pStyle w:val="Heading2"/>
      </w:pPr>
      <w:bookmarkStart w:id="104" w:name="_Toc488444253"/>
      <w:r>
        <w:lastRenderedPageBreak/>
        <w:t>Implementación en R</w:t>
      </w:r>
      <w:bookmarkEnd w:id="104"/>
    </w:p>
    <w:p w14:paraId="5E175DA3" w14:textId="77777777" w:rsidR="00A73DB2" w:rsidRDefault="00A73DB2" w:rsidP="002A207E">
      <w:pPr>
        <w:spacing w:after="0"/>
      </w:pPr>
    </w:p>
    <w:p w14:paraId="417017C6" w14:textId="77777777" w:rsidR="00A73DB2" w:rsidRDefault="00353219" w:rsidP="00353219">
      <w:pPr>
        <w:spacing w:after="0"/>
        <w:rPr>
          <w:rFonts w:ascii="Georgia" w:hAnsi="Georgia" w:cstheme="minorHAnsi"/>
        </w:rPr>
      </w:pPr>
      <w:r>
        <w:rPr>
          <w:rFonts w:ascii="Georgia" w:hAnsi="Georgia" w:cstheme="minorHAnsi"/>
        </w:rPr>
        <w:t xml:space="preserve">En </w:t>
      </w:r>
      <w:r w:rsidR="008C22DD">
        <w:rPr>
          <w:rFonts w:ascii="Georgia" w:hAnsi="Georgia" w:cstheme="minorHAnsi"/>
        </w:rPr>
        <w:t>esta sección vamos a explicar có</w:t>
      </w:r>
      <w:r>
        <w:rPr>
          <w:rFonts w:ascii="Georgia" w:hAnsi="Georgia" w:cstheme="minorHAnsi"/>
        </w:rPr>
        <w:t xml:space="preserve">mo se realizaría el proceso de </w:t>
      </w:r>
      <w:proofErr w:type="spellStart"/>
      <w:r>
        <w:rPr>
          <w:rFonts w:ascii="Georgia" w:hAnsi="Georgia" w:cstheme="minorHAnsi"/>
        </w:rPr>
        <w:t>clustering</w:t>
      </w:r>
      <w:proofErr w:type="spellEnd"/>
      <w:r>
        <w:rPr>
          <w:rFonts w:ascii="Georgia" w:hAnsi="Georgia" w:cstheme="minorHAnsi"/>
        </w:rPr>
        <w:t xml:space="preserve"> jerárquico con el paquete estadístico R. Para su ilustración se utilizarán los datos del caso práctico utilizado en este TFM</w:t>
      </w:r>
      <w:r w:rsidR="00DC4FD9">
        <w:rPr>
          <w:rFonts w:ascii="Georgia" w:hAnsi="Georgia" w:cstheme="minorHAnsi"/>
        </w:rPr>
        <w:t xml:space="preserve">, en concreto, el código correspondiente a la concentración de </w:t>
      </w:r>
      <w:proofErr w:type="spellStart"/>
      <w:r w:rsidR="00DC4FD9">
        <w:rPr>
          <w:rFonts w:ascii="Georgia" w:hAnsi="Georgia" w:cstheme="minorHAnsi"/>
        </w:rPr>
        <w:t>Hazium</w:t>
      </w:r>
      <w:proofErr w:type="spellEnd"/>
      <w:r w:rsidR="00DC4FD9">
        <w:rPr>
          <w:rFonts w:ascii="Georgia" w:hAnsi="Georgia" w:cstheme="minorHAnsi"/>
        </w:rPr>
        <w:t>.</w:t>
      </w:r>
    </w:p>
    <w:p w14:paraId="044CCD71" w14:textId="77777777" w:rsidR="00A73DB2" w:rsidRDefault="00A73DB2" w:rsidP="002A207E">
      <w:pPr>
        <w:spacing w:after="0"/>
        <w:rPr>
          <w:rFonts w:ascii="Georgia" w:hAnsi="Georgia" w:cstheme="minorHAnsi"/>
        </w:rPr>
      </w:pPr>
    </w:p>
    <w:p w14:paraId="1172189C" w14:textId="77777777" w:rsidR="00A73DB2" w:rsidRDefault="00A73DB2" w:rsidP="002A207E">
      <w:pPr>
        <w:spacing w:after="0"/>
        <w:rPr>
          <w:rFonts w:ascii="Georgia" w:hAnsi="Georgia" w:cstheme="minorHAnsi"/>
        </w:rPr>
      </w:pPr>
      <w:r>
        <w:rPr>
          <w:rFonts w:ascii="Georgia" w:hAnsi="Georgia" w:cstheme="minorHAnsi"/>
        </w:rPr>
        <w:t xml:space="preserve">Para el tratamiento de los datos recabados por los sensores </w:t>
      </w:r>
      <w:r w:rsidR="008C22DD">
        <w:rPr>
          <w:rFonts w:ascii="Georgia" w:hAnsi="Georgia" w:cstheme="minorHAnsi"/>
        </w:rPr>
        <w:t xml:space="preserve">temporales </w:t>
      </w:r>
      <w:r>
        <w:rPr>
          <w:rFonts w:ascii="Georgia" w:hAnsi="Georgia" w:cstheme="minorHAnsi"/>
        </w:rPr>
        <w:t xml:space="preserve">(fichero CSV), se ha optado por </w:t>
      </w:r>
      <w:r w:rsidR="008C22DD">
        <w:rPr>
          <w:rFonts w:ascii="Georgia" w:hAnsi="Georgia" w:cstheme="minorHAnsi"/>
        </w:rPr>
        <w:t xml:space="preserve">el uso de la medida de distancia </w:t>
      </w:r>
      <w:r>
        <w:rPr>
          <w:rFonts w:ascii="Georgia" w:hAnsi="Georgia" w:cstheme="minorHAnsi"/>
          <w:b/>
          <w:i/>
        </w:rPr>
        <w:t>DTW</w:t>
      </w:r>
      <w:r w:rsidR="00867F19">
        <w:rPr>
          <w:rFonts w:ascii="Georgia" w:hAnsi="Georgia" w:cstheme="minorHAnsi"/>
          <w:b/>
          <w:i/>
        </w:rPr>
        <w:t xml:space="preserve"> (</w:t>
      </w:r>
      <w:proofErr w:type="spellStart"/>
      <w:r w:rsidR="00867F19">
        <w:rPr>
          <w:rFonts w:ascii="Georgia" w:hAnsi="Georgia" w:cstheme="minorHAnsi"/>
          <w:b/>
          <w:i/>
        </w:rPr>
        <w:t>Dynamic</w:t>
      </w:r>
      <w:proofErr w:type="spellEnd"/>
      <w:r w:rsidR="00867F19">
        <w:rPr>
          <w:rFonts w:ascii="Georgia" w:hAnsi="Georgia" w:cstheme="minorHAnsi"/>
          <w:b/>
          <w:i/>
        </w:rPr>
        <w:t xml:space="preserve"> Time </w:t>
      </w:r>
      <w:proofErr w:type="spellStart"/>
      <w:r w:rsidR="00867F19">
        <w:rPr>
          <w:rFonts w:ascii="Georgia" w:hAnsi="Georgia" w:cstheme="minorHAnsi"/>
          <w:b/>
          <w:i/>
        </w:rPr>
        <w:t>Warping</w:t>
      </w:r>
      <w:proofErr w:type="spellEnd"/>
      <w:r w:rsidR="00867F19">
        <w:rPr>
          <w:rFonts w:ascii="Georgia" w:hAnsi="Georgia" w:cstheme="minorHAnsi"/>
          <w:b/>
          <w:i/>
        </w:rPr>
        <w:t xml:space="preserve">).                    </w:t>
      </w:r>
      <w:r>
        <w:rPr>
          <w:rFonts w:ascii="Georgia" w:hAnsi="Georgia" w:cstheme="minorHAnsi"/>
        </w:rPr>
        <w:t xml:space="preserve">  Más en concreto, se ha decidido utilizar el paquete del mismo nombre -</w:t>
      </w:r>
      <w:proofErr w:type="spellStart"/>
      <w:r>
        <w:rPr>
          <w:rFonts w:ascii="Georgia" w:hAnsi="Georgia" w:cstheme="minorHAnsi"/>
          <w:i/>
        </w:rPr>
        <w:t>dtw</w:t>
      </w:r>
      <w:proofErr w:type="spellEnd"/>
      <w:r>
        <w:rPr>
          <w:rFonts w:ascii="Georgia" w:hAnsi="Georgia" w:cstheme="minorHAnsi"/>
          <w:i/>
        </w:rPr>
        <w:t xml:space="preserve">-  </w:t>
      </w:r>
      <w:r>
        <w:rPr>
          <w:rFonts w:ascii="Georgia" w:hAnsi="Georgia" w:cstheme="minorHAnsi"/>
        </w:rPr>
        <w:t xml:space="preserve">que está totalmente integrado en el método </w:t>
      </w:r>
      <w:r w:rsidR="00256F70">
        <w:rPr>
          <w:rFonts w:ascii="Georgia" w:hAnsi="Georgia" w:cstheme="minorHAnsi"/>
        </w:rPr>
        <w:t xml:space="preserve"> </w:t>
      </w:r>
      <w:r>
        <w:rPr>
          <w:rFonts w:ascii="Georgia" w:hAnsi="Georgia" w:cstheme="minorHAnsi"/>
          <w:b/>
          <w:i/>
        </w:rPr>
        <w:t>DIST</w:t>
      </w:r>
      <w:r>
        <w:rPr>
          <w:rFonts w:ascii="Georgia" w:hAnsi="Georgia" w:cstheme="minorHAnsi"/>
        </w:rPr>
        <w:t xml:space="preserve">.  Como resultado de dicho algoritmo, se genera una matriz de similitud basada en distancias. </w:t>
      </w:r>
    </w:p>
    <w:p w14:paraId="6126C0C2" w14:textId="77777777" w:rsidR="00A73DB2" w:rsidRPr="00F43B81" w:rsidRDefault="00A73DB2" w:rsidP="002A207E">
      <w:pPr>
        <w:spacing w:after="0"/>
        <w:rPr>
          <w:rFonts w:ascii="Georgia" w:hAnsi="Georgia" w:cstheme="minorHAnsi"/>
        </w:rPr>
      </w:pPr>
    </w:p>
    <w:p w14:paraId="26BDB323" w14:textId="77777777" w:rsidR="00A73DB2" w:rsidRDefault="00A73DB2" w:rsidP="002A207E">
      <w:pPr>
        <w:spacing w:after="0"/>
        <w:rPr>
          <w:rFonts w:ascii="Georgia" w:hAnsi="Georgia" w:cstheme="minorHAnsi"/>
        </w:rPr>
      </w:pPr>
      <w:r>
        <w:rPr>
          <w:rFonts w:ascii="Georgia" w:hAnsi="Georgia" w:cstheme="minorHAnsi"/>
        </w:rPr>
        <w:t xml:space="preserve">Por último, respecto al proceso de </w:t>
      </w:r>
      <w:proofErr w:type="spellStart"/>
      <w:r>
        <w:rPr>
          <w:rFonts w:ascii="Georgia" w:hAnsi="Georgia" w:cstheme="minorHAnsi"/>
        </w:rPr>
        <w:t>Clustering</w:t>
      </w:r>
      <w:proofErr w:type="spellEnd"/>
      <w:r>
        <w:rPr>
          <w:rFonts w:ascii="Georgia" w:hAnsi="Georgia" w:cstheme="minorHAnsi"/>
        </w:rPr>
        <w:t xml:space="preserve"> Jerárquico, su implementación en R se ha llevado a cabo mediante el uso del paquete </w:t>
      </w:r>
      <w:r w:rsidR="00F33F7A">
        <w:rPr>
          <w:rFonts w:ascii="Georgia" w:hAnsi="Georgia" w:cstheme="minorHAnsi"/>
        </w:rPr>
        <w:t xml:space="preserve"> </w:t>
      </w:r>
      <w:proofErr w:type="spellStart"/>
      <w:r>
        <w:rPr>
          <w:rFonts w:ascii="Georgia" w:hAnsi="Georgia" w:cstheme="minorHAnsi"/>
          <w:b/>
          <w:i/>
        </w:rPr>
        <w:t>hclust</w:t>
      </w:r>
      <w:proofErr w:type="spellEnd"/>
      <w:r>
        <w:rPr>
          <w:rFonts w:ascii="Georgia" w:hAnsi="Georgia" w:cstheme="minorHAnsi"/>
        </w:rPr>
        <w:t xml:space="preserve">, lo que unido a funciones de visualización de datos específicas como </w:t>
      </w:r>
      <w:r w:rsidR="00836D27">
        <w:rPr>
          <w:rFonts w:ascii="Georgia" w:hAnsi="Georgia" w:cstheme="minorHAnsi"/>
        </w:rPr>
        <w:t xml:space="preserve"> </w:t>
      </w:r>
      <w:r w:rsidRPr="00A35C74">
        <w:rPr>
          <w:rFonts w:ascii="Georgia" w:hAnsi="Georgia" w:cstheme="minorHAnsi"/>
          <w:i/>
        </w:rPr>
        <w:t>ggplot2</w:t>
      </w:r>
      <w:r>
        <w:rPr>
          <w:rFonts w:ascii="Georgia" w:hAnsi="Georgia" w:cstheme="minorHAnsi"/>
        </w:rPr>
        <w:t xml:space="preserve">, entre otras, ha permitido de una forma sencilla y práctica, la representación de los resultados en forma de </w:t>
      </w:r>
      <w:proofErr w:type="spellStart"/>
      <w:r>
        <w:rPr>
          <w:rFonts w:ascii="Georgia" w:hAnsi="Georgia" w:cstheme="minorHAnsi"/>
        </w:rPr>
        <w:t>dendrogramas</w:t>
      </w:r>
      <w:proofErr w:type="spellEnd"/>
      <w:r>
        <w:rPr>
          <w:rFonts w:ascii="Georgia" w:hAnsi="Georgia" w:cstheme="minorHAnsi"/>
        </w:rPr>
        <w:t xml:space="preserve">.  </w:t>
      </w:r>
    </w:p>
    <w:p w14:paraId="568E0554" w14:textId="77777777" w:rsidR="00276C04" w:rsidRDefault="00276C04" w:rsidP="00276C04">
      <w:pPr>
        <w:spacing w:after="0"/>
        <w:rPr>
          <w:rFonts w:ascii="Georgia" w:hAnsi="Georgia"/>
        </w:rPr>
      </w:pPr>
    </w:p>
    <w:p w14:paraId="216F4986" w14:textId="77777777" w:rsidR="000A395A" w:rsidRDefault="007003E3" w:rsidP="007003E3">
      <w:pPr>
        <w:pStyle w:val="Heading3"/>
      </w:pPr>
      <w:bookmarkStart w:id="105" w:name="_Toc488444254"/>
      <w:r>
        <w:t>Ejemplo</w:t>
      </w:r>
      <w:bookmarkEnd w:id="105"/>
    </w:p>
    <w:p w14:paraId="456463A2" w14:textId="77777777" w:rsidR="0088739D" w:rsidRPr="0088739D" w:rsidRDefault="006864BA" w:rsidP="00276C04">
      <w:pPr>
        <w:spacing w:after="0"/>
        <w:rPr>
          <w:rFonts w:ascii="Georgia" w:hAnsi="Georgia"/>
        </w:rPr>
      </w:pPr>
      <w:r>
        <w:rPr>
          <w:rFonts w:ascii="Georgia" w:hAnsi="Georgia"/>
          <w:noProof/>
          <w:lang w:val="en-GB" w:eastAsia="en-GB"/>
        </w:rPr>
        <mc:AlternateContent>
          <mc:Choice Requires="wps">
            <w:drawing>
              <wp:anchor distT="0" distB="0" distL="114300" distR="114300" simplePos="0" relativeHeight="251747328" behindDoc="0" locked="0" layoutInCell="1" allowOverlap="1" wp14:anchorId="1CE0D39F" wp14:editId="78233C8C">
                <wp:simplePos x="0" y="0"/>
                <wp:positionH relativeFrom="column">
                  <wp:posOffset>156210</wp:posOffset>
                </wp:positionH>
                <wp:positionV relativeFrom="paragraph">
                  <wp:posOffset>107315</wp:posOffset>
                </wp:positionV>
                <wp:extent cx="5504180" cy="4102735"/>
                <wp:effectExtent l="0" t="0" r="1270" b="0"/>
                <wp:wrapNone/>
                <wp:docPr id="320" nam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04180" cy="410273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E17179" id=" 65" o:spid="_x0000_s1026" style="position:absolute;margin-left:12.3pt;margin-top:8.45pt;width:433.4pt;height:323.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">
                <v:fill opacity="0"/>
                <v:path arrowok="t"/>
              </v:rect>
            </w:pict>
          </mc:Fallback>
        </mc:AlternateContent>
      </w:r>
    </w:p>
    <w:p w14:paraId="374F2268" w14:textId="77777777" w:rsidR="000A395A" w:rsidRPr="00284130" w:rsidRDefault="000A395A" w:rsidP="00D90B14">
      <w:pPr>
        <w:spacing w:after="0" w:line="240" w:lineRule="auto"/>
        <w:ind w:left="708"/>
        <w:jc w:val="left"/>
        <w:rPr>
          <w:rFonts w:ascii="Georgia" w:hAnsi="Georgia"/>
          <w:sz w:val="20"/>
        </w:rPr>
      </w:pPr>
      <w:proofErr w:type="spellStart"/>
      <w:r w:rsidRPr="00284130">
        <w:rPr>
          <w:rFonts w:ascii="Georgia" w:hAnsi="Georgia"/>
          <w:sz w:val="20"/>
        </w:rPr>
        <w:t>setwd</w:t>
      </w:r>
      <w:proofErr w:type="spellEnd"/>
      <w:r w:rsidRPr="00284130">
        <w:rPr>
          <w:rFonts w:ascii="Georgia" w:hAnsi="Georgia"/>
          <w:sz w:val="20"/>
        </w:rPr>
        <w:t>=("</w:t>
      </w:r>
      <w:r w:rsidR="00875313" w:rsidRPr="00284130">
        <w:rPr>
          <w:rFonts w:ascii="Georgia" w:hAnsi="Georgia"/>
          <w:sz w:val="20"/>
        </w:rPr>
        <w:t>&lt;</w:t>
      </w:r>
      <w:proofErr w:type="spellStart"/>
      <w:r w:rsidR="00875313" w:rsidRPr="00284130">
        <w:rPr>
          <w:rFonts w:ascii="Georgia" w:hAnsi="Georgia"/>
          <w:sz w:val="20"/>
        </w:rPr>
        <w:t>dir</w:t>
      </w:r>
      <w:proofErr w:type="spellEnd"/>
      <w:r w:rsidR="00875313" w:rsidRPr="00284130">
        <w:rPr>
          <w:rFonts w:ascii="Georgia" w:hAnsi="Georgia"/>
          <w:sz w:val="20"/>
        </w:rPr>
        <w:t>&gt;</w:t>
      </w:r>
      <w:r w:rsidRPr="00284130">
        <w:rPr>
          <w:rFonts w:ascii="Georgia" w:hAnsi="Georgia"/>
          <w:sz w:val="20"/>
        </w:rPr>
        <w:t>")</w:t>
      </w:r>
    </w:p>
    <w:p w14:paraId="71E7C07A" w14:textId="77777777" w:rsidR="008C4FE6" w:rsidRPr="008C4FE6" w:rsidRDefault="008C4FE6" w:rsidP="008C4FE6">
      <w:pPr>
        <w:spacing w:after="0" w:line="240" w:lineRule="auto"/>
        <w:jc w:val="left"/>
        <w:rPr>
          <w:rFonts w:ascii="Georgia" w:hAnsi="Georgia"/>
          <w:sz w:val="20"/>
        </w:rPr>
      </w:pPr>
    </w:p>
    <w:p w14:paraId="62CFFA36" w14:textId="77777777" w:rsidR="008C4FE6" w:rsidRPr="008C4FE6" w:rsidRDefault="008C4FE6" w:rsidP="008C4FE6">
      <w:pPr>
        <w:spacing w:after="0" w:line="240" w:lineRule="auto"/>
        <w:ind w:firstLine="708"/>
        <w:jc w:val="left"/>
        <w:rPr>
          <w:rFonts w:ascii="Georgia" w:hAnsi="Georgia"/>
          <w:sz w:val="20"/>
        </w:rPr>
      </w:pPr>
      <w:proofErr w:type="spellStart"/>
      <w:r w:rsidRPr="008C4FE6">
        <w:rPr>
          <w:rFonts w:ascii="Georgia" w:hAnsi="Georgia"/>
          <w:sz w:val="20"/>
        </w:rPr>
        <w:t>install.packages</w:t>
      </w:r>
      <w:proofErr w:type="spellEnd"/>
      <w:r w:rsidRPr="008C4FE6">
        <w:rPr>
          <w:rFonts w:ascii="Georgia" w:hAnsi="Georgia"/>
          <w:sz w:val="20"/>
        </w:rPr>
        <w:t>("</w:t>
      </w:r>
      <w:proofErr w:type="spellStart"/>
      <w:r w:rsidRPr="008C4FE6">
        <w:rPr>
          <w:rFonts w:ascii="Georgia" w:hAnsi="Georgia"/>
          <w:sz w:val="20"/>
        </w:rPr>
        <w:t>dtw</w:t>
      </w:r>
      <w:proofErr w:type="spellEnd"/>
      <w:r w:rsidRPr="008C4FE6">
        <w:rPr>
          <w:rFonts w:ascii="Georgia" w:hAnsi="Georgia"/>
          <w:sz w:val="20"/>
        </w:rPr>
        <w:t>")</w:t>
      </w:r>
    </w:p>
    <w:p w14:paraId="5FBEC70D" w14:textId="77777777" w:rsidR="008C4FE6" w:rsidRPr="008C4FE6" w:rsidRDefault="008C4FE6" w:rsidP="008C4FE6">
      <w:pPr>
        <w:spacing w:after="0" w:line="240" w:lineRule="auto"/>
        <w:ind w:firstLine="708"/>
        <w:jc w:val="left"/>
        <w:rPr>
          <w:rFonts w:ascii="Georgia" w:hAnsi="Georgia"/>
          <w:sz w:val="20"/>
        </w:rPr>
      </w:pPr>
      <w:proofErr w:type="spellStart"/>
      <w:r w:rsidRPr="008C4FE6">
        <w:rPr>
          <w:rFonts w:ascii="Georgia" w:hAnsi="Georgia"/>
          <w:sz w:val="20"/>
        </w:rPr>
        <w:t>library</w:t>
      </w:r>
      <w:proofErr w:type="spellEnd"/>
      <w:r w:rsidRPr="008C4FE6">
        <w:rPr>
          <w:rFonts w:ascii="Georgia" w:hAnsi="Georgia"/>
          <w:sz w:val="20"/>
        </w:rPr>
        <w:t>(</w:t>
      </w:r>
      <w:proofErr w:type="spellStart"/>
      <w:r w:rsidRPr="008C4FE6">
        <w:rPr>
          <w:rFonts w:ascii="Georgia" w:hAnsi="Georgia"/>
          <w:sz w:val="20"/>
        </w:rPr>
        <w:t>dtw</w:t>
      </w:r>
      <w:proofErr w:type="spellEnd"/>
      <w:r w:rsidRPr="008C4FE6">
        <w:rPr>
          <w:rFonts w:ascii="Georgia" w:hAnsi="Georgia"/>
          <w:sz w:val="20"/>
        </w:rPr>
        <w:t>)</w:t>
      </w:r>
    </w:p>
    <w:p w14:paraId="34E72AF8" w14:textId="77777777" w:rsidR="008C4FE6" w:rsidRPr="008C4FE6" w:rsidRDefault="008C4FE6" w:rsidP="008C4FE6">
      <w:pPr>
        <w:spacing w:after="0" w:line="240" w:lineRule="auto"/>
        <w:ind w:firstLine="708"/>
        <w:jc w:val="left"/>
        <w:rPr>
          <w:rFonts w:ascii="Georgia" w:hAnsi="Georgia"/>
          <w:sz w:val="20"/>
        </w:rPr>
      </w:pPr>
    </w:p>
    <w:p w14:paraId="23683F7E"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pr1 &lt;- read.csv(file="</w:t>
      </w:r>
      <w:r>
        <w:rPr>
          <w:rFonts w:ascii="Georgia" w:hAnsi="Georgia"/>
          <w:sz w:val="20"/>
        </w:rPr>
        <w:t>&lt;</w:t>
      </w:r>
      <w:proofErr w:type="spellStart"/>
      <w:r>
        <w:rPr>
          <w:rFonts w:ascii="Georgia" w:hAnsi="Georgia"/>
          <w:sz w:val="20"/>
        </w:rPr>
        <w:t>dir</w:t>
      </w:r>
      <w:proofErr w:type="spellEnd"/>
      <w:r>
        <w:rPr>
          <w:rFonts w:ascii="Georgia" w:hAnsi="Georgia"/>
          <w:sz w:val="20"/>
        </w:rPr>
        <w:t>&gt;</w:t>
      </w:r>
      <w:r w:rsidRPr="008C4FE6">
        <w:rPr>
          <w:rFonts w:ascii="Georgia" w:hAnsi="Georgia"/>
          <w:sz w:val="20"/>
        </w:rPr>
        <w:t xml:space="preserve">/f1z8a-MC2.csv", </w:t>
      </w:r>
      <w:proofErr w:type="spellStart"/>
      <w:r w:rsidRPr="008C4FE6">
        <w:rPr>
          <w:rFonts w:ascii="Georgia" w:hAnsi="Georgia"/>
          <w:sz w:val="20"/>
        </w:rPr>
        <w:t>header</w:t>
      </w:r>
      <w:proofErr w:type="spellEnd"/>
      <w:r w:rsidRPr="008C4FE6">
        <w:rPr>
          <w:rFonts w:ascii="Georgia" w:hAnsi="Georgia"/>
          <w:sz w:val="20"/>
        </w:rPr>
        <w:t xml:space="preserve">=T, </w:t>
      </w:r>
      <w:proofErr w:type="spellStart"/>
      <w:r w:rsidRPr="008C4FE6">
        <w:rPr>
          <w:rFonts w:ascii="Georgia" w:hAnsi="Georgia"/>
          <w:sz w:val="20"/>
        </w:rPr>
        <w:t>sep</w:t>
      </w:r>
      <w:proofErr w:type="spellEnd"/>
      <w:r w:rsidRPr="008C4FE6">
        <w:rPr>
          <w:rFonts w:ascii="Georgia" w:hAnsi="Georgia"/>
          <w:sz w:val="20"/>
        </w:rPr>
        <w:t xml:space="preserve"> = ",")</w:t>
      </w:r>
    </w:p>
    <w:p w14:paraId="71587E9E"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pr2 &lt;- (pr1[,c(1,2)])</w:t>
      </w:r>
    </w:p>
    <w:p w14:paraId="6AFE55ED"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write.csv(pr2, file = "</w:t>
      </w:r>
      <w:r>
        <w:rPr>
          <w:rFonts w:ascii="Georgia" w:hAnsi="Georgia"/>
          <w:sz w:val="20"/>
        </w:rPr>
        <w:t>&lt;</w:t>
      </w:r>
      <w:proofErr w:type="spellStart"/>
      <w:r>
        <w:rPr>
          <w:rFonts w:ascii="Georgia" w:hAnsi="Georgia"/>
          <w:sz w:val="20"/>
        </w:rPr>
        <w:t>dir</w:t>
      </w:r>
      <w:proofErr w:type="spellEnd"/>
      <w:r>
        <w:rPr>
          <w:rFonts w:ascii="Georgia" w:hAnsi="Georgia"/>
          <w:sz w:val="20"/>
        </w:rPr>
        <w:t>&gt;</w:t>
      </w:r>
      <w:r w:rsidRPr="008C4FE6">
        <w:rPr>
          <w:rFonts w:ascii="Georgia" w:hAnsi="Georgia"/>
          <w:sz w:val="20"/>
        </w:rPr>
        <w:t xml:space="preserve">/pr1.csv", </w:t>
      </w:r>
      <w:proofErr w:type="spellStart"/>
      <w:r w:rsidRPr="008C4FE6">
        <w:rPr>
          <w:rFonts w:ascii="Georgia" w:hAnsi="Georgia"/>
          <w:sz w:val="20"/>
        </w:rPr>
        <w:t>row.names</w:t>
      </w:r>
      <w:proofErr w:type="spellEnd"/>
      <w:r w:rsidRPr="008C4FE6">
        <w:rPr>
          <w:rFonts w:ascii="Georgia" w:hAnsi="Georgia"/>
          <w:sz w:val="20"/>
        </w:rPr>
        <w:t>=FALSE)</w:t>
      </w:r>
    </w:p>
    <w:p w14:paraId="3A335FE8" w14:textId="77777777" w:rsidR="008C4FE6" w:rsidRPr="008C4FE6" w:rsidRDefault="008C4FE6" w:rsidP="008C4FE6">
      <w:pPr>
        <w:spacing w:after="0" w:line="240" w:lineRule="auto"/>
        <w:ind w:firstLine="708"/>
        <w:jc w:val="left"/>
        <w:rPr>
          <w:rFonts w:ascii="Georgia" w:hAnsi="Georgia"/>
          <w:sz w:val="20"/>
        </w:rPr>
      </w:pPr>
    </w:p>
    <w:p w14:paraId="5FF31607"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 xml:space="preserve">pr2$DateTime = </w:t>
      </w:r>
      <w:proofErr w:type="spellStart"/>
      <w:r w:rsidRPr="008C4FE6">
        <w:rPr>
          <w:rFonts w:ascii="Georgia" w:hAnsi="Georgia"/>
          <w:sz w:val="20"/>
        </w:rPr>
        <w:t>as.POSIXct</w:t>
      </w:r>
      <w:proofErr w:type="spellEnd"/>
      <w:r w:rsidRPr="008C4FE6">
        <w:rPr>
          <w:rFonts w:ascii="Georgia" w:hAnsi="Georgia"/>
          <w:sz w:val="20"/>
        </w:rPr>
        <w:t xml:space="preserve">(pr2$Date.Time, </w:t>
      </w:r>
      <w:proofErr w:type="spellStart"/>
      <w:r w:rsidRPr="008C4FE6">
        <w:rPr>
          <w:rFonts w:ascii="Georgia" w:hAnsi="Georgia"/>
          <w:sz w:val="20"/>
        </w:rPr>
        <w:t>format</w:t>
      </w:r>
      <w:proofErr w:type="spellEnd"/>
      <w:r w:rsidRPr="008C4FE6">
        <w:rPr>
          <w:rFonts w:ascii="Georgia" w:hAnsi="Georgia"/>
          <w:sz w:val="20"/>
        </w:rPr>
        <w:t>="%Y-%m-%d %H:%M:%S",</w:t>
      </w:r>
      <w:proofErr w:type="spellStart"/>
      <w:r w:rsidRPr="008C4FE6">
        <w:rPr>
          <w:rFonts w:ascii="Georgia" w:hAnsi="Georgia"/>
          <w:sz w:val="20"/>
        </w:rPr>
        <w:t>tz</w:t>
      </w:r>
      <w:proofErr w:type="spellEnd"/>
      <w:r w:rsidRPr="008C4FE6">
        <w:rPr>
          <w:rFonts w:ascii="Georgia" w:hAnsi="Georgia"/>
          <w:sz w:val="20"/>
        </w:rPr>
        <w:t>="CET")</w:t>
      </w:r>
    </w:p>
    <w:p w14:paraId="0BA10714" w14:textId="77777777" w:rsidR="008C4FE6" w:rsidRPr="008C4FE6" w:rsidRDefault="008C4FE6" w:rsidP="008C4FE6">
      <w:pPr>
        <w:spacing w:after="0" w:line="240" w:lineRule="auto"/>
        <w:ind w:firstLine="708"/>
        <w:jc w:val="left"/>
        <w:rPr>
          <w:rFonts w:ascii="Georgia" w:hAnsi="Georgia"/>
          <w:sz w:val="20"/>
        </w:rPr>
      </w:pPr>
    </w:p>
    <w:p w14:paraId="3B993965"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pr2 &lt;- (pr2[,c(3,2)])</w:t>
      </w:r>
    </w:p>
    <w:p w14:paraId="003BBB33" w14:textId="77777777" w:rsidR="008C4FE6" w:rsidRPr="008C4FE6" w:rsidRDefault="008C4FE6" w:rsidP="008C4FE6">
      <w:pPr>
        <w:spacing w:after="0" w:line="240" w:lineRule="auto"/>
        <w:ind w:firstLine="708"/>
        <w:jc w:val="left"/>
        <w:rPr>
          <w:rFonts w:ascii="Georgia" w:hAnsi="Georgia"/>
          <w:sz w:val="20"/>
        </w:rPr>
      </w:pPr>
    </w:p>
    <w:p w14:paraId="0E894F66" w14:textId="77777777" w:rsidR="008C4FE6" w:rsidRPr="008C4FE6" w:rsidRDefault="008C4FE6" w:rsidP="008C4FE6">
      <w:pPr>
        <w:spacing w:after="0" w:line="240" w:lineRule="auto"/>
        <w:ind w:firstLine="708"/>
        <w:jc w:val="left"/>
        <w:rPr>
          <w:rFonts w:ascii="Georgia" w:hAnsi="Georgia"/>
          <w:sz w:val="20"/>
        </w:rPr>
      </w:pPr>
      <w:proofErr w:type="spellStart"/>
      <w:r w:rsidRPr="008C4FE6">
        <w:rPr>
          <w:rFonts w:ascii="Georgia" w:hAnsi="Georgia"/>
          <w:sz w:val="20"/>
        </w:rPr>
        <w:t>class</w:t>
      </w:r>
      <w:proofErr w:type="spellEnd"/>
      <w:r w:rsidRPr="008C4FE6">
        <w:rPr>
          <w:rFonts w:ascii="Georgia" w:hAnsi="Georgia"/>
          <w:sz w:val="20"/>
        </w:rPr>
        <w:t>(pr2[[1]])</w:t>
      </w:r>
    </w:p>
    <w:p w14:paraId="44B7B48D" w14:textId="77777777" w:rsidR="008C4FE6" w:rsidRPr="008C4FE6" w:rsidRDefault="008C4FE6" w:rsidP="008C4FE6">
      <w:pPr>
        <w:spacing w:after="0" w:line="240" w:lineRule="auto"/>
        <w:ind w:firstLine="708"/>
        <w:jc w:val="left"/>
        <w:rPr>
          <w:rFonts w:ascii="Georgia" w:hAnsi="Georgia"/>
          <w:sz w:val="20"/>
        </w:rPr>
      </w:pPr>
      <w:proofErr w:type="spellStart"/>
      <w:r w:rsidRPr="008C4FE6">
        <w:rPr>
          <w:rFonts w:ascii="Georgia" w:hAnsi="Georgia"/>
          <w:sz w:val="20"/>
        </w:rPr>
        <w:t>class</w:t>
      </w:r>
      <w:proofErr w:type="spellEnd"/>
      <w:r w:rsidRPr="008C4FE6">
        <w:rPr>
          <w:rFonts w:ascii="Georgia" w:hAnsi="Georgia"/>
          <w:sz w:val="20"/>
        </w:rPr>
        <w:t>(pr2[[2]])</w:t>
      </w:r>
    </w:p>
    <w:p w14:paraId="56966BC8" w14:textId="77777777" w:rsidR="008C4FE6" w:rsidRPr="008C4FE6" w:rsidRDefault="008C4FE6" w:rsidP="008C4FE6">
      <w:pPr>
        <w:spacing w:after="0" w:line="240" w:lineRule="auto"/>
        <w:ind w:firstLine="708"/>
        <w:jc w:val="left"/>
        <w:rPr>
          <w:rFonts w:ascii="Georgia" w:hAnsi="Georgia"/>
          <w:sz w:val="20"/>
        </w:rPr>
      </w:pPr>
    </w:p>
    <w:p w14:paraId="63B1AC8C" w14:textId="77777777" w:rsidR="008C4FE6" w:rsidRPr="008C4FE6" w:rsidRDefault="008C4FE6" w:rsidP="008C4FE6">
      <w:pPr>
        <w:spacing w:after="0" w:line="240" w:lineRule="auto"/>
        <w:ind w:firstLine="708"/>
        <w:jc w:val="left"/>
        <w:rPr>
          <w:rFonts w:ascii="Georgia" w:hAnsi="Georgia"/>
          <w:sz w:val="20"/>
        </w:rPr>
      </w:pPr>
      <w:proofErr w:type="spellStart"/>
      <w:r w:rsidRPr="008C4FE6">
        <w:rPr>
          <w:rFonts w:ascii="Georgia" w:hAnsi="Georgia"/>
          <w:sz w:val="20"/>
        </w:rPr>
        <w:t>install.packages</w:t>
      </w:r>
      <w:proofErr w:type="spellEnd"/>
      <w:r w:rsidRPr="008C4FE6">
        <w:rPr>
          <w:rFonts w:ascii="Georgia" w:hAnsi="Georgia"/>
          <w:sz w:val="20"/>
        </w:rPr>
        <w:t>("</w:t>
      </w:r>
      <w:proofErr w:type="spellStart"/>
      <w:r w:rsidRPr="008C4FE6">
        <w:rPr>
          <w:rFonts w:ascii="Georgia" w:hAnsi="Georgia"/>
          <w:sz w:val="20"/>
        </w:rPr>
        <w:t>reshape</w:t>
      </w:r>
      <w:proofErr w:type="spellEnd"/>
      <w:r w:rsidRPr="008C4FE6">
        <w:rPr>
          <w:rFonts w:ascii="Georgia" w:hAnsi="Georgia"/>
          <w:sz w:val="20"/>
        </w:rPr>
        <w:t>")</w:t>
      </w:r>
    </w:p>
    <w:p w14:paraId="32356F58" w14:textId="77777777" w:rsidR="008C4FE6" w:rsidRPr="008C4FE6" w:rsidRDefault="008C4FE6" w:rsidP="008C4FE6">
      <w:pPr>
        <w:spacing w:after="0" w:line="240" w:lineRule="auto"/>
        <w:ind w:firstLine="708"/>
        <w:jc w:val="left"/>
        <w:rPr>
          <w:rFonts w:ascii="Georgia" w:hAnsi="Georgia"/>
          <w:sz w:val="20"/>
        </w:rPr>
      </w:pPr>
      <w:proofErr w:type="spellStart"/>
      <w:r w:rsidRPr="008C4FE6">
        <w:rPr>
          <w:rFonts w:ascii="Georgia" w:hAnsi="Georgia"/>
          <w:sz w:val="20"/>
        </w:rPr>
        <w:t>library</w:t>
      </w:r>
      <w:proofErr w:type="spellEnd"/>
      <w:r w:rsidRPr="008C4FE6">
        <w:rPr>
          <w:rFonts w:ascii="Georgia" w:hAnsi="Georgia"/>
          <w:sz w:val="20"/>
        </w:rPr>
        <w:t>(</w:t>
      </w:r>
      <w:proofErr w:type="spellStart"/>
      <w:r w:rsidRPr="008C4FE6">
        <w:rPr>
          <w:rFonts w:ascii="Georgia" w:hAnsi="Georgia"/>
          <w:sz w:val="20"/>
        </w:rPr>
        <w:t>reshape</w:t>
      </w:r>
      <w:proofErr w:type="spellEnd"/>
      <w:r w:rsidRPr="008C4FE6">
        <w:rPr>
          <w:rFonts w:ascii="Georgia" w:hAnsi="Georgia"/>
          <w:sz w:val="20"/>
        </w:rPr>
        <w:t>)</w:t>
      </w:r>
    </w:p>
    <w:p w14:paraId="46FD5FCE" w14:textId="77777777" w:rsidR="008C4FE6" w:rsidRPr="008C4FE6" w:rsidRDefault="008C4FE6" w:rsidP="008C4FE6">
      <w:pPr>
        <w:spacing w:after="0" w:line="240" w:lineRule="auto"/>
        <w:ind w:firstLine="708"/>
        <w:jc w:val="left"/>
        <w:rPr>
          <w:rFonts w:ascii="Georgia" w:hAnsi="Georgia"/>
          <w:sz w:val="20"/>
        </w:rPr>
      </w:pPr>
    </w:p>
    <w:p w14:paraId="01513DB4"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pr2$hour =</w:t>
      </w:r>
      <w:proofErr w:type="spellStart"/>
      <w:r w:rsidRPr="008C4FE6">
        <w:rPr>
          <w:rFonts w:ascii="Georgia" w:hAnsi="Georgia"/>
          <w:sz w:val="20"/>
        </w:rPr>
        <w:t>strftime</w:t>
      </w:r>
      <w:proofErr w:type="spellEnd"/>
      <w:r w:rsidRPr="008C4FE6">
        <w:rPr>
          <w:rFonts w:ascii="Georgia" w:hAnsi="Georgia"/>
          <w:sz w:val="20"/>
        </w:rPr>
        <w:t xml:space="preserve">(pr2$DateTime, </w:t>
      </w:r>
      <w:proofErr w:type="spellStart"/>
      <w:r w:rsidRPr="008C4FE6">
        <w:rPr>
          <w:rFonts w:ascii="Georgia" w:hAnsi="Georgia"/>
          <w:sz w:val="20"/>
        </w:rPr>
        <w:t>format</w:t>
      </w:r>
      <w:proofErr w:type="spellEnd"/>
      <w:r w:rsidRPr="008C4FE6">
        <w:rPr>
          <w:rFonts w:ascii="Georgia" w:hAnsi="Georgia"/>
          <w:sz w:val="20"/>
        </w:rPr>
        <w:t xml:space="preserve"> = "%H:%M")</w:t>
      </w:r>
    </w:p>
    <w:p w14:paraId="24B8CA08"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 xml:space="preserve">pr2$DateTime&lt;- </w:t>
      </w:r>
      <w:proofErr w:type="spellStart"/>
      <w:r w:rsidRPr="008C4FE6">
        <w:rPr>
          <w:rFonts w:ascii="Georgia" w:hAnsi="Georgia"/>
          <w:sz w:val="20"/>
        </w:rPr>
        <w:t>as.numeric</w:t>
      </w:r>
      <w:proofErr w:type="spellEnd"/>
      <w:r w:rsidRPr="008C4FE6">
        <w:rPr>
          <w:rFonts w:ascii="Georgia" w:hAnsi="Georgia"/>
          <w:sz w:val="20"/>
        </w:rPr>
        <w:t>(</w:t>
      </w:r>
      <w:proofErr w:type="spellStart"/>
      <w:r w:rsidRPr="008C4FE6">
        <w:rPr>
          <w:rFonts w:ascii="Georgia" w:hAnsi="Georgia"/>
          <w:sz w:val="20"/>
        </w:rPr>
        <w:t>format</w:t>
      </w:r>
      <w:proofErr w:type="spellEnd"/>
      <w:r w:rsidRPr="008C4FE6">
        <w:rPr>
          <w:rFonts w:ascii="Georgia" w:hAnsi="Georgia"/>
          <w:sz w:val="20"/>
        </w:rPr>
        <w:t xml:space="preserve">(pr2$DateTime, </w:t>
      </w:r>
      <w:proofErr w:type="spellStart"/>
      <w:r w:rsidRPr="008C4FE6">
        <w:rPr>
          <w:rFonts w:ascii="Georgia" w:hAnsi="Georgia"/>
          <w:sz w:val="20"/>
        </w:rPr>
        <w:t>format</w:t>
      </w:r>
      <w:proofErr w:type="spellEnd"/>
      <w:r w:rsidRPr="008C4FE6">
        <w:rPr>
          <w:rFonts w:ascii="Georgia" w:hAnsi="Georgia"/>
          <w:sz w:val="20"/>
        </w:rPr>
        <w:t>="%d"))</w:t>
      </w:r>
    </w:p>
    <w:p w14:paraId="602B4BC1"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 xml:space="preserve">pr2 &lt;- </w:t>
      </w:r>
      <w:proofErr w:type="spellStart"/>
      <w:r w:rsidRPr="008C4FE6">
        <w:rPr>
          <w:rFonts w:ascii="Georgia" w:hAnsi="Georgia"/>
          <w:sz w:val="20"/>
        </w:rPr>
        <w:t>cast</w:t>
      </w:r>
      <w:proofErr w:type="spellEnd"/>
      <w:r w:rsidRPr="008C4FE6">
        <w:rPr>
          <w:rFonts w:ascii="Georgia" w:hAnsi="Georgia"/>
          <w:sz w:val="20"/>
        </w:rPr>
        <w:t xml:space="preserve">(pr2,DateTime~hour, </w:t>
      </w:r>
      <w:proofErr w:type="spellStart"/>
      <w:r w:rsidRPr="008C4FE6">
        <w:rPr>
          <w:rFonts w:ascii="Georgia" w:hAnsi="Georgia"/>
          <w:sz w:val="20"/>
        </w:rPr>
        <w:t>value</w:t>
      </w:r>
      <w:proofErr w:type="spellEnd"/>
      <w:r w:rsidRPr="008C4FE6">
        <w:rPr>
          <w:rFonts w:ascii="Georgia" w:hAnsi="Georgia"/>
          <w:sz w:val="20"/>
        </w:rPr>
        <w:t>='F_1_Z_8A..Hazium.Concentration')</w:t>
      </w:r>
    </w:p>
    <w:p w14:paraId="78060EF4" w14:textId="77777777" w:rsidR="008C4FE6" w:rsidRPr="008C4FE6" w:rsidRDefault="008C4FE6" w:rsidP="00100075">
      <w:pPr>
        <w:spacing w:after="0" w:line="240" w:lineRule="auto"/>
        <w:jc w:val="left"/>
        <w:rPr>
          <w:rFonts w:ascii="Georgia" w:hAnsi="Georgia"/>
          <w:sz w:val="20"/>
        </w:rPr>
      </w:pPr>
    </w:p>
    <w:p w14:paraId="1B789516" w14:textId="77777777" w:rsidR="008C4FE6" w:rsidRPr="008C4FE6" w:rsidRDefault="008C4FE6" w:rsidP="008C4FE6">
      <w:pPr>
        <w:spacing w:after="0" w:line="240" w:lineRule="auto"/>
        <w:ind w:firstLine="708"/>
        <w:jc w:val="left"/>
        <w:rPr>
          <w:rFonts w:ascii="Georgia" w:hAnsi="Georgia"/>
          <w:sz w:val="20"/>
        </w:rPr>
      </w:pPr>
      <w:r w:rsidRPr="008C4FE6">
        <w:rPr>
          <w:rFonts w:ascii="Georgia" w:hAnsi="Georgia"/>
          <w:sz w:val="20"/>
        </w:rPr>
        <w:t>res =</w:t>
      </w:r>
      <w:proofErr w:type="spellStart"/>
      <w:r w:rsidRPr="008C4FE6">
        <w:rPr>
          <w:rFonts w:ascii="Georgia" w:hAnsi="Georgia"/>
          <w:sz w:val="20"/>
        </w:rPr>
        <w:t>dist</w:t>
      </w:r>
      <w:proofErr w:type="spellEnd"/>
      <w:r w:rsidRPr="008C4FE6">
        <w:rPr>
          <w:rFonts w:ascii="Georgia" w:hAnsi="Georgia"/>
          <w:sz w:val="20"/>
        </w:rPr>
        <w:t xml:space="preserve">(pr2, </w:t>
      </w:r>
      <w:proofErr w:type="spellStart"/>
      <w:r w:rsidRPr="008C4FE6">
        <w:rPr>
          <w:rFonts w:ascii="Georgia" w:hAnsi="Georgia"/>
          <w:sz w:val="20"/>
        </w:rPr>
        <w:t>method</w:t>
      </w:r>
      <w:proofErr w:type="spellEnd"/>
      <w:r w:rsidRPr="008C4FE6">
        <w:rPr>
          <w:rFonts w:ascii="Georgia" w:hAnsi="Georgia"/>
          <w:sz w:val="20"/>
        </w:rPr>
        <w:t>="DTW")</w:t>
      </w:r>
    </w:p>
    <w:p w14:paraId="7BFC3CF0" w14:textId="77777777" w:rsidR="008C4FE6" w:rsidRPr="008C4FE6" w:rsidRDefault="008C4FE6" w:rsidP="008C4FE6">
      <w:pPr>
        <w:spacing w:after="0" w:line="240" w:lineRule="auto"/>
        <w:ind w:firstLine="708"/>
        <w:jc w:val="left"/>
        <w:rPr>
          <w:rFonts w:ascii="Georgia" w:hAnsi="Georgia"/>
          <w:sz w:val="20"/>
        </w:rPr>
      </w:pPr>
      <w:proofErr w:type="spellStart"/>
      <w:r w:rsidRPr="008C4FE6">
        <w:rPr>
          <w:rFonts w:ascii="Georgia" w:hAnsi="Georgia"/>
          <w:sz w:val="20"/>
        </w:rPr>
        <w:t>clusters</w:t>
      </w:r>
      <w:proofErr w:type="spellEnd"/>
      <w:r w:rsidRPr="008C4FE6">
        <w:rPr>
          <w:rFonts w:ascii="Georgia" w:hAnsi="Georgia"/>
          <w:sz w:val="20"/>
        </w:rPr>
        <w:t xml:space="preserve"> = </w:t>
      </w:r>
      <w:proofErr w:type="spellStart"/>
      <w:r w:rsidRPr="008C4FE6">
        <w:rPr>
          <w:rFonts w:ascii="Georgia" w:hAnsi="Georgia"/>
          <w:sz w:val="20"/>
        </w:rPr>
        <w:t>hclust</w:t>
      </w:r>
      <w:proofErr w:type="spellEnd"/>
      <w:r w:rsidRPr="008C4FE6">
        <w:rPr>
          <w:rFonts w:ascii="Georgia" w:hAnsi="Georgia"/>
          <w:sz w:val="20"/>
        </w:rPr>
        <w:t>(res)</w:t>
      </w:r>
    </w:p>
    <w:p w14:paraId="16BABC20" w14:textId="77777777" w:rsidR="00D43CD5" w:rsidRDefault="008C4FE6" w:rsidP="00100075">
      <w:pPr>
        <w:spacing w:after="0" w:line="240" w:lineRule="auto"/>
        <w:ind w:left="708"/>
        <w:jc w:val="left"/>
        <w:rPr>
          <w:rFonts w:ascii="Georgia" w:hAnsi="Georgia"/>
          <w:sz w:val="20"/>
        </w:rPr>
      </w:pPr>
      <w:proofErr w:type="spellStart"/>
      <w:r w:rsidRPr="008C4FE6">
        <w:rPr>
          <w:rFonts w:ascii="Georgia" w:hAnsi="Georgia"/>
          <w:sz w:val="20"/>
        </w:rPr>
        <w:t>plot</w:t>
      </w:r>
      <w:proofErr w:type="spellEnd"/>
      <w:r w:rsidRPr="008C4FE6">
        <w:rPr>
          <w:rFonts w:ascii="Georgia" w:hAnsi="Georgia"/>
          <w:sz w:val="20"/>
        </w:rPr>
        <w:t>(</w:t>
      </w:r>
      <w:proofErr w:type="spellStart"/>
      <w:r w:rsidRPr="008C4FE6">
        <w:rPr>
          <w:rFonts w:ascii="Georgia" w:hAnsi="Georgia"/>
          <w:sz w:val="20"/>
        </w:rPr>
        <w:t>clusters</w:t>
      </w:r>
      <w:proofErr w:type="spellEnd"/>
      <w:r w:rsidRPr="008C4FE6">
        <w:rPr>
          <w:rFonts w:ascii="Georgia" w:hAnsi="Georgia"/>
          <w:sz w:val="20"/>
        </w:rPr>
        <w:t xml:space="preserve">, </w:t>
      </w:r>
      <w:proofErr w:type="spellStart"/>
      <w:r w:rsidRPr="008C4FE6">
        <w:rPr>
          <w:rFonts w:ascii="Georgia" w:hAnsi="Georgia"/>
          <w:sz w:val="20"/>
        </w:rPr>
        <w:t>main</w:t>
      </w:r>
      <w:proofErr w:type="spellEnd"/>
      <w:r w:rsidRPr="008C4FE6">
        <w:rPr>
          <w:rFonts w:ascii="Georgia" w:hAnsi="Georgia"/>
          <w:sz w:val="20"/>
        </w:rPr>
        <w:t xml:space="preserve"> = "</w:t>
      </w:r>
      <w:proofErr w:type="spellStart"/>
      <w:r w:rsidRPr="008C4FE6">
        <w:rPr>
          <w:rFonts w:ascii="Georgia" w:hAnsi="Georgia"/>
          <w:sz w:val="20"/>
        </w:rPr>
        <w:t>Clustering</w:t>
      </w:r>
      <w:proofErr w:type="spellEnd"/>
      <w:r w:rsidRPr="008C4FE6">
        <w:rPr>
          <w:rFonts w:ascii="Georgia" w:hAnsi="Georgia"/>
          <w:sz w:val="20"/>
        </w:rPr>
        <w:t xml:space="preserve"> F_1_Z_8A - </w:t>
      </w:r>
      <w:proofErr w:type="spellStart"/>
      <w:r w:rsidRPr="008C4FE6">
        <w:rPr>
          <w:rFonts w:ascii="Georgia" w:hAnsi="Georgia"/>
          <w:sz w:val="20"/>
        </w:rPr>
        <w:t>Hazium</w:t>
      </w:r>
      <w:proofErr w:type="spellEnd"/>
      <w:r w:rsidRPr="008C4FE6">
        <w:rPr>
          <w:rFonts w:ascii="Georgia" w:hAnsi="Georgia"/>
          <w:sz w:val="20"/>
        </w:rPr>
        <w:t xml:space="preserve"> </w:t>
      </w:r>
      <w:proofErr w:type="spellStart"/>
      <w:r w:rsidRPr="008C4FE6">
        <w:rPr>
          <w:rFonts w:ascii="Georgia" w:hAnsi="Georgia"/>
          <w:sz w:val="20"/>
        </w:rPr>
        <w:t>Concentration</w:t>
      </w:r>
      <w:proofErr w:type="spellEnd"/>
      <w:r w:rsidRPr="008C4FE6">
        <w:rPr>
          <w:rFonts w:ascii="Georgia" w:hAnsi="Georgia"/>
          <w:sz w:val="20"/>
        </w:rPr>
        <w:t xml:space="preserve">", </w:t>
      </w:r>
      <w:proofErr w:type="spellStart"/>
      <w:r w:rsidRPr="008C4FE6">
        <w:rPr>
          <w:rFonts w:ascii="Georgia" w:hAnsi="Georgia"/>
          <w:sz w:val="20"/>
        </w:rPr>
        <w:t>xlab</w:t>
      </w:r>
      <w:proofErr w:type="spellEnd"/>
      <w:r w:rsidRPr="008C4FE6">
        <w:rPr>
          <w:rFonts w:ascii="Georgia" w:hAnsi="Georgia"/>
          <w:sz w:val="20"/>
        </w:rPr>
        <w:t>="</w:t>
      </w:r>
      <w:proofErr w:type="spellStart"/>
      <w:r w:rsidRPr="008C4FE6">
        <w:rPr>
          <w:rFonts w:ascii="Georgia" w:hAnsi="Georgia"/>
          <w:sz w:val="20"/>
        </w:rPr>
        <w:t>Clustering</w:t>
      </w:r>
      <w:proofErr w:type="spellEnd"/>
      <w:r w:rsidRPr="008C4FE6">
        <w:rPr>
          <w:rFonts w:ascii="Georgia" w:hAnsi="Georgia"/>
          <w:sz w:val="20"/>
        </w:rPr>
        <w:t xml:space="preserve"> </w:t>
      </w:r>
      <w:proofErr w:type="spellStart"/>
      <w:r w:rsidRPr="008C4FE6">
        <w:rPr>
          <w:rFonts w:ascii="Georgia" w:hAnsi="Georgia"/>
          <w:sz w:val="20"/>
        </w:rPr>
        <w:t>Technique</w:t>
      </w:r>
      <w:proofErr w:type="spellEnd"/>
      <w:r w:rsidRPr="008C4FE6">
        <w:rPr>
          <w:rFonts w:ascii="Georgia" w:hAnsi="Georgia"/>
          <w:sz w:val="20"/>
        </w:rPr>
        <w:t>")</w:t>
      </w:r>
    </w:p>
    <w:p w14:paraId="14CFD1B3" w14:textId="77777777" w:rsidR="00D43CD5" w:rsidRDefault="00D43CD5" w:rsidP="00100075">
      <w:pPr>
        <w:spacing w:after="0" w:line="240" w:lineRule="auto"/>
        <w:ind w:left="708"/>
        <w:jc w:val="left"/>
        <w:rPr>
          <w:rFonts w:ascii="Georgia" w:hAnsi="Georgia"/>
          <w:sz w:val="20"/>
        </w:rPr>
      </w:pPr>
    </w:p>
    <w:p w14:paraId="03AC6ABE" w14:textId="77777777" w:rsidR="00B305ED" w:rsidRDefault="00B305ED" w:rsidP="00100075">
      <w:pPr>
        <w:spacing w:after="0" w:line="240" w:lineRule="auto"/>
        <w:ind w:left="708"/>
        <w:jc w:val="left"/>
        <w:rPr>
          <w:rFonts w:ascii="Georgia" w:hAnsi="Georgia"/>
          <w:sz w:val="20"/>
        </w:rPr>
      </w:pPr>
    </w:p>
    <w:p w14:paraId="08879CAC" w14:textId="77777777" w:rsidR="00B305ED" w:rsidRDefault="00E06106" w:rsidP="00100075">
      <w:pPr>
        <w:spacing w:after="0" w:line="240" w:lineRule="auto"/>
        <w:ind w:left="708"/>
        <w:jc w:val="left"/>
        <w:rPr>
          <w:rFonts w:ascii="Georgia" w:hAnsi="Georgia"/>
          <w:sz w:val="20"/>
        </w:rPr>
      </w:pPr>
      <w:r>
        <w:rPr>
          <w:rFonts w:ascii="Georgia" w:hAnsi="Georgia"/>
          <w:sz w:val="20"/>
        </w:rPr>
        <w:t xml:space="preserve">Como resultado se obtiene el siguiente </w:t>
      </w:r>
      <w:proofErr w:type="spellStart"/>
      <w:r>
        <w:rPr>
          <w:rFonts w:ascii="Georgia" w:hAnsi="Georgia"/>
          <w:sz w:val="20"/>
        </w:rPr>
        <w:t>dendrograma</w:t>
      </w:r>
      <w:proofErr w:type="spellEnd"/>
      <w:r>
        <w:rPr>
          <w:rFonts w:ascii="Georgia" w:hAnsi="Georgia"/>
          <w:sz w:val="20"/>
        </w:rPr>
        <w:t>:</w:t>
      </w:r>
    </w:p>
    <w:p w14:paraId="559214F3" w14:textId="77777777" w:rsidR="00E06106" w:rsidRDefault="00E06106" w:rsidP="00100075">
      <w:pPr>
        <w:spacing w:after="0" w:line="240" w:lineRule="auto"/>
        <w:ind w:left="708"/>
        <w:jc w:val="left"/>
        <w:rPr>
          <w:rFonts w:ascii="Georgia" w:hAnsi="Georgia"/>
          <w:sz w:val="20"/>
        </w:rPr>
      </w:pPr>
    </w:p>
    <w:p w14:paraId="603A9D65" w14:textId="77777777" w:rsidR="00E06106" w:rsidRDefault="00E06106" w:rsidP="00100075">
      <w:pPr>
        <w:spacing w:after="0" w:line="240" w:lineRule="auto"/>
        <w:ind w:left="708"/>
        <w:jc w:val="left"/>
        <w:rPr>
          <w:rFonts w:ascii="Georgia" w:hAnsi="Georgia"/>
          <w:sz w:val="20"/>
        </w:rPr>
      </w:pPr>
    </w:p>
    <w:p w14:paraId="43B513D8" w14:textId="77777777" w:rsidR="00B305ED" w:rsidRDefault="00B305ED" w:rsidP="00100075">
      <w:pPr>
        <w:spacing w:after="0" w:line="240" w:lineRule="auto"/>
        <w:ind w:left="708"/>
        <w:jc w:val="left"/>
        <w:rPr>
          <w:rFonts w:ascii="Georgia" w:hAnsi="Georgia"/>
          <w:sz w:val="20"/>
        </w:rPr>
      </w:pPr>
    </w:p>
    <w:p w14:paraId="14C70B61" w14:textId="77777777" w:rsidR="00630A3B" w:rsidRDefault="006864BA" w:rsidP="00100075">
      <w:pPr>
        <w:spacing w:after="0" w:line="240" w:lineRule="auto"/>
        <w:ind w:left="708"/>
        <w:jc w:val="left"/>
        <w:rPr>
          <w:lang w:val="es-ES"/>
        </w:rPr>
      </w:pPr>
      <w:r>
        <w:rPr>
          <w:noProof/>
          <w:lang w:val="en-GB" w:eastAsia="en-GB"/>
        </w:rPr>
        <mc:AlternateContent>
          <mc:Choice Requires="wps">
            <w:drawing>
              <wp:anchor distT="0" distB="0" distL="114300" distR="114300" simplePos="0" relativeHeight="251659263" behindDoc="0" locked="0" layoutInCell="1" allowOverlap="1" wp14:anchorId="7AD6BEA1" wp14:editId="1B5C2126">
                <wp:simplePos x="0" y="0"/>
                <wp:positionH relativeFrom="column">
                  <wp:posOffset>156210</wp:posOffset>
                </wp:positionH>
                <wp:positionV relativeFrom="paragraph">
                  <wp:posOffset>39370</wp:posOffset>
                </wp:positionV>
                <wp:extent cx="5584825" cy="2698750"/>
                <wp:effectExtent l="0" t="0" r="0" b="6350"/>
                <wp:wrapNone/>
                <wp:docPr id="319" nam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4825" cy="2698750"/>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EEB33CD" id=" 66" o:spid="_x0000_s1026" style="position:absolute;margin-left:12.3pt;margin-top:3.1pt;width:439.75pt;height:212.5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">
                <v:fill opacity="0"/>
                <v:path arrowok="t"/>
              </v:rect>
            </w:pict>
          </mc:Fallback>
        </mc:AlternateContent>
      </w:r>
    </w:p>
    <w:p w14:paraId="330C4DC6" w14:textId="77777777" w:rsidR="008F2571" w:rsidRDefault="008F2571" w:rsidP="00B305ED">
      <w:pPr>
        <w:spacing w:line="276" w:lineRule="auto"/>
        <w:jc w:val="center"/>
        <w:rPr>
          <w:lang w:val="es-ES"/>
        </w:rPr>
      </w:pPr>
      <w:r>
        <w:rPr>
          <w:noProof/>
          <w:lang w:val="en-GB" w:eastAsia="en-GB"/>
        </w:rPr>
        <w:drawing>
          <wp:inline distT="0" distB="0" distL="0" distR="0" wp14:anchorId="38706F9E" wp14:editId="4C76DECF">
            <wp:extent cx="5044070" cy="2419640"/>
            <wp:effectExtent l="19050" t="0" r="4180" b="0"/>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045315" cy="2420237"/>
                    </a:xfrm>
                    <a:prstGeom prst="rect">
                      <a:avLst/>
                    </a:prstGeom>
                    <a:noFill/>
                    <a:ln w="9525">
                      <a:noFill/>
                      <a:miter lim="800000"/>
                      <a:headEnd/>
                      <a:tailEnd/>
                    </a:ln>
                  </pic:spPr>
                </pic:pic>
              </a:graphicData>
            </a:graphic>
          </wp:inline>
        </w:drawing>
      </w:r>
    </w:p>
    <w:p w14:paraId="7A106DFB" w14:textId="77777777" w:rsidR="008F2571" w:rsidRDefault="008F2571" w:rsidP="00100075">
      <w:pPr>
        <w:spacing w:after="0" w:line="240" w:lineRule="auto"/>
        <w:ind w:left="708"/>
        <w:jc w:val="left"/>
        <w:rPr>
          <w:rFonts w:eastAsia="Times New Roman" w:cs="Times New Roman"/>
          <w:b/>
          <w:bCs/>
          <w:iCs/>
          <w:sz w:val="36"/>
          <w:szCs w:val="32"/>
          <w:lang w:val="es-ES" w:bidi="en-US"/>
        </w:rPr>
      </w:pPr>
    </w:p>
    <w:p w14:paraId="63583A35" w14:textId="77777777" w:rsidR="00D43CD5" w:rsidRDefault="00D43CD5" w:rsidP="00100075">
      <w:pPr>
        <w:spacing w:after="0" w:line="240" w:lineRule="auto"/>
        <w:ind w:left="708"/>
        <w:jc w:val="left"/>
        <w:rPr>
          <w:rFonts w:eastAsia="Times New Roman" w:cs="Times New Roman"/>
          <w:b/>
          <w:bCs/>
          <w:iCs/>
          <w:sz w:val="36"/>
          <w:szCs w:val="32"/>
          <w:lang w:val="es-ES" w:bidi="en-US"/>
        </w:rPr>
      </w:pPr>
    </w:p>
    <w:p w14:paraId="4ABDDF31" w14:textId="77777777" w:rsidR="00B92BA6" w:rsidRDefault="00B92BA6">
      <w:pPr>
        <w:spacing w:line="276" w:lineRule="auto"/>
        <w:jc w:val="left"/>
        <w:rPr>
          <w:rFonts w:eastAsia="Times New Roman" w:cs="Times New Roman"/>
          <w:b/>
          <w:bCs/>
          <w:iCs/>
          <w:sz w:val="36"/>
          <w:szCs w:val="32"/>
          <w:lang w:val="es-ES" w:bidi="en-US"/>
        </w:rPr>
      </w:pPr>
      <w:r>
        <w:rPr>
          <w:lang w:val="es-ES"/>
        </w:rPr>
        <w:br w:type="page"/>
      </w:r>
    </w:p>
    <w:p w14:paraId="71282FC4" w14:textId="77777777" w:rsidR="00A73DB2" w:rsidRPr="00A73DB2" w:rsidRDefault="00A73DB2" w:rsidP="002A207E">
      <w:pPr>
        <w:pStyle w:val="Heading1"/>
        <w:rPr>
          <w:lang w:val="es-ES"/>
        </w:rPr>
      </w:pPr>
      <w:bookmarkStart w:id="106" w:name="_Toc488444255"/>
      <w:proofErr w:type="spellStart"/>
      <w:r w:rsidRPr="00A73DB2">
        <w:rPr>
          <w:lang w:val="es-ES"/>
        </w:rPr>
        <w:lastRenderedPageBreak/>
        <w:t>Dendrogramas</w:t>
      </w:r>
      <w:bookmarkEnd w:id="106"/>
      <w:proofErr w:type="spellEnd"/>
    </w:p>
    <w:p w14:paraId="2DBD71A8" w14:textId="77777777" w:rsidR="00A73DB2" w:rsidRDefault="00A73DB2" w:rsidP="002A207E"/>
    <w:p w14:paraId="57BE12D2" w14:textId="77777777" w:rsidR="00A73DB2" w:rsidRDefault="00A73DB2" w:rsidP="002A207E">
      <w:pPr>
        <w:pStyle w:val="Heading2"/>
        <w:rPr>
          <w:lang w:bidi="he-IL"/>
        </w:rPr>
      </w:pPr>
      <w:bookmarkStart w:id="107" w:name="_Toc488444256"/>
      <w:r>
        <w:rPr>
          <w:lang w:bidi="he-IL"/>
        </w:rPr>
        <w:t>Definición</w:t>
      </w:r>
      <w:bookmarkEnd w:id="107"/>
      <w:r>
        <w:rPr>
          <w:lang w:bidi="he-IL"/>
        </w:rPr>
        <w:t xml:space="preserve">   </w:t>
      </w:r>
    </w:p>
    <w:p w14:paraId="31E4E57F" w14:textId="77777777" w:rsidR="00A73DB2" w:rsidRPr="00AF1874" w:rsidRDefault="00A73DB2" w:rsidP="002A207E">
      <w:pPr>
        <w:spacing w:after="0"/>
        <w:rPr>
          <w:lang w:bidi="he-IL"/>
        </w:rPr>
      </w:pPr>
    </w:p>
    <w:p w14:paraId="3544FF7F" w14:textId="77777777" w:rsidR="00A73DB2" w:rsidRDefault="00A73DB2" w:rsidP="002A207E">
      <w:pPr>
        <w:pStyle w:val="Default"/>
        <w:spacing w:line="360" w:lineRule="auto"/>
        <w:jc w:val="both"/>
        <w:rPr>
          <w:rFonts w:ascii="Georgia" w:hAnsi="Georgia"/>
          <w:color w:val="auto"/>
          <w:sz w:val="22"/>
          <w:szCs w:val="22"/>
          <w:shd w:val="clear" w:color="auto" w:fill="FFFFFF"/>
        </w:rPr>
      </w:pPr>
      <w:r w:rsidRPr="003F754E">
        <w:rPr>
          <w:rFonts w:ascii="Georgia" w:hAnsi="Georgia" w:cstheme="minorHAnsi"/>
          <w:color w:val="auto"/>
          <w:sz w:val="22"/>
          <w:szCs w:val="22"/>
        </w:rPr>
        <w:t xml:space="preserve">Un </w:t>
      </w:r>
      <w:proofErr w:type="spellStart"/>
      <w:r w:rsidRPr="00E040AE">
        <w:rPr>
          <w:rFonts w:ascii="Georgia" w:hAnsi="Georgia" w:cstheme="minorHAnsi"/>
          <w:i/>
          <w:color w:val="auto"/>
          <w:sz w:val="22"/>
          <w:szCs w:val="22"/>
        </w:rPr>
        <w:t>Dendrograma</w:t>
      </w:r>
      <w:proofErr w:type="spellEnd"/>
      <w:r w:rsidRPr="003F754E">
        <w:rPr>
          <w:rFonts w:ascii="Georgia" w:hAnsi="Georgia" w:cstheme="minorHAnsi"/>
          <w:color w:val="auto"/>
          <w:sz w:val="22"/>
          <w:szCs w:val="22"/>
        </w:rPr>
        <w:t xml:space="preserve"> es un diagrama tipo árbol que </w:t>
      </w:r>
      <w:r>
        <w:rPr>
          <w:rFonts w:ascii="Georgia" w:hAnsi="Georgia" w:cstheme="minorHAnsi"/>
          <w:color w:val="auto"/>
          <w:sz w:val="22"/>
          <w:szCs w:val="22"/>
        </w:rPr>
        <w:t xml:space="preserve">permite </w:t>
      </w:r>
      <w:r w:rsidRPr="003F754E">
        <w:rPr>
          <w:rFonts w:ascii="Georgia" w:hAnsi="Georgia" w:cstheme="minorHAnsi"/>
          <w:color w:val="auto"/>
          <w:sz w:val="22"/>
          <w:szCs w:val="22"/>
        </w:rPr>
        <w:t>representa</w:t>
      </w:r>
      <w:r>
        <w:rPr>
          <w:rFonts w:ascii="Georgia" w:hAnsi="Georgia" w:cstheme="minorHAnsi"/>
          <w:color w:val="auto"/>
          <w:sz w:val="22"/>
          <w:szCs w:val="22"/>
        </w:rPr>
        <w:t xml:space="preserve">r de forma gráfica </w:t>
      </w:r>
      <w:r w:rsidRPr="003F754E">
        <w:rPr>
          <w:rFonts w:ascii="Georgia" w:hAnsi="Georgia" w:cstheme="minorHAnsi"/>
          <w:color w:val="auto"/>
          <w:sz w:val="22"/>
          <w:szCs w:val="22"/>
        </w:rPr>
        <w:t xml:space="preserve">la relación de grupos similares </w:t>
      </w:r>
      <w:r>
        <w:rPr>
          <w:rFonts w:ascii="Georgia" w:hAnsi="Georgia" w:cstheme="minorHAnsi"/>
          <w:color w:val="auto"/>
          <w:sz w:val="22"/>
          <w:szCs w:val="22"/>
        </w:rPr>
        <w:t>(</w:t>
      </w:r>
      <w:proofErr w:type="spellStart"/>
      <w:r>
        <w:rPr>
          <w:rFonts w:ascii="Georgia" w:hAnsi="Georgia" w:cstheme="minorHAnsi"/>
          <w:color w:val="auto"/>
          <w:sz w:val="22"/>
          <w:szCs w:val="22"/>
        </w:rPr>
        <w:t>clusters</w:t>
      </w:r>
      <w:proofErr w:type="spellEnd"/>
      <w:r>
        <w:rPr>
          <w:rFonts w:ascii="Georgia" w:hAnsi="Georgia" w:cstheme="minorHAnsi"/>
          <w:color w:val="auto"/>
          <w:sz w:val="22"/>
          <w:szCs w:val="22"/>
        </w:rPr>
        <w:t xml:space="preserve">), </w:t>
      </w:r>
      <w:r>
        <w:rPr>
          <w:rFonts w:ascii="Georgia" w:hAnsi="Georgia"/>
          <w:color w:val="auto"/>
          <w:sz w:val="22"/>
          <w:szCs w:val="22"/>
          <w:shd w:val="clear" w:color="auto" w:fill="FFFFFF"/>
        </w:rPr>
        <w:t>derivado</w:t>
      </w:r>
      <w:r w:rsidRPr="003F754E">
        <w:rPr>
          <w:rFonts w:ascii="Georgia" w:hAnsi="Georgia"/>
          <w:color w:val="auto"/>
          <w:sz w:val="22"/>
          <w:szCs w:val="22"/>
          <w:shd w:val="clear" w:color="auto" w:fill="FFFFFF"/>
        </w:rPr>
        <w:t>s</w:t>
      </w:r>
      <w:r>
        <w:rPr>
          <w:rFonts w:ascii="Georgia" w:hAnsi="Georgia"/>
          <w:color w:val="auto"/>
          <w:sz w:val="22"/>
          <w:szCs w:val="22"/>
          <w:shd w:val="clear" w:color="auto" w:fill="FFFFFF"/>
        </w:rPr>
        <w:t xml:space="preserve">, en el ejemplo representado, </w:t>
      </w:r>
      <w:r w:rsidRPr="003F754E">
        <w:rPr>
          <w:rFonts w:ascii="Georgia" w:hAnsi="Georgia"/>
          <w:color w:val="auto"/>
          <w:sz w:val="22"/>
          <w:szCs w:val="22"/>
          <w:shd w:val="clear" w:color="auto" w:fill="FFFFFF"/>
        </w:rPr>
        <w:t>de la aplicación</w:t>
      </w:r>
      <w:r>
        <w:rPr>
          <w:rFonts w:ascii="Georgia" w:hAnsi="Georgia"/>
          <w:color w:val="auto"/>
          <w:sz w:val="22"/>
          <w:szCs w:val="22"/>
          <w:shd w:val="clear" w:color="auto" w:fill="FFFFFF"/>
        </w:rPr>
        <w:t xml:space="preserve"> </w:t>
      </w:r>
      <w:r w:rsidRPr="003F754E">
        <w:rPr>
          <w:rFonts w:ascii="Georgia" w:hAnsi="Georgia"/>
          <w:color w:val="auto"/>
          <w:sz w:val="22"/>
          <w:szCs w:val="22"/>
          <w:shd w:val="clear" w:color="auto" w:fill="FFFFFF"/>
        </w:rPr>
        <w:t>de</w:t>
      </w:r>
      <w:r>
        <w:rPr>
          <w:rFonts w:ascii="Georgia" w:hAnsi="Georgia"/>
          <w:color w:val="auto"/>
          <w:sz w:val="22"/>
          <w:szCs w:val="22"/>
          <w:shd w:val="clear" w:color="auto" w:fill="FFFFFF"/>
        </w:rPr>
        <w:t xml:space="preserve">l </w:t>
      </w:r>
      <w:r w:rsidRPr="003F754E">
        <w:rPr>
          <w:rFonts w:ascii="Georgia" w:hAnsi="Georgia"/>
          <w:color w:val="auto"/>
          <w:sz w:val="22"/>
          <w:szCs w:val="22"/>
          <w:shd w:val="clear" w:color="auto" w:fill="FFFFFF"/>
        </w:rPr>
        <w:t xml:space="preserve">algoritmo de </w:t>
      </w:r>
      <w:r>
        <w:rPr>
          <w:rFonts w:ascii="Georgia" w:hAnsi="Georgia"/>
          <w:color w:val="auto"/>
          <w:sz w:val="22"/>
          <w:szCs w:val="22"/>
          <w:shd w:val="clear" w:color="auto" w:fill="FFFFFF"/>
        </w:rPr>
        <w:t xml:space="preserve"> </w:t>
      </w:r>
      <w:proofErr w:type="spellStart"/>
      <w:r w:rsidRPr="00F95831">
        <w:rPr>
          <w:rFonts w:ascii="Georgia" w:hAnsi="Georgia"/>
          <w:i/>
          <w:color w:val="auto"/>
          <w:sz w:val="22"/>
          <w:szCs w:val="22"/>
          <w:shd w:val="clear" w:color="auto" w:fill="FFFFFF"/>
        </w:rPr>
        <w:t>Clustering</w:t>
      </w:r>
      <w:proofErr w:type="spellEnd"/>
      <w:r w:rsidRPr="00F95831">
        <w:rPr>
          <w:rStyle w:val="apple-converted-space"/>
          <w:rFonts w:ascii="Georgia" w:hAnsi="Georgia"/>
          <w:i/>
          <w:color w:val="auto"/>
          <w:sz w:val="22"/>
          <w:szCs w:val="22"/>
          <w:shd w:val="clear" w:color="auto" w:fill="FFFFFF"/>
        </w:rPr>
        <w:t> J</w:t>
      </w:r>
      <w:r w:rsidRPr="00F95831">
        <w:rPr>
          <w:rFonts w:ascii="Georgia" w:hAnsi="Georgia"/>
          <w:i/>
          <w:color w:val="auto"/>
          <w:sz w:val="22"/>
          <w:szCs w:val="22"/>
          <w:shd w:val="clear" w:color="auto" w:fill="FFFFFF"/>
        </w:rPr>
        <w:t>erárquico</w:t>
      </w:r>
      <w:r>
        <w:rPr>
          <w:rFonts w:ascii="Georgia" w:hAnsi="Georgia"/>
          <w:color w:val="auto"/>
          <w:sz w:val="22"/>
          <w:szCs w:val="22"/>
          <w:shd w:val="clear" w:color="auto" w:fill="FFFFFF"/>
        </w:rPr>
        <w:t>.</w:t>
      </w:r>
    </w:p>
    <w:p w14:paraId="330A741E" w14:textId="77777777" w:rsidR="00A73DB2" w:rsidRPr="00D83ADC" w:rsidRDefault="00A73DB2" w:rsidP="00D83ADC">
      <w:pPr>
        <w:pStyle w:val="Default"/>
        <w:spacing w:line="360" w:lineRule="auto"/>
        <w:jc w:val="both"/>
        <w:rPr>
          <w:rFonts w:ascii="Georgia" w:hAnsi="Georgia" w:cstheme="minorHAnsi"/>
          <w:b/>
          <w:iCs/>
          <w:color w:val="auto"/>
          <w:sz w:val="22"/>
          <w:szCs w:val="22"/>
          <w:lang w:bidi="he-IL"/>
        </w:rPr>
      </w:pPr>
      <w:r w:rsidRPr="003F754E">
        <w:rPr>
          <w:rFonts w:ascii="Georgia" w:hAnsi="Georgia" w:cstheme="minorHAnsi"/>
          <w:b/>
          <w:iCs/>
          <w:lang w:bidi="he-IL"/>
        </w:rPr>
        <w:t xml:space="preserve"> </w:t>
      </w:r>
    </w:p>
    <w:p w14:paraId="33157997" w14:textId="77777777" w:rsidR="00A73DB2" w:rsidRPr="000E63EC" w:rsidRDefault="00A73DB2" w:rsidP="002A207E">
      <w:pPr>
        <w:pStyle w:val="Heading2"/>
        <w:rPr>
          <w:lang w:bidi="he-IL"/>
        </w:rPr>
      </w:pPr>
      <w:r w:rsidRPr="000E63EC">
        <w:t xml:space="preserve"> </w:t>
      </w:r>
      <w:bookmarkStart w:id="108" w:name="_Toc488444257"/>
      <w:r w:rsidRPr="000E63EC">
        <w:rPr>
          <w:lang w:bidi="he-IL"/>
        </w:rPr>
        <w:t xml:space="preserve">¿Cómo se </w:t>
      </w:r>
      <w:r w:rsidR="007A3ABF">
        <w:rPr>
          <w:lang w:bidi="he-IL"/>
        </w:rPr>
        <w:t xml:space="preserve">interpreta un </w:t>
      </w:r>
      <w:proofErr w:type="spellStart"/>
      <w:r w:rsidR="007A3ABF">
        <w:rPr>
          <w:lang w:bidi="he-IL"/>
        </w:rPr>
        <w:t>Dendrograma</w:t>
      </w:r>
      <w:proofErr w:type="spellEnd"/>
      <w:r w:rsidRPr="000E63EC">
        <w:rPr>
          <w:lang w:bidi="he-IL"/>
        </w:rPr>
        <w:t>?</w:t>
      </w:r>
      <w:bookmarkEnd w:id="108"/>
      <w:r w:rsidRPr="000E63EC">
        <w:rPr>
          <w:lang w:bidi="he-IL"/>
        </w:rPr>
        <w:t xml:space="preserve">   </w:t>
      </w:r>
    </w:p>
    <w:p w14:paraId="59E675C3" w14:textId="77777777" w:rsidR="00A73DB2" w:rsidRPr="003C647A" w:rsidRDefault="00A73DB2" w:rsidP="002A207E">
      <w:pPr>
        <w:pStyle w:val="Default"/>
        <w:spacing w:line="360" w:lineRule="auto"/>
        <w:jc w:val="both"/>
        <w:rPr>
          <w:rFonts w:asciiTheme="minorHAnsi" w:hAnsiTheme="minorHAnsi" w:cstheme="minorHAnsi"/>
          <w:color w:val="C0504D" w:themeColor="accent2"/>
          <w:sz w:val="22"/>
          <w:szCs w:val="22"/>
        </w:rPr>
      </w:pPr>
    </w:p>
    <w:p w14:paraId="7940A6DB" w14:textId="77777777" w:rsidR="00A73DB2" w:rsidRPr="005C6DA1" w:rsidRDefault="00A73DB2" w:rsidP="002A207E">
      <w:pPr>
        <w:rPr>
          <w:rFonts w:ascii="Georgia" w:hAnsi="Georgia" w:cstheme="minorHAnsi"/>
          <w:iCs/>
          <w:lang w:bidi="he-IL"/>
        </w:rPr>
      </w:pPr>
      <w:r w:rsidRPr="005C6DA1">
        <w:rPr>
          <w:rFonts w:ascii="Georgia" w:hAnsi="Georgia" w:cstheme="minorHAnsi"/>
          <w:iCs/>
          <w:lang w:bidi="he-IL"/>
        </w:rPr>
        <w:t xml:space="preserve">Para explicar cómo se realiza una lectura correcta de un </w:t>
      </w:r>
      <w:proofErr w:type="spellStart"/>
      <w:r w:rsidRPr="005C6DA1">
        <w:rPr>
          <w:rFonts w:ascii="Georgia" w:hAnsi="Georgia" w:cstheme="minorHAnsi"/>
          <w:iCs/>
          <w:lang w:bidi="he-IL"/>
        </w:rPr>
        <w:t>dendrograma</w:t>
      </w:r>
      <w:proofErr w:type="spellEnd"/>
      <w:r w:rsidRPr="005C6DA1">
        <w:rPr>
          <w:rFonts w:ascii="Georgia" w:hAnsi="Georgia" w:cstheme="minorHAnsi"/>
          <w:iCs/>
          <w:lang w:bidi="he-IL"/>
        </w:rPr>
        <w:t xml:space="preserve">, en esta sección se utiliza un ejemplo </w:t>
      </w:r>
      <w:r>
        <w:rPr>
          <w:rFonts w:ascii="Georgia" w:hAnsi="Georgia" w:cstheme="minorHAnsi"/>
          <w:iCs/>
          <w:lang w:bidi="he-IL"/>
        </w:rPr>
        <w:t xml:space="preserve">extraído </w:t>
      </w:r>
      <w:r w:rsidRPr="005C6DA1">
        <w:rPr>
          <w:rFonts w:ascii="Georgia" w:hAnsi="Georgia" w:cstheme="minorHAnsi"/>
          <w:iCs/>
          <w:lang w:bidi="he-IL"/>
        </w:rPr>
        <w:t xml:space="preserve">de los casos analizados; en concreto, se representan los grupos </w:t>
      </w:r>
      <w:r>
        <w:rPr>
          <w:rFonts w:ascii="Georgia" w:hAnsi="Georgia" w:cstheme="minorHAnsi"/>
          <w:iCs/>
          <w:lang w:bidi="he-IL"/>
        </w:rPr>
        <w:t xml:space="preserve">generados </w:t>
      </w:r>
      <w:r w:rsidRPr="005C6DA1">
        <w:rPr>
          <w:rFonts w:ascii="Georgia" w:hAnsi="Georgia" w:cstheme="minorHAnsi"/>
          <w:iCs/>
          <w:lang w:bidi="he-IL"/>
        </w:rPr>
        <w:t xml:space="preserve">a partir de los valores medidos por los sensores </w:t>
      </w:r>
      <w:r>
        <w:rPr>
          <w:rFonts w:ascii="Georgia" w:hAnsi="Georgia" w:cstheme="minorHAnsi"/>
          <w:iCs/>
          <w:lang w:bidi="he-IL"/>
        </w:rPr>
        <w:t>ubicados en</w:t>
      </w:r>
      <w:r w:rsidRPr="005C6DA1">
        <w:rPr>
          <w:rFonts w:ascii="Georgia" w:hAnsi="Georgia" w:cstheme="minorHAnsi"/>
          <w:iCs/>
          <w:lang w:bidi="he-IL"/>
        </w:rPr>
        <w:t xml:space="preserve"> la tercera planta, en la zona 1 del edificio</w:t>
      </w:r>
      <w:r>
        <w:rPr>
          <w:rFonts w:ascii="Georgia" w:hAnsi="Georgia" w:cstheme="minorHAnsi"/>
          <w:iCs/>
          <w:lang w:bidi="he-IL"/>
        </w:rPr>
        <w:t xml:space="preserve"> (F_3 – Z_1).</w:t>
      </w:r>
    </w:p>
    <w:p w14:paraId="404E2AC7" w14:textId="77777777" w:rsidR="00A73DB2" w:rsidRPr="005C6DA1" w:rsidRDefault="00A73DB2" w:rsidP="002A207E">
      <w:pPr>
        <w:rPr>
          <w:rFonts w:ascii="Georgia" w:hAnsi="Georgia" w:cstheme="minorHAnsi"/>
          <w:iCs/>
          <w:lang w:bidi="he-IL"/>
        </w:rPr>
      </w:pPr>
      <w:r w:rsidRPr="005C6DA1">
        <w:rPr>
          <w:rFonts w:ascii="Georgia" w:hAnsi="Georgia" w:cstheme="minorHAnsi"/>
          <w:iCs/>
          <w:lang w:bidi="he-IL"/>
        </w:rPr>
        <w:t xml:space="preserve">Estos datos corresponden a la potencia de luz </w:t>
      </w:r>
      <w:r>
        <w:rPr>
          <w:rFonts w:ascii="Georgia" w:hAnsi="Georgia" w:cstheme="minorHAnsi"/>
          <w:iCs/>
          <w:lang w:bidi="he-IL"/>
        </w:rPr>
        <w:t xml:space="preserve">consumida </w:t>
      </w:r>
      <w:r w:rsidRPr="005C6DA1">
        <w:rPr>
          <w:rFonts w:ascii="Georgia" w:hAnsi="Georgia" w:cstheme="minorHAnsi"/>
          <w:iCs/>
          <w:lang w:bidi="he-IL"/>
        </w:rPr>
        <w:t>a lo largo de las dos semanas en las que se han recabado dichos datos, un indicador claro de la actividad en el edificio, a partir del cual, se pueden extraer diferentes conclusiones al respecto</w:t>
      </w:r>
      <w:r w:rsidR="000D61A4">
        <w:rPr>
          <w:rFonts w:ascii="Georgia" w:hAnsi="Georgia" w:cstheme="minorHAnsi"/>
          <w:iCs/>
          <w:lang w:bidi="he-IL"/>
        </w:rPr>
        <w:t xml:space="preserve">. </w:t>
      </w:r>
      <w:r>
        <w:rPr>
          <w:rFonts w:ascii="Georgia" w:hAnsi="Georgia" w:cstheme="minorHAnsi"/>
          <w:iCs/>
          <w:lang w:bidi="he-IL"/>
        </w:rPr>
        <w:t xml:space="preserve">(Para ver en más detalle, </w:t>
      </w:r>
      <w:r w:rsidRPr="005C6DA1">
        <w:rPr>
          <w:rFonts w:ascii="Georgia" w:hAnsi="Georgia" w:cstheme="minorHAnsi"/>
          <w:iCs/>
          <w:lang w:bidi="he-IL"/>
        </w:rPr>
        <w:t>consultar capítulo de conclusiones</w:t>
      </w:r>
      <w:r>
        <w:rPr>
          <w:rFonts w:ascii="Georgia" w:hAnsi="Georgia" w:cstheme="minorHAnsi"/>
          <w:iCs/>
          <w:lang w:bidi="he-IL"/>
        </w:rPr>
        <w:t>)</w:t>
      </w:r>
      <w:r w:rsidRPr="005C6DA1">
        <w:rPr>
          <w:rFonts w:ascii="Georgia" w:hAnsi="Georgia" w:cstheme="minorHAnsi"/>
          <w:iCs/>
          <w:lang w:bidi="he-IL"/>
        </w:rPr>
        <w:t xml:space="preserve"> </w:t>
      </w:r>
    </w:p>
    <w:p w14:paraId="11CBDAA7" w14:textId="77777777" w:rsidR="00A73DB2" w:rsidRPr="000E63EC" w:rsidRDefault="006864BA" w:rsidP="002A207E">
      <w:pPr>
        <w:rPr>
          <w:rFonts w:cstheme="minorHAnsi"/>
          <w:iCs/>
          <w:color w:val="C0504D" w:themeColor="accent2"/>
          <w:lang w:bidi="he-IL"/>
        </w:rPr>
      </w:pPr>
      <w:r>
        <w:rPr>
          <w:rFonts w:cstheme="minorHAnsi"/>
          <w:noProof/>
          <w:color w:val="C0504D" w:themeColor="accent2"/>
          <w:lang w:val="en-GB" w:eastAsia="en-GB"/>
        </w:rPr>
        <mc:AlternateContent>
          <mc:Choice Requires="wps">
            <w:drawing>
              <wp:anchor distT="0" distB="0" distL="114300" distR="114300" simplePos="0" relativeHeight="251716608" behindDoc="0" locked="0" layoutInCell="1" allowOverlap="1" wp14:anchorId="074E7FF2" wp14:editId="698F2B19">
                <wp:simplePos x="0" y="0"/>
                <wp:positionH relativeFrom="column">
                  <wp:posOffset>-71120</wp:posOffset>
                </wp:positionH>
                <wp:positionV relativeFrom="paragraph">
                  <wp:posOffset>273050</wp:posOffset>
                </wp:positionV>
                <wp:extent cx="5547360" cy="3510915"/>
                <wp:effectExtent l="0" t="0" r="0" b="0"/>
                <wp:wrapNone/>
                <wp:docPr id="31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7360" cy="351091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050265" id="Rectangle 49" o:spid="_x0000_s1026" style="position:absolute;margin-left:-5.6pt;margin-top:21.5pt;width:436.8pt;height:276.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">
                <v:fill opacity="0"/>
                <v:path arrowok="t"/>
              </v:rect>
            </w:pict>
          </mc:Fallback>
        </mc:AlternateContent>
      </w:r>
      <w:commentRangeStart w:id="109"/>
    </w:p>
    <w:p w14:paraId="549001A6" w14:textId="77777777" w:rsidR="00A73DB2" w:rsidRPr="000E63EC" w:rsidRDefault="006864BA" w:rsidP="002A207E">
      <w:pPr>
        <w:rPr>
          <w:rFonts w:cstheme="minorHAnsi"/>
          <w:iCs/>
          <w:color w:val="C0504D" w:themeColor="accent2"/>
          <w:lang w:bidi="he-IL"/>
        </w:rPr>
      </w:pPr>
      <w:r>
        <w:rPr>
          <w:rFonts w:cstheme="minorHAnsi"/>
          <w:noProof/>
          <w:color w:val="C0504D" w:themeColor="accent2"/>
          <w:lang w:val="en-GB" w:eastAsia="en-GB"/>
        </w:rPr>
        <mc:AlternateContent>
          <mc:Choice Requires="wps">
            <w:drawing>
              <wp:anchor distT="0" distB="0" distL="114300" distR="114300" simplePos="0" relativeHeight="251727872" behindDoc="0" locked="0" layoutInCell="1" allowOverlap="1" wp14:anchorId="34754329" wp14:editId="119E5703">
                <wp:simplePos x="0" y="0"/>
                <wp:positionH relativeFrom="column">
                  <wp:posOffset>4037965</wp:posOffset>
                </wp:positionH>
                <wp:positionV relativeFrom="paragraph">
                  <wp:posOffset>91440</wp:posOffset>
                </wp:positionV>
                <wp:extent cx="1228090" cy="414020"/>
                <wp:effectExtent l="0" t="0" r="0" b="5080"/>
                <wp:wrapNone/>
                <wp:docPr id="317"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28090" cy="414020"/>
                        </a:xfrm>
                        <a:prstGeom prst="rect">
                          <a:avLst/>
                        </a:prstGeom>
                        <a:solidFill>
                          <a:srgbClr val="FFFFFF"/>
                        </a:solidFill>
                        <a:ln w="9525">
                          <a:solidFill>
                            <a:srgbClr val="000000"/>
                          </a:solidFill>
                          <a:miter lim="800000"/>
                          <a:headEnd/>
                          <a:tailEnd/>
                        </a:ln>
                      </wps:spPr>
                      <wps:txbx>
                        <w:txbxContent>
                          <w:p w14:paraId="1C469589" w14:textId="77777777" w:rsidR="003026EC" w:rsidRPr="00837219" w:rsidRDefault="003026EC" w:rsidP="00A73DB2">
                            <w:pPr>
                              <w:jc w:val="center"/>
                              <w:rPr>
                                <w:sz w:val="36"/>
                              </w:rPr>
                            </w:pPr>
                            <w:r>
                              <w:rPr>
                                <w:sz w:val="36"/>
                              </w:rPr>
                              <w:t>Figura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754329" id="Rectangle_x0020_60" o:spid="_x0000_s1034" style="position:absolute;left:0;text-align:left;margin-left:317.95pt;margin-top:7.2pt;width:96.7pt;height:32.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">
                <v:path arrowok="t"/>
                <v:textbox>
                  <w:txbxContent>
                    <w:p w14:paraId="1C469589" w14:textId="77777777" w:rsidR="003026EC" w:rsidRPr="00837219" w:rsidRDefault="003026EC" w:rsidP="00A73DB2">
                      <w:pPr>
                        <w:jc w:val="center"/>
                        <w:rPr>
                          <w:sz w:val="36"/>
                        </w:rPr>
                      </w:pPr>
                      <w:r>
                        <w:rPr>
                          <w:sz w:val="36"/>
                        </w:rPr>
                        <w:t>Figura 3</w:t>
                      </w:r>
                    </w:p>
                  </w:txbxContent>
                </v:textbox>
              </v:rect>
            </w:pict>
          </mc:Fallback>
        </mc:AlternateContent>
      </w:r>
      <w:r>
        <w:rPr>
          <w:rFonts w:cstheme="minorHAnsi"/>
          <w:noProof/>
          <w:color w:val="C0504D" w:themeColor="accent2"/>
          <w:lang w:val="en-GB" w:eastAsia="en-GB"/>
        </w:rPr>
        <mc:AlternateContent>
          <mc:Choice Requires="wps">
            <w:drawing>
              <wp:anchor distT="0" distB="0" distL="114300" distR="114300" simplePos="0" relativeHeight="251726848" behindDoc="0" locked="0" layoutInCell="1" allowOverlap="1" wp14:anchorId="027CBCC6" wp14:editId="0662B1A1">
                <wp:simplePos x="0" y="0"/>
                <wp:positionH relativeFrom="column">
                  <wp:posOffset>67310</wp:posOffset>
                </wp:positionH>
                <wp:positionV relativeFrom="paragraph">
                  <wp:posOffset>91440</wp:posOffset>
                </wp:positionV>
                <wp:extent cx="2208530" cy="319405"/>
                <wp:effectExtent l="0" t="0" r="1270" b="4445"/>
                <wp:wrapNone/>
                <wp:docPr id="316"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08530" cy="319405"/>
                        </a:xfrm>
                        <a:prstGeom prst="rect">
                          <a:avLst/>
                        </a:prstGeom>
                        <a:solidFill>
                          <a:srgbClr val="FFFFFF"/>
                        </a:solidFill>
                        <a:ln w="9525">
                          <a:solidFill>
                            <a:srgbClr val="000000"/>
                          </a:solidFill>
                          <a:miter lim="800000"/>
                          <a:headEnd/>
                          <a:tailEnd/>
                        </a:ln>
                      </wps:spPr>
                      <wps:txbx>
                        <w:txbxContent>
                          <w:p w14:paraId="60FD3B8C" w14:textId="77777777" w:rsidR="003026EC" w:rsidRPr="005E0AD7" w:rsidRDefault="003026EC" w:rsidP="00A73DB2">
                            <w:pPr>
                              <w:jc w:val="center"/>
                              <w:rPr>
                                <w:b/>
                                <w:i/>
                                <w:color w:val="1F497D" w:themeColor="text2"/>
                              </w:rPr>
                            </w:pPr>
                            <w:proofErr w:type="spellStart"/>
                            <w:r w:rsidRPr="005E0AD7">
                              <w:rPr>
                                <w:b/>
                                <w:i/>
                                <w:color w:val="1F497D" w:themeColor="text2"/>
                                <w:sz w:val="28"/>
                              </w:rPr>
                              <w:t>Lights</w:t>
                            </w:r>
                            <w:proofErr w:type="spellEnd"/>
                            <w:r w:rsidRPr="005E0AD7">
                              <w:rPr>
                                <w:b/>
                                <w:i/>
                                <w:color w:val="1F497D" w:themeColor="text2"/>
                                <w:sz w:val="28"/>
                              </w:rPr>
                              <w:t xml:space="preserve">  </w:t>
                            </w:r>
                            <w:proofErr w:type="spellStart"/>
                            <w:r w:rsidRPr="005E0AD7">
                              <w:rPr>
                                <w:b/>
                                <w:i/>
                                <w:color w:val="1F497D" w:themeColor="text2"/>
                                <w:sz w:val="28"/>
                              </w:rPr>
                              <w:t>Power</w:t>
                            </w:r>
                            <w:proofErr w:type="spellEnd"/>
                            <w:r w:rsidRPr="005E0AD7">
                              <w:rPr>
                                <w:b/>
                                <w:i/>
                                <w:color w:val="1F497D" w:themeColor="text2"/>
                                <w:sz w:val="28"/>
                              </w:rPr>
                              <w:t xml:space="preserve"> ( F_3 - Z_1 )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CBCC6" id="Rectangle_x0020_59" o:spid="_x0000_s1035" style="position:absolute;left:0;text-align:left;margin-left:5.3pt;margin-top:7.2pt;width:173.9pt;height:25.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">
                <v:path arrowok="t"/>
                <v:textbox>
                  <w:txbxContent>
                    <w:p w14:paraId="60FD3B8C" w14:textId="77777777" w:rsidR="003026EC" w:rsidRPr="005E0AD7" w:rsidRDefault="003026EC" w:rsidP="00A73DB2">
                      <w:pPr>
                        <w:jc w:val="center"/>
                        <w:rPr>
                          <w:b/>
                          <w:i/>
                          <w:color w:val="1F497D" w:themeColor="text2"/>
                        </w:rPr>
                      </w:pPr>
                      <w:proofErr w:type="spellStart"/>
                      <w:r w:rsidRPr="005E0AD7">
                        <w:rPr>
                          <w:b/>
                          <w:i/>
                          <w:color w:val="1F497D" w:themeColor="text2"/>
                          <w:sz w:val="28"/>
                        </w:rPr>
                        <w:t>Lights</w:t>
                      </w:r>
                      <w:proofErr w:type="spellEnd"/>
                      <w:r w:rsidRPr="005E0AD7">
                        <w:rPr>
                          <w:b/>
                          <w:i/>
                          <w:color w:val="1F497D" w:themeColor="text2"/>
                          <w:sz w:val="28"/>
                        </w:rPr>
                        <w:t xml:space="preserve">  </w:t>
                      </w:r>
                      <w:proofErr w:type="spellStart"/>
                      <w:r w:rsidRPr="005E0AD7">
                        <w:rPr>
                          <w:b/>
                          <w:i/>
                          <w:color w:val="1F497D" w:themeColor="text2"/>
                          <w:sz w:val="28"/>
                        </w:rPr>
                        <w:t>Power</w:t>
                      </w:r>
                      <w:proofErr w:type="spellEnd"/>
                      <w:r w:rsidRPr="005E0AD7">
                        <w:rPr>
                          <w:b/>
                          <w:i/>
                          <w:color w:val="1F497D" w:themeColor="text2"/>
                          <w:sz w:val="28"/>
                        </w:rPr>
                        <w:t xml:space="preserve"> ( F_3 - Z_1 )</w:t>
                      </w:r>
                    </w:p>
                  </w:txbxContent>
                </v:textbox>
              </v:rect>
            </w:pict>
          </mc:Fallback>
        </mc:AlternateContent>
      </w:r>
    </w:p>
    <w:p w14:paraId="339C13FF" w14:textId="77777777" w:rsidR="00A73DB2" w:rsidRPr="003C647A" w:rsidRDefault="00A73DB2" w:rsidP="002A207E">
      <w:pPr>
        <w:pStyle w:val="Default"/>
        <w:spacing w:line="360" w:lineRule="auto"/>
        <w:jc w:val="both"/>
        <w:rPr>
          <w:rFonts w:asciiTheme="minorHAnsi" w:hAnsiTheme="minorHAnsi" w:cstheme="minorHAnsi"/>
          <w:color w:val="C0504D" w:themeColor="accent2"/>
          <w:sz w:val="22"/>
          <w:szCs w:val="22"/>
        </w:rPr>
      </w:pPr>
    </w:p>
    <w:p w14:paraId="05B7FD8C" w14:textId="77777777" w:rsidR="00A73DB2" w:rsidRPr="00F1197B" w:rsidRDefault="006864BA" w:rsidP="002A207E">
      <w:pPr>
        <w:pStyle w:val="Default"/>
        <w:spacing w:line="360" w:lineRule="auto"/>
        <w:jc w:val="both"/>
        <w:rPr>
          <w:rFonts w:asciiTheme="minorHAnsi" w:hAnsiTheme="minorHAnsi" w:cstheme="minorHAnsi"/>
          <w:color w:val="C0504D" w:themeColor="accent2"/>
          <w:sz w:val="22"/>
          <w:szCs w:val="22"/>
        </w:rPr>
      </w:pP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18656" behindDoc="0" locked="0" layoutInCell="1" allowOverlap="1" wp14:anchorId="13451BB9" wp14:editId="5D455573">
                <wp:simplePos x="0" y="0"/>
                <wp:positionH relativeFrom="column">
                  <wp:posOffset>3336925</wp:posOffset>
                </wp:positionH>
                <wp:positionV relativeFrom="paragraph">
                  <wp:posOffset>328295</wp:posOffset>
                </wp:positionV>
                <wp:extent cx="701040" cy="507365"/>
                <wp:effectExtent l="0" t="0" r="3810" b="6985"/>
                <wp:wrapNone/>
                <wp:docPr id="31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01040" cy="507365"/>
                        </a:xfrm>
                        <a:prstGeom prst="rect">
                          <a:avLst/>
                        </a:prstGeom>
                        <a:solidFill>
                          <a:srgbClr val="FFFFFF"/>
                        </a:solidFill>
                        <a:ln w="9525">
                          <a:solidFill>
                            <a:srgbClr val="000000"/>
                          </a:solidFill>
                          <a:miter lim="800000"/>
                          <a:headEnd/>
                          <a:tailEnd/>
                        </a:ln>
                      </wps:spPr>
                      <wps:txbx>
                        <w:txbxContent>
                          <w:p w14:paraId="1D6E4EA4" w14:textId="77777777" w:rsidR="003026EC" w:rsidRDefault="003026EC" w:rsidP="00A73DB2">
                            <w:pPr>
                              <w:jc w:val="center"/>
                            </w:pPr>
                            <w:proofErr w:type="spellStart"/>
                            <w:r>
                              <w:t>Clades</w:t>
                            </w:r>
                            <w:proofErr w:type="spellEnd"/>
                            <w:r>
                              <w:t xml:space="preserve"> (nodos)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451BB9" id="Text_x0020_Box_x0020_51" o:spid="_x0000_s1036" type="#_x0000_t202" style="position:absolute;left:0;text-align:left;margin-left:262.75pt;margin-top:25.85pt;width:55.2pt;height:39.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">
                <v:path arrowok="t"/>
                <v:textbox>
                  <w:txbxContent>
                    <w:p w14:paraId="1D6E4EA4" w14:textId="77777777" w:rsidR="003026EC" w:rsidRDefault="003026EC" w:rsidP="00A73DB2">
                      <w:pPr>
                        <w:jc w:val="center"/>
                      </w:pPr>
                      <w:proofErr w:type="spellStart"/>
                      <w:r>
                        <w:t>Clades</w:t>
                      </w:r>
                      <w:proofErr w:type="spellEnd"/>
                      <w:r>
                        <w:t xml:space="preserve"> (nodos)</w:t>
                      </w:r>
                    </w:p>
                  </w:txbxContent>
                </v:textbox>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5824" behindDoc="0" locked="0" layoutInCell="1" allowOverlap="1" wp14:anchorId="47EBF1C9" wp14:editId="41A77573">
                <wp:simplePos x="0" y="0"/>
                <wp:positionH relativeFrom="column">
                  <wp:posOffset>1403985</wp:posOffset>
                </wp:positionH>
                <wp:positionV relativeFrom="paragraph">
                  <wp:posOffset>1616075</wp:posOffset>
                </wp:positionV>
                <wp:extent cx="396875" cy="405130"/>
                <wp:effectExtent l="0" t="0" r="3175" b="0"/>
                <wp:wrapNone/>
                <wp:docPr id="314"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875" cy="405130"/>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6A981DF" id="Oval 58" o:spid="_x0000_s1026" style="position:absolute;margin-left:110.55pt;margin-top:127.25pt;width:31.25pt;height:31.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" strokecolor="red">
                <v:fill opacity="0"/>
                <v:path arrowok="t"/>
              </v:oval>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4800" behindDoc="0" locked="0" layoutInCell="1" allowOverlap="1" wp14:anchorId="505196EA" wp14:editId="65177C8D">
                <wp:simplePos x="0" y="0"/>
                <wp:positionH relativeFrom="column">
                  <wp:posOffset>2883535</wp:posOffset>
                </wp:positionH>
                <wp:positionV relativeFrom="paragraph">
                  <wp:posOffset>1288415</wp:posOffset>
                </wp:positionV>
                <wp:extent cx="211455" cy="224155"/>
                <wp:effectExtent l="0" t="0" r="0" b="4445"/>
                <wp:wrapNone/>
                <wp:docPr id="313"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1455" cy="224155"/>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24A39D4" id="Oval 57" o:spid="_x0000_s1026" style="position:absolute;margin-left:227.05pt;margin-top:101.45pt;width:16.65pt;height:17.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" strokecolor="red">
                <v:fill opacity="0"/>
                <v:path arrowok="t"/>
              </v:oval>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3776" behindDoc="0" locked="0" layoutInCell="1" allowOverlap="1" wp14:anchorId="51121C7E" wp14:editId="3EDBDD7F">
                <wp:simplePos x="0" y="0"/>
                <wp:positionH relativeFrom="column">
                  <wp:posOffset>3776345</wp:posOffset>
                </wp:positionH>
                <wp:positionV relativeFrom="paragraph">
                  <wp:posOffset>835660</wp:posOffset>
                </wp:positionV>
                <wp:extent cx="52070" cy="728345"/>
                <wp:effectExtent l="76200" t="0" r="24130" b="33655"/>
                <wp:wrapNone/>
                <wp:docPr id="312"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2070" cy="728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858C3A" id="AutoShape 56" o:spid="_x0000_s1026" type="#_x0000_t32" style="position:absolute;margin-left:297.35pt;margin-top:65.8pt;width:4.1pt;height:57.3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">
                <v:stroke endarrow="block"/>
                <o:lock v:ext="edit" shapetype="f"/>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2752" behindDoc="0" locked="0" layoutInCell="1" allowOverlap="1" wp14:anchorId="13CD352B" wp14:editId="427D78E7">
                <wp:simplePos x="0" y="0"/>
                <wp:positionH relativeFrom="column">
                  <wp:posOffset>2214880</wp:posOffset>
                </wp:positionH>
                <wp:positionV relativeFrom="paragraph">
                  <wp:posOffset>1771015</wp:posOffset>
                </wp:positionV>
                <wp:extent cx="1613535" cy="707390"/>
                <wp:effectExtent l="0" t="38100" r="43815" b="16510"/>
                <wp:wrapNone/>
                <wp:docPr id="311"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613535" cy="707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05D798" id="AutoShape 55" o:spid="_x0000_s1026" type="#_x0000_t32" style="position:absolute;margin-left:174.4pt;margin-top:139.45pt;width:127.05pt;height:55.7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">
                <v:stroke endarrow="block"/>
                <o:lock v:ext="edit" shapetype="f"/>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1728" behindDoc="0" locked="0" layoutInCell="1" allowOverlap="1" wp14:anchorId="62941E4B" wp14:editId="675AFE0F">
                <wp:simplePos x="0" y="0"/>
                <wp:positionH relativeFrom="column">
                  <wp:posOffset>2214880</wp:posOffset>
                </wp:positionH>
                <wp:positionV relativeFrom="paragraph">
                  <wp:posOffset>1874520</wp:posOffset>
                </wp:positionV>
                <wp:extent cx="836930" cy="457200"/>
                <wp:effectExtent l="0" t="38100" r="39370" b="0"/>
                <wp:wrapNone/>
                <wp:docPr id="310"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3693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9B76AB" id="AutoShape 54" o:spid="_x0000_s1026" type="#_x0000_t32" style="position:absolute;margin-left:174.4pt;margin-top:147.6pt;width:65.9pt;height:36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">
                <v:stroke endarrow="block"/>
                <o:lock v:ext="edit" shapetype="f"/>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0704" behindDoc="0" locked="0" layoutInCell="1" allowOverlap="1" wp14:anchorId="28D164FC" wp14:editId="041BE1BB">
                <wp:simplePos x="0" y="0"/>
                <wp:positionH relativeFrom="column">
                  <wp:posOffset>1706245</wp:posOffset>
                </wp:positionH>
                <wp:positionV relativeFrom="paragraph">
                  <wp:posOffset>1874520</wp:posOffset>
                </wp:positionV>
                <wp:extent cx="198120" cy="396875"/>
                <wp:effectExtent l="38100" t="38100" r="11430" b="3175"/>
                <wp:wrapNone/>
                <wp:docPr id="309"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98120" cy="396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BC576D" id="AutoShape 53" o:spid="_x0000_s1026" type="#_x0000_t32" style="position:absolute;margin-left:134.35pt;margin-top:147.6pt;width:15.6pt;height:31.2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">
                <v:stroke endarrow="block"/>
                <o:lock v:ext="edit" shapetype="f"/>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19680" behindDoc="0" locked="0" layoutInCell="1" allowOverlap="1" wp14:anchorId="3CAF6FAB" wp14:editId="315BB775">
                <wp:simplePos x="0" y="0"/>
                <wp:positionH relativeFrom="column">
                  <wp:posOffset>3051810</wp:posOffset>
                </wp:positionH>
                <wp:positionV relativeFrom="paragraph">
                  <wp:posOffset>835660</wp:posOffset>
                </wp:positionV>
                <wp:extent cx="577850" cy="504190"/>
                <wp:effectExtent l="38100" t="0" r="12700" b="29210"/>
                <wp:wrapNone/>
                <wp:docPr id="308"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7850" cy="504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37D316" id="AutoShape 52" o:spid="_x0000_s1026" type="#_x0000_t32" style="position:absolute;margin-left:240.3pt;margin-top:65.8pt;width:45.5pt;height:39.7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">
                <v:stroke endarrow="block"/>
                <o:lock v:ext="edit" shapetype="f"/>
              </v:shape>
            </w:pict>
          </mc:Fallback>
        </mc:AlternateContent>
      </w:r>
      <w:r w:rsidR="00A73DB2" w:rsidRPr="000E63EC">
        <w:rPr>
          <w:rFonts w:asciiTheme="minorHAnsi" w:hAnsiTheme="minorHAnsi" w:cstheme="minorHAnsi"/>
          <w:noProof/>
          <w:color w:val="C0504D" w:themeColor="accent2"/>
          <w:sz w:val="22"/>
          <w:szCs w:val="22"/>
          <w:lang w:val="en-GB" w:eastAsia="en-GB"/>
        </w:rPr>
        <w:drawing>
          <wp:inline distT="0" distB="0" distL="0" distR="0" wp14:anchorId="2699D028" wp14:editId="75D36166">
            <wp:extent cx="5391785" cy="2087880"/>
            <wp:effectExtent l="1905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391785" cy="2087880"/>
                    </a:xfrm>
                    <a:prstGeom prst="rect">
                      <a:avLst/>
                    </a:prstGeom>
                    <a:noFill/>
                    <a:ln w="9525">
                      <a:noFill/>
                      <a:miter lim="800000"/>
                      <a:headEnd/>
                      <a:tailEnd/>
                    </a:ln>
                  </pic:spPr>
                </pic:pic>
              </a:graphicData>
            </a:graphic>
          </wp:inline>
        </w:drawing>
      </w:r>
    </w:p>
    <w:p w14:paraId="7E86AA83" w14:textId="77777777" w:rsidR="00A73DB2" w:rsidRPr="00F1197B" w:rsidRDefault="006864BA" w:rsidP="002A207E">
      <w:pPr>
        <w:pStyle w:val="Default"/>
        <w:spacing w:line="360" w:lineRule="auto"/>
        <w:jc w:val="both"/>
        <w:rPr>
          <w:rFonts w:asciiTheme="minorHAnsi" w:hAnsiTheme="minorHAnsi" w:cstheme="minorHAnsi"/>
          <w:color w:val="C0504D" w:themeColor="accent2"/>
          <w:sz w:val="22"/>
          <w:szCs w:val="22"/>
        </w:rPr>
      </w:pP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17632" behindDoc="0" locked="0" layoutInCell="1" allowOverlap="1" wp14:anchorId="494C8236" wp14:editId="172C2AB6">
                <wp:simplePos x="0" y="0"/>
                <wp:positionH relativeFrom="column">
                  <wp:posOffset>1542415</wp:posOffset>
                </wp:positionH>
                <wp:positionV relativeFrom="paragraph">
                  <wp:posOffset>40005</wp:posOffset>
                </wp:positionV>
                <wp:extent cx="672465" cy="514985"/>
                <wp:effectExtent l="0" t="0" r="0" b="0"/>
                <wp:wrapNone/>
                <wp:docPr id="30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2465" cy="514985"/>
                        </a:xfrm>
                        <a:prstGeom prst="rect">
                          <a:avLst/>
                        </a:prstGeom>
                        <a:solidFill>
                          <a:srgbClr val="FFFFFF"/>
                        </a:solidFill>
                        <a:ln w="9525">
                          <a:solidFill>
                            <a:srgbClr val="000000"/>
                          </a:solidFill>
                          <a:miter lim="800000"/>
                          <a:headEnd/>
                          <a:tailEnd/>
                        </a:ln>
                      </wps:spPr>
                      <wps:txbx>
                        <w:txbxContent>
                          <w:p w14:paraId="3E23EA72" w14:textId="77777777" w:rsidR="003026EC" w:rsidRDefault="003026EC" w:rsidP="00A73DB2">
                            <w:pPr>
                              <w:jc w:val="center"/>
                            </w:pPr>
                            <w:proofErr w:type="spellStart"/>
                            <w:r>
                              <w:t>Leaf</w:t>
                            </w:r>
                            <w:proofErr w:type="spellEnd"/>
                            <w:r>
                              <w:t xml:space="preserve"> (rama)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4C8236" id="Text_x0020_Box_x0020_50" o:spid="_x0000_s1037" type="#_x0000_t202" style="position:absolute;left:0;text-align:left;margin-left:121.45pt;margin-top:3.15pt;width:52.95pt;height:40.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">
                <v:path arrowok="t"/>
                <v:textbox>
                  <w:txbxContent>
                    <w:p w14:paraId="3E23EA72" w14:textId="77777777" w:rsidR="003026EC" w:rsidRDefault="003026EC" w:rsidP="00A73DB2">
                      <w:pPr>
                        <w:jc w:val="center"/>
                      </w:pPr>
                      <w:proofErr w:type="spellStart"/>
                      <w:r>
                        <w:t>Leaf</w:t>
                      </w:r>
                      <w:proofErr w:type="spellEnd"/>
                      <w:r>
                        <w:t xml:space="preserve"> (rama)</w:t>
                      </w:r>
                    </w:p>
                  </w:txbxContent>
                </v:textbox>
              </v:shape>
            </w:pict>
          </mc:Fallback>
        </mc:AlternateContent>
      </w:r>
    </w:p>
    <w:p w14:paraId="0F486ECF" w14:textId="77777777" w:rsidR="00A73DB2" w:rsidRPr="00AF1874" w:rsidRDefault="00A73DB2" w:rsidP="002A207E">
      <w:pPr>
        <w:pStyle w:val="Default"/>
        <w:spacing w:line="360" w:lineRule="auto"/>
        <w:jc w:val="both"/>
        <w:rPr>
          <w:rFonts w:asciiTheme="minorHAnsi" w:hAnsiTheme="minorHAnsi" w:cstheme="minorHAnsi"/>
          <w:color w:val="C0504D" w:themeColor="accent2"/>
          <w:sz w:val="22"/>
          <w:szCs w:val="22"/>
        </w:rPr>
      </w:pPr>
      <w:r w:rsidRPr="00AF1874">
        <w:rPr>
          <w:rFonts w:asciiTheme="minorHAnsi" w:hAnsiTheme="minorHAnsi" w:cstheme="minorHAnsi"/>
          <w:color w:val="C0504D" w:themeColor="accent2"/>
          <w:sz w:val="22"/>
          <w:szCs w:val="22"/>
        </w:rPr>
        <w:t xml:space="preserve"> </w:t>
      </w:r>
    </w:p>
    <w:p w14:paraId="68CFC18E" w14:textId="77777777" w:rsidR="00A73DB2" w:rsidRPr="00EF767E" w:rsidRDefault="00740FA0" w:rsidP="002A207E">
      <w:pPr>
        <w:pStyle w:val="Heading3"/>
      </w:pPr>
      <w:bookmarkStart w:id="110" w:name="_Toc488444258"/>
      <w:commentRangeEnd w:id="109"/>
      <w:r>
        <w:rPr>
          <w:rStyle w:val="CommentReference"/>
          <w:rFonts w:asciiTheme="minorHAnsi" w:eastAsiaTheme="minorHAnsi" w:hAnsiTheme="minorHAnsi" w:cstheme="minorBidi"/>
          <w:b w:val="0"/>
          <w:bCs w:val="0"/>
          <w:lang w:val="es-ES"/>
        </w:rPr>
        <w:lastRenderedPageBreak/>
        <w:commentReference w:id="109"/>
      </w:r>
      <w:r w:rsidR="00A73DB2" w:rsidRPr="00EF767E">
        <w:t xml:space="preserve">Análisis e Interpretación de un </w:t>
      </w:r>
      <w:proofErr w:type="spellStart"/>
      <w:r w:rsidR="00A73DB2" w:rsidRPr="00EF767E">
        <w:t>dendrograma</w:t>
      </w:r>
      <w:bookmarkEnd w:id="110"/>
      <w:proofErr w:type="spellEnd"/>
    </w:p>
    <w:p w14:paraId="054153EF" w14:textId="77777777" w:rsidR="00A73DB2" w:rsidRDefault="00A73DB2" w:rsidP="002A207E">
      <w:pPr>
        <w:pStyle w:val="Default"/>
        <w:spacing w:line="360" w:lineRule="auto"/>
        <w:jc w:val="both"/>
        <w:rPr>
          <w:rFonts w:asciiTheme="minorHAnsi" w:hAnsiTheme="minorHAnsi" w:cstheme="minorHAnsi"/>
          <w:color w:val="C0504D" w:themeColor="accent2"/>
          <w:sz w:val="22"/>
          <w:szCs w:val="22"/>
        </w:rPr>
      </w:pPr>
    </w:p>
    <w:p w14:paraId="363DA827" w14:textId="77777777" w:rsidR="00A73DB2" w:rsidRPr="006550C3" w:rsidRDefault="00A73DB2" w:rsidP="002A207E">
      <w:pPr>
        <w:pStyle w:val="Default"/>
        <w:spacing w:line="360" w:lineRule="auto"/>
        <w:jc w:val="both"/>
        <w:rPr>
          <w:rFonts w:ascii="Georgia" w:hAnsi="Georgia" w:cstheme="minorHAnsi"/>
          <w:color w:val="auto"/>
          <w:sz w:val="22"/>
          <w:szCs w:val="22"/>
        </w:rPr>
      </w:pPr>
      <w:r w:rsidRPr="006550C3">
        <w:rPr>
          <w:rFonts w:ascii="Georgia" w:hAnsi="Georgia" w:cstheme="minorHAnsi"/>
          <w:color w:val="auto"/>
          <w:sz w:val="22"/>
          <w:szCs w:val="22"/>
        </w:rPr>
        <w:t>Como se puede observar en la Fig</w:t>
      </w:r>
      <w:r>
        <w:rPr>
          <w:rFonts w:ascii="Georgia" w:hAnsi="Georgia" w:cstheme="minorHAnsi"/>
          <w:color w:val="auto"/>
          <w:sz w:val="22"/>
          <w:szCs w:val="22"/>
        </w:rPr>
        <w:t xml:space="preserve">ura </w:t>
      </w:r>
      <w:r w:rsidR="008A2A07">
        <w:rPr>
          <w:rFonts w:ascii="Georgia" w:hAnsi="Georgia" w:cstheme="minorHAnsi"/>
          <w:color w:val="auto"/>
          <w:sz w:val="22"/>
          <w:szCs w:val="22"/>
        </w:rPr>
        <w:t>3</w:t>
      </w:r>
      <w:r w:rsidRPr="006550C3">
        <w:rPr>
          <w:rFonts w:ascii="Georgia" w:hAnsi="Georgia" w:cstheme="minorHAnsi"/>
          <w:color w:val="auto"/>
          <w:sz w:val="22"/>
          <w:szCs w:val="22"/>
        </w:rPr>
        <w:t xml:space="preserve">, un </w:t>
      </w:r>
      <w:proofErr w:type="spellStart"/>
      <w:r w:rsidRPr="006550C3">
        <w:rPr>
          <w:rFonts w:ascii="Georgia" w:hAnsi="Georgia" w:cstheme="minorHAnsi"/>
          <w:color w:val="auto"/>
          <w:sz w:val="22"/>
          <w:szCs w:val="22"/>
        </w:rPr>
        <w:t>dendrograma</w:t>
      </w:r>
      <w:proofErr w:type="spellEnd"/>
      <w:r w:rsidRPr="006550C3">
        <w:rPr>
          <w:rFonts w:ascii="Georgia" w:hAnsi="Georgia" w:cstheme="minorHAnsi"/>
          <w:color w:val="auto"/>
          <w:sz w:val="22"/>
          <w:szCs w:val="22"/>
        </w:rPr>
        <w:t xml:space="preserve"> está formado básicamente por </w:t>
      </w:r>
      <w:r w:rsidRPr="006550C3">
        <w:rPr>
          <w:rFonts w:ascii="Georgia" w:hAnsi="Georgia" w:cstheme="minorHAnsi"/>
          <w:i/>
          <w:color w:val="auto"/>
          <w:sz w:val="22"/>
          <w:szCs w:val="22"/>
        </w:rPr>
        <w:t>Nodos</w:t>
      </w:r>
      <w:r w:rsidRPr="006550C3">
        <w:rPr>
          <w:rFonts w:ascii="Georgia" w:hAnsi="Georgia" w:cstheme="minorHAnsi"/>
          <w:color w:val="auto"/>
          <w:sz w:val="22"/>
          <w:szCs w:val="22"/>
        </w:rPr>
        <w:t xml:space="preserve"> y </w:t>
      </w:r>
      <w:r w:rsidRPr="006550C3">
        <w:rPr>
          <w:rFonts w:ascii="Georgia" w:hAnsi="Georgia" w:cstheme="minorHAnsi"/>
          <w:i/>
          <w:color w:val="auto"/>
          <w:sz w:val="22"/>
          <w:szCs w:val="22"/>
        </w:rPr>
        <w:t>Ramas</w:t>
      </w:r>
      <w:r w:rsidRPr="006550C3">
        <w:rPr>
          <w:rFonts w:ascii="Georgia" w:hAnsi="Georgia" w:cstheme="minorHAnsi"/>
          <w:color w:val="auto"/>
          <w:sz w:val="22"/>
          <w:szCs w:val="22"/>
        </w:rPr>
        <w:t>, donde los nodos pueden compartir una única rama o varias, no existiendo un límite real en el número de subdivisiones que puedan aparecer.</w:t>
      </w:r>
    </w:p>
    <w:p w14:paraId="7668C013" w14:textId="77777777" w:rsidR="00A73DB2" w:rsidRDefault="00A73DB2" w:rsidP="002A207E">
      <w:pPr>
        <w:pStyle w:val="Default"/>
        <w:spacing w:line="360" w:lineRule="auto"/>
        <w:jc w:val="both"/>
        <w:rPr>
          <w:rFonts w:asciiTheme="minorHAnsi" w:hAnsiTheme="minorHAnsi" w:cstheme="minorHAnsi"/>
          <w:color w:val="C0504D" w:themeColor="accent2"/>
          <w:sz w:val="22"/>
          <w:szCs w:val="22"/>
        </w:rPr>
      </w:pPr>
    </w:p>
    <w:p w14:paraId="2B9D85ED" w14:textId="77777777" w:rsidR="00401308" w:rsidRDefault="00401308" w:rsidP="002A207E">
      <w:pPr>
        <w:pStyle w:val="Default"/>
        <w:spacing w:line="360" w:lineRule="auto"/>
        <w:jc w:val="both"/>
        <w:rPr>
          <w:rFonts w:asciiTheme="minorHAnsi" w:hAnsiTheme="minorHAnsi" w:cstheme="minorHAnsi"/>
          <w:color w:val="C0504D" w:themeColor="accent2"/>
          <w:sz w:val="22"/>
          <w:szCs w:val="22"/>
        </w:rPr>
      </w:pPr>
    </w:p>
    <w:p w14:paraId="552793A9" w14:textId="77777777" w:rsidR="00A73DB2" w:rsidRPr="00EF767E" w:rsidRDefault="00EF767E" w:rsidP="002A207E">
      <w:pPr>
        <w:pStyle w:val="Heading3"/>
      </w:pPr>
      <w:bookmarkStart w:id="111" w:name="_Toc488444259"/>
      <w:r w:rsidRPr="00EF767E">
        <w:t>Disposición de los elementos</w:t>
      </w:r>
      <w:bookmarkEnd w:id="111"/>
    </w:p>
    <w:p w14:paraId="6A58ADEF" w14:textId="77777777" w:rsidR="00EF767E" w:rsidRDefault="00EF767E" w:rsidP="002A207E">
      <w:pPr>
        <w:pStyle w:val="Default"/>
        <w:spacing w:line="360" w:lineRule="auto"/>
        <w:jc w:val="both"/>
        <w:rPr>
          <w:rFonts w:ascii="Georgia" w:hAnsi="Georgia" w:cstheme="minorHAnsi"/>
          <w:color w:val="auto"/>
          <w:sz w:val="22"/>
          <w:szCs w:val="22"/>
        </w:rPr>
      </w:pPr>
    </w:p>
    <w:p w14:paraId="6715871C" w14:textId="77777777" w:rsidR="00A73DB2" w:rsidRPr="009845D2" w:rsidRDefault="00A73DB2" w:rsidP="002A207E">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Un </w:t>
      </w:r>
      <w:proofErr w:type="spellStart"/>
      <w:r w:rsidRPr="009845D2">
        <w:rPr>
          <w:rFonts w:ascii="Georgia" w:hAnsi="Georgia" w:cstheme="minorHAnsi"/>
          <w:color w:val="auto"/>
          <w:sz w:val="22"/>
          <w:szCs w:val="22"/>
        </w:rPr>
        <w:t>dendrograma</w:t>
      </w:r>
      <w:proofErr w:type="spellEnd"/>
      <w:r w:rsidRPr="009845D2">
        <w:rPr>
          <w:rFonts w:ascii="Georgia" w:hAnsi="Georgia" w:cstheme="minorHAnsi"/>
          <w:color w:val="auto"/>
          <w:sz w:val="22"/>
          <w:szCs w:val="22"/>
        </w:rPr>
        <w:t xml:space="preserve"> se puede interpretar de dos formas diferentes, dependiendo del objetivo </w:t>
      </w:r>
      <w:r>
        <w:rPr>
          <w:rFonts w:ascii="Georgia" w:hAnsi="Georgia" w:cstheme="minorHAnsi"/>
          <w:color w:val="auto"/>
          <w:sz w:val="22"/>
          <w:szCs w:val="22"/>
        </w:rPr>
        <w:t xml:space="preserve">a </w:t>
      </w:r>
      <w:r w:rsidRPr="009845D2">
        <w:rPr>
          <w:rFonts w:ascii="Georgia" w:hAnsi="Georgia" w:cstheme="minorHAnsi"/>
          <w:color w:val="auto"/>
          <w:sz w:val="22"/>
          <w:szCs w:val="22"/>
        </w:rPr>
        <w:t xml:space="preserve">conseguir: si se quiere identificar grupos genéricos a gran escala, o si el objetivo es analizar la similitud entre diferentes secciones individuales. </w:t>
      </w:r>
    </w:p>
    <w:p w14:paraId="3FED1C7B" w14:textId="77777777" w:rsidR="00A73DB2" w:rsidRPr="009845D2" w:rsidRDefault="00A73DB2" w:rsidP="002A207E">
      <w:pPr>
        <w:pStyle w:val="Default"/>
        <w:spacing w:line="360" w:lineRule="auto"/>
        <w:jc w:val="both"/>
        <w:rPr>
          <w:rFonts w:ascii="Georgia" w:hAnsi="Georgia" w:cstheme="minorHAnsi"/>
          <w:color w:val="auto"/>
          <w:sz w:val="22"/>
          <w:szCs w:val="22"/>
        </w:rPr>
      </w:pPr>
    </w:p>
    <w:p w14:paraId="066A7653" w14:textId="77777777" w:rsidR="00A73DB2" w:rsidRPr="009845D2" w:rsidRDefault="00A73DB2" w:rsidP="002A207E">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En el primer caso, se inicia la lectura del </w:t>
      </w:r>
      <w:proofErr w:type="spellStart"/>
      <w:r w:rsidRPr="009845D2">
        <w:rPr>
          <w:rFonts w:ascii="Georgia" w:hAnsi="Georgia" w:cstheme="minorHAnsi"/>
          <w:color w:val="auto"/>
          <w:sz w:val="22"/>
          <w:szCs w:val="22"/>
        </w:rPr>
        <w:t>dendrograma</w:t>
      </w:r>
      <w:proofErr w:type="spellEnd"/>
      <w:r w:rsidRPr="009845D2">
        <w:rPr>
          <w:rFonts w:ascii="Georgia" w:hAnsi="Georgia" w:cstheme="minorHAnsi"/>
          <w:color w:val="auto"/>
          <w:sz w:val="22"/>
          <w:szCs w:val="22"/>
        </w:rPr>
        <w:t xml:space="preserve"> de forma descendente, de arriba a abajo (top-</w:t>
      </w:r>
      <w:proofErr w:type="spellStart"/>
      <w:r w:rsidRPr="009845D2">
        <w:rPr>
          <w:rFonts w:ascii="Georgia" w:hAnsi="Georgia" w:cstheme="minorHAnsi"/>
          <w:color w:val="auto"/>
          <w:sz w:val="22"/>
          <w:szCs w:val="22"/>
        </w:rPr>
        <w:t>down</w:t>
      </w:r>
      <w:proofErr w:type="spellEnd"/>
      <w:r w:rsidRPr="009845D2">
        <w:rPr>
          <w:rFonts w:ascii="Georgia" w:hAnsi="Georgia" w:cstheme="minorHAnsi"/>
          <w:color w:val="auto"/>
          <w:sz w:val="22"/>
          <w:szCs w:val="22"/>
        </w:rPr>
        <w:t xml:space="preserve">), identificando en primer lugar aquellos puntos de ramificación posicionados en las partes superiores de nuestro árbol resultante. </w:t>
      </w:r>
    </w:p>
    <w:p w14:paraId="3D4A0740" w14:textId="77777777" w:rsidR="00A73DB2" w:rsidRPr="009845D2" w:rsidRDefault="00A73DB2" w:rsidP="002A207E">
      <w:pPr>
        <w:pStyle w:val="Default"/>
        <w:spacing w:line="360" w:lineRule="auto"/>
        <w:jc w:val="both"/>
        <w:rPr>
          <w:rFonts w:ascii="Georgia" w:hAnsi="Georgia" w:cstheme="minorHAnsi"/>
          <w:color w:val="auto"/>
          <w:sz w:val="22"/>
          <w:szCs w:val="22"/>
        </w:rPr>
      </w:pPr>
    </w:p>
    <w:p w14:paraId="5C04E576" w14:textId="77777777" w:rsidR="00A73DB2" w:rsidRDefault="00A73DB2" w:rsidP="002A207E">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En el segundo caso, </w:t>
      </w:r>
      <w:r>
        <w:rPr>
          <w:rFonts w:ascii="Georgia" w:hAnsi="Georgia" w:cstheme="minorHAnsi"/>
          <w:color w:val="auto"/>
          <w:sz w:val="22"/>
          <w:szCs w:val="22"/>
        </w:rPr>
        <w:t xml:space="preserve">al que pertenece nuestro ejemplo de esta sección, </w:t>
      </w:r>
      <w:r w:rsidRPr="009845D2">
        <w:rPr>
          <w:rFonts w:ascii="Georgia" w:hAnsi="Georgia" w:cstheme="minorHAnsi"/>
          <w:color w:val="auto"/>
          <w:sz w:val="22"/>
          <w:szCs w:val="22"/>
        </w:rPr>
        <w:t>realizamos la lectura de abajo a arriba (</w:t>
      </w:r>
      <w:proofErr w:type="spellStart"/>
      <w:r w:rsidRPr="009845D2">
        <w:rPr>
          <w:rFonts w:ascii="Georgia" w:hAnsi="Georgia" w:cstheme="minorHAnsi"/>
          <w:color w:val="auto"/>
          <w:sz w:val="22"/>
          <w:szCs w:val="22"/>
        </w:rPr>
        <w:t>bottom</w:t>
      </w:r>
      <w:proofErr w:type="spellEnd"/>
      <w:r w:rsidRPr="009845D2">
        <w:rPr>
          <w:rFonts w:ascii="Georgia" w:hAnsi="Georgia" w:cstheme="minorHAnsi"/>
          <w:color w:val="auto"/>
          <w:sz w:val="22"/>
          <w:szCs w:val="22"/>
        </w:rPr>
        <w:t>-up) identificando primero los nodos que nos vamos encontrando, y así</w:t>
      </w:r>
      <w:r>
        <w:rPr>
          <w:rFonts w:ascii="Georgia" w:hAnsi="Georgia" w:cstheme="minorHAnsi"/>
          <w:color w:val="auto"/>
          <w:sz w:val="22"/>
          <w:szCs w:val="22"/>
        </w:rPr>
        <w:t>,</w:t>
      </w:r>
      <w:r w:rsidRPr="009845D2">
        <w:rPr>
          <w:rFonts w:ascii="Georgia" w:hAnsi="Georgia" w:cstheme="minorHAnsi"/>
          <w:color w:val="auto"/>
          <w:sz w:val="22"/>
          <w:szCs w:val="22"/>
        </w:rPr>
        <w:t xml:space="preserve"> unirlos </w:t>
      </w:r>
      <w:r>
        <w:rPr>
          <w:rFonts w:ascii="Georgia" w:hAnsi="Georgia" w:cstheme="minorHAnsi"/>
          <w:color w:val="auto"/>
          <w:sz w:val="22"/>
          <w:szCs w:val="22"/>
        </w:rPr>
        <w:t xml:space="preserve">progresivamente, </w:t>
      </w:r>
      <w:r w:rsidRPr="009845D2">
        <w:rPr>
          <w:rFonts w:ascii="Georgia" w:hAnsi="Georgia" w:cstheme="minorHAnsi"/>
          <w:color w:val="auto"/>
          <w:sz w:val="22"/>
          <w:szCs w:val="22"/>
        </w:rPr>
        <w:t xml:space="preserve">a medida que se avanza por la estructura en la lectura ascendente. </w:t>
      </w:r>
    </w:p>
    <w:p w14:paraId="42E3B715" w14:textId="77777777" w:rsidR="00A73DB2" w:rsidRDefault="00A73DB2" w:rsidP="002A207E">
      <w:pPr>
        <w:pStyle w:val="Default"/>
        <w:spacing w:line="360" w:lineRule="auto"/>
        <w:jc w:val="both"/>
        <w:rPr>
          <w:rFonts w:ascii="Georgia" w:hAnsi="Georgia" w:cstheme="minorHAnsi"/>
          <w:color w:val="auto"/>
          <w:sz w:val="22"/>
          <w:szCs w:val="22"/>
        </w:rPr>
      </w:pPr>
    </w:p>
    <w:p w14:paraId="34F38AF4" w14:textId="77777777" w:rsidR="00A73DB2" w:rsidRDefault="00A73DB2" w:rsidP="002A207E">
      <w:pPr>
        <w:pStyle w:val="Default"/>
        <w:spacing w:line="360" w:lineRule="auto"/>
        <w:jc w:val="both"/>
        <w:rPr>
          <w:rFonts w:ascii="Georgia" w:hAnsi="Georgia" w:cstheme="minorHAnsi"/>
          <w:color w:val="auto"/>
          <w:sz w:val="22"/>
          <w:szCs w:val="22"/>
        </w:rPr>
      </w:pPr>
      <w:r>
        <w:rPr>
          <w:rFonts w:ascii="Georgia" w:hAnsi="Georgia" w:cstheme="minorHAnsi"/>
          <w:color w:val="auto"/>
          <w:sz w:val="22"/>
          <w:szCs w:val="22"/>
        </w:rPr>
        <w:t xml:space="preserve">Volviendo a la figura </w:t>
      </w:r>
      <w:r w:rsidR="00BC2CD7">
        <w:rPr>
          <w:rFonts w:ascii="Georgia" w:hAnsi="Georgia" w:cstheme="minorHAnsi"/>
          <w:color w:val="auto"/>
          <w:sz w:val="22"/>
          <w:szCs w:val="22"/>
        </w:rPr>
        <w:t>3</w:t>
      </w:r>
      <w:r>
        <w:rPr>
          <w:rFonts w:ascii="Georgia" w:hAnsi="Georgia" w:cstheme="minorHAnsi"/>
          <w:color w:val="auto"/>
          <w:sz w:val="22"/>
          <w:szCs w:val="22"/>
        </w:rPr>
        <w:t>, e</w:t>
      </w:r>
      <w:r w:rsidRPr="00123E8F">
        <w:rPr>
          <w:rFonts w:ascii="Georgia" w:hAnsi="Georgia" w:cstheme="minorHAnsi"/>
          <w:color w:val="auto"/>
          <w:sz w:val="22"/>
          <w:szCs w:val="22"/>
        </w:rPr>
        <w:t xml:space="preserve">ste tipo de representación nos indica la similitud entre </w:t>
      </w:r>
      <w:r>
        <w:rPr>
          <w:rFonts w:ascii="Georgia" w:hAnsi="Georgia" w:cstheme="minorHAnsi"/>
          <w:color w:val="auto"/>
          <w:sz w:val="22"/>
          <w:szCs w:val="22"/>
        </w:rPr>
        <w:t xml:space="preserve">los valores obtenidos por los sensores por día, en base a </w:t>
      </w:r>
      <w:r w:rsidRPr="00123E8F">
        <w:rPr>
          <w:rFonts w:ascii="Georgia" w:hAnsi="Georgia" w:cstheme="minorHAnsi"/>
          <w:color w:val="auto"/>
          <w:sz w:val="22"/>
          <w:szCs w:val="22"/>
        </w:rPr>
        <w:t xml:space="preserve">la disposición que </w:t>
      </w:r>
      <w:r>
        <w:rPr>
          <w:rFonts w:ascii="Georgia" w:hAnsi="Georgia" w:cstheme="minorHAnsi"/>
          <w:color w:val="auto"/>
          <w:sz w:val="22"/>
          <w:szCs w:val="22"/>
        </w:rPr>
        <w:t xml:space="preserve">se </w:t>
      </w:r>
      <w:r w:rsidRPr="00123E8F">
        <w:rPr>
          <w:rFonts w:ascii="Georgia" w:hAnsi="Georgia" w:cstheme="minorHAnsi"/>
          <w:color w:val="auto"/>
          <w:sz w:val="22"/>
          <w:szCs w:val="22"/>
        </w:rPr>
        <w:t xml:space="preserve">tiene en el </w:t>
      </w:r>
      <w:proofErr w:type="spellStart"/>
      <w:r w:rsidRPr="00123E8F">
        <w:rPr>
          <w:rFonts w:ascii="Georgia" w:hAnsi="Georgia" w:cstheme="minorHAnsi"/>
          <w:color w:val="auto"/>
          <w:sz w:val="22"/>
          <w:szCs w:val="22"/>
        </w:rPr>
        <w:t>dendrograma</w:t>
      </w:r>
      <w:proofErr w:type="spellEnd"/>
      <w:r w:rsidRPr="00123E8F">
        <w:rPr>
          <w:rFonts w:ascii="Georgia" w:hAnsi="Georgia" w:cstheme="minorHAnsi"/>
          <w:color w:val="auto"/>
          <w:sz w:val="22"/>
          <w:szCs w:val="22"/>
        </w:rPr>
        <w:t xml:space="preserve">. </w:t>
      </w:r>
    </w:p>
    <w:p w14:paraId="7E2682CF" w14:textId="77777777" w:rsidR="00A73DB2" w:rsidRPr="00834171" w:rsidRDefault="00A73DB2" w:rsidP="002A207E">
      <w:pPr>
        <w:pStyle w:val="Default"/>
        <w:spacing w:line="360" w:lineRule="auto"/>
        <w:jc w:val="both"/>
        <w:rPr>
          <w:rFonts w:ascii="Georgia" w:hAnsi="Georgia" w:cstheme="minorHAnsi"/>
          <w:color w:val="auto"/>
          <w:sz w:val="22"/>
          <w:szCs w:val="22"/>
        </w:rPr>
      </w:pPr>
    </w:p>
    <w:p w14:paraId="26754D0A" w14:textId="77777777" w:rsidR="00A73DB2" w:rsidRPr="00895FD6" w:rsidRDefault="00A73DB2" w:rsidP="002A207E">
      <w:pPr>
        <w:pStyle w:val="Default"/>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 xml:space="preserve">En líneas generales, la interpretación de un </w:t>
      </w:r>
      <w:proofErr w:type="spellStart"/>
      <w:r w:rsidRPr="00895FD6">
        <w:rPr>
          <w:rFonts w:ascii="Georgia" w:hAnsi="Georgia" w:cstheme="minorHAnsi"/>
          <w:color w:val="auto"/>
          <w:sz w:val="22"/>
          <w:szCs w:val="22"/>
        </w:rPr>
        <w:t>dendrograma</w:t>
      </w:r>
      <w:proofErr w:type="spellEnd"/>
      <w:r w:rsidRPr="00895FD6">
        <w:rPr>
          <w:rFonts w:ascii="Georgia" w:hAnsi="Georgia" w:cstheme="minorHAnsi"/>
          <w:color w:val="auto"/>
          <w:sz w:val="22"/>
          <w:szCs w:val="22"/>
        </w:rPr>
        <w:t xml:space="preserve"> se basa en ciertas reglas:</w:t>
      </w:r>
    </w:p>
    <w:p w14:paraId="7D194CA0" w14:textId="77777777" w:rsidR="00A73DB2" w:rsidRPr="00895FD6" w:rsidRDefault="00A73DB2" w:rsidP="0009119A">
      <w:pPr>
        <w:pStyle w:val="Default"/>
        <w:jc w:val="both"/>
        <w:rPr>
          <w:rFonts w:ascii="Georgia" w:hAnsi="Georgia" w:cstheme="minorHAnsi"/>
          <w:color w:val="auto"/>
          <w:sz w:val="22"/>
          <w:szCs w:val="22"/>
        </w:rPr>
      </w:pPr>
    </w:p>
    <w:p w14:paraId="4E9D87B7" w14:textId="77777777" w:rsidR="00A73DB2" w:rsidRDefault="00A73DB2" w:rsidP="002A207E">
      <w:pPr>
        <w:pStyle w:val="Default"/>
        <w:numPr>
          <w:ilvl w:val="0"/>
          <w:numId w:val="13"/>
        </w:numPr>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La disposición de los nodos constituidos indican la similitud entre los elementos.</w:t>
      </w:r>
    </w:p>
    <w:p w14:paraId="0C6C5F69" w14:textId="77777777" w:rsidR="00A73DB2" w:rsidRPr="00895FD6" w:rsidRDefault="00A73DB2" w:rsidP="00C92A25">
      <w:pPr>
        <w:pStyle w:val="Default"/>
        <w:spacing w:line="360" w:lineRule="auto"/>
        <w:jc w:val="both"/>
        <w:rPr>
          <w:rFonts w:ascii="Georgia" w:hAnsi="Georgia" w:cstheme="minorHAnsi"/>
          <w:color w:val="auto"/>
          <w:sz w:val="22"/>
          <w:szCs w:val="22"/>
        </w:rPr>
      </w:pPr>
    </w:p>
    <w:p w14:paraId="3494F026" w14:textId="77777777" w:rsidR="00A73DB2" w:rsidRDefault="00A73DB2" w:rsidP="002A207E">
      <w:pPr>
        <w:pStyle w:val="Default"/>
        <w:numPr>
          <w:ilvl w:val="0"/>
          <w:numId w:val="13"/>
        </w:numPr>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La altura que presentan los puntos de unión (ramificación) indica lo semejantes o diferentes son las ramas, de tal forma que a mayor altura, mayor diferencia presentan entre sí.</w:t>
      </w:r>
    </w:p>
    <w:p w14:paraId="50CDB3B3" w14:textId="77777777" w:rsidR="00C92A25" w:rsidRDefault="00C92A25" w:rsidP="00C92A25">
      <w:pPr>
        <w:pStyle w:val="ListParagraph"/>
        <w:rPr>
          <w:rFonts w:ascii="Georgia" w:hAnsi="Georgia" w:cstheme="minorHAnsi"/>
        </w:rPr>
      </w:pPr>
    </w:p>
    <w:p w14:paraId="7E73C851" w14:textId="77777777" w:rsidR="00C92A25" w:rsidRDefault="00A73DB2" w:rsidP="00C92A25">
      <w:pPr>
        <w:pStyle w:val="Default"/>
        <w:numPr>
          <w:ilvl w:val="0"/>
          <w:numId w:val="13"/>
        </w:numPr>
        <w:spacing w:line="360" w:lineRule="auto"/>
        <w:jc w:val="both"/>
        <w:rPr>
          <w:rFonts w:ascii="Georgia" w:hAnsi="Georgia" w:cstheme="minorHAnsi"/>
          <w:color w:val="auto"/>
          <w:sz w:val="22"/>
          <w:szCs w:val="22"/>
        </w:rPr>
      </w:pPr>
      <w:r w:rsidRPr="00C92A25">
        <w:rPr>
          <w:rFonts w:ascii="Georgia" w:hAnsi="Georgia" w:cstheme="minorHAnsi"/>
          <w:color w:val="auto"/>
          <w:sz w:val="22"/>
          <w:szCs w:val="22"/>
        </w:rPr>
        <w:t xml:space="preserve">La orientación horizontal de los </w:t>
      </w:r>
      <w:proofErr w:type="spellStart"/>
      <w:r w:rsidRPr="00C92A25">
        <w:rPr>
          <w:rFonts w:ascii="Georgia" w:hAnsi="Georgia" w:cstheme="minorHAnsi"/>
          <w:color w:val="auto"/>
          <w:sz w:val="22"/>
          <w:szCs w:val="22"/>
        </w:rPr>
        <w:t>dendrogramas</w:t>
      </w:r>
      <w:proofErr w:type="spellEnd"/>
      <w:r w:rsidRPr="00C92A25">
        <w:rPr>
          <w:rFonts w:ascii="Georgia" w:hAnsi="Georgia" w:cstheme="minorHAnsi"/>
          <w:color w:val="auto"/>
          <w:sz w:val="22"/>
          <w:szCs w:val="22"/>
        </w:rPr>
        <w:t xml:space="preserve"> es irrelevante. </w:t>
      </w:r>
      <w:r w:rsidR="000334AE">
        <w:rPr>
          <w:rFonts w:ascii="Georgia" w:hAnsi="Georgia" w:cstheme="minorHAnsi"/>
          <w:color w:val="auto"/>
          <w:sz w:val="22"/>
          <w:szCs w:val="22"/>
        </w:rPr>
        <w:t xml:space="preserve"> </w:t>
      </w:r>
      <w:r w:rsidRPr="00C92A25">
        <w:rPr>
          <w:rFonts w:ascii="Georgia" w:hAnsi="Georgia" w:cstheme="minorHAnsi"/>
          <w:color w:val="auto"/>
          <w:sz w:val="22"/>
          <w:szCs w:val="22"/>
        </w:rPr>
        <w:t>Se podría representar de forma simétrica respecto al eje vertical, y los resultados o conclusiones no variarían.</w:t>
      </w:r>
    </w:p>
    <w:p w14:paraId="3AD8DA04" w14:textId="77777777" w:rsidR="00C92A25" w:rsidRPr="0046271B" w:rsidRDefault="00C92A25" w:rsidP="0046271B">
      <w:pPr>
        <w:pStyle w:val="Default"/>
        <w:numPr>
          <w:ilvl w:val="0"/>
          <w:numId w:val="13"/>
        </w:numPr>
        <w:spacing w:line="360" w:lineRule="auto"/>
        <w:jc w:val="both"/>
        <w:rPr>
          <w:rFonts w:ascii="Georgia" w:hAnsi="Georgia" w:cstheme="minorHAnsi"/>
          <w:color w:val="auto"/>
          <w:sz w:val="22"/>
          <w:szCs w:val="22"/>
        </w:rPr>
      </w:pPr>
      <w:r w:rsidRPr="0046271B">
        <w:rPr>
          <w:rFonts w:ascii="Georgia" w:hAnsi="Georgia" w:cstheme="minorHAnsi"/>
          <w:sz w:val="22"/>
        </w:rPr>
        <w:t>Particularizando para el caso que se está analizando</w:t>
      </w:r>
      <w:r w:rsidRPr="0046271B">
        <w:rPr>
          <w:rFonts w:ascii="Georgia" w:hAnsi="Georgia" w:cstheme="minorHAnsi"/>
        </w:rPr>
        <w:t xml:space="preserve">, </w:t>
      </w:r>
      <w:r w:rsidRPr="0046271B">
        <w:rPr>
          <w:rFonts w:ascii="Georgia" w:hAnsi="Georgia" w:cstheme="minorHAnsi"/>
          <w:color w:val="auto"/>
          <w:sz w:val="22"/>
          <w:szCs w:val="22"/>
        </w:rPr>
        <w:t xml:space="preserve">cada rama obtenida en el </w:t>
      </w:r>
      <w:proofErr w:type="spellStart"/>
      <w:r w:rsidRPr="0046271B">
        <w:rPr>
          <w:rFonts w:ascii="Georgia" w:hAnsi="Georgia" w:cstheme="minorHAnsi"/>
          <w:color w:val="auto"/>
          <w:sz w:val="22"/>
          <w:szCs w:val="22"/>
        </w:rPr>
        <w:t>dendrograma</w:t>
      </w:r>
      <w:proofErr w:type="spellEnd"/>
      <w:r w:rsidRPr="0046271B">
        <w:rPr>
          <w:rFonts w:ascii="Georgia" w:hAnsi="Georgia" w:cstheme="minorHAnsi"/>
          <w:color w:val="auto"/>
          <w:sz w:val="22"/>
          <w:szCs w:val="22"/>
        </w:rPr>
        <w:t xml:space="preserve"> pertenece a los días en los que se recogieron los datos a analizar.</w:t>
      </w:r>
    </w:p>
    <w:p w14:paraId="2C309868" w14:textId="77777777" w:rsidR="00C92A25" w:rsidRPr="00C92A25" w:rsidRDefault="00C92A25" w:rsidP="00C92A25">
      <w:pPr>
        <w:pStyle w:val="Default"/>
        <w:spacing w:line="360" w:lineRule="auto"/>
        <w:ind w:left="720"/>
        <w:jc w:val="both"/>
        <w:rPr>
          <w:rFonts w:ascii="Georgia" w:hAnsi="Georgia" w:cstheme="minorHAnsi"/>
          <w:color w:val="auto"/>
          <w:sz w:val="22"/>
          <w:szCs w:val="22"/>
        </w:rPr>
      </w:pPr>
    </w:p>
    <w:p w14:paraId="5F539629" w14:textId="77777777" w:rsidR="00A73DB2" w:rsidRPr="0046271B" w:rsidRDefault="008D2BAD" w:rsidP="00B27F3C">
      <w:pPr>
        <w:pStyle w:val="Default"/>
        <w:numPr>
          <w:ilvl w:val="0"/>
          <w:numId w:val="13"/>
        </w:numPr>
        <w:spacing w:line="360" w:lineRule="auto"/>
        <w:ind w:left="708"/>
        <w:jc w:val="both"/>
        <w:rPr>
          <w:rFonts w:ascii="Georgia" w:hAnsi="Georgia" w:cstheme="minorHAnsi"/>
          <w:color w:val="auto"/>
          <w:sz w:val="22"/>
          <w:szCs w:val="22"/>
        </w:rPr>
      </w:pPr>
      <w:r>
        <w:rPr>
          <w:rFonts w:ascii="Georgia" w:hAnsi="Georgia" w:cstheme="minorHAnsi"/>
          <w:color w:val="auto"/>
          <w:sz w:val="22"/>
          <w:szCs w:val="22"/>
        </w:rPr>
        <w:t>Se puede afirmar que e</w:t>
      </w:r>
      <w:r w:rsidR="00EE2142" w:rsidRPr="0046271B">
        <w:rPr>
          <w:rFonts w:ascii="Georgia" w:hAnsi="Georgia" w:cstheme="minorHAnsi"/>
          <w:color w:val="auto"/>
          <w:sz w:val="22"/>
          <w:szCs w:val="22"/>
        </w:rPr>
        <w:t xml:space="preserve">l </w:t>
      </w:r>
      <w:proofErr w:type="spellStart"/>
      <w:r w:rsidR="00A73DB2" w:rsidRPr="0046271B">
        <w:rPr>
          <w:rFonts w:ascii="Georgia" w:hAnsi="Georgia" w:cstheme="minorHAnsi"/>
          <w:color w:val="auto"/>
          <w:sz w:val="22"/>
          <w:szCs w:val="22"/>
        </w:rPr>
        <w:t>dendrograma</w:t>
      </w:r>
      <w:proofErr w:type="spellEnd"/>
      <w:r w:rsidR="00A73DB2" w:rsidRPr="0046271B">
        <w:rPr>
          <w:rFonts w:ascii="Georgia" w:hAnsi="Georgia" w:cstheme="minorHAnsi"/>
          <w:color w:val="auto"/>
          <w:sz w:val="22"/>
          <w:szCs w:val="22"/>
        </w:rPr>
        <w:t xml:space="preserve"> es una buena herramienta de apoyo</w:t>
      </w:r>
      <w:r w:rsidR="00EE2142" w:rsidRPr="0046271B">
        <w:rPr>
          <w:rFonts w:ascii="Georgia" w:hAnsi="Georgia" w:cstheme="minorHAnsi"/>
          <w:color w:val="auto"/>
          <w:sz w:val="22"/>
          <w:szCs w:val="22"/>
        </w:rPr>
        <w:t xml:space="preserve"> </w:t>
      </w:r>
      <w:r w:rsidR="00C36567" w:rsidRPr="008D2BAD">
        <w:rPr>
          <w:rFonts w:ascii="Georgia" w:hAnsi="Georgia" w:cstheme="minorHAnsi"/>
          <w:b/>
          <w:color w:val="auto"/>
          <w:sz w:val="22"/>
          <w:szCs w:val="22"/>
        </w:rPr>
        <w:t xml:space="preserve">para </w:t>
      </w:r>
      <w:r w:rsidR="001F7EB3" w:rsidRPr="008D2BAD">
        <w:rPr>
          <w:rFonts w:ascii="Georgia" w:hAnsi="Georgia" w:cstheme="minorHAnsi"/>
          <w:b/>
          <w:color w:val="auto"/>
          <w:sz w:val="22"/>
          <w:szCs w:val="22"/>
        </w:rPr>
        <w:t xml:space="preserve">los casos </w:t>
      </w:r>
      <w:r w:rsidR="00EE2142" w:rsidRPr="008D2BAD">
        <w:rPr>
          <w:rFonts w:ascii="Georgia" w:hAnsi="Georgia" w:cstheme="minorHAnsi"/>
          <w:b/>
          <w:color w:val="auto"/>
          <w:sz w:val="22"/>
          <w:szCs w:val="22"/>
        </w:rPr>
        <w:t>de detección de anomalías</w:t>
      </w:r>
      <w:r w:rsidR="00C36567" w:rsidRPr="0046271B">
        <w:rPr>
          <w:rFonts w:ascii="Georgia" w:hAnsi="Georgia" w:cstheme="minorHAnsi"/>
          <w:color w:val="auto"/>
          <w:sz w:val="22"/>
          <w:szCs w:val="22"/>
        </w:rPr>
        <w:t xml:space="preserve">, </w:t>
      </w:r>
      <w:r w:rsidR="00B27F3C" w:rsidRPr="0046271B">
        <w:rPr>
          <w:rFonts w:ascii="Georgia" w:hAnsi="Georgia" w:cstheme="minorHAnsi"/>
          <w:color w:val="auto"/>
          <w:sz w:val="22"/>
          <w:szCs w:val="22"/>
        </w:rPr>
        <w:t xml:space="preserve">objetivo principal de la metodología desarrollada </w:t>
      </w:r>
      <w:r w:rsidR="0046271B" w:rsidRPr="0046271B">
        <w:rPr>
          <w:rFonts w:ascii="Georgia" w:hAnsi="Georgia" w:cstheme="minorHAnsi"/>
          <w:color w:val="auto"/>
          <w:sz w:val="22"/>
          <w:szCs w:val="22"/>
        </w:rPr>
        <w:t xml:space="preserve">a lo largo de este documento. </w:t>
      </w:r>
      <w:r w:rsidR="0046271B">
        <w:rPr>
          <w:rFonts w:ascii="Georgia" w:hAnsi="Georgia" w:cstheme="minorHAnsi"/>
          <w:color w:val="auto"/>
          <w:sz w:val="22"/>
          <w:szCs w:val="22"/>
        </w:rPr>
        <w:t xml:space="preserve"> </w:t>
      </w:r>
      <w:r w:rsidR="00EE2142" w:rsidRPr="0046271B">
        <w:rPr>
          <w:rFonts w:ascii="Georgia" w:hAnsi="Georgia" w:cstheme="minorHAnsi"/>
          <w:color w:val="auto"/>
          <w:sz w:val="22"/>
          <w:szCs w:val="22"/>
        </w:rPr>
        <w:t>A</w:t>
      </w:r>
      <w:r w:rsidR="00A73DB2" w:rsidRPr="0046271B">
        <w:rPr>
          <w:rFonts w:ascii="Georgia" w:hAnsi="Georgia" w:cstheme="minorHAnsi"/>
          <w:color w:val="auto"/>
          <w:sz w:val="22"/>
          <w:szCs w:val="22"/>
        </w:rPr>
        <w:t>demás de las conclusiones que se pueden deducir de su análisis, nos puede dar pistas sobre en qué conjunto de datos deberíamos de centrar nuestro estudio de forma más detallada. Permite</w:t>
      </w:r>
      <w:r w:rsidR="00EE2142" w:rsidRPr="0046271B">
        <w:rPr>
          <w:rFonts w:ascii="Georgia" w:hAnsi="Georgia" w:cstheme="minorHAnsi"/>
          <w:color w:val="auto"/>
          <w:sz w:val="22"/>
          <w:szCs w:val="22"/>
        </w:rPr>
        <w:t xml:space="preserve"> </w:t>
      </w:r>
      <w:r w:rsidR="00A73DB2" w:rsidRPr="0046271B">
        <w:rPr>
          <w:rFonts w:ascii="Georgia" w:hAnsi="Georgia" w:cstheme="minorHAnsi"/>
          <w:color w:val="auto"/>
          <w:sz w:val="22"/>
          <w:szCs w:val="22"/>
        </w:rPr>
        <w:t xml:space="preserve">contrastar los resultados con otras hipótesis o métodos utilizados de forma paralela. </w:t>
      </w:r>
    </w:p>
    <w:p w14:paraId="24B48E92" w14:textId="77777777" w:rsidR="00FB28FB" w:rsidRDefault="00FB28FB" w:rsidP="006528B8">
      <w:pPr>
        <w:pStyle w:val="Default"/>
        <w:spacing w:line="360" w:lineRule="auto"/>
        <w:jc w:val="both"/>
        <w:rPr>
          <w:rFonts w:ascii="Georgia" w:hAnsi="Georgia" w:cstheme="minorHAnsi"/>
          <w:color w:val="auto"/>
          <w:sz w:val="22"/>
          <w:szCs w:val="22"/>
        </w:rPr>
      </w:pPr>
    </w:p>
    <w:p w14:paraId="3DCE2B31" w14:textId="77777777" w:rsidR="00B10A2E" w:rsidRPr="00895FD6" w:rsidRDefault="00B10A2E" w:rsidP="006528B8">
      <w:pPr>
        <w:pStyle w:val="Default"/>
        <w:spacing w:line="360" w:lineRule="auto"/>
        <w:jc w:val="both"/>
        <w:rPr>
          <w:rFonts w:ascii="Georgia" w:hAnsi="Georgia" w:cstheme="minorHAnsi"/>
          <w:color w:val="auto"/>
          <w:sz w:val="22"/>
          <w:szCs w:val="22"/>
        </w:rPr>
      </w:pPr>
    </w:p>
    <w:p w14:paraId="295BBA76" w14:textId="77777777" w:rsidR="00A73DB2" w:rsidRPr="002178EF" w:rsidRDefault="003A3596" w:rsidP="002A207E">
      <w:pPr>
        <w:pStyle w:val="Heading3"/>
      </w:pPr>
      <w:bookmarkStart w:id="112" w:name="_Toc488444260"/>
      <w:r>
        <w:t xml:space="preserve">Ejemplo de </w:t>
      </w:r>
      <w:r w:rsidR="00A73DB2" w:rsidRPr="002178EF">
        <w:t>A</w:t>
      </w:r>
      <w:r w:rsidR="008F622C">
        <w:t>nálisis</w:t>
      </w:r>
      <w:bookmarkEnd w:id="112"/>
      <w:r w:rsidR="008F622C">
        <w:t xml:space="preserve">   </w:t>
      </w:r>
    </w:p>
    <w:p w14:paraId="3F0D1B88" w14:textId="77777777" w:rsidR="00A73DB2" w:rsidRPr="003C647A" w:rsidRDefault="00A73DB2" w:rsidP="002A207E">
      <w:pPr>
        <w:pStyle w:val="Default"/>
        <w:spacing w:line="360" w:lineRule="auto"/>
        <w:jc w:val="both"/>
        <w:rPr>
          <w:rFonts w:asciiTheme="minorHAnsi" w:hAnsiTheme="minorHAnsi" w:cstheme="minorHAnsi"/>
          <w:color w:val="C0504D" w:themeColor="accent2"/>
          <w:sz w:val="22"/>
          <w:szCs w:val="22"/>
        </w:rPr>
      </w:pPr>
    </w:p>
    <w:p w14:paraId="74E60200" w14:textId="77777777" w:rsidR="00A73DB2" w:rsidRDefault="00A73DB2" w:rsidP="002A207E">
      <w:pPr>
        <w:pStyle w:val="Default"/>
        <w:spacing w:line="360" w:lineRule="auto"/>
        <w:jc w:val="both"/>
        <w:rPr>
          <w:rFonts w:ascii="Georgia" w:hAnsi="Georgia" w:cstheme="minorHAnsi"/>
          <w:color w:val="auto"/>
          <w:sz w:val="22"/>
          <w:szCs w:val="22"/>
        </w:rPr>
      </w:pPr>
      <w:r>
        <w:rPr>
          <w:rFonts w:ascii="Georgia" w:hAnsi="Georgia" w:cstheme="minorHAnsi"/>
          <w:color w:val="auto"/>
          <w:sz w:val="22"/>
          <w:szCs w:val="22"/>
        </w:rPr>
        <w:t>Como ejemplo, s</w:t>
      </w:r>
      <w:r w:rsidRPr="00BF5DA7">
        <w:rPr>
          <w:rFonts w:ascii="Georgia" w:hAnsi="Georgia" w:cstheme="minorHAnsi"/>
          <w:color w:val="auto"/>
          <w:sz w:val="22"/>
          <w:szCs w:val="22"/>
        </w:rPr>
        <w:t>i anali</w:t>
      </w:r>
      <w:r w:rsidR="00BC5209">
        <w:rPr>
          <w:rFonts w:ascii="Georgia" w:hAnsi="Georgia" w:cstheme="minorHAnsi"/>
          <w:color w:val="auto"/>
          <w:sz w:val="22"/>
          <w:szCs w:val="22"/>
        </w:rPr>
        <w:t xml:space="preserve">zamos el </w:t>
      </w:r>
      <w:proofErr w:type="spellStart"/>
      <w:r w:rsidR="00BC5209">
        <w:rPr>
          <w:rFonts w:ascii="Georgia" w:hAnsi="Georgia" w:cstheme="minorHAnsi"/>
          <w:color w:val="auto"/>
          <w:sz w:val="22"/>
          <w:szCs w:val="22"/>
        </w:rPr>
        <w:t>dendrograma</w:t>
      </w:r>
      <w:proofErr w:type="spellEnd"/>
      <w:r w:rsidR="00BC5209">
        <w:rPr>
          <w:rFonts w:ascii="Georgia" w:hAnsi="Georgia" w:cstheme="minorHAnsi"/>
          <w:color w:val="auto"/>
          <w:sz w:val="22"/>
          <w:szCs w:val="22"/>
        </w:rPr>
        <w:t xml:space="preserve"> de la Figura 3</w:t>
      </w:r>
      <w:r>
        <w:rPr>
          <w:rFonts w:ascii="Georgia" w:hAnsi="Georgia" w:cstheme="minorHAnsi"/>
          <w:color w:val="auto"/>
          <w:sz w:val="22"/>
          <w:szCs w:val="22"/>
        </w:rPr>
        <w:t xml:space="preserve"> </w:t>
      </w:r>
      <w:r w:rsidRPr="00BF5DA7">
        <w:rPr>
          <w:rFonts w:ascii="Georgia" w:hAnsi="Georgia" w:cstheme="minorHAnsi"/>
          <w:color w:val="auto"/>
          <w:sz w:val="22"/>
          <w:szCs w:val="22"/>
        </w:rPr>
        <w:t xml:space="preserve">(lectura </w:t>
      </w:r>
      <w:proofErr w:type="spellStart"/>
      <w:r>
        <w:rPr>
          <w:rFonts w:ascii="Georgia" w:hAnsi="Georgia" w:cstheme="minorHAnsi"/>
          <w:color w:val="auto"/>
          <w:sz w:val="22"/>
          <w:szCs w:val="22"/>
        </w:rPr>
        <w:t>bottom</w:t>
      </w:r>
      <w:proofErr w:type="spellEnd"/>
      <w:r>
        <w:rPr>
          <w:rFonts w:ascii="Georgia" w:hAnsi="Georgia" w:cstheme="minorHAnsi"/>
          <w:color w:val="auto"/>
          <w:sz w:val="22"/>
          <w:szCs w:val="22"/>
        </w:rPr>
        <w:t>-up</w:t>
      </w:r>
      <w:r w:rsidRPr="00BF5DA7">
        <w:rPr>
          <w:rFonts w:ascii="Georgia" w:hAnsi="Georgia" w:cstheme="minorHAnsi"/>
          <w:color w:val="auto"/>
          <w:sz w:val="22"/>
          <w:szCs w:val="22"/>
        </w:rPr>
        <w:t xml:space="preserve">), podemos llegar a varias conclusiones, entre las que comento sólo </w:t>
      </w:r>
      <w:r>
        <w:rPr>
          <w:rFonts w:ascii="Georgia" w:hAnsi="Georgia" w:cstheme="minorHAnsi"/>
          <w:color w:val="auto"/>
          <w:sz w:val="22"/>
          <w:szCs w:val="22"/>
        </w:rPr>
        <w:t xml:space="preserve">las más relevantes: </w:t>
      </w:r>
    </w:p>
    <w:p w14:paraId="36E7B2C9" w14:textId="77777777" w:rsidR="00F65432" w:rsidRDefault="00F65432" w:rsidP="002A207E">
      <w:pPr>
        <w:pStyle w:val="Default"/>
        <w:spacing w:line="360" w:lineRule="auto"/>
        <w:jc w:val="both"/>
        <w:rPr>
          <w:rFonts w:ascii="Georgia" w:hAnsi="Georgia" w:cstheme="minorHAnsi"/>
          <w:color w:val="auto"/>
          <w:sz w:val="22"/>
          <w:szCs w:val="22"/>
        </w:rPr>
      </w:pPr>
    </w:p>
    <w:p w14:paraId="71C29B5D" w14:textId="77777777" w:rsidR="00A42885" w:rsidRDefault="00A73DB2" w:rsidP="002A207E">
      <w:pPr>
        <w:pStyle w:val="Default"/>
        <w:numPr>
          <w:ilvl w:val="0"/>
          <w:numId w:val="14"/>
        </w:numPr>
        <w:spacing w:line="360" w:lineRule="auto"/>
        <w:jc w:val="both"/>
        <w:rPr>
          <w:rFonts w:ascii="Georgia" w:hAnsi="Georgia" w:cstheme="minorHAnsi"/>
          <w:color w:val="auto"/>
          <w:sz w:val="22"/>
          <w:szCs w:val="22"/>
        </w:rPr>
      </w:pPr>
      <w:commentRangeStart w:id="113"/>
      <w:r w:rsidRPr="00BF5DA7">
        <w:rPr>
          <w:rFonts w:ascii="Georgia" w:hAnsi="Georgia" w:cstheme="minorHAnsi"/>
          <w:color w:val="auto"/>
          <w:sz w:val="22"/>
          <w:szCs w:val="22"/>
        </w:rPr>
        <w:t xml:space="preserve">Se observan dos grandes grupos </w:t>
      </w:r>
      <w:r w:rsidR="00A42885">
        <w:rPr>
          <w:rFonts w:ascii="Georgia" w:hAnsi="Georgia" w:cstheme="minorHAnsi"/>
          <w:color w:val="auto"/>
          <w:sz w:val="22"/>
          <w:szCs w:val="22"/>
        </w:rPr>
        <w:t>(clú</w:t>
      </w:r>
      <w:r w:rsidRPr="00BF5DA7">
        <w:rPr>
          <w:rFonts w:ascii="Georgia" w:hAnsi="Georgia" w:cstheme="minorHAnsi"/>
          <w:color w:val="auto"/>
          <w:sz w:val="22"/>
          <w:szCs w:val="22"/>
        </w:rPr>
        <w:t>ster</w:t>
      </w:r>
      <w:r w:rsidR="00A42885">
        <w:rPr>
          <w:rFonts w:ascii="Georgia" w:hAnsi="Georgia" w:cstheme="minorHAnsi"/>
          <w:color w:val="auto"/>
          <w:sz w:val="22"/>
          <w:szCs w:val="22"/>
        </w:rPr>
        <w:t>e</w:t>
      </w:r>
      <w:r w:rsidRPr="00BF5DA7">
        <w:rPr>
          <w:rFonts w:ascii="Georgia" w:hAnsi="Georgia" w:cstheme="minorHAnsi"/>
          <w:color w:val="auto"/>
          <w:sz w:val="22"/>
          <w:szCs w:val="22"/>
        </w:rPr>
        <w:t xml:space="preserve">s), </w:t>
      </w:r>
      <w:r w:rsidR="00A42885">
        <w:rPr>
          <w:rFonts w:ascii="Georgia" w:hAnsi="Georgia" w:cstheme="minorHAnsi"/>
          <w:color w:val="auto"/>
          <w:sz w:val="22"/>
          <w:szCs w:val="22"/>
        </w:rPr>
        <w:t>que podemos asignar</w:t>
      </w:r>
      <w:r w:rsidR="006528B8">
        <w:rPr>
          <w:rFonts w:ascii="Georgia" w:hAnsi="Georgia" w:cstheme="minorHAnsi"/>
          <w:color w:val="auto"/>
          <w:sz w:val="22"/>
          <w:szCs w:val="22"/>
        </w:rPr>
        <w:t xml:space="preserve">, por ejemplo            </w:t>
      </w:r>
      <w:r w:rsidR="00A42885">
        <w:rPr>
          <w:rFonts w:ascii="Georgia" w:hAnsi="Georgia" w:cstheme="minorHAnsi"/>
          <w:color w:val="auto"/>
          <w:sz w:val="22"/>
          <w:szCs w:val="22"/>
        </w:rPr>
        <w:t>como A y B.</w:t>
      </w:r>
      <w:commentRangeEnd w:id="113"/>
      <w:r w:rsidR="00740FA0">
        <w:rPr>
          <w:rStyle w:val="CommentReference"/>
          <w:rFonts w:asciiTheme="minorHAnsi" w:hAnsiTheme="minorHAnsi" w:cstheme="minorBidi"/>
          <w:color w:val="auto"/>
        </w:rPr>
        <w:commentReference w:id="113"/>
      </w:r>
    </w:p>
    <w:p w14:paraId="51CF3087" w14:textId="77777777" w:rsidR="00A42885" w:rsidRDefault="00A42885" w:rsidP="00A42885">
      <w:pPr>
        <w:pStyle w:val="Default"/>
        <w:spacing w:line="360" w:lineRule="auto"/>
        <w:ind w:left="720"/>
        <w:jc w:val="both"/>
        <w:rPr>
          <w:rFonts w:ascii="Georgia" w:hAnsi="Georgia" w:cstheme="minorHAnsi"/>
          <w:color w:val="auto"/>
          <w:sz w:val="22"/>
          <w:szCs w:val="22"/>
        </w:rPr>
      </w:pPr>
    </w:p>
    <w:p w14:paraId="14857AB2" w14:textId="77777777" w:rsidR="006528B8" w:rsidRDefault="00A42885" w:rsidP="006528B8">
      <w:pPr>
        <w:pStyle w:val="Default"/>
        <w:numPr>
          <w:ilvl w:val="0"/>
          <w:numId w:val="14"/>
        </w:numPr>
        <w:spacing w:line="360" w:lineRule="auto"/>
        <w:jc w:val="both"/>
        <w:rPr>
          <w:rFonts w:ascii="Georgia" w:hAnsi="Georgia" w:cstheme="minorHAnsi"/>
          <w:color w:val="auto"/>
          <w:sz w:val="22"/>
          <w:szCs w:val="22"/>
        </w:rPr>
      </w:pPr>
      <w:r>
        <w:rPr>
          <w:rFonts w:ascii="Georgia" w:hAnsi="Georgia" w:cstheme="minorHAnsi"/>
          <w:color w:val="auto"/>
          <w:sz w:val="22"/>
          <w:szCs w:val="22"/>
        </w:rPr>
        <w:t xml:space="preserve">El grupo </w:t>
      </w:r>
      <w:r w:rsidR="00A73DB2" w:rsidRPr="00BF5DA7">
        <w:rPr>
          <w:rFonts w:ascii="Georgia" w:hAnsi="Georgia" w:cstheme="minorHAnsi"/>
          <w:color w:val="auto"/>
          <w:sz w:val="22"/>
          <w:szCs w:val="22"/>
        </w:rPr>
        <w:t xml:space="preserve">A corresponde a los días 4, 5, 11 y 12, </w:t>
      </w:r>
      <w:r>
        <w:rPr>
          <w:rFonts w:ascii="Georgia" w:hAnsi="Georgia" w:cstheme="minorHAnsi"/>
          <w:color w:val="auto"/>
          <w:sz w:val="22"/>
          <w:szCs w:val="22"/>
        </w:rPr>
        <w:t xml:space="preserve"> </w:t>
      </w:r>
      <w:r w:rsidR="00A73DB2" w:rsidRPr="00BF5DA7">
        <w:rPr>
          <w:rFonts w:ascii="Georgia" w:hAnsi="Georgia" w:cstheme="minorHAnsi"/>
          <w:color w:val="auto"/>
          <w:sz w:val="22"/>
          <w:szCs w:val="22"/>
        </w:rPr>
        <w:t xml:space="preserve">mientras que el </w:t>
      </w:r>
      <w:r>
        <w:rPr>
          <w:rFonts w:ascii="Georgia" w:hAnsi="Georgia" w:cstheme="minorHAnsi"/>
          <w:color w:val="auto"/>
          <w:sz w:val="22"/>
          <w:szCs w:val="22"/>
        </w:rPr>
        <w:t xml:space="preserve">grupo B </w:t>
      </w:r>
      <w:r w:rsidR="00A73DB2" w:rsidRPr="00BF5DA7">
        <w:rPr>
          <w:rFonts w:ascii="Georgia" w:hAnsi="Georgia" w:cstheme="minorHAnsi"/>
          <w:color w:val="auto"/>
          <w:sz w:val="22"/>
          <w:szCs w:val="22"/>
        </w:rPr>
        <w:t xml:space="preserve">lo forma </w:t>
      </w:r>
      <w:r>
        <w:rPr>
          <w:rFonts w:ascii="Georgia" w:hAnsi="Georgia" w:cstheme="minorHAnsi"/>
          <w:color w:val="auto"/>
          <w:sz w:val="22"/>
          <w:szCs w:val="22"/>
        </w:rPr>
        <w:t>e</w:t>
      </w:r>
      <w:r w:rsidR="00A73DB2" w:rsidRPr="00BF5DA7">
        <w:rPr>
          <w:rFonts w:ascii="Georgia" w:hAnsi="Georgia" w:cstheme="minorHAnsi"/>
          <w:color w:val="auto"/>
          <w:sz w:val="22"/>
          <w:szCs w:val="22"/>
        </w:rPr>
        <w:t xml:space="preserve">l resto de </w:t>
      </w:r>
      <w:r w:rsidR="006528B8">
        <w:rPr>
          <w:rFonts w:ascii="Georgia" w:hAnsi="Georgia" w:cstheme="minorHAnsi"/>
          <w:color w:val="auto"/>
          <w:sz w:val="22"/>
          <w:szCs w:val="22"/>
        </w:rPr>
        <w:t xml:space="preserve">días, dentro de </w:t>
      </w:r>
      <w:r w:rsidR="00A73DB2" w:rsidRPr="00BF5DA7">
        <w:rPr>
          <w:rFonts w:ascii="Georgia" w:hAnsi="Georgia" w:cstheme="minorHAnsi"/>
          <w:color w:val="auto"/>
          <w:sz w:val="22"/>
          <w:szCs w:val="22"/>
        </w:rPr>
        <w:t>los 1</w:t>
      </w:r>
      <w:r w:rsidR="00A73DB2">
        <w:rPr>
          <w:rFonts w:ascii="Georgia" w:hAnsi="Georgia" w:cstheme="minorHAnsi"/>
          <w:color w:val="auto"/>
          <w:sz w:val="22"/>
          <w:szCs w:val="22"/>
        </w:rPr>
        <w:t xml:space="preserve">4 días analizados. </w:t>
      </w:r>
      <w:r>
        <w:rPr>
          <w:rFonts w:ascii="Georgia" w:hAnsi="Georgia" w:cstheme="minorHAnsi"/>
          <w:color w:val="auto"/>
          <w:sz w:val="22"/>
          <w:szCs w:val="22"/>
        </w:rPr>
        <w:t xml:space="preserve"> </w:t>
      </w:r>
    </w:p>
    <w:p w14:paraId="5FC0B55C" w14:textId="77777777" w:rsidR="006528B8" w:rsidRDefault="006528B8" w:rsidP="00A42885">
      <w:pPr>
        <w:pStyle w:val="Default"/>
        <w:spacing w:line="360" w:lineRule="auto"/>
        <w:ind w:left="720"/>
        <w:jc w:val="both"/>
        <w:rPr>
          <w:rFonts w:ascii="Georgia" w:hAnsi="Georgia" w:cstheme="minorHAnsi"/>
          <w:color w:val="auto"/>
          <w:sz w:val="22"/>
          <w:szCs w:val="22"/>
        </w:rPr>
      </w:pPr>
    </w:p>
    <w:p w14:paraId="7EFA7B2F" w14:textId="77777777" w:rsidR="00A73DB2" w:rsidRDefault="00A73DB2" w:rsidP="002A207E">
      <w:pPr>
        <w:pStyle w:val="Default"/>
        <w:numPr>
          <w:ilvl w:val="0"/>
          <w:numId w:val="14"/>
        </w:numPr>
        <w:spacing w:line="360" w:lineRule="auto"/>
        <w:jc w:val="both"/>
        <w:rPr>
          <w:rFonts w:ascii="Georgia" w:hAnsi="Georgia" w:cstheme="minorHAnsi"/>
          <w:color w:val="auto"/>
          <w:sz w:val="22"/>
          <w:szCs w:val="22"/>
        </w:rPr>
      </w:pPr>
      <w:r w:rsidRPr="006528B8">
        <w:rPr>
          <w:rFonts w:ascii="Georgia" w:hAnsi="Georgia" w:cstheme="minorHAnsi"/>
          <w:color w:val="auto"/>
          <w:sz w:val="22"/>
          <w:szCs w:val="22"/>
        </w:rPr>
        <w:t xml:space="preserve">Se puede interpretar, como es el caso, </w:t>
      </w:r>
      <w:r w:rsidR="00A42885" w:rsidRPr="006528B8">
        <w:rPr>
          <w:rFonts w:ascii="Georgia" w:hAnsi="Georgia" w:cstheme="minorHAnsi"/>
          <w:color w:val="auto"/>
          <w:sz w:val="22"/>
          <w:szCs w:val="22"/>
        </w:rPr>
        <w:t xml:space="preserve">que </w:t>
      </w:r>
      <w:r w:rsidR="006528B8" w:rsidRPr="006528B8">
        <w:rPr>
          <w:rFonts w:ascii="Georgia" w:hAnsi="Georgia" w:cstheme="minorHAnsi"/>
          <w:color w:val="auto"/>
          <w:sz w:val="22"/>
          <w:szCs w:val="22"/>
        </w:rPr>
        <w:t xml:space="preserve">el grupo A se corresponde con los fines de semana, y el grupo B son los </w:t>
      </w:r>
      <w:r w:rsidRPr="006528B8">
        <w:rPr>
          <w:rFonts w:ascii="Georgia" w:hAnsi="Georgia" w:cstheme="minorHAnsi"/>
          <w:color w:val="auto"/>
          <w:sz w:val="22"/>
          <w:szCs w:val="22"/>
        </w:rPr>
        <w:t xml:space="preserve">días de diario </w:t>
      </w:r>
      <w:r w:rsidR="006528B8">
        <w:rPr>
          <w:rFonts w:ascii="Georgia" w:hAnsi="Georgia" w:cstheme="minorHAnsi"/>
          <w:color w:val="auto"/>
          <w:sz w:val="22"/>
          <w:szCs w:val="22"/>
        </w:rPr>
        <w:t xml:space="preserve">pertenecientes a </w:t>
      </w:r>
      <w:r w:rsidR="006528B8" w:rsidRPr="006528B8">
        <w:rPr>
          <w:rFonts w:ascii="Georgia" w:hAnsi="Georgia" w:cstheme="minorHAnsi"/>
          <w:color w:val="auto"/>
          <w:sz w:val="22"/>
          <w:szCs w:val="22"/>
        </w:rPr>
        <w:t xml:space="preserve">las dos semanas analizadas. </w:t>
      </w:r>
    </w:p>
    <w:p w14:paraId="6A54C870" w14:textId="77777777" w:rsidR="006528B8" w:rsidRPr="006528B8" w:rsidRDefault="006528B8" w:rsidP="006528B8">
      <w:pPr>
        <w:pStyle w:val="Default"/>
        <w:spacing w:line="360" w:lineRule="auto"/>
        <w:ind w:left="720"/>
        <w:jc w:val="both"/>
        <w:rPr>
          <w:rFonts w:ascii="Georgia" w:hAnsi="Georgia" w:cstheme="minorHAnsi"/>
          <w:color w:val="auto"/>
          <w:sz w:val="22"/>
          <w:szCs w:val="22"/>
        </w:rPr>
      </w:pPr>
    </w:p>
    <w:p w14:paraId="519A4F05" w14:textId="77777777" w:rsidR="00A73DB2" w:rsidRDefault="00A73DB2" w:rsidP="002A207E">
      <w:pPr>
        <w:pStyle w:val="Default"/>
        <w:numPr>
          <w:ilvl w:val="0"/>
          <w:numId w:val="14"/>
        </w:numPr>
        <w:spacing w:line="360" w:lineRule="auto"/>
        <w:jc w:val="both"/>
        <w:rPr>
          <w:rFonts w:ascii="Georgia" w:hAnsi="Georgia" w:cstheme="minorHAnsi"/>
          <w:color w:val="auto"/>
          <w:sz w:val="22"/>
          <w:szCs w:val="22"/>
        </w:rPr>
      </w:pPr>
      <w:r w:rsidRPr="00BF5DA7">
        <w:rPr>
          <w:rFonts w:ascii="Georgia" w:hAnsi="Georgia" w:cstheme="minorHAnsi"/>
          <w:color w:val="auto"/>
          <w:sz w:val="22"/>
          <w:szCs w:val="22"/>
        </w:rPr>
        <w:t>Se puede afirmar que los elementos del clúster A presentan mayor similitud entre sí que con respecto a los elementos que conforman el clúster B.</w:t>
      </w:r>
    </w:p>
    <w:p w14:paraId="27D666F5" w14:textId="77777777" w:rsidR="00A73DB2" w:rsidRPr="00BF5DA7" w:rsidRDefault="00A73DB2" w:rsidP="002A207E">
      <w:pPr>
        <w:pStyle w:val="Default"/>
        <w:spacing w:line="360" w:lineRule="auto"/>
        <w:ind w:left="720"/>
        <w:jc w:val="both"/>
        <w:rPr>
          <w:rFonts w:ascii="Georgia" w:hAnsi="Georgia" w:cstheme="minorHAnsi"/>
          <w:color w:val="auto"/>
          <w:sz w:val="22"/>
          <w:szCs w:val="22"/>
        </w:rPr>
      </w:pPr>
    </w:p>
    <w:p w14:paraId="67388D4F" w14:textId="77777777" w:rsidR="00A73DB2" w:rsidRDefault="00B10A2E" w:rsidP="002A207E">
      <w:pPr>
        <w:pStyle w:val="Default"/>
        <w:numPr>
          <w:ilvl w:val="0"/>
          <w:numId w:val="14"/>
        </w:numPr>
        <w:spacing w:line="360" w:lineRule="auto"/>
        <w:jc w:val="both"/>
        <w:rPr>
          <w:rFonts w:ascii="Georgia" w:hAnsi="Georgia" w:cstheme="minorHAnsi"/>
          <w:color w:val="auto"/>
          <w:sz w:val="22"/>
          <w:szCs w:val="22"/>
        </w:rPr>
      </w:pPr>
      <w:r>
        <w:rPr>
          <w:rFonts w:ascii="Georgia" w:hAnsi="Georgia" w:cstheme="minorHAnsi"/>
          <w:color w:val="auto"/>
          <w:sz w:val="22"/>
          <w:szCs w:val="22"/>
        </w:rPr>
        <w:t xml:space="preserve">El criterio </w:t>
      </w:r>
      <w:r w:rsidR="00E10986">
        <w:rPr>
          <w:rFonts w:ascii="Georgia" w:hAnsi="Georgia" w:cstheme="minorHAnsi"/>
          <w:color w:val="auto"/>
          <w:sz w:val="22"/>
          <w:szCs w:val="22"/>
        </w:rPr>
        <w:t xml:space="preserve">de similitud aplicado </w:t>
      </w:r>
      <w:r>
        <w:rPr>
          <w:rFonts w:ascii="Georgia" w:hAnsi="Georgia" w:cstheme="minorHAnsi"/>
          <w:color w:val="auto"/>
          <w:sz w:val="22"/>
          <w:szCs w:val="22"/>
        </w:rPr>
        <w:t xml:space="preserve">en los puntos anteriores </w:t>
      </w:r>
      <w:r w:rsidR="00A73DB2" w:rsidRPr="00C0531E">
        <w:rPr>
          <w:rFonts w:ascii="Georgia" w:hAnsi="Georgia" w:cstheme="minorHAnsi"/>
          <w:color w:val="auto"/>
          <w:sz w:val="22"/>
          <w:szCs w:val="22"/>
        </w:rPr>
        <w:t xml:space="preserve">se puede aplicar a </w:t>
      </w:r>
      <w:r w:rsidR="00AF6CA4">
        <w:rPr>
          <w:rFonts w:ascii="Georgia" w:hAnsi="Georgia" w:cstheme="minorHAnsi"/>
          <w:color w:val="auto"/>
          <w:sz w:val="22"/>
          <w:szCs w:val="22"/>
        </w:rPr>
        <w:t xml:space="preserve">todos </w:t>
      </w:r>
      <w:r w:rsidR="00A73DB2" w:rsidRPr="00C0531E">
        <w:rPr>
          <w:rFonts w:ascii="Georgia" w:hAnsi="Georgia" w:cstheme="minorHAnsi"/>
          <w:color w:val="auto"/>
          <w:sz w:val="22"/>
          <w:szCs w:val="22"/>
        </w:rPr>
        <w:t>los elementos y nodos que se han formado</w:t>
      </w:r>
      <w:r w:rsidR="00CB2E74">
        <w:rPr>
          <w:rFonts w:ascii="Georgia" w:hAnsi="Georgia" w:cstheme="minorHAnsi"/>
          <w:color w:val="auto"/>
          <w:sz w:val="22"/>
          <w:szCs w:val="22"/>
        </w:rPr>
        <w:t>. Por ejemplo,</w:t>
      </w:r>
      <w:r w:rsidR="00A73DB2" w:rsidRPr="00C0531E">
        <w:rPr>
          <w:rFonts w:ascii="Georgia" w:hAnsi="Georgia" w:cstheme="minorHAnsi"/>
          <w:color w:val="auto"/>
          <w:sz w:val="22"/>
          <w:szCs w:val="22"/>
        </w:rPr>
        <w:t xml:space="preserve"> en el clúster B, se </w:t>
      </w:r>
      <w:r w:rsidR="00CB2E74">
        <w:rPr>
          <w:rFonts w:ascii="Georgia" w:hAnsi="Georgia" w:cstheme="minorHAnsi"/>
          <w:color w:val="auto"/>
          <w:sz w:val="22"/>
          <w:szCs w:val="22"/>
        </w:rPr>
        <w:t>observa</w:t>
      </w:r>
      <w:r w:rsidR="00A73DB2" w:rsidRPr="00C0531E">
        <w:rPr>
          <w:rFonts w:ascii="Georgia" w:hAnsi="Georgia" w:cstheme="minorHAnsi"/>
          <w:color w:val="auto"/>
          <w:sz w:val="22"/>
          <w:szCs w:val="22"/>
        </w:rPr>
        <w:t xml:space="preserve"> </w:t>
      </w:r>
      <w:r w:rsidR="00E10986">
        <w:rPr>
          <w:rFonts w:ascii="Georgia" w:hAnsi="Georgia" w:cstheme="minorHAnsi"/>
          <w:color w:val="auto"/>
          <w:sz w:val="22"/>
          <w:szCs w:val="22"/>
        </w:rPr>
        <w:t xml:space="preserve">que </w:t>
      </w:r>
      <w:r w:rsidR="00A73DB2" w:rsidRPr="00C0531E">
        <w:rPr>
          <w:rFonts w:ascii="Georgia" w:hAnsi="Georgia" w:cstheme="minorHAnsi"/>
          <w:color w:val="auto"/>
          <w:sz w:val="22"/>
          <w:szCs w:val="22"/>
        </w:rPr>
        <w:t xml:space="preserve">los días 10, 1 y 3 </w:t>
      </w:r>
      <w:r w:rsidR="00E10986">
        <w:rPr>
          <w:rFonts w:ascii="Georgia" w:hAnsi="Georgia" w:cstheme="minorHAnsi"/>
          <w:color w:val="auto"/>
          <w:sz w:val="22"/>
          <w:szCs w:val="22"/>
        </w:rPr>
        <w:t>presentan mayor similitud que e</w:t>
      </w:r>
      <w:r w:rsidR="00A73DB2" w:rsidRPr="00C0531E">
        <w:rPr>
          <w:rFonts w:ascii="Georgia" w:hAnsi="Georgia" w:cstheme="minorHAnsi"/>
          <w:color w:val="auto"/>
          <w:sz w:val="22"/>
          <w:szCs w:val="22"/>
        </w:rPr>
        <w:t>l resto de</w:t>
      </w:r>
      <w:r w:rsidR="00E10986">
        <w:rPr>
          <w:rFonts w:ascii="Georgia" w:hAnsi="Georgia" w:cstheme="minorHAnsi"/>
          <w:color w:val="auto"/>
          <w:sz w:val="22"/>
          <w:szCs w:val="22"/>
        </w:rPr>
        <w:t xml:space="preserve"> d</w:t>
      </w:r>
      <w:r w:rsidR="00CB2E74">
        <w:rPr>
          <w:rFonts w:ascii="Georgia" w:hAnsi="Georgia" w:cstheme="minorHAnsi"/>
          <w:color w:val="auto"/>
          <w:sz w:val="22"/>
          <w:szCs w:val="22"/>
        </w:rPr>
        <w:t xml:space="preserve">ías dentro </w:t>
      </w:r>
      <w:r w:rsidR="00E10986">
        <w:rPr>
          <w:rFonts w:ascii="Georgia" w:hAnsi="Georgia" w:cstheme="minorHAnsi"/>
          <w:color w:val="auto"/>
          <w:sz w:val="22"/>
          <w:szCs w:val="22"/>
        </w:rPr>
        <w:t>de</w:t>
      </w:r>
      <w:r w:rsidR="00AF6CA4">
        <w:rPr>
          <w:rFonts w:ascii="Georgia" w:hAnsi="Georgia" w:cstheme="minorHAnsi"/>
          <w:color w:val="auto"/>
          <w:sz w:val="22"/>
          <w:szCs w:val="22"/>
        </w:rPr>
        <w:t xml:space="preserve"> dicho </w:t>
      </w:r>
      <w:r w:rsidR="00A73DB2" w:rsidRPr="00C0531E">
        <w:rPr>
          <w:rFonts w:ascii="Georgia" w:hAnsi="Georgia" w:cstheme="minorHAnsi"/>
          <w:color w:val="auto"/>
          <w:sz w:val="22"/>
          <w:szCs w:val="22"/>
        </w:rPr>
        <w:t xml:space="preserve">clúster. </w:t>
      </w:r>
    </w:p>
    <w:p w14:paraId="7F91F466" w14:textId="77777777" w:rsidR="0009119A" w:rsidRDefault="0009119A" w:rsidP="0009119A">
      <w:pPr>
        <w:pStyle w:val="Default"/>
        <w:spacing w:line="360" w:lineRule="auto"/>
        <w:jc w:val="both"/>
        <w:rPr>
          <w:rFonts w:ascii="Georgia" w:hAnsi="Georgia" w:cstheme="minorHAnsi"/>
          <w:color w:val="auto"/>
          <w:sz w:val="22"/>
          <w:szCs w:val="22"/>
        </w:rPr>
      </w:pPr>
    </w:p>
    <w:p w14:paraId="1D59F20E" w14:textId="77777777" w:rsidR="00E519BF" w:rsidRDefault="00E519BF" w:rsidP="00E519BF">
      <w:pPr>
        <w:pStyle w:val="Default"/>
        <w:jc w:val="both"/>
        <w:rPr>
          <w:rFonts w:ascii="Georgia" w:hAnsi="Georgia" w:cstheme="minorHAnsi"/>
          <w:color w:val="auto"/>
          <w:sz w:val="22"/>
          <w:szCs w:val="22"/>
        </w:rPr>
      </w:pPr>
    </w:p>
    <w:p w14:paraId="1EA7C673" w14:textId="77777777" w:rsidR="0046271B" w:rsidRDefault="0046271B" w:rsidP="00E519BF">
      <w:pPr>
        <w:pStyle w:val="Default"/>
        <w:jc w:val="both"/>
        <w:rPr>
          <w:rFonts w:ascii="Georgia" w:hAnsi="Georgia" w:cstheme="minorHAnsi"/>
          <w:color w:val="auto"/>
          <w:sz w:val="22"/>
          <w:szCs w:val="22"/>
        </w:rPr>
      </w:pPr>
    </w:p>
    <w:p w14:paraId="2574E892" w14:textId="77777777" w:rsidR="0046271B" w:rsidRDefault="0046271B" w:rsidP="00E519BF">
      <w:pPr>
        <w:pStyle w:val="Default"/>
        <w:jc w:val="both"/>
        <w:rPr>
          <w:rFonts w:ascii="Georgia" w:hAnsi="Georgia" w:cstheme="minorHAnsi"/>
          <w:color w:val="auto"/>
          <w:sz w:val="22"/>
          <w:szCs w:val="22"/>
        </w:rPr>
      </w:pPr>
    </w:p>
    <w:p w14:paraId="110AE4C3" w14:textId="77777777" w:rsidR="00A73DB2" w:rsidRDefault="00A73DB2" w:rsidP="00E519BF">
      <w:pPr>
        <w:pStyle w:val="Heading1"/>
        <w:spacing w:before="0"/>
        <w:ind w:left="431" w:hanging="431"/>
      </w:pPr>
      <w:bookmarkStart w:id="114" w:name="_Toc488444261"/>
      <w:r>
        <w:t>DTW</w:t>
      </w:r>
      <w:bookmarkEnd w:id="114"/>
    </w:p>
    <w:p w14:paraId="69F6B766" w14:textId="77777777" w:rsidR="00963BE3" w:rsidRPr="00963BE3" w:rsidRDefault="00963BE3" w:rsidP="002A207E">
      <w:pPr>
        <w:rPr>
          <w:lang w:val="en-US" w:bidi="en-US"/>
        </w:rPr>
      </w:pPr>
    </w:p>
    <w:p w14:paraId="38E6A47D" w14:textId="77777777" w:rsidR="00A73DB2" w:rsidRPr="00E84A74" w:rsidRDefault="006858E9" w:rsidP="002A207E">
      <w:pPr>
        <w:pStyle w:val="Heading2"/>
        <w:rPr>
          <w:color w:val="FF0000"/>
        </w:rPr>
      </w:pPr>
      <w:bookmarkStart w:id="115" w:name="_Toc488444262"/>
      <w:r>
        <w:lastRenderedPageBreak/>
        <w:t>Introducción</w:t>
      </w:r>
      <w:bookmarkEnd w:id="115"/>
      <w:r w:rsidR="00A73DB2" w:rsidRPr="00AC4843">
        <w:tab/>
      </w:r>
      <w:r w:rsidR="00A73DB2">
        <w:tab/>
      </w:r>
      <w:r w:rsidR="00A73DB2">
        <w:tab/>
      </w:r>
    </w:p>
    <w:p w14:paraId="0341207D" w14:textId="77777777" w:rsidR="00A73DB2" w:rsidRDefault="00A73DB2" w:rsidP="002A207E">
      <w:pPr>
        <w:autoSpaceDE w:val="0"/>
        <w:autoSpaceDN w:val="0"/>
        <w:adjustRightInd w:val="0"/>
        <w:spacing w:after="0"/>
        <w:rPr>
          <w:rFonts w:ascii="Georgia" w:hAnsi="Georgia" w:cstheme="minorHAnsi"/>
          <w:i/>
          <w:iCs/>
          <w:lang w:bidi="he-IL"/>
        </w:rPr>
      </w:pPr>
    </w:p>
    <w:p w14:paraId="7487FD0D" w14:textId="77777777" w:rsidR="006858E9" w:rsidRDefault="00A73DB2" w:rsidP="002A207E">
      <w:pPr>
        <w:autoSpaceDE w:val="0"/>
        <w:autoSpaceDN w:val="0"/>
        <w:adjustRightInd w:val="0"/>
        <w:spacing w:after="0"/>
        <w:rPr>
          <w:rFonts w:ascii="Georgia" w:hAnsi="Georgia" w:cstheme="minorHAnsi"/>
          <w:iCs/>
          <w:lang w:bidi="he-IL"/>
        </w:rPr>
      </w:pPr>
      <w:proofErr w:type="spellStart"/>
      <w:r w:rsidRPr="00722C14">
        <w:rPr>
          <w:rFonts w:ascii="Georgia" w:hAnsi="Georgia" w:cstheme="minorHAnsi"/>
          <w:i/>
          <w:iCs/>
          <w:lang w:bidi="he-IL"/>
        </w:rPr>
        <w:t>Dynamic</w:t>
      </w:r>
      <w:proofErr w:type="spellEnd"/>
      <w:r w:rsidRPr="00722C14">
        <w:rPr>
          <w:rFonts w:ascii="Georgia" w:hAnsi="Georgia" w:cstheme="minorHAnsi"/>
          <w:i/>
          <w:iCs/>
          <w:lang w:bidi="he-IL"/>
        </w:rPr>
        <w:t xml:space="preserve"> Time </w:t>
      </w:r>
      <w:proofErr w:type="spellStart"/>
      <w:r w:rsidRPr="00722C14">
        <w:rPr>
          <w:rFonts w:ascii="Georgia" w:hAnsi="Georgia" w:cstheme="minorHAnsi"/>
          <w:i/>
          <w:iCs/>
          <w:lang w:bidi="he-IL"/>
        </w:rPr>
        <w:t>Warping</w:t>
      </w:r>
      <w:proofErr w:type="spellEnd"/>
      <w:r w:rsidRPr="00722C14">
        <w:rPr>
          <w:rFonts w:ascii="Georgia" w:hAnsi="Georgia" w:cstheme="minorHAnsi"/>
          <w:iCs/>
          <w:lang w:bidi="he-IL"/>
        </w:rPr>
        <w:t xml:space="preserve"> </w:t>
      </w:r>
      <w:r w:rsidRPr="00722C14">
        <w:rPr>
          <w:rFonts w:ascii="Georgia" w:hAnsi="Georgia" w:cstheme="minorHAnsi"/>
          <w:i/>
          <w:iCs/>
          <w:lang w:bidi="he-IL"/>
        </w:rPr>
        <w:t>(DTW)</w:t>
      </w:r>
      <w:r>
        <w:rPr>
          <w:rFonts w:ascii="Georgia" w:hAnsi="Georgia" w:cstheme="minorHAnsi"/>
          <w:i/>
          <w:iCs/>
          <w:lang w:bidi="he-IL"/>
        </w:rPr>
        <w:t xml:space="preserve">  </w:t>
      </w:r>
      <w:r>
        <w:rPr>
          <w:rFonts w:ascii="Georgia" w:hAnsi="Georgia" w:cstheme="minorHAnsi"/>
          <w:iCs/>
          <w:lang w:bidi="he-IL"/>
        </w:rPr>
        <w:t xml:space="preserve">se creó </w:t>
      </w:r>
      <w:r w:rsidRPr="006272F3">
        <w:rPr>
          <w:rFonts w:ascii="Georgia" w:hAnsi="Georgia" w:cstheme="minorHAnsi"/>
          <w:iCs/>
          <w:lang w:bidi="he-IL"/>
        </w:rPr>
        <w:t>en los años 60, si bien, extendió su uso y se popularizó a partir de los años 70. Es un</w:t>
      </w:r>
      <w:r w:rsidR="006858E9">
        <w:rPr>
          <w:rFonts w:ascii="Georgia" w:hAnsi="Georgia" w:cstheme="minorHAnsi"/>
          <w:iCs/>
          <w:lang w:bidi="he-IL"/>
        </w:rPr>
        <w:t>a</w:t>
      </w:r>
      <w:r w:rsidRPr="006272F3">
        <w:rPr>
          <w:rFonts w:ascii="Georgia" w:hAnsi="Georgia" w:cstheme="minorHAnsi"/>
          <w:iCs/>
          <w:lang w:bidi="he-IL"/>
        </w:rPr>
        <w:t xml:space="preserve"> de l</w:t>
      </w:r>
      <w:r w:rsidR="006858E9">
        <w:rPr>
          <w:rFonts w:ascii="Georgia" w:hAnsi="Georgia" w:cstheme="minorHAnsi"/>
          <w:iCs/>
          <w:lang w:bidi="he-IL"/>
        </w:rPr>
        <w:t>a</w:t>
      </w:r>
      <w:r w:rsidRPr="006272F3">
        <w:rPr>
          <w:rFonts w:ascii="Georgia" w:hAnsi="Georgia" w:cstheme="minorHAnsi"/>
          <w:iCs/>
          <w:lang w:bidi="he-IL"/>
        </w:rPr>
        <w:t xml:space="preserve">s </w:t>
      </w:r>
      <w:r w:rsidR="006858E9">
        <w:rPr>
          <w:rFonts w:ascii="Georgia" w:hAnsi="Georgia" w:cstheme="minorHAnsi"/>
          <w:iCs/>
          <w:lang w:bidi="he-IL"/>
        </w:rPr>
        <w:t>métricas más utilizada</w:t>
      </w:r>
      <w:r w:rsidRPr="006272F3">
        <w:rPr>
          <w:rFonts w:ascii="Georgia" w:hAnsi="Georgia" w:cstheme="minorHAnsi"/>
          <w:iCs/>
          <w:lang w:bidi="he-IL"/>
        </w:rPr>
        <w:t>s en la actualidad</w:t>
      </w:r>
      <w:r w:rsidR="006858E9">
        <w:rPr>
          <w:rFonts w:ascii="Georgia" w:hAnsi="Georgia" w:cstheme="minorHAnsi"/>
          <w:iCs/>
          <w:lang w:bidi="he-IL"/>
        </w:rPr>
        <w:t>.</w:t>
      </w:r>
    </w:p>
    <w:p w14:paraId="2003CAEC" w14:textId="77777777" w:rsidR="00A73DB2" w:rsidRDefault="006858E9" w:rsidP="002A207E">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 </w:t>
      </w:r>
    </w:p>
    <w:p w14:paraId="4C8C7934" w14:textId="77777777" w:rsidR="00A73DB2" w:rsidRDefault="00A73DB2" w:rsidP="002A207E">
      <w:pPr>
        <w:autoSpaceDE w:val="0"/>
        <w:autoSpaceDN w:val="0"/>
        <w:adjustRightInd w:val="0"/>
        <w:spacing w:after="0"/>
        <w:rPr>
          <w:rFonts w:ascii="Georgia" w:hAnsi="Georgia" w:cstheme="minorHAnsi"/>
          <w:iCs/>
          <w:lang w:bidi="he-IL"/>
        </w:rPr>
      </w:pPr>
      <w:r>
        <w:rPr>
          <w:rFonts w:ascii="Georgia" w:hAnsi="Georgia" w:cstheme="minorHAnsi"/>
          <w:iCs/>
          <w:lang w:bidi="he-IL"/>
        </w:rPr>
        <w:t>Con la te</w:t>
      </w:r>
      <w:r w:rsidR="002E4430">
        <w:rPr>
          <w:rFonts w:ascii="Georgia" w:hAnsi="Georgia" w:cstheme="minorHAnsi"/>
          <w:iCs/>
          <w:lang w:bidi="he-IL"/>
        </w:rPr>
        <w:t>cnología existente en la</w:t>
      </w:r>
      <w:r>
        <w:rPr>
          <w:rFonts w:ascii="Georgia" w:hAnsi="Georgia" w:cstheme="minorHAnsi"/>
          <w:iCs/>
          <w:lang w:bidi="he-IL"/>
        </w:rPr>
        <w:t xml:space="preserve"> época</w:t>
      </w:r>
      <w:r w:rsidR="002E4430">
        <w:rPr>
          <w:rFonts w:ascii="Georgia" w:hAnsi="Georgia" w:cstheme="minorHAnsi"/>
          <w:iCs/>
          <w:lang w:bidi="he-IL"/>
        </w:rPr>
        <w:t xml:space="preserve"> de su creación</w:t>
      </w:r>
      <w:r>
        <w:rPr>
          <w:rFonts w:ascii="Georgia" w:hAnsi="Georgia" w:cstheme="minorHAnsi"/>
          <w:iCs/>
          <w:lang w:bidi="he-IL"/>
        </w:rPr>
        <w:t xml:space="preserve">, no había posibilidad de hacer uso de todo su potencial, por lo que no ha sido hasta </w:t>
      </w:r>
      <w:r w:rsidR="002E4430">
        <w:rPr>
          <w:rFonts w:ascii="Georgia" w:hAnsi="Georgia" w:cstheme="minorHAnsi"/>
          <w:iCs/>
          <w:lang w:bidi="he-IL"/>
        </w:rPr>
        <w:t>esta</w:t>
      </w:r>
      <w:r>
        <w:rPr>
          <w:rFonts w:ascii="Georgia" w:hAnsi="Georgia" w:cstheme="minorHAnsi"/>
          <w:iCs/>
          <w:lang w:bidi="he-IL"/>
        </w:rPr>
        <w:t xml:space="preserve"> última década, con sistemas más modernos, cuando ha sufrido una verdadera transformación, evolucionando de tal forma que, aunque en los primeros años estaba principalmente enfocado a técnicas de reconocimiento de voz, </w:t>
      </w:r>
      <w:r w:rsidRPr="00722C14">
        <w:rPr>
          <w:rFonts w:ascii="Georgia" w:hAnsi="Georgia" w:cstheme="minorHAnsi"/>
          <w:iCs/>
          <w:lang w:bidi="he-IL"/>
        </w:rPr>
        <w:t xml:space="preserve">hoy en día es utilizado en todo tipo de área relacionada con el Data </w:t>
      </w:r>
      <w:proofErr w:type="spellStart"/>
      <w:r w:rsidRPr="00722C14">
        <w:rPr>
          <w:rFonts w:ascii="Georgia" w:hAnsi="Georgia" w:cstheme="minorHAnsi"/>
          <w:iCs/>
          <w:lang w:bidi="he-IL"/>
        </w:rPr>
        <w:t>Mining</w:t>
      </w:r>
      <w:proofErr w:type="spellEnd"/>
      <w:r w:rsidR="002E4430">
        <w:rPr>
          <w:rFonts w:ascii="Georgia" w:hAnsi="Georgia" w:cstheme="minorHAnsi"/>
          <w:iCs/>
          <w:lang w:bidi="he-IL"/>
        </w:rPr>
        <w:t xml:space="preserve"> y </w:t>
      </w:r>
      <w:r>
        <w:rPr>
          <w:rFonts w:ascii="Georgia" w:hAnsi="Georgia" w:cstheme="minorHAnsi"/>
          <w:iCs/>
          <w:lang w:bidi="he-IL"/>
        </w:rPr>
        <w:t xml:space="preserve">entornos </w:t>
      </w:r>
      <w:r w:rsidR="002E4430">
        <w:rPr>
          <w:rFonts w:ascii="Georgia" w:hAnsi="Georgia" w:cstheme="minorHAnsi"/>
          <w:iCs/>
          <w:lang w:bidi="he-IL"/>
        </w:rPr>
        <w:t xml:space="preserve">de </w:t>
      </w:r>
      <w:r w:rsidRPr="00722C14">
        <w:rPr>
          <w:rFonts w:ascii="Georgia" w:hAnsi="Georgia" w:cstheme="minorHAnsi"/>
          <w:iCs/>
          <w:lang w:bidi="he-IL"/>
        </w:rPr>
        <w:t>Big Data.</w:t>
      </w:r>
    </w:p>
    <w:p w14:paraId="4412A5F1" w14:textId="77777777" w:rsidR="00A73DB2" w:rsidRPr="000C448F" w:rsidRDefault="00A73DB2" w:rsidP="002A207E">
      <w:pPr>
        <w:autoSpaceDE w:val="0"/>
        <w:autoSpaceDN w:val="0"/>
        <w:adjustRightInd w:val="0"/>
        <w:spacing w:after="0"/>
        <w:rPr>
          <w:rFonts w:ascii="Georgia" w:hAnsi="Georgia" w:cstheme="minorHAnsi"/>
          <w:iCs/>
          <w:lang w:bidi="he-IL"/>
        </w:rPr>
      </w:pPr>
      <w:r w:rsidRPr="00722C14">
        <w:rPr>
          <w:rFonts w:ascii="Georgia" w:hAnsi="Georgia" w:cstheme="minorHAnsi"/>
          <w:iCs/>
          <w:lang w:bidi="he-IL"/>
        </w:rPr>
        <w:t xml:space="preserve"> </w:t>
      </w:r>
    </w:p>
    <w:p w14:paraId="1A74F787" w14:textId="77777777" w:rsidR="00FE0F06" w:rsidRDefault="00A73DB2" w:rsidP="002A207E">
      <w:pPr>
        <w:pStyle w:val="HTMLPreformatted"/>
        <w:shd w:val="clear" w:color="auto" w:fill="FFFFFF"/>
        <w:spacing w:line="360" w:lineRule="auto"/>
        <w:jc w:val="both"/>
        <w:rPr>
          <w:rFonts w:ascii="Georgia" w:hAnsi="Georgia" w:cstheme="minorHAnsi"/>
          <w:sz w:val="22"/>
          <w:szCs w:val="22"/>
        </w:rPr>
      </w:pPr>
      <w:r w:rsidRPr="00E530CD">
        <w:rPr>
          <w:rFonts w:ascii="Georgia" w:hAnsi="Georgia" w:cstheme="minorHAnsi"/>
          <w:sz w:val="22"/>
          <w:szCs w:val="22"/>
        </w:rPr>
        <w:t>En</w:t>
      </w:r>
      <w:r w:rsidR="00E229F8">
        <w:rPr>
          <w:rFonts w:ascii="Georgia" w:hAnsi="Georgia" w:cstheme="minorHAnsi"/>
          <w:sz w:val="22"/>
          <w:szCs w:val="22"/>
        </w:rPr>
        <w:t xml:space="preserve"> definitiva, </w:t>
      </w:r>
      <w:r w:rsidR="00FE0F06">
        <w:rPr>
          <w:rFonts w:ascii="Georgia" w:hAnsi="Georgia" w:cstheme="minorHAnsi"/>
          <w:sz w:val="22"/>
          <w:szCs w:val="22"/>
        </w:rPr>
        <w:t xml:space="preserve"> </w:t>
      </w:r>
      <w:r w:rsidRPr="00E530CD">
        <w:rPr>
          <w:rFonts w:ascii="Georgia" w:hAnsi="Georgia" w:cstheme="minorHAnsi"/>
          <w:sz w:val="22"/>
          <w:szCs w:val="22"/>
        </w:rPr>
        <w:t xml:space="preserve">DTW </w:t>
      </w:r>
      <w:r w:rsidR="00FE0F06">
        <w:rPr>
          <w:rFonts w:ascii="Georgia" w:hAnsi="Georgia" w:cstheme="minorHAnsi"/>
          <w:sz w:val="22"/>
          <w:szCs w:val="22"/>
        </w:rPr>
        <w:t xml:space="preserve"> </w:t>
      </w:r>
      <w:r>
        <w:rPr>
          <w:rFonts w:ascii="Georgia" w:hAnsi="Georgia" w:cstheme="minorHAnsi"/>
          <w:sz w:val="22"/>
          <w:szCs w:val="22"/>
        </w:rPr>
        <w:t xml:space="preserve">se centra en </w:t>
      </w:r>
      <w:r w:rsidRPr="00E530CD">
        <w:rPr>
          <w:rFonts w:ascii="Georgia" w:hAnsi="Georgia" w:cstheme="minorHAnsi"/>
          <w:sz w:val="22"/>
          <w:szCs w:val="22"/>
        </w:rPr>
        <w:t xml:space="preserve">alinear dos secuencias (temporales), con el fin de generar la medida de distancia más representativa de su diferencia total. </w:t>
      </w:r>
      <w:r w:rsidR="00E229F8">
        <w:rPr>
          <w:rFonts w:ascii="Georgia" w:hAnsi="Georgia" w:cstheme="minorHAnsi"/>
          <w:sz w:val="22"/>
          <w:szCs w:val="22"/>
        </w:rPr>
        <w:t xml:space="preserve"> </w:t>
      </w:r>
      <w:r w:rsidRPr="00E530CD">
        <w:rPr>
          <w:rFonts w:ascii="Georgia" w:hAnsi="Georgia" w:cstheme="minorHAnsi"/>
          <w:sz w:val="22"/>
          <w:szCs w:val="22"/>
        </w:rPr>
        <w:t xml:space="preserve">Este cálculo se ha convertido en </w:t>
      </w:r>
      <w:r w:rsidR="00FE0F06">
        <w:rPr>
          <w:rFonts w:ascii="Georgia" w:hAnsi="Georgia" w:cstheme="minorHAnsi"/>
          <w:sz w:val="22"/>
          <w:szCs w:val="22"/>
        </w:rPr>
        <w:t xml:space="preserve">el más utilizado </w:t>
      </w:r>
      <w:r w:rsidRPr="00E530CD">
        <w:rPr>
          <w:rFonts w:ascii="Georgia" w:hAnsi="Georgia" w:cstheme="minorHAnsi"/>
          <w:sz w:val="22"/>
          <w:szCs w:val="22"/>
        </w:rPr>
        <w:t>en ciertos campos de investigación, como pueden ser</w:t>
      </w:r>
      <w:r>
        <w:rPr>
          <w:rFonts w:ascii="Georgia" w:hAnsi="Georgia" w:cstheme="minorHAnsi"/>
          <w:sz w:val="22"/>
          <w:szCs w:val="22"/>
        </w:rPr>
        <w:t xml:space="preserve"> </w:t>
      </w:r>
      <w:r w:rsidRPr="00E530CD">
        <w:rPr>
          <w:rFonts w:ascii="Georgia" w:hAnsi="Georgia" w:cstheme="minorHAnsi"/>
          <w:sz w:val="22"/>
          <w:szCs w:val="22"/>
        </w:rPr>
        <w:t xml:space="preserve">la </w:t>
      </w:r>
      <w:r>
        <w:rPr>
          <w:rFonts w:ascii="Georgia" w:hAnsi="Georgia" w:cstheme="minorHAnsi"/>
          <w:sz w:val="22"/>
          <w:szCs w:val="22"/>
        </w:rPr>
        <w:t>M</w:t>
      </w:r>
      <w:r w:rsidRPr="00E530CD">
        <w:rPr>
          <w:rFonts w:ascii="Georgia" w:hAnsi="Georgia" w:cstheme="minorHAnsi"/>
          <w:sz w:val="22"/>
          <w:szCs w:val="22"/>
        </w:rPr>
        <w:t>edicina</w:t>
      </w:r>
      <w:r>
        <w:rPr>
          <w:rFonts w:ascii="Georgia" w:hAnsi="Georgia" w:cstheme="minorHAnsi"/>
          <w:sz w:val="22"/>
          <w:szCs w:val="22"/>
        </w:rPr>
        <w:t xml:space="preserve">, </w:t>
      </w:r>
      <w:r w:rsidRPr="00E530CD">
        <w:rPr>
          <w:rFonts w:ascii="Georgia" w:hAnsi="Georgia" w:cstheme="minorHAnsi"/>
          <w:sz w:val="22"/>
          <w:szCs w:val="22"/>
        </w:rPr>
        <w:t xml:space="preserve">la </w:t>
      </w:r>
      <w:r>
        <w:rPr>
          <w:rFonts w:ascii="Georgia" w:hAnsi="Georgia" w:cstheme="minorHAnsi"/>
          <w:sz w:val="22"/>
          <w:szCs w:val="22"/>
        </w:rPr>
        <w:t>B</w:t>
      </w:r>
      <w:r w:rsidRPr="00E530CD">
        <w:rPr>
          <w:rFonts w:ascii="Georgia" w:hAnsi="Georgia" w:cstheme="minorHAnsi"/>
          <w:sz w:val="22"/>
          <w:szCs w:val="22"/>
        </w:rPr>
        <w:t>iología</w:t>
      </w:r>
      <w:r>
        <w:rPr>
          <w:rFonts w:ascii="Georgia" w:hAnsi="Georgia" w:cstheme="minorHAnsi"/>
          <w:sz w:val="22"/>
          <w:szCs w:val="22"/>
        </w:rPr>
        <w:t xml:space="preserve"> o la Astrofísica</w:t>
      </w:r>
      <w:r w:rsidRPr="00E530CD">
        <w:rPr>
          <w:rFonts w:ascii="Georgia" w:hAnsi="Georgia" w:cstheme="minorHAnsi"/>
          <w:sz w:val="22"/>
          <w:szCs w:val="22"/>
        </w:rPr>
        <w:t xml:space="preserve">, </w:t>
      </w:r>
      <w:r>
        <w:rPr>
          <w:rFonts w:ascii="Georgia" w:hAnsi="Georgia" w:cstheme="minorHAnsi"/>
          <w:sz w:val="22"/>
          <w:szCs w:val="22"/>
        </w:rPr>
        <w:t>por poner sólo varios ejemplos</w:t>
      </w:r>
      <w:r w:rsidR="00FE0F06">
        <w:rPr>
          <w:rFonts w:ascii="Georgia" w:hAnsi="Georgia" w:cstheme="minorHAnsi"/>
          <w:sz w:val="22"/>
          <w:szCs w:val="22"/>
        </w:rPr>
        <w:t xml:space="preserve">.  </w:t>
      </w:r>
    </w:p>
    <w:p w14:paraId="1448BBE1" w14:textId="77777777" w:rsidR="00FE0F06" w:rsidRDefault="00FE0F06" w:rsidP="002A207E">
      <w:pPr>
        <w:pStyle w:val="HTMLPreformatted"/>
        <w:shd w:val="clear" w:color="auto" w:fill="FFFFFF"/>
        <w:spacing w:line="360" w:lineRule="auto"/>
        <w:jc w:val="both"/>
        <w:rPr>
          <w:rFonts w:ascii="Georgia" w:hAnsi="Georgia" w:cstheme="minorHAnsi"/>
          <w:sz w:val="22"/>
          <w:szCs w:val="22"/>
        </w:rPr>
      </w:pPr>
    </w:p>
    <w:p w14:paraId="455C654E" w14:textId="77777777" w:rsidR="00A73DB2" w:rsidRPr="00E530CD" w:rsidRDefault="00FE0F06" w:rsidP="002A207E">
      <w:pPr>
        <w:pStyle w:val="HTMLPreformatted"/>
        <w:shd w:val="clear" w:color="auto" w:fill="FFFFFF"/>
        <w:spacing w:line="360" w:lineRule="auto"/>
        <w:jc w:val="both"/>
        <w:rPr>
          <w:rFonts w:ascii="Georgia" w:hAnsi="Georgia" w:cstheme="minorHAnsi"/>
          <w:sz w:val="22"/>
          <w:szCs w:val="22"/>
        </w:rPr>
      </w:pPr>
      <w:r>
        <w:rPr>
          <w:rFonts w:ascii="Georgia" w:hAnsi="Georgia" w:cstheme="minorHAnsi"/>
          <w:sz w:val="22"/>
          <w:szCs w:val="22"/>
        </w:rPr>
        <w:t>En la última década</w:t>
      </w:r>
      <w:r w:rsidR="00A73DB2">
        <w:rPr>
          <w:rFonts w:ascii="Georgia" w:hAnsi="Georgia" w:cstheme="minorHAnsi"/>
          <w:sz w:val="22"/>
          <w:szCs w:val="22"/>
        </w:rPr>
        <w:t xml:space="preserve">, </w:t>
      </w:r>
      <w:r>
        <w:rPr>
          <w:rFonts w:ascii="Georgia" w:hAnsi="Georgia" w:cstheme="minorHAnsi"/>
          <w:sz w:val="22"/>
          <w:szCs w:val="22"/>
        </w:rPr>
        <w:t>se ha dado</w:t>
      </w:r>
      <w:r w:rsidR="00A73DB2" w:rsidRPr="00E530CD">
        <w:rPr>
          <w:rFonts w:ascii="Georgia" w:hAnsi="Georgia" w:cstheme="minorHAnsi"/>
          <w:sz w:val="22"/>
          <w:szCs w:val="22"/>
        </w:rPr>
        <w:t xml:space="preserve"> </w:t>
      </w:r>
      <w:r>
        <w:rPr>
          <w:rFonts w:ascii="Georgia" w:hAnsi="Georgia" w:cstheme="minorHAnsi"/>
          <w:sz w:val="22"/>
          <w:szCs w:val="22"/>
        </w:rPr>
        <w:t>mucha i</w:t>
      </w:r>
      <w:r w:rsidR="00A73DB2" w:rsidRPr="00E530CD">
        <w:rPr>
          <w:rFonts w:ascii="Georgia" w:hAnsi="Georgia" w:cstheme="minorHAnsi"/>
          <w:sz w:val="22"/>
          <w:szCs w:val="22"/>
        </w:rPr>
        <w:t xml:space="preserve">mportancia </w:t>
      </w:r>
      <w:r>
        <w:rPr>
          <w:rFonts w:ascii="Georgia" w:hAnsi="Georgia" w:cstheme="minorHAnsi"/>
          <w:sz w:val="22"/>
          <w:szCs w:val="22"/>
        </w:rPr>
        <w:t>al</w:t>
      </w:r>
      <w:r w:rsidR="00A73DB2">
        <w:rPr>
          <w:rFonts w:ascii="Georgia" w:hAnsi="Georgia" w:cstheme="minorHAnsi"/>
          <w:sz w:val="22"/>
          <w:szCs w:val="22"/>
        </w:rPr>
        <w:t xml:space="preserve"> tratamiento de datos, con </w:t>
      </w:r>
      <w:r w:rsidR="00A73DB2" w:rsidRPr="00E530CD">
        <w:rPr>
          <w:rFonts w:ascii="Georgia" w:hAnsi="Georgia" w:cstheme="minorHAnsi"/>
          <w:sz w:val="22"/>
          <w:szCs w:val="22"/>
        </w:rPr>
        <w:t xml:space="preserve">conceptos como </w:t>
      </w:r>
      <w:proofErr w:type="spellStart"/>
      <w:r w:rsidR="00A73DB2" w:rsidRPr="00E530CD">
        <w:rPr>
          <w:rFonts w:ascii="Georgia" w:hAnsi="Georgia" w:cstheme="minorHAnsi"/>
          <w:sz w:val="22"/>
          <w:szCs w:val="22"/>
        </w:rPr>
        <w:t>Clustering</w:t>
      </w:r>
      <w:proofErr w:type="spellEnd"/>
      <w:r w:rsidR="00A73DB2" w:rsidRPr="00E530CD">
        <w:rPr>
          <w:rFonts w:ascii="Georgia" w:hAnsi="Georgia" w:cstheme="minorHAnsi"/>
          <w:sz w:val="22"/>
          <w:szCs w:val="22"/>
        </w:rPr>
        <w:t xml:space="preserve"> o Clasificación</w:t>
      </w:r>
      <w:r w:rsidR="00A73DB2">
        <w:rPr>
          <w:rFonts w:ascii="Georgia" w:hAnsi="Georgia" w:cstheme="minorHAnsi"/>
          <w:sz w:val="22"/>
          <w:szCs w:val="22"/>
        </w:rPr>
        <w:t xml:space="preserve">, dos de las técnicas más utilizadas en el campo del Data </w:t>
      </w:r>
      <w:proofErr w:type="spellStart"/>
      <w:r w:rsidR="00A73DB2">
        <w:rPr>
          <w:rFonts w:ascii="Georgia" w:hAnsi="Georgia" w:cstheme="minorHAnsi"/>
          <w:sz w:val="22"/>
          <w:szCs w:val="22"/>
        </w:rPr>
        <w:t>Mining</w:t>
      </w:r>
      <w:proofErr w:type="spellEnd"/>
      <w:r w:rsidR="00A73DB2" w:rsidRPr="00E530CD">
        <w:rPr>
          <w:rFonts w:ascii="Georgia" w:hAnsi="Georgia" w:cstheme="minorHAnsi"/>
          <w:sz w:val="22"/>
          <w:szCs w:val="22"/>
        </w:rPr>
        <w:t>.</w:t>
      </w:r>
    </w:p>
    <w:p w14:paraId="04A72E84"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1CB034E1"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2EE954AF" w14:textId="77777777" w:rsidR="00A73DB2" w:rsidRPr="00E84A74" w:rsidRDefault="00A73DB2" w:rsidP="002A207E">
      <w:pPr>
        <w:pStyle w:val="Heading2"/>
        <w:rPr>
          <w:b w:val="0"/>
          <w:color w:val="FF0000"/>
        </w:rPr>
      </w:pPr>
      <w:bookmarkStart w:id="116" w:name="_Toc488444263"/>
      <w:r>
        <w:t>Ventajas del algoritmo DTW</w:t>
      </w:r>
      <w:bookmarkEnd w:id="116"/>
      <w:r w:rsidRPr="00AC4843">
        <w:rPr>
          <w:b w:val="0"/>
        </w:rPr>
        <w:tab/>
      </w:r>
      <w:r>
        <w:tab/>
      </w:r>
      <w:r>
        <w:tab/>
      </w:r>
    </w:p>
    <w:p w14:paraId="48629936"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099C8C14"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r>
        <w:rPr>
          <w:rFonts w:ascii="Georgia" w:hAnsi="Georgia" w:cstheme="minorHAnsi"/>
          <w:sz w:val="22"/>
          <w:szCs w:val="22"/>
        </w:rPr>
        <w:t>Hace pocos años, c</w:t>
      </w:r>
      <w:r w:rsidRPr="00E530CD">
        <w:rPr>
          <w:rFonts w:ascii="Georgia" w:hAnsi="Georgia" w:cstheme="minorHAnsi"/>
          <w:sz w:val="22"/>
          <w:szCs w:val="22"/>
        </w:rPr>
        <w:t>uando se planteaba un problema de este tipo, e</w:t>
      </w:r>
      <w:r>
        <w:rPr>
          <w:rFonts w:ascii="Georgia" w:hAnsi="Georgia" w:cstheme="minorHAnsi"/>
          <w:sz w:val="22"/>
          <w:szCs w:val="22"/>
        </w:rPr>
        <w:t xml:space="preserve">staba </w:t>
      </w:r>
      <w:r w:rsidRPr="00E530CD">
        <w:rPr>
          <w:rFonts w:ascii="Georgia" w:hAnsi="Georgia" w:cstheme="minorHAnsi"/>
          <w:sz w:val="22"/>
          <w:szCs w:val="22"/>
        </w:rPr>
        <w:t xml:space="preserve">generalizado </w:t>
      </w:r>
      <w:r>
        <w:rPr>
          <w:rFonts w:ascii="Georgia" w:hAnsi="Georgia" w:cstheme="minorHAnsi"/>
          <w:sz w:val="22"/>
          <w:szCs w:val="22"/>
        </w:rPr>
        <w:t xml:space="preserve">la </w:t>
      </w:r>
      <w:r w:rsidRPr="00E530CD">
        <w:rPr>
          <w:rFonts w:ascii="Georgia" w:hAnsi="Georgia" w:cstheme="minorHAnsi"/>
          <w:sz w:val="22"/>
          <w:szCs w:val="22"/>
        </w:rPr>
        <w:t>aplica</w:t>
      </w:r>
      <w:r>
        <w:rPr>
          <w:rFonts w:ascii="Georgia" w:hAnsi="Georgia" w:cstheme="minorHAnsi"/>
          <w:sz w:val="22"/>
          <w:szCs w:val="22"/>
        </w:rPr>
        <w:t>ción de</w:t>
      </w:r>
      <w:r w:rsidRPr="00E530CD">
        <w:rPr>
          <w:rFonts w:ascii="Georgia" w:hAnsi="Georgia" w:cstheme="minorHAnsi"/>
          <w:sz w:val="22"/>
          <w:szCs w:val="22"/>
        </w:rPr>
        <w:t xml:space="preserve"> la distancia </w:t>
      </w:r>
      <w:proofErr w:type="spellStart"/>
      <w:r>
        <w:rPr>
          <w:rFonts w:ascii="Georgia" w:hAnsi="Georgia" w:cstheme="minorHAnsi"/>
          <w:sz w:val="22"/>
          <w:szCs w:val="22"/>
        </w:rPr>
        <w:t>euclídea</w:t>
      </w:r>
      <w:proofErr w:type="spellEnd"/>
      <w:r w:rsidRPr="00E530CD">
        <w:rPr>
          <w:rFonts w:ascii="Georgia" w:hAnsi="Georgia" w:cstheme="minorHAnsi"/>
          <w:sz w:val="22"/>
          <w:szCs w:val="22"/>
        </w:rPr>
        <w:t xml:space="preserve"> como métrica, pero </w:t>
      </w:r>
      <w:r>
        <w:rPr>
          <w:rFonts w:ascii="Georgia" w:hAnsi="Georgia" w:cstheme="minorHAnsi"/>
          <w:sz w:val="22"/>
          <w:szCs w:val="22"/>
        </w:rPr>
        <w:t xml:space="preserve">presentaba un claro </w:t>
      </w:r>
      <w:r w:rsidRPr="00E530CD">
        <w:rPr>
          <w:rFonts w:ascii="Georgia" w:hAnsi="Georgia" w:cstheme="minorHAnsi"/>
          <w:sz w:val="22"/>
          <w:szCs w:val="22"/>
        </w:rPr>
        <w:t>inconveniente</w:t>
      </w:r>
      <w:r>
        <w:rPr>
          <w:rFonts w:ascii="Georgia" w:hAnsi="Georgia" w:cstheme="minorHAnsi"/>
          <w:sz w:val="22"/>
          <w:szCs w:val="22"/>
        </w:rPr>
        <w:t xml:space="preserve">: </w:t>
      </w:r>
      <w:r w:rsidRPr="00E530CD">
        <w:rPr>
          <w:rFonts w:ascii="Georgia" w:hAnsi="Georgia" w:cstheme="minorHAnsi"/>
          <w:sz w:val="22"/>
          <w:szCs w:val="22"/>
        </w:rPr>
        <w:t>su sensibilidad a la distorsión del eje del tiempo</w:t>
      </w:r>
      <w:r>
        <w:rPr>
          <w:rFonts w:ascii="Georgia" w:hAnsi="Georgia" w:cstheme="minorHAnsi"/>
          <w:sz w:val="22"/>
          <w:szCs w:val="22"/>
        </w:rPr>
        <w:t>. E</w:t>
      </w:r>
      <w:r w:rsidRPr="00E530CD">
        <w:rPr>
          <w:rFonts w:ascii="Georgia" w:hAnsi="Georgia" w:cstheme="minorHAnsi"/>
          <w:sz w:val="22"/>
          <w:szCs w:val="22"/>
        </w:rPr>
        <w:t xml:space="preserve">ste hecho, era conocido ya </w:t>
      </w:r>
      <w:r>
        <w:rPr>
          <w:rFonts w:ascii="Georgia" w:hAnsi="Georgia" w:cstheme="minorHAnsi"/>
          <w:sz w:val="22"/>
          <w:szCs w:val="22"/>
        </w:rPr>
        <w:t xml:space="preserve">por </w:t>
      </w:r>
      <w:r w:rsidRPr="00E530CD">
        <w:rPr>
          <w:rFonts w:ascii="Georgia" w:hAnsi="Georgia" w:cstheme="minorHAnsi"/>
          <w:sz w:val="22"/>
          <w:szCs w:val="22"/>
        </w:rPr>
        <w:t xml:space="preserve">entonces, lo que favoreció que se optara por utilizar </w:t>
      </w:r>
      <w:r w:rsidR="00106BF3">
        <w:rPr>
          <w:rFonts w:ascii="Georgia" w:hAnsi="Georgia" w:cstheme="minorHAnsi"/>
          <w:sz w:val="22"/>
          <w:szCs w:val="22"/>
        </w:rPr>
        <w:t xml:space="preserve">una </w:t>
      </w:r>
      <w:r w:rsidRPr="00E530CD">
        <w:rPr>
          <w:rFonts w:ascii="Georgia" w:hAnsi="Georgia" w:cstheme="minorHAnsi"/>
          <w:sz w:val="22"/>
          <w:szCs w:val="22"/>
        </w:rPr>
        <w:t xml:space="preserve">medida de distancia </w:t>
      </w:r>
      <w:r w:rsidR="00106BF3">
        <w:rPr>
          <w:rFonts w:ascii="Georgia" w:hAnsi="Georgia" w:cstheme="minorHAnsi"/>
          <w:sz w:val="22"/>
          <w:szCs w:val="22"/>
        </w:rPr>
        <w:t>diferente que proporcionar</w:t>
      </w:r>
      <w:r w:rsidRPr="00E530CD">
        <w:rPr>
          <w:rFonts w:ascii="Georgia" w:hAnsi="Georgia" w:cstheme="minorHAnsi"/>
          <w:sz w:val="22"/>
          <w:szCs w:val="22"/>
        </w:rPr>
        <w:t>a una solución directa a la problemática mencionada.</w:t>
      </w:r>
      <w:r>
        <w:rPr>
          <w:rFonts w:ascii="Georgia" w:hAnsi="Georgia" w:cstheme="minorHAnsi"/>
          <w:sz w:val="22"/>
          <w:szCs w:val="22"/>
        </w:rPr>
        <w:t xml:space="preserve">  </w:t>
      </w:r>
    </w:p>
    <w:p w14:paraId="55B69E7A"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59EA8589"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1511C319" w14:textId="77777777" w:rsidR="00C36146" w:rsidRDefault="00C36146" w:rsidP="002A207E">
      <w:pPr>
        <w:pStyle w:val="HTMLPreformatted"/>
        <w:shd w:val="clear" w:color="auto" w:fill="FFFFFF"/>
        <w:spacing w:line="360" w:lineRule="auto"/>
        <w:jc w:val="both"/>
        <w:rPr>
          <w:rFonts w:ascii="Georgia" w:hAnsi="Georgia" w:cstheme="minorHAnsi"/>
          <w:sz w:val="22"/>
          <w:szCs w:val="22"/>
        </w:rPr>
      </w:pPr>
    </w:p>
    <w:p w14:paraId="65763FE4" w14:textId="77777777" w:rsidR="00C36146" w:rsidRDefault="00C36146" w:rsidP="002A207E">
      <w:pPr>
        <w:pStyle w:val="HTMLPreformatted"/>
        <w:shd w:val="clear" w:color="auto" w:fill="FFFFFF"/>
        <w:spacing w:line="360" w:lineRule="auto"/>
        <w:jc w:val="both"/>
        <w:rPr>
          <w:rFonts w:ascii="Georgia" w:hAnsi="Georgia" w:cstheme="minorHAnsi"/>
          <w:sz w:val="22"/>
          <w:szCs w:val="22"/>
        </w:rPr>
      </w:pPr>
    </w:p>
    <w:p w14:paraId="047DF54F"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r>
        <w:rPr>
          <w:rFonts w:ascii="Georgia" w:hAnsi="Georgia" w:cstheme="minorHAnsi"/>
          <w:sz w:val="22"/>
          <w:szCs w:val="22"/>
        </w:rPr>
        <w:t>Las principales ventajas del algoritmo DTW s</w:t>
      </w:r>
      <w:r w:rsidR="00C70E50">
        <w:rPr>
          <w:rFonts w:ascii="Georgia" w:hAnsi="Georgia" w:cstheme="minorHAnsi"/>
          <w:sz w:val="22"/>
          <w:szCs w:val="22"/>
        </w:rPr>
        <w:t>on</w:t>
      </w:r>
      <w:r>
        <w:rPr>
          <w:rFonts w:ascii="Georgia" w:hAnsi="Georgia" w:cstheme="minorHAnsi"/>
          <w:sz w:val="22"/>
          <w:szCs w:val="22"/>
        </w:rPr>
        <w:t>:</w:t>
      </w:r>
    </w:p>
    <w:p w14:paraId="6F388541"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665CF93C" w14:textId="77777777" w:rsidR="00A73DB2" w:rsidRPr="005009CD" w:rsidRDefault="00CF0C74" w:rsidP="002A207E">
      <w:pPr>
        <w:pStyle w:val="HTMLPreformatted"/>
        <w:numPr>
          <w:ilvl w:val="0"/>
          <w:numId w:val="10"/>
        </w:numPr>
        <w:shd w:val="clear" w:color="auto" w:fill="FFFFFF"/>
        <w:spacing w:line="360" w:lineRule="auto"/>
        <w:jc w:val="both"/>
        <w:rPr>
          <w:rFonts w:ascii="Georgia" w:hAnsi="Georgia" w:cstheme="minorHAnsi"/>
          <w:sz w:val="22"/>
          <w:szCs w:val="22"/>
        </w:rPr>
      </w:pPr>
      <w:r>
        <w:rPr>
          <w:rFonts w:ascii="Georgia" w:hAnsi="Georgia" w:cstheme="minorHAnsi"/>
          <w:sz w:val="22"/>
          <w:szCs w:val="22"/>
        </w:rPr>
        <w:lastRenderedPageBreak/>
        <w:t>M</w:t>
      </w:r>
      <w:r w:rsidR="00A73DB2" w:rsidRPr="00E530CD">
        <w:rPr>
          <w:rFonts w:ascii="Georgia" w:hAnsi="Georgia" w:cstheme="minorHAnsi"/>
          <w:sz w:val="22"/>
          <w:szCs w:val="22"/>
        </w:rPr>
        <w:t>ayor flexibilidad</w:t>
      </w:r>
      <w:r w:rsidR="00A73DB2">
        <w:rPr>
          <w:rFonts w:ascii="Georgia" w:hAnsi="Georgia" w:cstheme="minorHAnsi"/>
          <w:sz w:val="22"/>
          <w:szCs w:val="22"/>
        </w:rPr>
        <w:t xml:space="preserve">. </w:t>
      </w:r>
      <w:r>
        <w:rPr>
          <w:rFonts w:ascii="Georgia" w:hAnsi="Georgia" w:cstheme="minorHAnsi"/>
          <w:sz w:val="22"/>
          <w:szCs w:val="22"/>
        </w:rPr>
        <w:t xml:space="preserve"> </w:t>
      </w:r>
      <w:r w:rsidR="00A73DB2" w:rsidRPr="00204C7A">
        <w:rPr>
          <w:rFonts w:ascii="Georgia" w:hAnsi="Georgia" w:cstheme="minorHAnsi"/>
          <w:sz w:val="22"/>
          <w:szCs w:val="22"/>
        </w:rPr>
        <w:t>Admite el uso de series en las que el eje distorsionado puede ser diferente al tiempo</w:t>
      </w:r>
      <w:r w:rsidR="00A73DB2">
        <w:rPr>
          <w:rFonts w:ascii="Georgia" w:hAnsi="Georgia" w:cstheme="minorHAnsi"/>
          <w:sz w:val="22"/>
          <w:szCs w:val="22"/>
        </w:rPr>
        <w:t>,</w:t>
      </w:r>
      <w:r w:rsidR="00A73DB2" w:rsidRPr="00204C7A">
        <w:rPr>
          <w:rFonts w:ascii="Georgia" w:hAnsi="Georgia" w:cstheme="minorHAnsi"/>
          <w:sz w:val="22"/>
          <w:szCs w:val="22"/>
        </w:rPr>
        <w:t xml:space="preserve"> como, por ejemplo, </w:t>
      </w:r>
      <w:r w:rsidR="00A73DB2">
        <w:rPr>
          <w:rFonts w:ascii="Georgia" w:hAnsi="Georgia" w:cstheme="minorHAnsi"/>
          <w:sz w:val="22"/>
          <w:szCs w:val="22"/>
        </w:rPr>
        <w:t xml:space="preserve">la aplicación del </w:t>
      </w:r>
      <w:r w:rsidR="00A73DB2" w:rsidRPr="00204C7A">
        <w:rPr>
          <w:rFonts w:ascii="Georgia" w:hAnsi="Georgia" w:cstheme="minorHAnsi"/>
          <w:sz w:val="22"/>
          <w:szCs w:val="22"/>
        </w:rPr>
        <w:t>reconocimiento de formas, caso en el que la dimensión afectada es el ángulo.</w:t>
      </w:r>
      <w:r w:rsidR="00A73DB2" w:rsidRPr="00204C7A">
        <w:rPr>
          <w:rFonts w:ascii="Georgia" w:hAnsi="Georgia" w:cstheme="minorHAnsi"/>
          <w:color w:val="FF0000"/>
          <w:sz w:val="22"/>
          <w:szCs w:val="22"/>
        </w:rPr>
        <w:t xml:space="preserve"> </w:t>
      </w:r>
    </w:p>
    <w:p w14:paraId="17D25EEC" w14:textId="77777777" w:rsidR="00A73DB2" w:rsidRPr="005009CD" w:rsidRDefault="00A73DB2" w:rsidP="002A207E">
      <w:pPr>
        <w:pStyle w:val="HTMLPreformatted"/>
        <w:shd w:val="clear" w:color="auto" w:fill="FFFFFF"/>
        <w:spacing w:line="360" w:lineRule="auto"/>
        <w:ind w:left="360"/>
        <w:jc w:val="both"/>
        <w:rPr>
          <w:rFonts w:ascii="Georgia" w:hAnsi="Georgia" w:cstheme="minorHAnsi"/>
          <w:sz w:val="22"/>
          <w:szCs w:val="22"/>
        </w:rPr>
      </w:pPr>
    </w:p>
    <w:p w14:paraId="7C903B54" w14:textId="77777777" w:rsidR="00CF0C74" w:rsidRDefault="00CF0C74" w:rsidP="00CF0C74">
      <w:pPr>
        <w:pStyle w:val="ListParagraph"/>
        <w:numPr>
          <w:ilvl w:val="0"/>
          <w:numId w:val="10"/>
        </w:numPr>
        <w:spacing w:line="360" w:lineRule="auto"/>
        <w:jc w:val="both"/>
        <w:rPr>
          <w:rFonts w:ascii="Georgia" w:hAnsi="Georgia" w:cstheme="minorHAnsi"/>
        </w:rPr>
      </w:pPr>
      <w:r>
        <w:rPr>
          <w:rFonts w:ascii="Georgia" w:hAnsi="Georgia" w:cstheme="minorHAnsi"/>
        </w:rPr>
        <w:t>C</w:t>
      </w:r>
      <w:r w:rsidR="00A73DB2" w:rsidRPr="005009CD">
        <w:rPr>
          <w:rFonts w:ascii="Georgia" w:hAnsi="Georgia" w:cstheme="minorHAnsi"/>
        </w:rPr>
        <w:t>ompara</w:t>
      </w:r>
      <w:r>
        <w:rPr>
          <w:rFonts w:ascii="Georgia" w:hAnsi="Georgia" w:cstheme="minorHAnsi"/>
        </w:rPr>
        <w:t>ción de</w:t>
      </w:r>
      <w:r w:rsidR="00A73DB2" w:rsidRPr="005009CD">
        <w:rPr>
          <w:rFonts w:ascii="Georgia" w:hAnsi="Georgia" w:cstheme="minorHAnsi"/>
        </w:rPr>
        <w:t xml:space="preserve"> dos series temporales que sean similares pero que se encuentren fuera de fase, permitiendo a su vez, el alineamiento de ambas; se distorsionan de una forma </w:t>
      </w:r>
      <w:r w:rsidR="00A73DB2" w:rsidRPr="005009CD">
        <w:rPr>
          <w:rFonts w:ascii="Georgia" w:hAnsi="Georgia" w:cstheme="minorHAnsi"/>
          <w:i/>
        </w:rPr>
        <w:t xml:space="preserve">no lineal </w:t>
      </w:r>
      <w:r w:rsidR="00A73DB2" w:rsidRPr="005009CD">
        <w:rPr>
          <w:rFonts w:ascii="Georgia" w:hAnsi="Georgia" w:cstheme="minorHAnsi"/>
        </w:rPr>
        <w:t>con el objetivo de hacerlas coincidir.</w:t>
      </w:r>
    </w:p>
    <w:p w14:paraId="4440FD2D" w14:textId="77777777" w:rsidR="00CF0C74" w:rsidRPr="00CF0C74" w:rsidRDefault="00CF0C74" w:rsidP="00CF0C74">
      <w:pPr>
        <w:pStyle w:val="ListParagraph"/>
        <w:rPr>
          <w:rFonts w:ascii="Georgia" w:hAnsi="Georgia" w:cstheme="minorHAnsi"/>
        </w:rPr>
      </w:pPr>
    </w:p>
    <w:p w14:paraId="0C3D8456" w14:textId="77777777" w:rsidR="00CF0C74" w:rsidRPr="00CF0C74" w:rsidRDefault="00CF0C74" w:rsidP="00CF0C74">
      <w:pPr>
        <w:pStyle w:val="ListParagraph"/>
        <w:spacing w:line="360" w:lineRule="auto"/>
        <w:jc w:val="both"/>
        <w:rPr>
          <w:rFonts w:ascii="Georgia" w:hAnsi="Georgia" w:cstheme="minorHAnsi"/>
        </w:rPr>
      </w:pPr>
    </w:p>
    <w:p w14:paraId="2F0A9AAE" w14:textId="77777777" w:rsidR="00A73DB2" w:rsidRPr="00C36146" w:rsidRDefault="00CF0C74" w:rsidP="002A207E">
      <w:pPr>
        <w:pStyle w:val="ListParagraph"/>
        <w:numPr>
          <w:ilvl w:val="0"/>
          <w:numId w:val="10"/>
        </w:numPr>
        <w:spacing w:line="360" w:lineRule="auto"/>
        <w:jc w:val="both"/>
        <w:rPr>
          <w:rFonts w:ascii="Georgia" w:hAnsi="Georgia" w:cstheme="minorHAnsi"/>
        </w:rPr>
      </w:pPr>
      <w:r>
        <w:rPr>
          <w:rFonts w:ascii="Georgia" w:hAnsi="Georgia"/>
          <w:lang w:bidi="he-IL"/>
        </w:rPr>
        <w:t>T</w:t>
      </w:r>
      <w:r w:rsidR="00A73DB2" w:rsidRPr="005009CD">
        <w:rPr>
          <w:rFonts w:ascii="Georgia" w:hAnsi="Georgia"/>
          <w:lang w:bidi="he-IL"/>
        </w:rPr>
        <w:t>rata</w:t>
      </w:r>
      <w:r>
        <w:rPr>
          <w:rFonts w:ascii="Georgia" w:hAnsi="Georgia"/>
          <w:lang w:bidi="he-IL"/>
        </w:rPr>
        <w:t>miento</w:t>
      </w:r>
      <w:r w:rsidR="00A73DB2" w:rsidRPr="005009CD">
        <w:rPr>
          <w:rFonts w:ascii="Georgia" w:hAnsi="Georgia"/>
          <w:lang w:bidi="he-IL"/>
        </w:rPr>
        <w:t xml:space="preserve"> </w:t>
      </w:r>
      <w:r>
        <w:rPr>
          <w:rFonts w:ascii="Georgia" w:hAnsi="Georgia"/>
          <w:lang w:bidi="he-IL"/>
        </w:rPr>
        <w:t xml:space="preserve">de </w:t>
      </w:r>
      <w:r w:rsidR="00A73DB2" w:rsidRPr="005009CD">
        <w:rPr>
          <w:rFonts w:ascii="Georgia" w:hAnsi="Georgia"/>
          <w:lang w:bidi="he-IL"/>
        </w:rPr>
        <w:t>deformaciones de tiempo que se ya velocidades diferentes asociadas con los datos dependientes del tiempo.</w:t>
      </w:r>
    </w:p>
    <w:p w14:paraId="44DCCAF8" w14:textId="77777777" w:rsidR="00C36146" w:rsidRDefault="00C36146" w:rsidP="00C36146">
      <w:pPr>
        <w:pStyle w:val="ListParagraph"/>
        <w:spacing w:line="360" w:lineRule="auto"/>
        <w:jc w:val="both"/>
        <w:rPr>
          <w:rFonts w:ascii="Georgia" w:hAnsi="Georgia" w:cstheme="minorHAnsi"/>
        </w:rPr>
      </w:pPr>
    </w:p>
    <w:p w14:paraId="65636A0D" w14:textId="77777777" w:rsidR="005C41AF" w:rsidRPr="00963BE3" w:rsidRDefault="005C41AF" w:rsidP="00C36146">
      <w:pPr>
        <w:pStyle w:val="ListParagraph"/>
        <w:spacing w:line="360" w:lineRule="auto"/>
        <w:jc w:val="both"/>
        <w:rPr>
          <w:rFonts w:ascii="Georgia" w:hAnsi="Georgia" w:cstheme="minorHAnsi"/>
        </w:rPr>
      </w:pPr>
    </w:p>
    <w:p w14:paraId="31E86C62" w14:textId="77777777" w:rsidR="00A73DB2" w:rsidRPr="00FB37A7" w:rsidRDefault="00A73DB2" w:rsidP="002A207E">
      <w:pPr>
        <w:pStyle w:val="Heading2"/>
        <w:rPr>
          <w:rFonts w:eastAsia="Times New Roman"/>
          <w:lang w:eastAsia="es-ES"/>
        </w:rPr>
      </w:pPr>
      <w:bookmarkStart w:id="117" w:name="_Toc488444264"/>
      <w:r w:rsidRPr="00FB37A7">
        <w:rPr>
          <w:rFonts w:eastAsia="Times New Roman"/>
          <w:lang w:eastAsia="es-ES"/>
        </w:rPr>
        <w:t xml:space="preserve">DTW vs Distancia </w:t>
      </w:r>
      <w:proofErr w:type="spellStart"/>
      <w:r w:rsidRPr="00FB37A7">
        <w:rPr>
          <w:rFonts w:eastAsia="Times New Roman"/>
          <w:lang w:eastAsia="es-ES"/>
        </w:rPr>
        <w:t>Euclídea</w:t>
      </w:r>
      <w:bookmarkEnd w:id="117"/>
      <w:proofErr w:type="spellEnd"/>
    </w:p>
    <w:p w14:paraId="3C92C883"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66232C6B"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Para poder comparar series temporales, hay que definir distancia, D(</w:t>
      </w:r>
      <w:r>
        <w:t>x</w:t>
      </w:r>
      <w:r>
        <w:rPr>
          <w:vertAlign w:val="subscript"/>
        </w:rPr>
        <w:t>1</w:t>
      </w:r>
      <w:r>
        <w:t xml:space="preserve"> , x</w:t>
      </w:r>
      <w:r>
        <w:rPr>
          <w:vertAlign w:val="subscript"/>
        </w:rPr>
        <w:t>2</w:t>
      </w:r>
      <w:r w:rsidRPr="00FB37A7">
        <w:rPr>
          <w:rFonts w:ascii="Georgia" w:eastAsia="Times New Roman" w:hAnsi="Georgia" w:cstheme="minorHAnsi"/>
          <w:szCs w:val="20"/>
          <w:lang w:eastAsia="es-ES"/>
        </w:rPr>
        <w:t xml:space="preserve">), donde </w:t>
      </w:r>
      <w:r>
        <w:t>x</w:t>
      </w:r>
      <w:r>
        <w:rPr>
          <w:vertAlign w:val="subscript"/>
        </w:rPr>
        <w:t>1</w:t>
      </w:r>
      <w:r>
        <w:t xml:space="preserve"> , x</w:t>
      </w:r>
      <w:r>
        <w:rPr>
          <w:vertAlign w:val="subscript"/>
        </w:rPr>
        <w:t>2</w:t>
      </w:r>
      <w:r w:rsidRPr="00FB37A7">
        <w:rPr>
          <w:rFonts w:ascii="Georgia" w:eastAsia="Times New Roman" w:hAnsi="Georgia" w:cstheme="minorHAnsi"/>
          <w:szCs w:val="20"/>
          <w:lang w:eastAsia="es-ES"/>
        </w:rPr>
        <w:t xml:space="preserve"> son vectores, que cumple las siguientes características:</w:t>
      </w:r>
    </w:p>
    <w:p w14:paraId="6E6BF51C"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14:paraId="3EA7371F"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14:paraId="2FFA7528" w14:textId="77777777" w:rsidR="00A73DB2" w:rsidRDefault="00A73DB2" w:rsidP="002A207E">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rPr>
      </w:pPr>
      <w:r w:rsidRPr="003900CF">
        <w:rPr>
          <w:rFonts w:ascii="Georgia" w:hAnsi="Georgia"/>
        </w:rPr>
        <w:t>No negativo: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xml:space="preserve">) ≥ 0 </w:t>
      </w:r>
    </w:p>
    <w:p w14:paraId="366D51A7" w14:textId="77777777" w:rsidR="00A73DB2" w:rsidRPr="003900CF" w:rsidRDefault="00A73DB2" w:rsidP="002A207E">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Simetría: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D(x</w:t>
      </w:r>
      <w:r w:rsidRPr="003900CF">
        <w:rPr>
          <w:rFonts w:ascii="Georgia" w:hAnsi="Georgia"/>
          <w:vertAlign w:val="subscript"/>
        </w:rPr>
        <w:t>2</w:t>
      </w:r>
      <w:r w:rsidRPr="003900CF">
        <w:rPr>
          <w:rFonts w:ascii="Georgia" w:hAnsi="Georgia"/>
        </w:rPr>
        <w:t xml:space="preserve"> , x</w:t>
      </w:r>
      <w:r w:rsidRPr="003900CF">
        <w:rPr>
          <w:rFonts w:ascii="Georgia" w:hAnsi="Georgia"/>
          <w:vertAlign w:val="subscript"/>
        </w:rPr>
        <w:t>1</w:t>
      </w:r>
      <w:r w:rsidRPr="003900CF">
        <w:rPr>
          <w:rFonts w:ascii="Georgia" w:hAnsi="Georgia"/>
        </w:rPr>
        <w:t>)</w:t>
      </w:r>
    </w:p>
    <w:p w14:paraId="1AE25082" w14:textId="77777777" w:rsidR="00A73DB2" w:rsidRPr="003900CF" w:rsidRDefault="00A73DB2" w:rsidP="002A207E">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Desigualdad triangular: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3</w:t>
      </w:r>
      <w:r w:rsidRPr="003900CF">
        <w:rPr>
          <w:rFonts w:ascii="Georgia" w:hAnsi="Georgia"/>
        </w:rPr>
        <w:t>) + D(x</w:t>
      </w:r>
      <w:r w:rsidRPr="003900CF">
        <w:rPr>
          <w:rFonts w:ascii="Georgia" w:hAnsi="Georgia"/>
          <w:vertAlign w:val="subscript"/>
        </w:rPr>
        <w:t>3</w:t>
      </w:r>
      <w:r w:rsidRPr="003900CF">
        <w:rPr>
          <w:rFonts w:ascii="Georgia" w:hAnsi="Georgia"/>
        </w:rPr>
        <w:t xml:space="preserve"> , x</w:t>
      </w:r>
      <w:r w:rsidRPr="003900CF">
        <w:rPr>
          <w:rFonts w:ascii="Georgia" w:hAnsi="Georgia"/>
          <w:vertAlign w:val="subscript"/>
        </w:rPr>
        <w:t>2</w:t>
      </w:r>
      <w:r w:rsidRPr="003900CF">
        <w:rPr>
          <w:rFonts w:ascii="Georgia" w:hAnsi="Georgia"/>
        </w:rPr>
        <w:t xml:space="preserve">) </w:t>
      </w:r>
    </w:p>
    <w:p w14:paraId="773740B9" w14:textId="77777777" w:rsidR="00A73DB2" w:rsidRPr="003900CF" w:rsidRDefault="00A73DB2" w:rsidP="002A207E">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Axioma de coincidencia: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0,  solo si  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p>
    <w:p w14:paraId="1DBAED93"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14:paraId="2738D754"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4AA96A76"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Existen diversas métricas (formas de medir la distancia): distancia </w:t>
      </w:r>
      <w:proofErr w:type="spellStart"/>
      <w:r w:rsidRPr="00FB37A7">
        <w:rPr>
          <w:rFonts w:ascii="Georgia" w:eastAsia="Times New Roman" w:hAnsi="Georgia" w:cstheme="minorHAnsi"/>
          <w:szCs w:val="20"/>
          <w:lang w:eastAsia="es-ES"/>
        </w:rPr>
        <w:t>Euclídea</w:t>
      </w:r>
      <w:proofErr w:type="spellEnd"/>
      <w:r w:rsidRPr="00FB37A7">
        <w:rPr>
          <w:rFonts w:ascii="Georgia" w:eastAsia="Times New Roman" w:hAnsi="Georgia" w:cstheme="minorHAnsi"/>
          <w:szCs w:val="20"/>
          <w:lang w:eastAsia="es-ES"/>
        </w:rPr>
        <w:t xml:space="preserve">, distancia Manhattan, </w:t>
      </w:r>
      <w:r w:rsidRPr="00D34CD1">
        <w:rPr>
          <w:rFonts w:ascii="Georgia" w:eastAsia="Times New Roman" w:hAnsi="Georgia" w:cstheme="minorHAnsi"/>
          <w:szCs w:val="20"/>
          <w:lang w:eastAsia="es-ES"/>
        </w:rPr>
        <w:t>distancia</w:t>
      </w:r>
      <w:r w:rsidRPr="00FB37A7">
        <w:rPr>
          <w:rFonts w:ascii="Georgia" w:eastAsia="Times New Roman" w:hAnsi="Georgia" w:cstheme="minorHAnsi"/>
          <w:szCs w:val="20"/>
          <w:lang w:eastAsia="es-ES"/>
        </w:rPr>
        <w:t xml:space="preserve"> máxima, distancia de </w:t>
      </w:r>
      <w:proofErr w:type="spellStart"/>
      <w:r w:rsidRPr="00FB37A7">
        <w:rPr>
          <w:rFonts w:ascii="Georgia" w:eastAsia="Times New Roman" w:hAnsi="Georgia" w:cstheme="minorHAnsi"/>
          <w:szCs w:val="20"/>
          <w:lang w:eastAsia="es-ES"/>
        </w:rPr>
        <w:t>Minkowski</w:t>
      </w:r>
      <w:proofErr w:type="spellEnd"/>
      <w:r w:rsidRPr="00FB37A7">
        <w:rPr>
          <w:rFonts w:ascii="Georgia" w:eastAsia="Times New Roman" w:hAnsi="Georgia" w:cstheme="minorHAnsi"/>
          <w:szCs w:val="20"/>
          <w:lang w:eastAsia="es-ES"/>
        </w:rPr>
        <w:t xml:space="preserve"> y distancia de </w:t>
      </w:r>
      <w:proofErr w:type="spellStart"/>
      <w:r w:rsidRPr="00FB37A7">
        <w:rPr>
          <w:rFonts w:ascii="Georgia" w:eastAsia="Times New Roman" w:hAnsi="Georgia" w:cstheme="minorHAnsi"/>
          <w:szCs w:val="20"/>
          <w:lang w:eastAsia="es-ES"/>
        </w:rPr>
        <w:t>Mahalanobis</w:t>
      </w:r>
      <w:proofErr w:type="spellEnd"/>
      <w:r w:rsidRPr="00FB37A7">
        <w:rPr>
          <w:rFonts w:ascii="Georgia" w:eastAsia="Times New Roman" w:hAnsi="Georgia" w:cstheme="minorHAnsi"/>
          <w:szCs w:val="20"/>
          <w:lang w:eastAsia="es-ES"/>
        </w:rPr>
        <w:t>.</w:t>
      </w:r>
    </w:p>
    <w:p w14:paraId="60660C81"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45FA9052"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No es objetivo de este trabajo desarrollar todas las métricas; sólo nos vamos a centrar en la distancia </w:t>
      </w:r>
      <w:proofErr w:type="spellStart"/>
      <w:r w:rsidRPr="00284C48">
        <w:rPr>
          <w:rFonts w:ascii="Georgia" w:eastAsia="Times New Roman" w:hAnsi="Georgia" w:cstheme="minorHAnsi"/>
          <w:i/>
          <w:szCs w:val="20"/>
          <w:lang w:eastAsia="es-ES"/>
        </w:rPr>
        <w:t>Euclídea</w:t>
      </w:r>
      <w:proofErr w:type="spellEnd"/>
      <w:r w:rsidRPr="00FB37A7">
        <w:rPr>
          <w:rFonts w:ascii="Georgia" w:eastAsia="Times New Roman" w:hAnsi="Georgia" w:cstheme="minorHAnsi"/>
          <w:szCs w:val="20"/>
          <w:lang w:eastAsia="es-ES"/>
        </w:rPr>
        <w:t xml:space="preserve">, que, para 2 </w:t>
      </w:r>
      <w:proofErr w:type="spellStart"/>
      <w:r w:rsidRPr="00FB37A7">
        <w:rPr>
          <w:rFonts w:ascii="Georgia" w:eastAsia="Times New Roman" w:hAnsi="Georgia" w:cstheme="minorHAnsi"/>
          <w:szCs w:val="20"/>
          <w:lang w:eastAsia="es-ES"/>
        </w:rPr>
        <w:t>clusters</w:t>
      </w:r>
      <w:proofErr w:type="spellEnd"/>
      <w:r w:rsidRPr="00FB37A7">
        <w:rPr>
          <w:rFonts w:ascii="Georgia" w:eastAsia="Times New Roman" w:hAnsi="Georgia" w:cstheme="minorHAnsi"/>
          <w:szCs w:val="20"/>
          <w:lang w:eastAsia="es-ES"/>
        </w:rPr>
        <w:t xml:space="preserve"> P</w:t>
      </w:r>
      <w:r w:rsidRPr="00FB37A7">
        <w:rPr>
          <w:rFonts w:ascii="Georgia" w:eastAsia="Times New Roman" w:hAnsi="Georgia" w:cstheme="minorHAnsi"/>
          <w:szCs w:val="20"/>
          <w:vertAlign w:val="subscript"/>
          <w:lang w:eastAsia="es-ES"/>
        </w:rPr>
        <w:t>1</w:t>
      </w:r>
      <w:r w:rsidRPr="00FB37A7">
        <w:rPr>
          <w:rFonts w:ascii="Georgia" w:eastAsia="Times New Roman" w:hAnsi="Georgia" w:cstheme="minorHAnsi"/>
          <w:szCs w:val="20"/>
          <w:lang w:eastAsia="es-ES"/>
        </w:rPr>
        <w:t xml:space="preserve"> y P</w:t>
      </w:r>
      <w:r w:rsidRPr="00FB37A7">
        <w:rPr>
          <w:rFonts w:ascii="Georgia" w:eastAsia="Times New Roman" w:hAnsi="Georgia" w:cstheme="minorHAnsi"/>
          <w:szCs w:val="20"/>
          <w:vertAlign w:val="subscript"/>
          <w:lang w:eastAsia="es-ES"/>
        </w:rPr>
        <w:t>2</w:t>
      </w:r>
      <w:r w:rsidRPr="00FB37A7">
        <w:rPr>
          <w:rFonts w:ascii="Georgia" w:eastAsia="Times New Roman" w:hAnsi="Georgia" w:cstheme="minorHAnsi"/>
          <w:szCs w:val="20"/>
          <w:lang w:eastAsia="es-ES"/>
        </w:rPr>
        <w:t xml:space="preserve">, se define con la expresión: </w:t>
      </w:r>
    </w:p>
    <w:p w14:paraId="387F835D"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0EDF5E01" w14:textId="77777777" w:rsidR="00A73DB2" w:rsidRDefault="006864BA" w:rsidP="002A207E">
      <w:pPr>
        <w:pStyle w:val="NormalWeb"/>
        <w:spacing w:before="240" w:beforeAutospacing="0" w:after="240" w:afterAutospacing="0" w:line="360" w:lineRule="auto"/>
        <w:jc w:val="center"/>
        <w:textAlignment w:val="baseline"/>
        <w:rPr>
          <w:rFonts w:ascii="Arial" w:hAnsi="Arial" w:cs="Arial"/>
          <w:color w:val="000000"/>
        </w:rPr>
      </w:pPr>
      <w:r>
        <w:rPr>
          <w:rFonts w:ascii="inherit" w:hAnsi="inherit" w:cs="Arial"/>
          <w:noProof/>
          <w:color w:val="0088CC"/>
          <w:lang w:val="en-GB" w:eastAsia="en-GB" w:bidi="ar-SA"/>
        </w:rPr>
        <mc:AlternateContent>
          <mc:Choice Requires="wps">
            <w:drawing>
              <wp:anchor distT="0" distB="0" distL="114300" distR="114300" simplePos="0" relativeHeight="251682816" behindDoc="0" locked="0" layoutInCell="1" allowOverlap="1" wp14:anchorId="146F3A79" wp14:editId="0A22E9D6">
                <wp:simplePos x="0" y="0"/>
                <wp:positionH relativeFrom="column">
                  <wp:posOffset>1904365</wp:posOffset>
                </wp:positionH>
                <wp:positionV relativeFrom="paragraph">
                  <wp:posOffset>40640</wp:posOffset>
                </wp:positionV>
                <wp:extent cx="2191385" cy="526415"/>
                <wp:effectExtent l="0" t="0" r="0" b="6985"/>
                <wp:wrapNone/>
                <wp:docPr id="30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91385" cy="52641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983144" id="Rectangle 11" o:spid="_x0000_s1026" style="position:absolute;margin-left:149.95pt;margin-top:3.2pt;width:172.55pt;height:41.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">
                <v:fill opacity="0"/>
                <v:path arrowok="t"/>
              </v:rect>
            </w:pict>
          </mc:Fallback>
        </mc:AlternateContent>
      </w:r>
      <w:r w:rsidR="00A73DB2">
        <w:rPr>
          <w:rFonts w:ascii="inherit" w:hAnsi="inherit" w:cs="Arial"/>
          <w:noProof/>
          <w:color w:val="0088CC"/>
          <w:bdr w:val="none" w:sz="0" w:space="0" w:color="auto" w:frame="1"/>
          <w:lang w:val="en-GB" w:eastAsia="en-GB" w:bidi="ar-SA"/>
        </w:rPr>
        <w:drawing>
          <wp:inline distT="0" distB="0" distL="0" distR="0" wp14:anchorId="78715ADB" wp14:editId="2FB77287">
            <wp:extent cx="1897811" cy="263354"/>
            <wp:effectExtent l="0" t="0" r="0" b="0"/>
            <wp:docPr id="3" name="Imagen 1" descr="eq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3">
                      <a:hlinkClick r:id="rId22"/>
                    </pic:cNvPr>
                    <pic:cNvPicPr>
                      <a:picLocks noChangeAspect="1" noChangeArrowheads="1"/>
                    </pic:cNvPicPr>
                  </pic:nvPicPr>
                  <pic:blipFill>
                    <a:blip r:embed="rId23" cstate="print"/>
                    <a:srcRect/>
                    <a:stretch>
                      <a:fillRect/>
                    </a:stretch>
                  </pic:blipFill>
                  <pic:spPr bwMode="auto">
                    <a:xfrm>
                      <a:off x="0" y="0"/>
                      <a:ext cx="1897591" cy="263323"/>
                    </a:xfrm>
                    <a:prstGeom prst="rect">
                      <a:avLst/>
                    </a:prstGeom>
                    <a:noFill/>
                    <a:ln w="9525">
                      <a:noFill/>
                      <a:miter lim="800000"/>
                      <a:headEnd/>
                      <a:tailEnd/>
                    </a:ln>
                  </pic:spPr>
                </pic:pic>
              </a:graphicData>
            </a:graphic>
          </wp:inline>
        </w:drawing>
      </w:r>
    </w:p>
    <w:p w14:paraId="2A261053"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val="en-US" w:eastAsia="es-ES"/>
        </w:rPr>
      </w:pPr>
    </w:p>
    <w:p w14:paraId="114D1054" w14:textId="77777777" w:rsidR="00776AAA" w:rsidRDefault="00776AAA"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547827A1"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lastRenderedPageBreak/>
        <w:t xml:space="preserve">Es especialmente potente en los casos en los que el </w:t>
      </w:r>
      <w:proofErr w:type="spellStart"/>
      <w:r w:rsidRPr="00FB37A7">
        <w:rPr>
          <w:rFonts w:ascii="Georgia" w:eastAsia="Times New Roman" w:hAnsi="Georgia" w:cstheme="minorHAnsi"/>
          <w:szCs w:val="20"/>
          <w:lang w:eastAsia="es-ES"/>
        </w:rPr>
        <w:t>dataset</w:t>
      </w:r>
      <w:proofErr w:type="spellEnd"/>
      <w:r w:rsidRPr="00FB37A7">
        <w:rPr>
          <w:rFonts w:ascii="Georgia" w:eastAsia="Times New Roman" w:hAnsi="Georgia" w:cstheme="minorHAnsi"/>
          <w:szCs w:val="20"/>
          <w:lang w:eastAsia="es-ES"/>
        </w:rPr>
        <w:t xml:space="preserve"> de entrada presenta un volumen cada vez mayor, siendo incluso más efectivo que otras técnicas más complejas. </w:t>
      </w:r>
    </w:p>
    <w:p w14:paraId="20951F69"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13E2C368"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Sin embargo, no es recomendable su uso en ciertos </w:t>
      </w:r>
      <w:r>
        <w:rPr>
          <w:rFonts w:ascii="Georgia" w:eastAsia="Times New Roman" w:hAnsi="Georgia" w:cstheme="minorHAnsi"/>
          <w:szCs w:val="20"/>
          <w:lang w:eastAsia="es-ES"/>
        </w:rPr>
        <w:t>contextos</w:t>
      </w:r>
      <w:r w:rsidRPr="00FB37A7">
        <w:rPr>
          <w:rFonts w:ascii="Georgia" w:eastAsia="Times New Roman" w:hAnsi="Georgia" w:cstheme="minorHAnsi"/>
          <w:szCs w:val="20"/>
          <w:lang w:eastAsia="es-ES"/>
        </w:rPr>
        <w:t>, dado que presenta una serie de limitaciones, entre las que se encuentran:</w:t>
      </w:r>
    </w:p>
    <w:p w14:paraId="7D6F3276"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2DEFD639"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64FA1E33" w14:textId="77777777" w:rsidR="00A73DB2" w:rsidRPr="00FB37A7" w:rsidRDefault="00A73DB2" w:rsidP="002A207E">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r w:rsidRPr="00FB37A7">
        <w:rPr>
          <w:rFonts w:ascii="Georgia" w:eastAsia="Times New Roman" w:hAnsi="Georgia" w:cstheme="minorHAnsi"/>
          <w:szCs w:val="20"/>
          <w:lang w:eastAsia="es-ES"/>
        </w:rPr>
        <w:t>No compara todos los tipos de series temporales, sino solo aquellas que presentan la misma longitud.</w:t>
      </w:r>
    </w:p>
    <w:p w14:paraId="6A656E08" w14:textId="77777777" w:rsidR="00A73DB2" w:rsidRPr="00FB37A7" w:rsidRDefault="00A73DB2"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p>
    <w:p w14:paraId="503B0B23" w14:textId="77777777" w:rsidR="00A73DB2" w:rsidRPr="00FB37A7" w:rsidRDefault="00A73DB2" w:rsidP="002A207E">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r w:rsidRPr="00FB37A7">
        <w:rPr>
          <w:rFonts w:ascii="Georgia" w:eastAsia="Times New Roman" w:hAnsi="Georgia" w:cstheme="minorHAnsi"/>
          <w:szCs w:val="20"/>
          <w:lang w:eastAsia="es-ES"/>
        </w:rPr>
        <w:t>No es fiable si se tratan datos atípicos (ruido).</w:t>
      </w:r>
    </w:p>
    <w:p w14:paraId="04271C94"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ab/>
      </w:r>
    </w:p>
    <w:p w14:paraId="6B800B97"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2A49980B"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szCs w:val="20"/>
          <w:lang w:eastAsia="es-ES"/>
        </w:rPr>
        <w:t xml:space="preserve">En comparación con la distancia </w:t>
      </w:r>
      <w:proofErr w:type="spellStart"/>
      <w:r>
        <w:rPr>
          <w:rFonts w:ascii="Georgia" w:eastAsia="Times New Roman" w:hAnsi="Georgia" w:cstheme="minorHAnsi"/>
          <w:szCs w:val="20"/>
          <w:lang w:eastAsia="es-ES"/>
        </w:rPr>
        <w:t>Euclídea</w:t>
      </w:r>
      <w:proofErr w:type="spellEnd"/>
      <w:r>
        <w:rPr>
          <w:rFonts w:ascii="Georgia" w:eastAsia="Times New Roman" w:hAnsi="Georgia" w:cstheme="minorHAnsi"/>
          <w:szCs w:val="20"/>
          <w:lang w:eastAsia="es-ES"/>
        </w:rPr>
        <w:t xml:space="preserve">, </w:t>
      </w:r>
      <w:r w:rsidR="004040AA">
        <w:rPr>
          <w:rFonts w:ascii="Georgia" w:eastAsia="Times New Roman" w:hAnsi="Georgia" w:cstheme="minorHAnsi"/>
          <w:szCs w:val="20"/>
          <w:lang w:eastAsia="es-ES"/>
        </w:rPr>
        <w:t xml:space="preserve">la métrica </w:t>
      </w:r>
      <w:r w:rsidRPr="00FB37A7">
        <w:rPr>
          <w:rFonts w:ascii="Georgia" w:eastAsia="Times New Roman" w:hAnsi="Georgia" w:cstheme="minorHAnsi"/>
          <w:szCs w:val="20"/>
          <w:lang w:eastAsia="es-ES"/>
        </w:rPr>
        <w:t xml:space="preserve">DTW </w:t>
      </w:r>
      <w:r w:rsidR="00AE682E" w:rsidRPr="00AE682E">
        <w:rPr>
          <w:rFonts w:ascii="Georgia" w:eastAsia="Times New Roman" w:hAnsi="Georgia" w:cstheme="minorHAnsi"/>
          <w:sz w:val="24"/>
          <w:szCs w:val="20"/>
          <w:vertAlign w:val="superscript"/>
          <w:lang w:eastAsia="es-ES"/>
        </w:rPr>
        <w:t>9</w:t>
      </w:r>
      <w:r w:rsidR="00AE682E">
        <w:rPr>
          <w:rFonts w:ascii="Georgia" w:eastAsia="Times New Roman" w:hAnsi="Georgia" w:cstheme="minorHAnsi"/>
          <w:szCs w:val="20"/>
          <w:lang w:eastAsia="es-ES"/>
        </w:rPr>
        <w:t xml:space="preserve">  </w:t>
      </w:r>
      <w:r w:rsidRPr="00FB37A7">
        <w:rPr>
          <w:rFonts w:ascii="Georgia" w:eastAsia="Times New Roman" w:hAnsi="Georgia" w:cstheme="minorHAnsi"/>
          <w:szCs w:val="20"/>
          <w:lang w:eastAsia="es-ES"/>
        </w:rPr>
        <w:t>es mucho más robusto a la hora de realizar el cálculo de la distancia (</w:t>
      </w:r>
      <w:r>
        <w:rPr>
          <w:rFonts w:ascii="Georgia" w:eastAsia="Times New Roman" w:hAnsi="Georgia" w:cstheme="minorHAnsi"/>
          <w:szCs w:val="20"/>
          <w:lang w:eastAsia="es-ES"/>
        </w:rPr>
        <w:t xml:space="preserve">matriz de </w:t>
      </w:r>
      <w:r w:rsidRPr="00FB37A7">
        <w:rPr>
          <w:rFonts w:ascii="Georgia" w:eastAsia="Times New Roman" w:hAnsi="Georgia" w:cstheme="minorHAnsi"/>
          <w:szCs w:val="20"/>
          <w:lang w:eastAsia="es-ES"/>
        </w:rPr>
        <w:t xml:space="preserve">similitud). </w:t>
      </w:r>
      <w:r w:rsidR="00E944A8">
        <w:rPr>
          <w:rFonts w:ascii="Georgia" w:eastAsia="Times New Roman" w:hAnsi="Georgia" w:cstheme="minorHAnsi"/>
          <w:szCs w:val="20"/>
          <w:lang w:eastAsia="es-ES"/>
        </w:rPr>
        <w:t xml:space="preserve"> </w:t>
      </w:r>
      <w:r>
        <w:rPr>
          <w:rFonts w:ascii="Georgia" w:eastAsia="Times New Roman" w:hAnsi="Georgia" w:cstheme="minorHAnsi"/>
          <w:szCs w:val="20"/>
          <w:lang w:eastAsia="es-ES"/>
        </w:rPr>
        <w:t>Muestra su verdadero potencial al p</w:t>
      </w:r>
      <w:r w:rsidRPr="00FB37A7">
        <w:rPr>
          <w:rFonts w:ascii="Georgia" w:eastAsia="Times New Roman" w:hAnsi="Georgia" w:cstheme="minorHAnsi"/>
          <w:szCs w:val="20"/>
          <w:lang w:eastAsia="es-ES"/>
        </w:rPr>
        <w:t>ermit</w:t>
      </w:r>
      <w:r>
        <w:rPr>
          <w:rFonts w:ascii="Georgia" w:eastAsia="Times New Roman" w:hAnsi="Georgia" w:cstheme="minorHAnsi"/>
          <w:szCs w:val="20"/>
          <w:lang w:eastAsia="es-ES"/>
        </w:rPr>
        <w:t>ir</w:t>
      </w:r>
      <w:r w:rsidRPr="00FB37A7">
        <w:rPr>
          <w:rFonts w:ascii="Georgia" w:eastAsia="Times New Roman" w:hAnsi="Georgia" w:cstheme="minorHAnsi"/>
          <w:szCs w:val="20"/>
          <w:lang w:eastAsia="es-ES"/>
        </w:rPr>
        <w:t xml:space="preserve"> la comparación de series temporales de diferente longitud, ya que, internamente, sustituye la comparación uno-uno </w:t>
      </w:r>
      <w:r>
        <w:rPr>
          <w:rFonts w:ascii="Georgia" w:eastAsia="Times New Roman" w:hAnsi="Georgia" w:cstheme="minorHAnsi"/>
          <w:szCs w:val="20"/>
          <w:lang w:eastAsia="es-ES"/>
        </w:rPr>
        <w:t xml:space="preserve">-punto a punto- </w:t>
      </w:r>
      <w:r w:rsidRPr="00FB37A7">
        <w:rPr>
          <w:rFonts w:ascii="Georgia" w:eastAsia="Times New Roman" w:hAnsi="Georgia" w:cstheme="minorHAnsi"/>
          <w:szCs w:val="20"/>
          <w:lang w:eastAsia="es-ES"/>
        </w:rPr>
        <w:t xml:space="preserve">por </w:t>
      </w:r>
      <w:r>
        <w:rPr>
          <w:rFonts w:ascii="Georgia" w:eastAsia="Times New Roman" w:hAnsi="Georgia" w:cstheme="minorHAnsi"/>
          <w:szCs w:val="20"/>
          <w:lang w:eastAsia="es-ES"/>
        </w:rPr>
        <w:t xml:space="preserve">comparativa  </w:t>
      </w:r>
      <w:r w:rsidRPr="00FB37A7">
        <w:rPr>
          <w:rFonts w:ascii="Georgia" w:eastAsia="Times New Roman" w:hAnsi="Georgia" w:cstheme="minorHAnsi"/>
          <w:szCs w:val="20"/>
          <w:lang w:eastAsia="es-ES"/>
        </w:rPr>
        <w:t>uno-muchos (o viceversa)</w:t>
      </w:r>
      <w:r>
        <w:rPr>
          <w:rFonts w:ascii="Georgia" w:eastAsia="Times New Roman" w:hAnsi="Georgia" w:cstheme="minorHAnsi"/>
          <w:szCs w:val="20"/>
          <w:lang w:eastAsia="es-ES"/>
        </w:rPr>
        <w:t xml:space="preserve">. </w:t>
      </w:r>
    </w:p>
    <w:p w14:paraId="645A9EF5"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0391095B" w14:textId="77777777" w:rsidR="00A73DB2" w:rsidRPr="005A7C61"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szCs w:val="20"/>
          <w:lang w:eastAsia="es-ES"/>
        </w:rPr>
        <w:t>Como resultado final, d</w:t>
      </w:r>
      <w:r w:rsidRPr="00FB37A7">
        <w:rPr>
          <w:rFonts w:ascii="Georgia" w:eastAsia="Times New Roman" w:hAnsi="Georgia" w:cstheme="minorHAnsi"/>
          <w:szCs w:val="20"/>
          <w:lang w:eastAsia="es-ES"/>
        </w:rPr>
        <w:t>adas 2 series temporales de longitud N y M, respectivamente, el método DTW trata los datos contenidos en una matriz N x M.</w:t>
      </w:r>
      <w:r>
        <w:rPr>
          <w:rFonts w:ascii="Georgia" w:eastAsia="Times New Roman" w:hAnsi="Georgia" w:cstheme="minorHAnsi"/>
          <w:szCs w:val="20"/>
          <w:lang w:eastAsia="es-ES"/>
        </w:rPr>
        <w:t xml:space="preserve"> </w:t>
      </w:r>
    </w:p>
    <w:p w14:paraId="6E208E32" w14:textId="77777777" w:rsidR="00A73DB2" w:rsidRDefault="00A73DB2" w:rsidP="002A207E"/>
    <w:p w14:paraId="71FBFF75" w14:textId="77777777" w:rsidR="00E944A8" w:rsidRPr="006B7A5D" w:rsidRDefault="00E944A8" w:rsidP="00E944A8">
      <w:pPr>
        <w:autoSpaceDE w:val="0"/>
        <w:autoSpaceDN w:val="0"/>
        <w:adjustRightInd w:val="0"/>
        <w:spacing w:after="0"/>
        <w:rPr>
          <w:rFonts w:ascii="Georgia" w:hAnsi="Georgia" w:cstheme="minorHAnsi"/>
          <w:iCs/>
          <w:color w:val="FF0000"/>
          <w:lang w:bidi="he-IL"/>
        </w:rPr>
      </w:pPr>
    </w:p>
    <w:p w14:paraId="6B842FE6" w14:textId="77777777" w:rsidR="00E944A8" w:rsidRDefault="00E944A8" w:rsidP="00E944A8">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492E8942" w14:textId="77777777" w:rsidR="00E944A8" w:rsidRDefault="00E944A8" w:rsidP="00E944A8">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195488D0" w14:textId="77777777" w:rsidR="00E944A8" w:rsidRDefault="00E944A8" w:rsidP="00E944A8">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5B115340" w14:textId="77777777" w:rsidR="00E944A8" w:rsidRDefault="00E944A8" w:rsidP="00E944A8">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42B3A73A" w14:textId="77777777" w:rsidR="00E944A8" w:rsidRDefault="00E944A8" w:rsidP="00E944A8">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012321E8" w14:textId="77777777" w:rsidR="00E944A8" w:rsidRDefault="00E944A8" w:rsidP="00E94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3BD87FD9" w14:textId="77777777" w:rsidR="005C41AF" w:rsidRDefault="00583629" w:rsidP="00E944A8">
      <w:pPr>
        <w:spacing w:line="276" w:lineRule="auto"/>
        <w:jc w:val="left"/>
      </w:pPr>
      <w:r>
        <w:rPr>
          <w:rFonts w:ascii="Georgia" w:hAnsi="Georgia" w:cstheme="minorHAnsi"/>
          <w:sz w:val="18"/>
        </w:rPr>
        <w:t xml:space="preserve">9    </w:t>
      </w:r>
      <w:r w:rsidR="00E944A8">
        <w:rPr>
          <w:rFonts w:ascii="Georgia" w:hAnsi="Georgia" w:cstheme="minorHAnsi"/>
          <w:sz w:val="20"/>
        </w:rPr>
        <w:t>Si nos atenemos a un criter</w:t>
      </w:r>
      <w:r w:rsidR="0010749F">
        <w:rPr>
          <w:rFonts w:ascii="Georgia" w:hAnsi="Georgia" w:cstheme="minorHAnsi"/>
          <w:sz w:val="20"/>
        </w:rPr>
        <w:t xml:space="preserve">io puramente de su definición, </w:t>
      </w:r>
      <w:r w:rsidR="00E944A8" w:rsidRPr="007E3150">
        <w:rPr>
          <w:rFonts w:ascii="Georgia" w:hAnsi="Georgia" w:cstheme="minorHAnsi"/>
          <w:i/>
          <w:sz w:val="20"/>
        </w:rPr>
        <w:t>DTW</w:t>
      </w:r>
      <w:r w:rsidR="00E944A8" w:rsidRPr="005A7C61">
        <w:rPr>
          <w:rFonts w:ascii="Georgia" w:hAnsi="Georgia" w:cstheme="minorHAnsi"/>
          <w:sz w:val="20"/>
        </w:rPr>
        <w:t xml:space="preserve"> no es una </w:t>
      </w:r>
      <w:r w:rsidR="00E944A8">
        <w:rPr>
          <w:rFonts w:ascii="Georgia" w:hAnsi="Georgia" w:cstheme="minorHAnsi"/>
          <w:sz w:val="20"/>
        </w:rPr>
        <w:t>métrica al uso,  dado</w:t>
      </w:r>
      <w:r w:rsidR="00E944A8" w:rsidRPr="005A7C61">
        <w:rPr>
          <w:rFonts w:ascii="Georgia" w:hAnsi="Georgia" w:cstheme="minorHAnsi"/>
          <w:sz w:val="20"/>
        </w:rPr>
        <w:t xml:space="preserve"> que no cumple </w:t>
      </w:r>
      <w:r w:rsidR="00E944A8">
        <w:rPr>
          <w:rFonts w:ascii="Georgia" w:hAnsi="Georgia" w:cstheme="minorHAnsi"/>
          <w:sz w:val="20"/>
        </w:rPr>
        <w:t xml:space="preserve">la característica de  </w:t>
      </w:r>
      <w:r w:rsidR="00E944A8">
        <w:rPr>
          <w:rFonts w:ascii="Georgia" w:hAnsi="Georgia" w:cstheme="minorHAnsi"/>
          <w:i/>
          <w:sz w:val="20"/>
        </w:rPr>
        <w:t>D</w:t>
      </w:r>
      <w:r w:rsidR="00E944A8" w:rsidRPr="007E3150">
        <w:rPr>
          <w:rFonts w:ascii="Georgia" w:hAnsi="Georgia" w:cstheme="minorHAnsi"/>
          <w:i/>
          <w:sz w:val="20"/>
        </w:rPr>
        <w:t>esigualdad triangular</w:t>
      </w:r>
      <w:r w:rsidR="00E944A8" w:rsidRPr="005A7C61">
        <w:rPr>
          <w:rFonts w:ascii="Georgia" w:hAnsi="Georgia" w:cstheme="minorHAnsi"/>
          <w:sz w:val="20"/>
        </w:rPr>
        <w:t xml:space="preserve">, sino que calcula </w:t>
      </w:r>
      <w:r w:rsidR="00E944A8">
        <w:rPr>
          <w:rFonts w:ascii="Georgia" w:hAnsi="Georgia" w:cstheme="minorHAnsi"/>
          <w:sz w:val="20"/>
        </w:rPr>
        <w:t xml:space="preserve">la forma más óptima de asociar </w:t>
      </w:r>
      <w:r w:rsidR="00E944A8" w:rsidRPr="005A7C61">
        <w:rPr>
          <w:rFonts w:ascii="Georgia" w:hAnsi="Georgia" w:cstheme="minorHAnsi"/>
          <w:sz w:val="20"/>
        </w:rPr>
        <w:t xml:space="preserve">dos series temporales. </w:t>
      </w:r>
      <w:r w:rsidR="00E944A8">
        <w:rPr>
          <w:rFonts w:ascii="Georgia" w:hAnsi="Georgia" w:cstheme="minorHAnsi"/>
          <w:sz w:val="20"/>
        </w:rPr>
        <w:t xml:space="preserve">Con el objetivo de </w:t>
      </w:r>
      <w:r w:rsidR="00E944A8" w:rsidRPr="005A7C61">
        <w:rPr>
          <w:rFonts w:ascii="Georgia" w:hAnsi="Georgia" w:cstheme="minorHAnsi"/>
          <w:sz w:val="20"/>
        </w:rPr>
        <w:t xml:space="preserve">obtener </w:t>
      </w:r>
      <w:r w:rsidR="00E944A8">
        <w:rPr>
          <w:rFonts w:ascii="Georgia" w:hAnsi="Georgia" w:cstheme="minorHAnsi"/>
          <w:sz w:val="20"/>
        </w:rPr>
        <w:t xml:space="preserve">una medida de </w:t>
      </w:r>
      <w:r w:rsidR="00E944A8" w:rsidRPr="005A7C61">
        <w:rPr>
          <w:rFonts w:ascii="Georgia" w:hAnsi="Georgia" w:cstheme="minorHAnsi"/>
          <w:sz w:val="20"/>
        </w:rPr>
        <w:t xml:space="preserve">similitud entre </w:t>
      </w:r>
      <w:r w:rsidR="00E944A8">
        <w:rPr>
          <w:rFonts w:ascii="Georgia" w:hAnsi="Georgia" w:cstheme="minorHAnsi"/>
          <w:sz w:val="20"/>
        </w:rPr>
        <w:t xml:space="preserve">dichas </w:t>
      </w:r>
      <w:r w:rsidR="00E944A8" w:rsidRPr="005A7C61">
        <w:rPr>
          <w:rFonts w:ascii="Georgia" w:hAnsi="Georgia" w:cstheme="minorHAnsi"/>
          <w:sz w:val="20"/>
        </w:rPr>
        <w:t>series</w:t>
      </w:r>
      <w:r w:rsidR="00E944A8">
        <w:rPr>
          <w:rFonts w:ascii="Georgia" w:hAnsi="Georgia" w:cstheme="minorHAnsi"/>
          <w:sz w:val="20"/>
        </w:rPr>
        <w:t xml:space="preserve">, </w:t>
      </w:r>
      <w:r w:rsidR="00E944A8" w:rsidRPr="005A7C61">
        <w:rPr>
          <w:rFonts w:ascii="Georgia" w:hAnsi="Georgia" w:cstheme="minorHAnsi"/>
          <w:sz w:val="20"/>
        </w:rPr>
        <w:t xml:space="preserve">se distorsionan en la escala temporal de </w:t>
      </w:r>
      <w:r w:rsidR="00E944A8">
        <w:rPr>
          <w:rFonts w:ascii="Georgia" w:hAnsi="Georgia" w:cstheme="minorHAnsi"/>
          <w:sz w:val="20"/>
        </w:rPr>
        <w:t xml:space="preserve">una forma </w:t>
      </w:r>
      <w:r w:rsidR="00E944A8" w:rsidRPr="005A7C61">
        <w:rPr>
          <w:rFonts w:ascii="Georgia" w:hAnsi="Georgia" w:cstheme="minorHAnsi"/>
          <w:sz w:val="20"/>
        </w:rPr>
        <w:t xml:space="preserve">no lineal. </w:t>
      </w:r>
      <w:r w:rsidR="005C41AF">
        <w:br w:type="page"/>
      </w:r>
    </w:p>
    <w:p w14:paraId="7BAD7502" w14:textId="77777777" w:rsidR="005C41AF" w:rsidRDefault="005C41AF" w:rsidP="002A207E"/>
    <w:p w14:paraId="486EB67A" w14:textId="77777777" w:rsidR="00A73DB2" w:rsidRDefault="00A73DB2" w:rsidP="002A207E">
      <w:pPr>
        <w:pStyle w:val="Heading2"/>
        <w:rPr>
          <w:rFonts w:eastAsia="Times New Roman"/>
          <w:lang w:eastAsia="es-ES"/>
        </w:rPr>
      </w:pPr>
      <w:bookmarkStart w:id="118" w:name="_Toc488444265"/>
      <w:commentRangeStart w:id="119"/>
      <w:r>
        <w:rPr>
          <w:rFonts w:eastAsia="Times New Roman"/>
          <w:lang w:eastAsia="es-ES"/>
        </w:rPr>
        <w:t>Ejemplo</w:t>
      </w:r>
      <w:bookmarkEnd w:id="118"/>
      <w:r>
        <w:rPr>
          <w:rFonts w:eastAsia="Times New Roman"/>
          <w:lang w:eastAsia="es-ES"/>
        </w:rPr>
        <w:t xml:space="preserve"> </w:t>
      </w:r>
      <w:commentRangeEnd w:id="119"/>
      <w:r w:rsidR="00A756CB">
        <w:rPr>
          <w:rStyle w:val="CommentReference"/>
          <w:rFonts w:asciiTheme="minorHAnsi" w:eastAsiaTheme="minorHAnsi" w:hAnsiTheme="minorHAnsi" w:cstheme="minorBidi"/>
          <w:b w:val="0"/>
          <w:bCs w:val="0"/>
          <w:lang w:val="es-ES"/>
        </w:rPr>
        <w:commentReference w:id="119"/>
      </w:r>
    </w:p>
    <w:p w14:paraId="5A5B3DC3"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795D3AB4" w14:textId="77777777" w:rsidR="00A73DB2" w:rsidRDefault="006864BA"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noProof/>
          <w:szCs w:val="20"/>
          <w:lang w:val="en-GB" w:eastAsia="en-GB"/>
        </w:rPr>
        <mc:AlternateContent>
          <mc:Choice Requires="wps">
            <w:drawing>
              <wp:anchor distT="0" distB="0" distL="114300" distR="114300" simplePos="0" relativeHeight="251680768" behindDoc="0" locked="0" layoutInCell="1" allowOverlap="1" wp14:anchorId="2BB17F55" wp14:editId="536EB4FF">
                <wp:simplePos x="0" y="0"/>
                <wp:positionH relativeFrom="column">
                  <wp:posOffset>3562350</wp:posOffset>
                </wp:positionH>
                <wp:positionV relativeFrom="paragraph">
                  <wp:posOffset>777875</wp:posOffset>
                </wp:positionV>
                <wp:extent cx="755015" cy="327660"/>
                <wp:effectExtent l="0" t="0" r="6985" b="0"/>
                <wp:wrapNone/>
                <wp:docPr id="30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327660"/>
                        </a:xfrm>
                        <a:prstGeom prst="rect">
                          <a:avLst/>
                        </a:prstGeom>
                        <a:solidFill>
                          <a:srgbClr val="FFFFFF"/>
                        </a:solidFill>
                        <a:ln w="9525">
                          <a:solidFill>
                            <a:srgbClr val="000000"/>
                          </a:solidFill>
                          <a:miter lim="800000"/>
                          <a:headEnd/>
                          <a:tailEnd/>
                        </a:ln>
                      </wps:spPr>
                      <wps:txbx>
                        <w:txbxContent>
                          <w:p w14:paraId="4BDACB79" w14:textId="77777777" w:rsidR="003026EC" w:rsidRPr="00ED5F49" w:rsidRDefault="003026EC" w:rsidP="00A73DB2">
                            <w:r>
                              <w:t>Figura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B17F55" id="Rectangle_x0020_9" o:spid="_x0000_s1038" style="position:absolute;left:0;text-align:left;margin-left:280.5pt;margin-top:61.25pt;width:59.45pt;height:25.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">
                <v:path arrowok="t"/>
                <v:textbox>
                  <w:txbxContent>
                    <w:p w14:paraId="4BDACB79" w14:textId="77777777" w:rsidR="003026EC" w:rsidRPr="00ED5F49" w:rsidRDefault="003026EC" w:rsidP="00A73DB2">
                      <w:r>
                        <w:t>Figura 4</w:t>
                      </w:r>
                    </w:p>
                  </w:txbxContent>
                </v:textbox>
              </v:rect>
            </w:pict>
          </mc:Fallback>
        </mc:AlternateContent>
      </w:r>
      <w:r w:rsidR="00A73DB2">
        <w:rPr>
          <w:rFonts w:ascii="Georgia" w:eastAsia="Times New Roman" w:hAnsi="Georgia" w:cstheme="minorHAnsi"/>
          <w:noProof/>
          <w:szCs w:val="20"/>
          <w:lang w:val="en-GB" w:eastAsia="en-GB"/>
        </w:rPr>
        <w:drawing>
          <wp:anchor distT="0" distB="0" distL="114300" distR="114300" simplePos="0" relativeHeight="251663360" behindDoc="0" locked="0" layoutInCell="1" allowOverlap="1" wp14:anchorId="592281A9" wp14:editId="1BD5273C">
            <wp:simplePos x="0" y="0"/>
            <wp:positionH relativeFrom="column">
              <wp:posOffset>3552190</wp:posOffset>
            </wp:positionH>
            <wp:positionV relativeFrom="paragraph">
              <wp:posOffset>857250</wp:posOffset>
            </wp:positionV>
            <wp:extent cx="1930400" cy="1374775"/>
            <wp:effectExtent l="0" t="0" r="0" b="0"/>
            <wp:wrapSquare wrapText="bothSides"/>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1930400" cy="1374775"/>
                    </a:xfrm>
                    <a:prstGeom prst="rect">
                      <a:avLst/>
                    </a:prstGeom>
                    <a:noFill/>
                    <a:ln w="9525">
                      <a:noFill/>
                      <a:miter lim="800000"/>
                      <a:headEnd/>
                      <a:tailEnd/>
                    </a:ln>
                  </pic:spPr>
                </pic:pic>
              </a:graphicData>
            </a:graphic>
          </wp:anchor>
        </w:drawing>
      </w:r>
      <w:r w:rsidR="00A73DB2" w:rsidRPr="00E57343">
        <w:rPr>
          <w:rFonts w:ascii="Georgia" w:eastAsia="Times New Roman" w:hAnsi="Georgia" w:cstheme="minorHAnsi"/>
          <w:szCs w:val="20"/>
          <w:lang w:eastAsia="es-ES"/>
        </w:rPr>
        <w:t>Un ejemplo clásico que se suele presentar para llegar a comprender mejor este algoritmo, es el estudio de dos señales codificadas; Cuando ambas señales están perfectamente alineadas</w:t>
      </w:r>
      <w:r w:rsidR="00A73DB2">
        <w:rPr>
          <w:rFonts w:ascii="Georgia" w:eastAsia="Times New Roman" w:hAnsi="Georgia" w:cstheme="minorHAnsi"/>
          <w:szCs w:val="20"/>
          <w:lang w:eastAsia="es-ES"/>
        </w:rPr>
        <w:t xml:space="preserve"> (fig</w:t>
      </w:r>
      <w:r w:rsidR="00C7270B">
        <w:rPr>
          <w:rFonts w:ascii="Georgia" w:eastAsia="Times New Roman" w:hAnsi="Georgia" w:cstheme="minorHAnsi"/>
          <w:szCs w:val="20"/>
          <w:lang w:eastAsia="es-ES"/>
        </w:rPr>
        <w:t>ura</w:t>
      </w:r>
      <w:r w:rsidR="00A73DB2">
        <w:rPr>
          <w:rFonts w:ascii="Georgia" w:eastAsia="Times New Roman" w:hAnsi="Georgia" w:cstheme="minorHAnsi"/>
          <w:szCs w:val="20"/>
          <w:lang w:eastAsia="es-ES"/>
        </w:rPr>
        <w:t xml:space="preserve"> </w:t>
      </w:r>
      <w:r w:rsidR="008D702C">
        <w:rPr>
          <w:rFonts w:ascii="Georgia" w:eastAsia="Times New Roman" w:hAnsi="Georgia" w:cstheme="minorHAnsi"/>
          <w:szCs w:val="20"/>
          <w:lang w:eastAsia="es-ES"/>
        </w:rPr>
        <w:t>4</w:t>
      </w:r>
      <w:r w:rsidR="00A73DB2">
        <w:rPr>
          <w:rFonts w:ascii="Georgia" w:eastAsia="Times New Roman" w:hAnsi="Georgia" w:cstheme="minorHAnsi"/>
          <w:szCs w:val="20"/>
          <w:lang w:eastAsia="es-ES"/>
        </w:rPr>
        <w:t xml:space="preserve">), </w:t>
      </w:r>
      <w:r w:rsidR="00A73DB2" w:rsidRPr="00E57343">
        <w:rPr>
          <w:rFonts w:ascii="Georgia" w:eastAsia="Times New Roman" w:hAnsi="Georgia" w:cstheme="minorHAnsi"/>
          <w:szCs w:val="20"/>
          <w:lang w:eastAsia="es-ES"/>
        </w:rPr>
        <w:t>no presenta mayor problema, dado que podemos optar por comparar ambas señ</w:t>
      </w:r>
      <w:r w:rsidR="00A73DB2">
        <w:rPr>
          <w:rFonts w:ascii="Georgia" w:eastAsia="Times New Roman" w:hAnsi="Georgia" w:cstheme="minorHAnsi"/>
          <w:szCs w:val="20"/>
          <w:lang w:eastAsia="es-ES"/>
        </w:rPr>
        <w:t xml:space="preserve">ales </w:t>
      </w:r>
      <w:r w:rsidR="00A73DB2" w:rsidRPr="00E57343">
        <w:rPr>
          <w:rFonts w:ascii="Georgia" w:eastAsia="Times New Roman" w:hAnsi="Georgia" w:cstheme="minorHAnsi"/>
          <w:szCs w:val="20"/>
          <w:lang w:eastAsia="es-ES"/>
        </w:rPr>
        <w:t xml:space="preserve">realizando un cálculo de la distancia </w:t>
      </w:r>
      <w:proofErr w:type="spellStart"/>
      <w:r w:rsidR="00A73DB2" w:rsidRPr="00E57343">
        <w:rPr>
          <w:rFonts w:ascii="Georgia" w:eastAsia="Times New Roman" w:hAnsi="Georgia" w:cstheme="minorHAnsi"/>
          <w:szCs w:val="20"/>
          <w:lang w:eastAsia="es-ES"/>
        </w:rPr>
        <w:t>euclídea</w:t>
      </w:r>
      <w:proofErr w:type="spellEnd"/>
      <w:r w:rsidR="00A73DB2" w:rsidRPr="00E57343">
        <w:rPr>
          <w:rFonts w:ascii="Georgia" w:eastAsia="Times New Roman" w:hAnsi="Georgia" w:cstheme="minorHAnsi"/>
          <w:szCs w:val="20"/>
          <w:lang w:eastAsia="es-ES"/>
        </w:rPr>
        <w:t xml:space="preserve"> entre ambas señales como suma de las diferencias de frecuencia en cada punto a lo largo de ellas.  </w:t>
      </w:r>
    </w:p>
    <w:p w14:paraId="08A1F591"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48567DFD" w14:textId="77777777" w:rsidR="00982A1D"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E57343">
        <w:rPr>
          <w:rFonts w:ascii="Georgia" w:eastAsia="Times New Roman" w:hAnsi="Georgia" w:cstheme="minorHAnsi"/>
          <w:szCs w:val="20"/>
          <w:lang w:eastAsia="es-ES"/>
        </w:rPr>
        <w:t xml:space="preserve">Pero, en el caso de tener esas mismas señales no alineadas, </w:t>
      </w:r>
      <w:r>
        <w:rPr>
          <w:rFonts w:ascii="Georgia" w:eastAsia="Times New Roman" w:hAnsi="Georgia" w:cstheme="minorHAnsi"/>
          <w:szCs w:val="20"/>
          <w:lang w:eastAsia="es-ES"/>
        </w:rPr>
        <w:t>como en el caso de la fig</w:t>
      </w:r>
      <w:r w:rsidR="009677CE">
        <w:rPr>
          <w:rFonts w:ascii="Georgia" w:eastAsia="Times New Roman" w:hAnsi="Georgia" w:cstheme="minorHAnsi"/>
          <w:szCs w:val="20"/>
          <w:lang w:eastAsia="es-ES"/>
        </w:rPr>
        <w:t xml:space="preserve">ura </w:t>
      </w:r>
      <w:r w:rsidR="008D702C">
        <w:rPr>
          <w:rFonts w:ascii="Georgia" w:eastAsia="Times New Roman" w:hAnsi="Georgia" w:cstheme="minorHAnsi"/>
          <w:szCs w:val="20"/>
          <w:lang w:eastAsia="es-ES"/>
        </w:rPr>
        <w:t>5</w:t>
      </w:r>
      <w:r w:rsidR="009677CE">
        <w:rPr>
          <w:rFonts w:ascii="Georgia" w:eastAsia="Times New Roman" w:hAnsi="Georgia" w:cstheme="minorHAnsi"/>
          <w:szCs w:val="20"/>
          <w:lang w:eastAsia="es-ES"/>
        </w:rPr>
        <w:t>,</w:t>
      </w:r>
      <w:r>
        <w:rPr>
          <w:rFonts w:ascii="Georgia" w:eastAsia="Times New Roman" w:hAnsi="Georgia" w:cstheme="minorHAnsi"/>
          <w:szCs w:val="20"/>
          <w:lang w:eastAsia="es-ES"/>
        </w:rPr>
        <w:t xml:space="preserve"> </w:t>
      </w:r>
      <w:r w:rsidRPr="00E57343">
        <w:rPr>
          <w:rFonts w:ascii="Georgia" w:eastAsia="Times New Roman" w:hAnsi="Georgia" w:cstheme="minorHAnsi"/>
          <w:szCs w:val="20"/>
          <w:lang w:eastAsia="es-ES"/>
        </w:rPr>
        <w:t xml:space="preserve">¿cómo sabemos qué puntos comparar entre sí?… </w:t>
      </w:r>
    </w:p>
    <w:p w14:paraId="392C233C" w14:textId="77777777" w:rsidR="00982A1D" w:rsidRDefault="00982A1D"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6D5083D8"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r w:rsidRPr="00E57343">
        <w:rPr>
          <w:rFonts w:ascii="Georgia" w:eastAsia="Times New Roman" w:hAnsi="Georgia" w:cstheme="minorHAnsi"/>
          <w:szCs w:val="20"/>
          <w:lang w:eastAsia="es-ES"/>
        </w:rPr>
        <w:t xml:space="preserve">En el campo de procesamiento de señales, aquí es donde el algoritmo </w:t>
      </w:r>
      <w:r w:rsidRPr="00E57343">
        <w:rPr>
          <w:rFonts w:ascii="Georgia" w:eastAsia="Times New Roman" w:hAnsi="Georgia" w:cstheme="minorHAnsi"/>
          <w:i/>
          <w:szCs w:val="20"/>
          <w:lang w:eastAsia="es-ES"/>
        </w:rPr>
        <w:t>DTW</w:t>
      </w:r>
      <w:r w:rsidRPr="00E57343">
        <w:rPr>
          <w:rFonts w:ascii="Georgia" w:eastAsia="Times New Roman" w:hAnsi="Georgia" w:cstheme="minorHAnsi"/>
          <w:szCs w:val="20"/>
          <w:lang w:eastAsia="es-ES"/>
        </w:rPr>
        <w:t xml:space="preserve"> </w:t>
      </w:r>
      <w:r>
        <w:rPr>
          <w:rFonts w:ascii="Georgia" w:eastAsia="Times New Roman" w:hAnsi="Georgia" w:cstheme="minorHAnsi"/>
          <w:szCs w:val="20"/>
          <w:lang w:eastAsia="es-ES"/>
        </w:rPr>
        <w:t xml:space="preserve"> </w:t>
      </w:r>
      <w:r w:rsidRPr="00E57343">
        <w:rPr>
          <w:rFonts w:ascii="Georgia" w:eastAsia="Times New Roman" w:hAnsi="Georgia" w:cstheme="minorHAnsi"/>
          <w:szCs w:val="20"/>
          <w:lang w:eastAsia="es-ES"/>
        </w:rPr>
        <w:t>presenta su verdadera potencia como algoritmo</w:t>
      </w:r>
      <w:r w:rsidRPr="00E57343">
        <w:rPr>
          <w:rFonts w:ascii="Georgia" w:hAnsi="Georgia" w:cstheme="minorHAnsi"/>
        </w:rPr>
        <w:t xml:space="preserve">.  </w:t>
      </w:r>
    </w:p>
    <w:p w14:paraId="44DEE782" w14:textId="77777777" w:rsidR="00A73DB2" w:rsidRPr="00E57343" w:rsidRDefault="006864BA"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r>
        <w:rPr>
          <w:rFonts w:ascii="Georgia" w:hAnsi="Georgia" w:cstheme="minorHAnsi"/>
          <w:noProof/>
          <w:lang w:val="en-GB" w:eastAsia="en-GB"/>
        </w:rPr>
        <mc:AlternateContent>
          <mc:Choice Requires="wps">
            <w:drawing>
              <wp:anchor distT="0" distB="0" distL="114300" distR="114300" simplePos="0" relativeHeight="251681792" behindDoc="0" locked="0" layoutInCell="1" allowOverlap="1" wp14:anchorId="5B4EDF6B" wp14:editId="7BDDF5AB">
                <wp:simplePos x="0" y="0"/>
                <wp:positionH relativeFrom="column">
                  <wp:posOffset>-67945</wp:posOffset>
                </wp:positionH>
                <wp:positionV relativeFrom="paragraph">
                  <wp:posOffset>186055</wp:posOffset>
                </wp:positionV>
                <wp:extent cx="708025" cy="284480"/>
                <wp:effectExtent l="0" t="0" r="0" b="1270"/>
                <wp:wrapNone/>
                <wp:docPr id="30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8025" cy="284480"/>
                        </a:xfrm>
                        <a:prstGeom prst="rect">
                          <a:avLst/>
                        </a:prstGeom>
                        <a:solidFill>
                          <a:srgbClr val="FFFFFF"/>
                        </a:solidFill>
                        <a:ln w="9525">
                          <a:solidFill>
                            <a:srgbClr val="000000"/>
                          </a:solidFill>
                          <a:miter lim="800000"/>
                          <a:headEnd/>
                          <a:tailEnd/>
                        </a:ln>
                      </wps:spPr>
                      <wps:txbx>
                        <w:txbxContent>
                          <w:p w14:paraId="1A798B3C" w14:textId="77777777" w:rsidR="003026EC" w:rsidRDefault="003026EC" w:rsidP="00A73DB2">
                            <w:r>
                              <w:t>Figura 5</w:t>
                            </w:r>
                          </w:p>
                          <w:p w14:paraId="43DF4208" w14:textId="77777777" w:rsidR="003026EC" w:rsidRPr="00ED5F49" w:rsidRDefault="003026EC" w:rsidP="00A73D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EDF6B" id="Rectangle_x0020_10" o:spid="_x0000_s1039" style="position:absolute;left:0;text-align:left;margin-left:-5.35pt;margin-top:14.65pt;width:55.75pt;height:2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">
                <v:path arrowok="t"/>
                <v:textbox>
                  <w:txbxContent>
                    <w:p w14:paraId="1A798B3C" w14:textId="77777777" w:rsidR="003026EC" w:rsidRDefault="003026EC" w:rsidP="00A73DB2">
                      <w:r>
                        <w:t>Figura 5</w:t>
                      </w:r>
                    </w:p>
                    <w:p w14:paraId="43DF4208" w14:textId="77777777" w:rsidR="003026EC" w:rsidRPr="00ED5F49" w:rsidRDefault="003026EC" w:rsidP="00A73DB2"/>
                  </w:txbxContent>
                </v:textbox>
              </v:rect>
            </w:pict>
          </mc:Fallback>
        </mc:AlternateContent>
      </w:r>
    </w:p>
    <w:p w14:paraId="366451C0" w14:textId="77777777" w:rsidR="00A73DB2" w:rsidRDefault="00A73DB2"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hAnsi="Georgia" w:cstheme="minorHAnsi"/>
        </w:rPr>
      </w:pPr>
      <w:r>
        <w:rPr>
          <w:rFonts w:ascii="Georgia" w:hAnsi="Georgia" w:cstheme="minorHAnsi"/>
          <w:noProof/>
          <w:lang w:val="en-GB" w:eastAsia="en-GB"/>
        </w:rPr>
        <w:drawing>
          <wp:anchor distT="0" distB="0" distL="114300" distR="114300" simplePos="0" relativeHeight="251664384" behindDoc="0" locked="0" layoutInCell="1" allowOverlap="1" wp14:anchorId="0D268D3F" wp14:editId="1B056190">
            <wp:simplePos x="0" y="0"/>
            <wp:positionH relativeFrom="column">
              <wp:posOffset>-78105</wp:posOffset>
            </wp:positionH>
            <wp:positionV relativeFrom="paragraph">
              <wp:posOffset>13970</wp:posOffset>
            </wp:positionV>
            <wp:extent cx="1774825" cy="1310640"/>
            <wp:effectExtent l="19050" t="0" r="0" b="0"/>
            <wp:wrapSquare wrapText="bothSides"/>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1774825" cy="1310640"/>
                    </a:xfrm>
                    <a:prstGeom prst="rect">
                      <a:avLst/>
                    </a:prstGeom>
                    <a:noFill/>
                    <a:ln w="9525">
                      <a:noFill/>
                      <a:miter lim="800000"/>
                      <a:headEnd/>
                      <a:tailEnd/>
                    </a:ln>
                  </pic:spPr>
                </pic:pic>
              </a:graphicData>
            </a:graphic>
          </wp:anchor>
        </w:drawing>
      </w:r>
    </w:p>
    <w:p w14:paraId="41A0FF54" w14:textId="77777777" w:rsidR="00A73DB2" w:rsidRDefault="00A73DB2"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hAnsi="Georgia" w:cstheme="minorHAnsi"/>
        </w:rPr>
      </w:pPr>
    </w:p>
    <w:p w14:paraId="5870056B" w14:textId="77777777" w:rsidR="00A73DB2" w:rsidRDefault="00A73DB2"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hAnsi="Georgia" w:cstheme="minorHAnsi"/>
        </w:rPr>
      </w:pPr>
      <w:r>
        <w:rPr>
          <w:rFonts w:ascii="Georgia" w:hAnsi="Georgia" w:cstheme="minorHAnsi"/>
        </w:rPr>
        <w:t xml:space="preserve">Para llevar a cabo dicha </w:t>
      </w:r>
      <w:r w:rsidRPr="00E57343">
        <w:rPr>
          <w:rFonts w:ascii="Georgia" w:hAnsi="Georgia" w:cstheme="minorHAnsi"/>
        </w:rPr>
        <w:t>comparación, pasa por diferentes fases:</w:t>
      </w:r>
    </w:p>
    <w:p w14:paraId="5C8CB3C9" w14:textId="77777777" w:rsidR="00A73DB2" w:rsidRPr="00E57343"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p>
    <w:p w14:paraId="1CD9FEAA" w14:textId="77777777" w:rsidR="00A73DB2" w:rsidRDefault="00A73DB2"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eastAsia="Times New Roman" w:hAnsi="Georgia" w:cstheme="minorHAnsi"/>
          <w:szCs w:val="20"/>
          <w:lang w:eastAsia="es-ES"/>
        </w:rPr>
      </w:pPr>
      <w:r>
        <w:rPr>
          <w:rFonts w:ascii="Georgia" w:eastAsia="Times New Roman" w:hAnsi="Georgia" w:cstheme="minorHAnsi"/>
          <w:szCs w:val="20"/>
          <w:lang w:eastAsia="es-ES"/>
        </w:rPr>
        <w:t xml:space="preserve">- </w:t>
      </w:r>
      <w:r w:rsidRPr="00E57343">
        <w:rPr>
          <w:rFonts w:ascii="Georgia" w:eastAsia="Times New Roman" w:hAnsi="Georgia" w:cstheme="minorHAnsi"/>
          <w:szCs w:val="20"/>
          <w:lang w:eastAsia="es-ES"/>
        </w:rPr>
        <w:t xml:space="preserve">En una primera fase, se comparan todos los puntos de una señal con cada punto de la segunda señal, y a partir de esta comparativa, genera una matriz. </w:t>
      </w:r>
    </w:p>
    <w:p w14:paraId="720B6EA9" w14:textId="77777777" w:rsidR="00A73DB2" w:rsidRPr="00E57343" w:rsidRDefault="006864BA"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eastAsia="Times New Roman" w:hAnsi="Georgia" w:cstheme="minorHAnsi"/>
          <w:szCs w:val="20"/>
          <w:lang w:eastAsia="es-ES"/>
        </w:rPr>
      </w:pPr>
      <w:r>
        <w:rPr>
          <w:rFonts w:ascii="Georgia" w:eastAsia="Times New Roman" w:hAnsi="Georgia" w:cstheme="minorHAnsi"/>
          <w:noProof/>
          <w:szCs w:val="20"/>
          <w:lang w:val="en-GB" w:eastAsia="en-GB"/>
        </w:rPr>
        <mc:AlternateContent>
          <mc:Choice Requires="wps">
            <w:drawing>
              <wp:anchor distT="0" distB="0" distL="114300" distR="114300" simplePos="0" relativeHeight="251686912" behindDoc="0" locked="0" layoutInCell="1" allowOverlap="1" wp14:anchorId="387C8337" wp14:editId="1BC2ADC6">
                <wp:simplePos x="0" y="0"/>
                <wp:positionH relativeFrom="column">
                  <wp:posOffset>3329305</wp:posOffset>
                </wp:positionH>
                <wp:positionV relativeFrom="paragraph">
                  <wp:posOffset>1905</wp:posOffset>
                </wp:positionV>
                <wp:extent cx="744220" cy="276225"/>
                <wp:effectExtent l="0" t="0" r="0" b="9525"/>
                <wp:wrapNone/>
                <wp:docPr id="30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4220" cy="276225"/>
                        </a:xfrm>
                        <a:prstGeom prst="rect">
                          <a:avLst/>
                        </a:prstGeom>
                        <a:solidFill>
                          <a:srgbClr val="FFFFFF"/>
                        </a:solidFill>
                        <a:ln w="9525">
                          <a:solidFill>
                            <a:srgbClr val="000000"/>
                          </a:solidFill>
                          <a:miter lim="800000"/>
                          <a:headEnd/>
                          <a:tailEnd/>
                        </a:ln>
                      </wps:spPr>
                      <wps:txbx>
                        <w:txbxContent>
                          <w:p w14:paraId="601F29EC" w14:textId="77777777" w:rsidR="003026EC" w:rsidRPr="00ED5F49" w:rsidRDefault="003026EC" w:rsidP="00A73DB2">
                            <w:r>
                              <w:t>Figura 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7C8337" id="Rectangle_x0020_15" o:spid="_x0000_s1040" style="position:absolute;left:0;text-align:left;margin-left:262.15pt;margin-top:.15pt;width:58.6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">
                <v:path arrowok="t"/>
                <v:textbox>
                  <w:txbxContent>
                    <w:p w14:paraId="601F29EC" w14:textId="77777777" w:rsidR="003026EC" w:rsidRPr="00ED5F49" w:rsidRDefault="003026EC" w:rsidP="00A73DB2">
                      <w:r>
                        <w:t>Figura 6</w:t>
                      </w:r>
                    </w:p>
                  </w:txbxContent>
                </v:textbox>
              </v:rect>
            </w:pict>
          </mc:Fallback>
        </mc:AlternateContent>
      </w:r>
    </w:p>
    <w:p w14:paraId="3BA13E5C"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noProof/>
          <w:szCs w:val="20"/>
          <w:lang w:val="en-GB" w:eastAsia="en-GB"/>
        </w:rPr>
        <w:drawing>
          <wp:anchor distT="0" distB="0" distL="114300" distR="114300" simplePos="0" relativeHeight="251665408" behindDoc="0" locked="0" layoutInCell="1" allowOverlap="1" wp14:anchorId="169141C6" wp14:editId="5D950F49">
            <wp:simplePos x="0" y="0"/>
            <wp:positionH relativeFrom="column">
              <wp:posOffset>3138170</wp:posOffset>
            </wp:positionH>
            <wp:positionV relativeFrom="paragraph">
              <wp:posOffset>42545</wp:posOffset>
            </wp:positionV>
            <wp:extent cx="2342515" cy="2164715"/>
            <wp:effectExtent l="0" t="0" r="0" b="0"/>
            <wp:wrapSquare wrapText="bothSides"/>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2342515" cy="2164715"/>
                    </a:xfrm>
                    <a:prstGeom prst="rect">
                      <a:avLst/>
                    </a:prstGeom>
                    <a:noFill/>
                    <a:ln w="9525">
                      <a:noFill/>
                      <a:miter lim="800000"/>
                      <a:headEnd/>
                      <a:tailEnd/>
                    </a:ln>
                  </pic:spPr>
                </pic:pic>
              </a:graphicData>
            </a:graphic>
          </wp:anchor>
        </w:drawing>
      </w:r>
    </w:p>
    <w:p w14:paraId="33E217BB" w14:textId="77777777" w:rsidR="00A73DB2" w:rsidRPr="00F621B1"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621B1">
        <w:rPr>
          <w:rFonts w:ascii="Georgia" w:eastAsia="Times New Roman" w:hAnsi="Georgia" w:cstheme="minorHAnsi"/>
          <w:szCs w:val="20"/>
          <w:lang w:eastAsia="es-ES"/>
        </w:rPr>
        <w:t xml:space="preserve">- En una segunda fase, se lleva a cabo un análisis de dicha matriz, empezando por su esquina inferior izquierda y finalizando en la esquina superior derecha, datos que marcan el principio y el final de las señales analizadas, respectivamente. </w:t>
      </w:r>
    </w:p>
    <w:p w14:paraId="03B51F47"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567D9F10" w14:textId="77777777" w:rsidR="005C41AF" w:rsidRDefault="005C41AF"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2C4C1277" w14:textId="77777777" w:rsidR="005C41AF" w:rsidRDefault="005C41AF"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7D6D170C" w14:textId="77777777" w:rsidR="005C41AF" w:rsidRDefault="005C41AF"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5D1A33EC" w14:textId="77777777" w:rsidR="005C41AF" w:rsidRPr="00E57343" w:rsidRDefault="005C41AF"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5146DBA5" w14:textId="77777777" w:rsidR="00A73DB2" w:rsidRPr="00F621B1"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szCs w:val="20"/>
          <w:lang w:eastAsia="es-ES"/>
        </w:rPr>
        <w:t xml:space="preserve">- </w:t>
      </w:r>
      <w:r w:rsidRPr="00F621B1">
        <w:rPr>
          <w:rFonts w:ascii="Georgia" w:eastAsia="Times New Roman" w:hAnsi="Georgia" w:cstheme="minorHAnsi"/>
          <w:szCs w:val="20"/>
          <w:lang w:eastAsia="es-ES"/>
        </w:rPr>
        <w:t xml:space="preserve">En la siguiente fase, se calcula para cada celda la distancia acumulada: se selecciona la celda vecina en la matriz a la izquierda o debajo con la distancia acumulativa más baja, y se añade este valor a la distancia de la célula focal. </w:t>
      </w:r>
    </w:p>
    <w:p w14:paraId="26652CE6"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127832DF" w14:textId="77777777" w:rsidR="00A73DB2" w:rsidRPr="00F621B1"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621B1">
        <w:rPr>
          <w:rFonts w:ascii="Georgia" w:eastAsia="Times New Roman" w:hAnsi="Georgia" w:cstheme="minorHAnsi"/>
          <w:szCs w:val="20"/>
          <w:lang w:eastAsia="es-ES"/>
        </w:rPr>
        <w:t xml:space="preserve">Cuando se completa este proceso, el valor obtenido en la celda superior derecha representa la distancia entre las dos señales, correspondiente a la vía más eficiente en base a la matriz generada, denominado </w:t>
      </w:r>
      <w:proofErr w:type="spellStart"/>
      <w:r w:rsidRPr="00F621B1">
        <w:rPr>
          <w:rFonts w:ascii="Georgia" w:eastAsia="Times New Roman" w:hAnsi="Georgia" w:cstheme="minorHAnsi"/>
          <w:i/>
          <w:szCs w:val="20"/>
          <w:lang w:eastAsia="es-ES"/>
        </w:rPr>
        <w:t>Warping</w:t>
      </w:r>
      <w:proofErr w:type="spellEnd"/>
      <w:r w:rsidRPr="00F621B1">
        <w:rPr>
          <w:rFonts w:ascii="Georgia" w:eastAsia="Times New Roman" w:hAnsi="Georgia" w:cstheme="minorHAnsi"/>
          <w:i/>
          <w:szCs w:val="20"/>
          <w:lang w:eastAsia="es-ES"/>
        </w:rPr>
        <w:t xml:space="preserve"> </w:t>
      </w:r>
      <w:proofErr w:type="spellStart"/>
      <w:r w:rsidRPr="00F621B1">
        <w:rPr>
          <w:rFonts w:ascii="Georgia" w:eastAsia="Times New Roman" w:hAnsi="Georgia" w:cstheme="minorHAnsi"/>
          <w:i/>
          <w:szCs w:val="20"/>
          <w:lang w:eastAsia="es-ES"/>
        </w:rPr>
        <w:t>Path</w:t>
      </w:r>
      <w:proofErr w:type="spellEnd"/>
      <w:r>
        <w:rPr>
          <w:rFonts w:ascii="Georgia" w:eastAsia="Times New Roman" w:hAnsi="Georgia" w:cstheme="minorHAnsi"/>
          <w:i/>
          <w:szCs w:val="20"/>
          <w:lang w:eastAsia="es-ES"/>
        </w:rPr>
        <w:t xml:space="preserve">  (Fig</w:t>
      </w:r>
      <w:r w:rsidR="005C44C9">
        <w:rPr>
          <w:rFonts w:ascii="Georgia" w:eastAsia="Times New Roman" w:hAnsi="Georgia" w:cstheme="minorHAnsi"/>
          <w:i/>
          <w:szCs w:val="20"/>
          <w:lang w:eastAsia="es-ES"/>
        </w:rPr>
        <w:t xml:space="preserve">ura </w:t>
      </w:r>
      <w:r w:rsidR="008D702C">
        <w:rPr>
          <w:rFonts w:ascii="Georgia" w:eastAsia="Times New Roman" w:hAnsi="Georgia" w:cstheme="minorHAnsi"/>
          <w:i/>
          <w:szCs w:val="20"/>
          <w:lang w:eastAsia="es-ES"/>
        </w:rPr>
        <w:t>6</w:t>
      </w:r>
      <w:r>
        <w:rPr>
          <w:rFonts w:ascii="Georgia" w:eastAsia="Times New Roman" w:hAnsi="Georgia" w:cstheme="minorHAnsi"/>
          <w:i/>
          <w:szCs w:val="20"/>
          <w:lang w:eastAsia="es-ES"/>
        </w:rPr>
        <w:t>)</w:t>
      </w:r>
      <w:r w:rsidRPr="00F621B1">
        <w:rPr>
          <w:rFonts w:ascii="Georgia" w:eastAsia="Times New Roman" w:hAnsi="Georgia" w:cstheme="minorHAnsi"/>
          <w:szCs w:val="20"/>
          <w:lang w:eastAsia="es-ES"/>
        </w:rPr>
        <w:t>.</w:t>
      </w:r>
    </w:p>
    <w:p w14:paraId="28445B25" w14:textId="77777777" w:rsidR="00A73DB2" w:rsidRDefault="00A73DB2" w:rsidP="002A207E">
      <w:pPr>
        <w:autoSpaceDE w:val="0"/>
        <w:autoSpaceDN w:val="0"/>
        <w:adjustRightInd w:val="0"/>
        <w:spacing w:after="0"/>
        <w:rPr>
          <w:rFonts w:ascii="Georgia" w:hAnsi="Georgia" w:cstheme="minorHAnsi"/>
          <w:iCs/>
          <w:color w:val="FF0000"/>
          <w:lang w:bidi="he-IL"/>
        </w:rPr>
      </w:pPr>
    </w:p>
    <w:p w14:paraId="616974E1" w14:textId="77777777" w:rsidR="005C41AF" w:rsidRDefault="005C41AF" w:rsidP="002A207E">
      <w:pPr>
        <w:autoSpaceDE w:val="0"/>
        <w:autoSpaceDN w:val="0"/>
        <w:adjustRightInd w:val="0"/>
        <w:spacing w:after="0"/>
        <w:rPr>
          <w:rFonts w:ascii="Georgia" w:hAnsi="Georgia" w:cstheme="minorHAnsi"/>
          <w:iCs/>
          <w:color w:val="FF0000"/>
          <w:lang w:bidi="he-IL"/>
        </w:rPr>
      </w:pPr>
    </w:p>
    <w:p w14:paraId="25B5BECC" w14:textId="77777777" w:rsidR="005C41AF" w:rsidRDefault="005C41AF" w:rsidP="002A207E">
      <w:pPr>
        <w:autoSpaceDE w:val="0"/>
        <w:autoSpaceDN w:val="0"/>
        <w:adjustRightInd w:val="0"/>
        <w:spacing w:after="0"/>
        <w:rPr>
          <w:rFonts w:ascii="Georgia" w:hAnsi="Georgia" w:cstheme="minorHAnsi"/>
          <w:iCs/>
          <w:color w:val="FF0000"/>
          <w:lang w:bidi="he-IL"/>
        </w:rPr>
      </w:pPr>
    </w:p>
    <w:p w14:paraId="48655088" w14:textId="77777777" w:rsidR="005C41AF" w:rsidRDefault="005C41AF" w:rsidP="002A207E">
      <w:pPr>
        <w:autoSpaceDE w:val="0"/>
        <w:autoSpaceDN w:val="0"/>
        <w:adjustRightInd w:val="0"/>
        <w:spacing w:after="0"/>
        <w:rPr>
          <w:rFonts w:ascii="Georgia" w:hAnsi="Georgia" w:cstheme="minorHAnsi"/>
          <w:iCs/>
          <w:color w:val="FF0000"/>
          <w:lang w:bidi="he-IL"/>
        </w:rPr>
      </w:pPr>
    </w:p>
    <w:p w14:paraId="71CF42A0" w14:textId="77777777" w:rsidR="005C41AF" w:rsidRDefault="005C41AF" w:rsidP="002A207E">
      <w:pPr>
        <w:autoSpaceDE w:val="0"/>
        <w:autoSpaceDN w:val="0"/>
        <w:adjustRightInd w:val="0"/>
        <w:spacing w:after="0"/>
        <w:rPr>
          <w:rFonts w:ascii="Georgia" w:hAnsi="Georgia" w:cstheme="minorHAnsi"/>
          <w:iCs/>
          <w:color w:val="FF0000"/>
          <w:lang w:bidi="he-IL"/>
        </w:rPr>
      </w:pPr>
    </w:p>
    <w:p w14:paraId="373BF06F" w14:textId="77777777" w:rsidR="005C41AF" w:rsidRDefault="005C41AF" w:rsidP="002A207E">
      <w:pPr>
        <w:autoSpaceDE w:val="0"/>
        <w:autoSpaceDN w:val="0"/>
        <w:adjustRightInd w:val="0"/>
        <w:spacing w:after="0"/>
        <w:rPr>
          <w:rFonts w:ascii="Georgia" w:hAnsi="Georgia" w:cstheme="minorHAnsi"/>
          <w:iCs/>
          <w:color w:val="FF0000"/>
          <w:lang w:bidi="he-IL"/>
        </w:rPr>
      </w:pPr>
    </w:p>
    <w:p w14:paraId="118392FE" w14:textId="77777777" w:rsidR="005C41AF" w:rsidRDefault="005C41AF" w:rsidP="002A207E">
      <w:pPr>
        <w:autoSpaceDE w:val="0"/>
        <w:autoSpaceDN w:val="0"/>
        <w:adjustRightInd w:val="0"/>
        <w:spacing w:after="0"/>
        <w:rPr>
          <w:rFonts w:ascii="Georgia" w:hAnsi="Georgia" w:cstheme="minorHAnsi"/>
          <w:iCs/>
          <w:color w:val="FF0000"/>
          <w:lang w:bidi="he-IL"/>
        </w:rPr>
      </w:pPr>
    </w:p>
    <w:p w14:paraId="7FAAC461" w14:textId="77777777" w:rsidR="005C41AF" w:rsidRDefault="005C41AF" w:rsidP="002A207E">
      <w:pPr>
        <w:autoSpaceDE w:val="0"/>
        <w:autoSpaceDN w:val="0"/>
        <w:adjustRightInd w:val="0"/>
        <w:spacing w:after="0"/>
        <w:rPr>
          <w:rFonts w:ascii="Georgia" w:hAnsi="Georgia" w:cstheme="minorHAnsi"/>
          <w:iCs/>
          <w:color w:val="FF0000"/>
          <w:lang w:bidi="he-IL"/>
        </w:rPr>
      </w:pPr>
    </w:p>
    <w:p w14:paraId="553CC096" w14:textId="77777777" w:rsidR="005C41AF" w:rsidRDefault="005C41AF" w:rsidP="002A207E">
      <w:pPr>
        <w:autoSpaceDE w:val="0"/>
        <w:autoSpaceDN w:val="0"/>
        <w:adjustRightInd w:val="0"/>
        <w:spacing w:after="0"/>
        <w:rPr>
          <w:rFonts w:ascii="Georgia" w:hAnsi="Georgia" w:cstheme="minorHAnsi"/>
          <w:iCs/>
          <w:color w:val="FF0000"/>
          <w:lang w:bidi="he-IL"/>
        </w:rPr>
      </w:pPr>
    </w:p>
    <w:p w14:paraId="16B5245E" w14:textId="77777777" w:rsidR="005C41AF" w:rsidRDefault="005C41AF" w:rsidP="002A207E">
      <w:pPr>
        <w:autoSpaceDE w:val="0"/>
        <w:autoSpaceDN w:val="0"/>
        <w:adjustRightInd w:val="0"/>
        <w:spacing w:after="0"/>
        <w:rPr>
          <w:rFonts w:ascii="Georgia" w:hAnsi="Georgia" w:cstheme="minorHAnsi"/>
          <w:iCs/>
          <w:color w:val="FF0000"/>
          <w:lang w:bidi="he-IL"/>
        </w:rPr>
      </w:pPr>
    </w:p>
    <w:p w14:paraId="3E40F6E0" w14:textId="77777777" w:rsidR="005C41AF" w:rsidRDefault="005C41AF" w:rsidP="002A207E">
      <w:pPr>
        <w:autoSpaceDE w:val="0"/>
        <w:autoSpaceDN w:val="0"/>
        <w:adjustRightInd w:val="0"/>
        <w:spacing w:after="0"/>
        <w:rPr>
          <w:rFonts w:ascii="Georgia" w:hAnsi="Georgia" w:cstheme="minorHAnsi"/>
          <w:iCs/>
          <w:color w:val="FF0000"/>
          <w:lang w:bidi="he-IL"/>
        </w:rPr>
      </w:pPr>
    </w:p>
    <w:p w14:paraId="5D4BC936" w14:textId="77777777" w:rsidR="005C41AF" w:rsidRDefault="005C41AF" w:rsidP="002A207E">
      <w:pPr>
        <w:autoSpaceDE w:val="0"/>
        <w:autoSpaceDN w:val="0"/>
        <w:adjustRightInd w:val="0"/>
        <w:spacing w:after="0"/>
        <w:rPr>
          <w:rFonts w:ascii="Georgia" w:hAnsi="Georgia" w:cstheme="minorHAnsi"/>
          <w:iCs/>
          <w:color w:val="FF0000"/>
          <w:lang w:bidi="he-IL"/>
        </w:rPr>
      </w:pPr>
    </w:p>
    <w:p w14:paraId="3F7314A7" w14:textId="77777777" w:rsidR="005C41AF" w:rsidRDefault="005C41AF" w:rsidP="002A207E">
      <w:pPr>
        <w:autoSpaceDE w:val="0"/>
        <w:autoSpaceDN w:val="0"/>
        <w:adjustRightInd w:val="0"/>
        <w:spacing w:after="0"/>
        <w:rPr>
          <w:rFonts w:ascii="Georgia" w:hAnsi="Georgia" w:cstheme="minorHAnsi"/>
          <w:iCs/>
          <w:color w:val="FF0000"/>
          <w:lang w:bidi="he-IL"/>
        </w:rPr>
      </w:pPr>
    </w:p>
    <w:p w14:paraId="3CEC240F" w14:textId="77777777" w:rsidR="005C41AF" w:rsidRDefault="005C41AF" w:rsidP="002A207E">
      <w:pPr>
        <w:autoSpaceDE w:val="0"/>
        <w:autoSpaceDN w:val="0"/>
        <w:adjustRightInd w:val="0"/>
        <w:spacing w:after="0"/>
        <w:rPr>
          <w:rFonts w:ascii="Georgia" w:hAnsi="Georgia" w:cstheme="minorHAnsi"/>
          <w:iCs/>
          <w:color w:val="FF0000"/>
          <w:lang w:bidi="he-IL"/>
        </w:rPr>
      </w:pPr>
    </w:p>
    <w:p w14:paraId="4A3021AD" w14:textId="77777777" w:rsidR="005C41AF" w:rsidRDefault="005C41AF" w:rsidP="002A207E">
      <w:pPr>
        <w:autoSpaceDE w:val="0"/>
        <w:autoSpaceDN w:val="0"/>
        <w:adjustRightInd w:val="0"/>
        <w:spacing w:after="0"/>
        <w:rPr>
          <w:rFonts w:ascii="Georgia" w:hAnsi="Georgia" w:cstheme="minorHAnsi"/>
          <w:iCs/>
          <w:color w:val="FF0000"/>
          <w:lang w:bidi="he-IL"/>
        </w:rPr>
      </w:pPr>
    </w:p>
    <w:p w14:paraId="3388B59A" w14:textId="77777777" w:rsidR="005C41AF" w:rsidRDefault="005C41AF" w:rsidP="002A207E">
      <w:pPr>
        <w:autoSpaceDE w:val="0"/>
        <w:autoSpaceDN w:val="0"/>
        <w:adjustRightInd w:val="0"/>
        <w:spacing w:after="0"/>
        <w:rPr>
          <w:rFonts w:ascii="Georgia" w:hAnsi="Georgia" w:cstheme="minorHAnsi"/>
          <w:iCs/>
          <w:color w:val="FF0000"/>
          <w:lang w:bidi="he-IL"/>
        </w:rPr>
      </w:pPr>
    </w:p>
    <w:p w14:paraId="1EABA0ED" w14:textId="77777777" w:rsidR="005C41AF" w:rsidRDefault="005C41AF" w:rsidP="002A207E">
      <w:pPr>
        <w:autoSpaceDE w:val="0"/>
        <w:autoSpaceDN w:val="0"/>
        <w:adjustRightInd w:val="0"/>
        <w:spacing w:after="0"/>
        <w:rPr>
          <w:rFonts w:ascii="Georgia" w:hAnsi="Georgia" w:cstheme="minorHAnsi"/>
          <w:iCs/>
          <w:color w:val="FF0000"/>
          <w:lang w:bidi="he-IL"/>
        </w:rPr>
      </w:pPr>
    </w:p>
    <w:p w14:paraId="39495E9E" w14:textId="77777777" w:rsidR="00A73DB2" w:rsidRPr="001B3091" w:rsidRDefault="00A73DB2" w:rsidP="002A207E">
      <w:pPr>
        <w:pStyle w:val="ListParagraph"/>
        <w:numPr>
          <w:ilvl w:val="0"/>
          <w:numId w:val="6"/>
        </w:numPr>
        <w:spacing w:after="0" w:line="360" w:lineRule="auto"/>
        <w:ind w:left="426"/>
        <w:jc w:val="both"/>
        <w:rPr>
          <w:rFonts w:ascii="Georgia" w:hAnsi="Georgia" w:cstheme="minorHAnsi"/>
          <w:sz w:val="20"/>
        </w:rPr>
      </w:pPr>
      <w:r w:rsidRPr="001B3091">
        <w:rPr>
          <w:color w:val="FF0000"/>
          <w:lang w:bidi="he-IL"/>
        </w:rPr>
        <w:br w:type="page"/>
      </w:r>
    </w:p>
    <w:p w14:paraId="4EBFA7EB" w14:textId="77777777" w:rsidR="00A73DB2" w:rsidRPr="00217B1B" w:rsidRDefault="00A73DB2" w:rsidP="002A207E">
      <w:pPr>
        <w:pStyle w:val="Heading2"/>
      </w:pPr>
      <w:bookmarkStart w:id="120" w:name="_Toc488444266"/>
      <w:r w:rsidRPr="00217B1B">
        <w:lastRenderedPageBreak/>
        <w:t xml:space="preserve">Medida de similitud </w:t>
      </w:r>
      <w:r>
        <w:t xml:space="preserve"> </w:t>
      </w:r>
      <w:r w:rsidRPr="00217B1B">
        <w:t>DTW</w:t>
      </w:r>
      <w:bookmarkEnd w:id="120"/>
    </w:p>
    <w:p w14:paraId="2999B804" w14:textId="77777777" w:rsidR="001B3091" w:rsidRDefault="001B3091" w:rsidP="00982A1D">
      <w:pPr>
        <w:spacing w:after="0"/>
        <w:rPr>
          <w:rFonts w:ascii="Georgia" w:hAnsi="Georgia"/>
        </w:rPr>
      </w:pPr>
    </w:p>
    <w:p w14:paraId="09353C89" w14:textId="77777777" w:rsidR="00A73DB2" w:rsidRPr="008A4D1B" w:rsidRDefault="00A73DB2" w:rsidP="002A207E">
      <w:pPr>
        <w:rPr>
          <w:rFonts w:ascii="Georgia" w:hAnsi="Georgia"/>
        </w:rPr>
      </w:pPr>
      <w:r w:rsidRPr="008A4D1B">
        <w:rPr>
          <w:rFonts w:ascii="Georgia" w:hAnsi="Georgia"/>
        </w:rPr>
        <w:t>S</w:t>
      </w:r>
      <w:r>
        <w:rPr>
          <w:rFonts w:ascii="Georgia" w:hAnsi="Georgia"/>
        </w:rPr>
        <w:t xml:space="preserve">uponemos definidas </w:t>
      </w:r>
      <w:r w:rsidRPr="008A4D1B">
        <w:rPr>
          <w:rFonts w:ascii="Georgia" w:hAnsi="Georgia"/>
        </w:rPr>
        <w:t>dos series A y B</w:t>
      </w:r>
      <w:r>
        <w:rPr>
          <w:rFonts w:ascii="Georgia" w:hAnsi="Georgia"/>
        </w:rPr>
        <w:t xml:space="preserve"> </w:t>
      </w:r>
      <w:r w:rsidRPr="008A4D1B">
        <w:rPr>
          <w:rFonts w:ascii="Georgia" w:hAnsi="Georgia"/>
        </w:rPr>
        <w:t>de longitud  I y J</w:t>
      </w:r>
      <w:r>
        <w:rPr>
          <w:rFonts w:ascii="Georgia" w:hAnsi="Georgia"/>
        </w:rPr>
        <w:t xml:space="preserve"> </w:t>
      </w:r>
      <w:r w:rsidRPr="008A4D1B">
        <w:rPr>
          <w:rFonts w:ascii="Georgia" w:hAnsi="Georgia"/>
        </w:rPr>
        <w:t>respectivamente</w:t>
      </w:r>
    </w:p>
    <w:p w14:paraId="5A600765" w14:textId="77777777" w:rsidR="00A73DB2" w:rsidRPr="008A4D1B" w:rsidRDefault="00A73DB2" w:rsidP="002A207E">
      <w:pPr>
        <w:spacing w:after="0"/>
        <w:rPr>
          <w:rFonts w:ascii="Georgia" w:hAnsi="Georgia"/>
          <w:i/>
        </w:rPr>
      </w:pPr>
      <w:r w:rsidRPr="008A4D1B">
        <w:rPr>
          <w:rFonts w:ascii="Georgia" w:hAnsi="Georgia"/>
          <w:noProof/>
          <w:lang w:val="en-GB" w:eastAsia="en-GB"/>
        </w:rPr>
        <w:drawing>
          <wp:anchor distT="0" distB="0" distL="114300" distR="114300" simplePos="0" relativeHeight="251672576" behindDoc="0" locked="0" layoutInCell="1" allowOverlap="1" wp14:anchorId="3A7852DD" wp14:editId="350FBEFA">
            <wp:simplePos x="0" y="0"/>
            <wp:positionH relativeFrom="column">
              <wp:posOffset>2451735</wp:posOffset>
            </wp:positionH>
            <wp:positionV relativeFrom="paragraph">
              <wp:posOffset>102870</wp:posOffset>
            </wp:positionV>
            <wp:extent cx="3027680" cy="229743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27680" cy="2297430"/>
                    </a:xfrm>
                    <a:prstGeom prst="rect">
                      <a:avLst/>
                    </a:prstGeom>
                    <a:noFill/>
                    <a:ln>
                      <a:noFill/>
                    </a:ln>
                  </pic:spPr>
                </pic:pic>
              </a:graphicData>
            </a:graphic>
          </wp:anchor>
        </w:drawing>
      </w:r>
      <w:r w:rsidRPr="008A4D1B">
        <w:rPr>
          <w:rFonts w:ascii="Georgia" w:hAnsi="Georgia"/>
        </w:rPr>
        <w:t xml:space="preserve">   </w:t>
      </w:r>
      <w:r>
        <w:rPr>
          <w:rFonts w:ascii="Georgia" w:hAnsi="Georgia"/>
        </w:rPr>
        <w:t xml:space="preserve"> </w:t>
      </w:r>
      <w:r w:rsidRPr="008A4D1B">
        <w:rPr>
          <w:rFonts w:ascii="Georgia" w:hAnsi="Georgia"/>
          <w:i/>
        </w:rPr>
        <w:t>A = a</w:t>
      </w:r>
      <w:r w:rsidRPr="008A4D1B">
        <w:rPr>
          <w:rFonts w:ascii="Georgia" w:hAnsi="Georgia"/>
          <w:i/>
          <w:vertAlign w:val="subscript"/>
        </w:rPr>
        <w:t>1</w:t>
      </w:r>
      <w:r w:rsidRPr="008A4D1B">
        <w:rPr>
          <w:rFonts w:ascii="Georgia" w:hAnsi="Georgia"/>
          <w:i/>
        </w:rPr>
        <w:t xml:space="preserve"> , a</w:t>
      </w:r>
      <w:r w:rsidRPr="008A4D1B">
        <w:rPr>
          <w:rFonts w:ascii="Georgia" w:hAnsi="Georgia"/>
          <w:i/>
          <w:vertAlign w:val="subscript"/>
        </w:rPr>
        <w:t>2</w:t>
      </w:r>
      <w:r w:rsidRPr="008A4D1B">
        <w:rPr>
          <w:rFonts w:ascii="Georgia" w:hAnsi="Georgia"/>
          <w:i/>
        </w:rPr>
        <w:t xml:space="preserve"> , a</w:t>
      </w:r>
      <w:r w:rsidRPr="008A4D1B">
        <w:rPr>
          <w:rFonts w:ascii="Georgia" w:hAnsi="Georgia"/>
          <w:i/>
          <w:vertAlign w:val="subscript"/>
        </w:rPr>
        <w:t xml:space="preserve">3 </w:t>
      </w:r>
      <w:r w:rsidRPr="008A4D1B">
        <w:rPr>
          <w:rFonts w:ascii="Georgia" w:hAnsi="Georgia"/>
          <w:i/>
        </w:rPr>
        <w:t xml:space="preserve"> … </w:t>
      </w:r>
      <w:proofErr w:type="spellStart"/>
      <w:r w:rsidRPr="008A4D1B">
        <w:rPr>
          <w:rFonts w:ascii="Georgia" w:hAnsi="Georgia"/>
          <w:i/>
        </w:rPr>
        <w:t>a</w:t>
      </w:r>
      <w:r w:rsidRPr="008A4D1B">
        <w:rPr>
          <w:rFonts w:ascii="Georgia" w:hAnsi="Georgia"/>
          <w:i/>
          <w:vertAlign w:val="subscript"/>
        </w:rPr>
        <w:t>i</w:t>
      </w:r>
      <w:proofErr w:type="spellEnd"/>
      <w:r w:rsidRPr="008A4D1B">
        <w:rPr>
          <w:rFonts w:ascii="Georgia" w:hAnsi="Georgia"/>
          <w:i/>
        </w:rPr>
        <w:t xml:space="preserve"> … </w:t>
      </w:r>
      <w:proofErr w:type="spellStart"/>
      <w:r w:rsidRPr="008A4D1B">
        <w:rPr>
          <w:rFonts w:ascii="Georgia" w:hAnsi="Georgia"/>
          <w:i/>
        </w:rPr>
        <w:t>a</w:t>
      </w:r>
      <w:r w:rsidRPr="008A4D1B">
        <w:rPr>
          <w:rFonts w:ascii="Georgia" w:hAnsi="Georgia"/>
          <w:i/>
          <w:vertAlign w:val="subscript"/>
        </w:rPr>
        <w:t>I</w:t>
      </w:r>
      <w:proofErr w:type="spellEnd"/>
      <w:r w:rsidRPr="008A4D1B">
        <w:rPr>
          <w:rFonts w:ascii="Georgia" w:hAnsi="Georgia"/>
          <w:i/>
          <w:vertAlign w:val="subscript"/>
        </w:rPr>
        <w:t xml:space="preserve">   </w:t>
      </w:r>
      <w:r w:rsidRPr="008A4D1B">
        <w:rPr>
          <w:rFonts w:ascii="Georgia" w:hAnsi="Georgia"/>
          <w:i/>
        </w:rPr>
        <w:t xml:space="preserve">     </w:t>
      </w:r>
    </w:p>
    <w:p w14:paraId="31088D4D" w14:textId="77777777" w:rsidR="00A73DB2" w:rsidRPr="008A4D1B" w:rsidRDefault="00A73DB2" w:rsidP="002A207E">
      <w:pPr>
        <w:spacing w:after="0"/>
        <w:rPr>
          <w:rFonts w:ascii="Georgia" w:hAnsi="Georgia"/>
          <w:i/>
        </w:rPr>
      </w:pPr>
      <w:r w:rsidRPr="008A4D1B">
        <w:rPr>
          <w:rFonts w:ascii="Georgia" w:hAnsi="Georgia"/>
          <w:i/>
        </w:rPr>
        <w:t xml:space="preserve">    B= b</w:t>
      </w:r>
      <w:r w:rsidRPr="008A4D1B">
        <w:rPr>
          <w:rFonts w:ascii="Georgia" w:hAnsi="Georgia"/>
          <w:i/>
          <w:vertAlign w:val="subscript"/>
        </w:rPr>
        <w:t>1</w:t>
      </w:r>
      <w:r w:rsidRPr="008A4D1B">
        <w:rPr>
          <w:rFonts w:ascii="Georgia" w:hAnsi="Georgia"/>
          <w:i/>
        </w:rPr>
        <w:t xml:space="preserve"> , b</w:t>
      </w:r>
      <w:r w:rsidRPr="008A4D1B">
        <w:rPr>
          <w:rFonts w:ascii="Georgia" w:hAnsi="Georgia"/>
          <w:i/>
          <w:vertAlign w:val="subscript"/>
        </w:rPr>
        <w:t>2</w:t>
      </w:r>
      <w:r w:rsidRPr="008A4D1B">
        <w:rPr>
          <w:rFonts w:ascii="Georgia" w:hAnsi="Georgia"/>
          <w:i/>
        </w:rPr>
        <w:t xml:space="preserve"> , b</w:t>
      </w:r>
      <w:r w:rsidRPr="008A4D1B">
        <w:rPr>
          <w:rFonts w:ascii="Georgia" w:hAnsi="Georgia"/>
          <w:i/>
          <w:vertAlign w:val="subscript"/>
        </w:rPr>
        <w:t xml:space="preserve">3 </w:t>
      </w:r>
      <w:r w:rsidRPr="008A4D1B">
        <w:rPr>
          <w:rFonts w:ascii="Georgia" w:hAnsi="Georgia"/>
          <w:i/>
        </w:rPr>
        <w:t xml:space="preserve"> … </w:t>
      </w:r>
      <w:proofErr w:type="spellStart"/>
      <w:r w:rsidRPr="008A4D1B">
        <w:rPr>
          <w:rFonts w:ascii="Georgia" w:hAnsi="Georgia"/>
          <w:i/>
        </w:rPr>
        <w:t>bj</w:t>
      </w:r>
      <w:proofErr w:type="spellEnd"/>
      <w:r w:rsidRPr="008A4D1B">
        <w:rPr>
          <w:rFonts w:ascii="Georgia" w:hAnsi="Georgia"/>
          <w:i/>
        </w:rPr>
        <w:t xml:space="preserve"> … </w:t>
      </w:r>
      <w:proofErr w:type="spellStart"/>
      <w:r w:rsidRPr="008A4D1B">
        <w:rPr>
          <w:rFonts w:ascii="Georgia" w:hAnsi="Georgia"/>
          <w:i/>
        </w:rPr>
        <w:t>b</w:t>
      </w:r>
      <w:r w:rsidRPr="008A4D1B">
        <w:rPr>
          <w:rFonts w:ascii="Georgia" w:hAnsi="Georgia"/>
          <w:i/>
          <w:vertAlign w:val="subscript"/>
        </w:rPr>
        <w:t>J</w:t>
      </w:r>
      <w:proofErr w:type="spellEnd"/>
      <w:r w:rsidRPr="008A4D1B">
        <w:rPr>
          <w:rFonts w:ascii="Georgia" w:hAnsi="Georgia"/>
          <w:i/>
          <w:vertAlign w:val="subscript"/>
        </w:rPr>
        <w:t xml:space="preserve">   </w:t>
      </w:r>
      <w:r w:rsidRPr="008A4D1B">
        <w:rPr>
          <w:rFonts w:ascii="Georgia" w:hAnsi="Georgia"/>
          <w:i/>
        </w:rPr>
        <w:t xml:space="preserve">      </w:t>
      </w:r>
    </w:p>
    <w:p w14:paraId="3021941F" w14:textId="77777777" w:rsidR="00AE7C0B" w:rsidRDefault="00AE7C0B" w:rsidP="002A207E">
      <w:pPr>
        <w:rPr>
          <w:rFonts w:ascii="Georgia" w:hAnsi="Georgia"/>
        </w:rPr>
      </w:pPr>
    </w:p>
    <w:p w14:paraId="133C383D" w14:textId="77777777" w:rsidR="00A73DB2" w:rsidRPr="008A4D1B" w:rsidRDefault="00A73DB2" w:rsidP="002A207E">
      <w:pPr>
        <w:rPr>
          <w:rFonts w:ascii="Georgia" w:hAnsi="Georgia"/>
        </w:rPr>
      </w:pPr>
      <w:r>
        <w:rPr>
          <w:rFonts w:ascii="Georgia" w:hAnsi="Georgia"/>
        </w:rPr>
        <w:t xml:space="preserve">considerando en el </w:t>
      </w:r>
      <w:r w:rsidRPr="008A4D1B">
        <w:rPr>
          <w:rFonts w:ascii="Georgia" w:hAnsi="Georgia"/>
        </w:rPr>
        <w:t xml:space="preserve">plano de ejes </w:t>
      </w:r>
      <w:r>
        <w:rPr>
          <w:rFonts w:ascii="Georgia" w:hAnsi="Georgia"/>
        </w:rPr>
        <w:t xml:space="preserve">i </w:t>
      </w:r>
      <w:r w:rsidRPr="008A4D1B">
        <w:rPr>
          <w:rFonts w:ascii="Georgia" w:hAnsi="Georgia"/>
        </w:rPr>
        <w:t>,</w:t>
      </w:r>
      <w:r>
        <w:rPr>
          <w:rFonts w:ascii="Georgia" w:hAnsi="Georgia"/>
        </w:rPr>
        <w:t xml:space="preserve"> j</w:t>
      </w:r>
      <w:r w:rsidRPr="008A4D1B">
        <w:rPr>
          <w:rFonts w:ascii="Georgia" w:hAnsi="Georgia"/>
        </w:rPr>
        <w:t xml:space="preserve"> </w:t>
      </w:r>
      <w:r>
        <w:rPr>
          <w:rFonts w:ascii="Georgia" w:hAnsi="Georgia"/>
        </w:rPr>
        <w:t xml:space="preserve">ciertos </w:t>
      </w:r>
      <w:r w:rsidRPr="008A4D1B">
        <w:rPr>
          <w:rFonts w:ascii="Georgia" w:hAnsi="Georgia"/>
        </w:rPr>
        <w:t xml:space="preserve">alineamientos entre los índices de ambas series, </w:t>
      </w:r>
      <w:r>
        <w:rPr>
          <w:rFonts w:ascii="Georgia" w:hAnsi="Georgia"/>
        </w:rPr>
        <w:t xml:space="preserve">partiendo </w:t>
      </w:r>
      <w:r w:rsidRPr="008A4D1B">
        <w:rPr>
          <w:rFonts w:ascii="Georgia" w:hAnsi="Georgia"/>
        </w:rPr>
        <w:t xml:space="preserve">de trayectorias </w:t>
      </w:r>
      <w:r w:rsidRPr="008A4D1B">
        <w:rPr>
          <w:rFonts w:ascii="Georgia" w:hAnsi="Georgia"/>
          <w:i/>
        </w:rPr>
        <w:t>F</w:t>
      </w:r>
      <w:r w:rsidRPr="008A4D1B">
        <w:rPr>
          <w:rFonts w:ascii="Georgia" w:hAnsi="Georgia"/>
        </w:rPr>
        <w:t xml:space="preserve"> </w:t>
      </w:r>
      <w:r>
        <w:rPr>
          <w:rFonts w:ascii="Georgia" w:hAnsi="Georgia"/>
        </w:rPr>
        <w:t xml:space="preserve"> del tipo:</w:t>
      </w:r>
      <w:r w:rsidRPr="008A4D1B">
        <w:rPr>
          <w:rFonts w:ascii="Georgia" w:hAnsi="Georgia"/>
        </w:rPr>
        <w:t xml:space="preserve"> </w:t>
      </w:r>
    </w:p>
    <w:p w14:paraId="084640E0" w14:textId="77777777" w:rsidR="00BA634C" w:rsidRDefault="00A73DB2" w:rsidP="002A207E">
      <w:pPr>
        <w:rPr>
          <w:rFonts w:ascii="Georgia" w:hAnsi="Georgia"/>
        </w:rPr>
      </w:pPr>
      <w:r>
        <w:rPr>
          <w:rFonts w:ascii="Georgia" w:hAnsi="Georgia"/>
        </w:rPr>
        <w:t xml:space="preserve">        </w:t>
      </w:r>
      <w:r w:rsidRPr="008A4D1B">
        <w:rPr>
          <w:rFonts w:ascii="Georgia" w:hAnsi="Georgia"/>
          <w:noProof/>
          <w:lang w:val="en-GB" w:eastAsia="en-GB"/>
        </w:rPr>
        <w:drawing>
          <wp:inline distT="0" distB="0" distL="0" distR="0" wp14:anchorId="381E5CBB" wp14:editId="7FD83896">
            <wp:extent cx="1439186" cy="2653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55278" cy="268305"/>
                    </a:xfrm>
                    <a:prstGeom prst="rect">
                      <a:avLst/>
                    </a:prstGeom>
                    <a:noFill/>
                    <a:ln>
                      <a:noFill/>
                    </a:ln>
                  </pic:spPr>
                </pic:pic>
              </a:graphicData>
            </a:graphic>
          </wp:inline>
        </w:drawing>
      </w:r>
    </w:p>
    <w:p w14:paraId="0A337425" w14:textId="77777777" w:rsidR="00BA634C" w:rsidRDefault="00BA634C" w:rsidP="002A207E">
      <w:pPr>
        <w:rPr>
          <w:rFonts w:ascii="Georgia" w:hAnsi="Georgia"/>
        </w:rPr>
      </w:pPr>
      <w:r>
        <w:rPr>
          <w:rFonts w:ascii="Georgia" w:hAnsi="Georgia"/>
        </w:rPr>
        <w:t>siendo</w:t>
      </w:r>
    </w:p>
    <w:p w14:paraId="72FB6DB4" w14:textId="77777777" w:rsidR="00BA634C" w:rsidRDefault="00AE7C0B" w:rsidP="002A207E">
      <w:pPr>
        <w:rPr>
          <w:rFonts w:ascii="Georgia" w:hAnsi="Georgia"/>
        </w:rPr>
      </w:pPr>
      <w:r w:rsidRPr="008A4D1B">
        <w:rPr>
          <w:rFonts w:ascii="Georgia" w:hAnsi="Georgia"/>
          <w:noProof/>
          <w:lang w:val="en-GB" w:eastAsia="en-GB"/>
        </w:rPr>
        <w:drawing>
          <wp:anchor distT="0" distB="0" distL="114300" distR="114300" simplePos="0" relativeHeight="251743232" behindDoc="0" locked="0" layoutInCell="1" allowOverlap="1" wp14:anchorId="24FFDDB6" wp14:editId="06E9557B">
            <wp:simplePos x="0" y="0"/>
            <wp:positionH relativeFrom="column">
              <wp:posOffset>-32385</wp:posOffset>
            </wp:positionH>
            <wp:positionV relativeFrom="paragraph">
              <wp:posOffset>93980</wp:posOffset>
            </wp:positionV>
            <wp:extent cx="815340" cy="25082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15340" cy="250825"/>
                    </a:xfrm>
                    <a:prstGeom prst="rect">
                      <a:avLst/>
                    </a:prstGeom>
                    <a:noFill/>
                    <a:ln>
                      <a:noFill/>
                    </a:ln>
                  </pic:spPr>
                </pic:pic>
              </a:graphicData>
            </a:graphic>
          </wp:anchor>
        </w:drawing>
      </w:r>
      <w:r w:rsidR="00A73DB2" w:rsidRPr="008A4D1B">
        <w:rPr>
          <w:rFonts w:ascii="Georgia" w:hAnsi="Georgia"/>
        </w:rPr>
        <w:t xml:space="preserve"> </w:t>
      </w:r>
      <w:r w:rsidR="00A73DB2" w:rsidRPr="008A4D1B">
        <w:rPr>
          <w:rFonts w:ascii="Georgia" w:hAnsi="Georgia"/>
        </w:rPr>
        <w:tab/>
      </w:r>
      <w:r w:rsidR="00A73DB2" w:rsidRPr="008A4D1B">
        <w:rPr>
          <w:rFonts w:ascii="Georgia" w:hAnsi="Georgia"/>
          <w:noProof/>
          <w:lang w:eastAsia="es-ES"/>
        </w:rPr>
        <w:t xml:space="preserve">                                           </w:t>
      </w:r>
    </w:p>
    <w:p w14:paraId="32AC906C" w14:textId="77777777" w:rsidR="00BA634C" w:rsidRDefault="00BA634C" w:rsidP="002A207E">
      <w:pPr>
        <w:rPr>
          <w:rFonts w:ascii="Georgia" w:hAnsi="Georgia"/>
        </w:rPr>
      </w:pPr>
      <w:r w:rsidRPr="008A4D1B">
        <w:rPr>
          <w:rFonts w:ascii="Georgia" w:hAnsi="Georgia"/>
          <w:noProof/>
          <w:lang w:val="en-GB" w:eastAsia="en-GB"/>
        </w:rPr>
        <w:drawing>
          <wp:anchor distT="0" distB="0" distL="114300" distR="114300" simplePos="0" relativeHeight="251745280" behindDoc="0" locked="0" layoutInCell="1" allowOverlap="1" wp14:anchorId="4080F24D" wp14:editId="2DDC4AAB">
            <wp:simplePos x="0" y="0"/>
            <wp:positionH relativeFrom="column">
              <wp:posOffset>3713480</wp:posOffset>
            </wp:positionH>
            <wp:positionV relativeFrom="paragraph">
              <wp:posOffset>311785</wp:posOffset>
            </wp:positionV>
            <wp:extent cx="1356995" cy="25971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56995" cy="259715"/>
                    </a:xfrm>
                    <a:prstGeom prst="rect">
                      <a:avLst/>
                    </a:prstGeom>
                    <a:noFill/>
                    <a:ln>
                      <a:noFill/>
                    </a:ln>
                  </pic:spPr>
                </pic:pic>
              </a:graphicData>
            </a:graphic>
          </wp:anchor>
        </w:drawing>
      </w:r>
    </w:p>
    <w:p w14:paraId="212D46CB" w14:textId="77777777" w:rsidR="00BA634C" w:rsidRDefault="00BA634C" w:rsidP="002A207E">
      <w:pPr>
        <w:rPr>
          <w:rFonts w:ascii="Georgia" w:hAnsi="Georgia"/>
        </w:rPr>
      </w:pPr>
      <w:r w:rsidRPr="008A4D1B">
        <w:rPr>
          <w:rFonts w:ascii="Georgia" w:hAnsi="Georgia"/>
        </w:rPr>
        <w:t>son puntos de</w:t>
      </w:r>
      <w:r>
        <w:rPr>
          <w:rFonts w:ascii="Georgia" w:hAnsi="Georgia"/>
        </w:rPr>
        <w:t xml:space="preserve"> dicho </w:t>
      </w:r>
      <w:r w:rsidRPr="008A4D1B">
        <w:rPr>
          <w:rFonts w:ascii="Georgia" w:hAnsi="Georgia"/>
        </w:rPr>
        <w:t>plano</w:t>
      </w:r>
      <w:r>
        <w:rPr>
          <w:rFonts w:ascii="Georgia" w:hAnsi="Georgia"/>
        </w:rPr>
        <w:t>,</w:t>
      </w:r>
      <w:r w:rsidRPr="008A4D1B">
        <w:rPr>
          <w:rFonts w:ascii="Georgia" w:hAnsi="Georgia"/>
        </w:rPr>
        <w:t xml:space="preserve"> </w:t>
      </w:r>
      <w:r>
        <w:rPr>
          <w:rFonts w:ascii="Georgia" w:hAnsi="Georgia"/>
        </w:rPr>
        <w:t xml:space="preserve">que cumplen la condición:      </w:t>
      </w:r>
    </w:p>
    <w:p w14:paraId="61019F21" w14:textId="77777777" w:rsidR="00A73DB2" w:rsidRPr="008A4D1B" w:rsidRDefault="00A73DB2" w:rsidP="002A207E">
      <w:pPr>
        <w:rPr>
          <w:rFonts w:ascii="Georgia" w:hAnsi="Georgia"/>
        </w:rPr>
      </w:pPr>
      <w:r>
        <w:rPr>
          <w:rFonts w:ascii="Georgia" w:hAnsi="Georgia"/>
        </w:rPr>
        <w:t xml:space="preserve">y que, como veremos, F son trayectorias que deben cumplir ciertas </w:t>
      </w:r>
      <w:r w:rsidRPr="008A4D1B">
        <w:rPr>
          <w:rFonts w:ascii="Georgia" w:hAnsi="Georgia"/>
        </w:rPr>
        <w:t>restricciones.</w:t>
      </w:r>
    </w:p>
    <w:p w14:paraId="16429679" w14:textId="77777777" w:rsidR="00A73DB2" w:rsidRPr="008A4D1B" w:rsidRDefault="00A73DB2" w:rsidP="002A207E">
      <w:pPr>
        <w:rPr>
          <w:rFonts w:ascii="Georgia" w:hAnsi="Georgia"/>
        </w:rPr>
      </w:pPr>
      <w:r>
        <w:rPr>
          <w:rFonts w:ascii="Georgia" w:hAnsi="Georgia"/>
        </w:rPr>
        <w:t>Definimos p</w:t>
      </w:r>
      <w:r w:rsidRPr="008A4D1B">
        <w:rPr>
          <w:rFonts w:ascii="Georgia" w:hAnsi="Georgia"/>
        </w:rPr>
        <w:t>ara cada punto C</w:t>
      </w:r>
      <w:r w:rsidRPr="008A4D1B">
        <w:rPr>
          <w:rFonts w:ascii="Georgia" w:hAnsi="Georgia"/>
          <w:vertAlign w:val="subscript"/>
        </w:rPr>
        <w:t>K</w:t>
      </w:r>
      <w:r w:rsidRPr="008A4D1B">
        <w:rPr>
          <w:rFonts w:ascii="Georgia" w:hAnsi="Georgia"/>
        </w:rPr>
        <w:t>,</w:t>
      </w:r>
      <w:r>
        <w:rPr>
          <w:rFonts w:ascii="Georgia" w:hAnsi="Georgia"/>
        </w:rPr>
        <w:t xml:space="preserve"> </w:t>
      </w:r>
      <w:r w:rsidRPr="008A4D1B">
        <w:rPr>
          <w:rFonts w:ascii="Georgia" w:hAnsi="Georgia"/>
        </w:rPr>
        <w:t>la distancia entre los dos valores de ambas series que fueron alineados</w:t>
      </w:r>
      <w:r>
        <w:rPr>
          <w:rFonts w:ascii="Georgia" w:hAnsi="Georgia"/>
        </w:rPr>
        <w:t xml:space="preserve"> como:</w:t>
      </w:r>
      <w:r w:rsidRPr="008A4D1B">
        <w:rPr>
          <w:rFonts w:ascii="Georgia" w:hAnsi="Georgia"/>
        </w:rPr>
        <w:t xml:space="preserve"> </w:t>
      </w:r>
    </w:p>
    <w:p w14:paraId="13935F80" w14:textId="77777777" w:rsidR="00A73DB2" w:rsidRDefault="00A73DB2" w:rsidP="002A207E">
      <w:pPr>
        <w:jc w:val="center"/>
        <w:rPr>
          <w:rFonts w:ascii="Georgia" w:hAnsi="Georgia"/>
        </w:rPr>
      </w:pPr>
      <w:r w:rsidRPr="008A4D1B">
        <w:rPr>
          <w:rFonts w:ascii="Georgia" w:hAnsi="Georgia"/>
          <w:noProof/>
          <w:lang w:val="en-GB" w:eastAsia="en-GB"/>
        </w:rPr>
        <w:drawing>
          <wp:inline distT="0" distB="0" distL="0" distR="0" wp14:anchorId="77293BAA" wp14:editId="03E2D5C8">
            <wp:extent cx="1900361" cy="22801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3446" cy="230782"/>
                    </a:xfrm>
                    <a:prstGeom prst="rect">
                      <a:avLst/>
                    </a:prstGeom>
                    <a:noFill/>
                    <a:ln>
                      <a:noFill/>
                    </a:ln>
                  </pic:spPr>
                </pic:pic>
              </a:graphicData>
            </a:graphic>
          </wp:inline>
        </w:drawing>
      </w:r>
    </w:p>
    <w:p w14:paraId="17C3662D" w14:textId="77777777" w:rsidR="00A73DB2" w:rsidRPr="008A4D1B" w:rsidRDefault="00A73DB2" w:rsidP="002A207E">
      <w:pPr>
        <w:rPr>
          <w:rFonts w:ascii="Georgia" w:hAnsi="Georgia"/>
        </w:rPr>
      </w:pPr>
      <w:r w:rsidRPr="008A4D1B">
        <w:rPr>
          <w:rFonts w:ascii="Georgia" w:hAnsi="Georgia"/>
        </w:rPr>
        <w:t xml:space="preserve">Dada una trayectoria F, se define suma ponderada de </w:t>
      </w:r>
      <w:r>
        <w:rPr>
          <w:rFonts w:ascii="Georgia" w:hAnsi="Georgia"/>
        </w:rPr>
        <w:t xml:space="preserve">estas </w:t>
      </w:r>
      <w:r w:rsidRPr="008A4D1B">
        <w:rPr>
          <w:rFonts w:ascii="Georgia" w:hAnsi="Georgia"/>
        </w:rPr>
        <w:t xml:space="preserve">distancias, </w:t>
      </w:r>
    </w:p>
    <w:p w14:paraId="3E339A6C" w14:textId="77777777" w:rsidR="00A73DB2" w:rsidRPr="008A4D1B" w:rsidRDefault="00A73DB2" w:rsidP="002A207E">
      <w:pPr>
        <w:jc w:val="center"/>
        <w:rPr>
          <w:rFonts w:ascii="Georgia" w:hAnsi="Georgia"/>
        </w:rPr>
      </w:pPr>
      <w:r w:rsidRPr="008A4D1B">
        <w:rPr>
          <w:rFonts w:ascii="Georgia" w:hAnsi="Georgia"/>
          <w:noProof/>
          <w:lang w:val="en-GB" w:eastAsia="en-GB"/>
        </w:rPr>
        <w:drawing>
          <wp:inline distT="0" distB="0" distL="0" distR="0" wp14:anchorId="30301839" wp14:editId="401E0FE2">
            <wp:extent cx="1812898" cy="51235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13687" cy="512576"/>
                    </a:xfrm>
                    <a:prstGeom prst="rect">
                      <a:avLst/>
                    </a:prstGeom>
                    <a:noFill/>
                    <a:ln>
                      <a:noFill/>
                    </a:ln>
                  </pic:spPr>
                </pic:pic>
              </a:graphicData>
            </a:graphic>
          </wp:inline>
        </w:drawing>
      </w:r>
    </w:p>
    <w:p w14:paraId="5CB80569" w14:textId="77777777" w:rsidR="00A73DB2" w:rsidRDefault="00A73DB2" w:rsidP="002A207E">
      <w:pPr>
        <w:rPr>
          <w:rFonts w:ascii="Georgia" w:hAnsi="Georgia"/>
        </w:rPr>
      </w:pPr>
      <w:r>
        <w:rPr>
          <w:rFonts w:ascii="Georgia" w:hAnsi="Georgia"/>
        </w:rPr>
        <w:t xml:space="preserve">Si se eliminan </w:t>
      </w:r>
      <w:r w:rsidRPr="008A4D1B">
        <w:rPr>
          <w:rFonts w:ascii="Georgia" w:hAnsi="Georgia"/>
        </w:rPr>
        <w:t xml:space="preserve">las diferencias debidas </w:t>
      </w:r>
      <w:r>
        <w:rPr>
          <w:rFonts w:ascii="Georgia" w:hAnsi="Georgia"/>
        </w:rPr>
        <w:t xml:space="preserve">fundamentalmente </w:t>
      </w:r>
      <w:r w:rsidRPr="008A4D1B">
        <w:rPr>
          <w:rFonts w:ascii="Georgia" w:hAnsi="Georgia"/>
        </w:rPr>
        <w:t xml:space="preserve">a “deformaciones” en el tiempo, </w:t>
      </w:r>
      <w:r>
        <w:rPr>
          <w:rFonts w:ascii="Georgia" w:hAnsi="Georgia"/>
        </w:rPr>
        <w:t xml:space="preserve">se puede encontrar de manera satisfactoria una </w:t>
      </w:r>
      <w:r w:rsidRPr="008A4D1B">
        <w:rPr>
          <w:rFonts w:ascii="Georgia" w:hAnsi="Georgia"/>
        </w:rPr>
        <w:t xml:space="preserve">trayectoria </w:t>
      </w:r>
      <w:r>
        <w:rPr>
          <w:rFonts w:ascii="Georgia" w:hAnsi="Georgia"/>
        </w:rPr>
        <w:t xml:space="preserve">denominada   </w:t>
      </w:r>
      <w:r w:rsidRPr="008A4D1B">
        <w:rPr>
          <w:rFonts w:ascii="Georgia" w:hAnsi="Georgia"/>
        </w:rPr>
        <w:t xml:space="preserve">óptima </w:t>
      </w:r>
      <w:r>
        <w:rPr>
          <w:rFonts w:ascii="Georgia" w:hAnsi="Georgia"/>
        </w:rPr>
        <w:t xml:space="preserve"> </w:t>
      </w:r>
      <w:proofErr w:type="spellStart"/>
      <w:r w:rsidRPr="00830CC6">
        <w:rPr>
          <w:rFonts w:ascii="Georgia" w:hAnsi="Georgia"/>
          <w:i/>
        </w:rPr>
        <w:t>Fopt</w:t>
      </w:r>
      <w:proofErr w:type="spellEnd"/>
      <w:r>
        <w:rPr>
          <w:rFonts w:ascii="Georgia" w:hAnsi="Georgia"/>
        </w:rPr>
        <w:t xml:space="preserve"> , cuya </w:t>
      </w:r>
      <w:r w:rsidRPr="008A4D1B">
        <w:rPr>
          <w:rFonts w:ascii="Georgia" w:hAnsi="Georgia"/>
        </w:rPr>
        <w:t xml:space="preserve">suma resultante </w:t>
      </w:r>
      <w:r w:rsidRPr="00830CC6">
        <w:rPr>
          <w:rFonts w:ascii="Georgia" w:hAnsi="Georgia"/>
          <w:i/>
        </w:rPr>
        <w:t xml:space="preserve"> S(</w:t>
      </w:r>
      <w:proofErr w:type="spellStart"/>
      <w:r w:rsidRPr="00830CC6">
        <w:rPr>
          <w:rFonts w:ascii="Georgia" w:hAnsi="Georgia"/>
          <w:i/>
        </w:rPr>
        <w:t>Fopt</w:t>
      </w:r>
      <w:proofErr w:type="spellEnd"/>
      <w:r w:rsidRPr="00830CC6">
        <w:rPr>
          <w:rFonts w:ascii="Georgia" w:hAnsi="Georgia"/>
          <w:i/>
        </w:rPr>
        <w:t xml:space="preserve">) </w:t>
      </w:r>
      <w:r>
        <w:rPr>
          <w:rFonts w:ascii="Georgia" w:hAnsi="Georgia"/>
        </w:rPr>
        <w:t xml:space="preserve"> </w:t>
      </w:r>
      <w:r w:rsidRPr="008A4D1B">
        <w:rPr>
          <w:rFonts w:ascii="Georgia" w:hAnsi="Georgia"/>
        </w:rPr>
        <w:t xml:space="preserve">es la </w:t>
      </w:r>
      <w:r>
        <w:rPr>
          <w:rFonts w:ascii="Georgia" w:hAnsi="Georgia"/>
        </w:rPr>
        <w:t xml:space="preserve">distancia más fiel </w:t>
      </w:r>
      <w:r w:rsidRPr="008A4D1B">
        <w:rPr>
          <w:rFonts w:ascii="Georgia" w:hAnsi="Georgia"/>
        </w:rPr>
        <w:t xml:space="preserve">entre </w:t>
      </w:r>
      <w:r>
        <w:rPr>
          <w:rFonts w:ascii="Georgia" w:hAnsi="Georgia"/>
        </w:rPr>
        <w:t>las series A y B anteriormente descrita</w:t>
      </w:r>
      <w:r w:rsidRPr="008A4D1B">
        <w:rPr>
          <w:rFonts w:ascii="Georgia" w:hAnsi="Georgia"/>
        </w:rPr>
        <w:t>.</w:t>
      </w:r>
      <w:r>
        <w:rPr>
          <w:rFonts w:ascii="Georgia" w:hAnsi="Georgia"/>
        </w:rPr>
        <w:t xml:space="preserve"> Se llega así a la</w:t>
      </w:r>
      <w:r w:rsidRPr="008A4D1B">
        <w:rPr>
          <w:rFonts w:ascii="Georgia" w:hAnsi="Georgia"/>
        </w:rPr>
        <w:t xml:space="preserve"> definición de </w:t>
      </w:r>
      <w:r w:rsidRPr="00B73546">
        <w:rPr>
          <w:rFonts w:ascii="Georgia" w:hAnsi="Georgia"/>
          <w:i/>
        </w:rPr>
        <w:t>medida de similitud DTW</w:t>
      </w:r>
      <w:r w:rsidRPr="008A4D1B">
        <w:rPr>
          <w:rFonts w:ascii="Georgia" w:hAnsi="Georgia"/>
        </w:rPr>
        <w:t xml:space="preserve"> </w:t>
      </w:r>
      <w:r w:rsidR="00371794">
        <w:rPr>
          <w:rFonts w:ascii="Georgia" w:hAnsi="Georgia"/>
        </w:rPr>
        <w:t xml:space="preserve"> </w:t>
      </w:r>
      <w:r w:rsidRPr="008A4D1B">
        <w:rPr>
          <w:rFonts w:ascii="Georgia" w:hAnsi="Georgia"/>
        </w:rPr>
        <w:t xml:space="preserve">entre dos series A y B: </w:t>
      </w:r>
    </w:p>
    <w:p w14:paraId="1AB487BB" w14:textId="77777777" w:rsidR="009F5116" w:rsidRPr="008A4D1B" w:rsidRDefault="009F5116" w:rsidP="009F5116">
      <w:pPr>
        <w:jc w:val="center"/>
        <w:rPr>
          <w:rFonts w:ascii="Georgia" w:hAnsi="Georgia"/>
        </w:rPr>
      </w:pPr>
      <w:r w:rsidRPr="008A4D1B">
        <w:rPr>
          <w:rFonts w:ascii="Georgia" w:hAnsi="Georgia"/>
          <w:noProof/>
          <w:lang w:val="en-GB" w:eastAsia="en-GB"/>
        </w:rPr>
        <w:drawing>
          <wp:inline distT="0" distB="0" distL="0" distR="0" wp14:anchorId="5C542E63" wp14:editId="24846B47">
            <wp:extent cx="1375576" cy="28992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75576" cy="289928"/>
                    </a:xfrm>
                    <a:prstGeom prst="rect">
                      <a:avLst/>
                    </a:prstGeom>
                    <a:noFill/>
                    <a:ln>
                      <a:noFill/>
                    </a:ln>
                  </pic:spPr>
                </pic:pic>
              </a:graphicData>
            </a:graphic>
          </wp:inline>
        </w:drawing>
      </w:r>
    </w:p>
    <w:p w14:paraId="1AC7CAB5" w14:textId="77777777" w:rsidR="00A73DB2" w:rsidRPr="008A4D1B" w:rsidRDefault="00A73DB2" w:rsidP="002A207E">
      <w:pPr>
        <w:jc w:val="center"/>
        <w:rPr>
          <w:rFonts w:ascii="Georgia" w:hAnsi="Georgia"/>
        </w:rPr>
      </w:pPr>
    </w:p>
    <w:p w14:paraId="7DB836F3" w14:textId="77777777" w:rsidR="00A73DB2" w:rsidRPr="00100EE5" w:rsidRDefault="00A73DB2" w:rsidP="002A207E">
      <w:pPr>
        <w:pStyle w:val="Heading2"/>
      </w:pPr>
      <w:bookmarkStart w:id="121" w:name="_Toc488444267"/>
      <w:r>
        <w:t>Cálculo de Trayectorias</w:t>
      </w:r>
      <w:bookmarkEnd w:id="121"/>
      <w:r w:rsidRPr="00100EE5">
        <w:t xml:space="preserve"> </w:t>
      </w:r>
    </w:p>
    <w:p w14:paraId="1F210722" w14:textId="77777777" w:rsidR="00A73DB2" w:rsidRDefault="00A73DB2" w:rsidP="002A207E"/>
    <w:p w14:paraId="511B6AC2" w14:textId="77777777" w:rsidR="00A73DB2" w:rsidRPr="00542B22" w:rsidRDefault="00A73DB2" w:rsidP="002A207E">
      <w:pPr>
        <w:spacing w:after="0"/>
        <w:rPr>
          <w:rFonts w:ascii="Georgia" w:hAnsi="Georgia"/>
        </w:rPr>
      </w:pPr>
      <w:r w:rsidRPr="00542B22">
        <w:rPr>
          <w:rFonts w:ascii="Georgia" w:hAnsi="Georgia"/>
        </w:rPr>
        <w:t>Las posibles trayectorias que se pueden ir calculando en el proceso tienen ciertas condiciones por naturaleza, por lo que una deformación temporal, para posibilitar su alineamiento, siempre va a presentar una serie de restricciones.  Se nombran a continuación:</w:t>
      </w:r>
    </w:p>
    <w:p w14:paraId="23DB724A" w14:textId="77777777" w:rsidR="00A73DB2" w:rsidRPr="00542B22" w:rsidRDefault="00A73DB2" w:rsidP="002A207E">
      <w:pPr>
        <w:spacing w:after="0"/>
        <w:ind w:firstLine="709"/>
        <w:rPr>
          <w:rFonts w:ascii="Georgia" w:hAnsi="Georgia"/>
        </w:rPr>
      </w:pPr>
    </w:p>
    <w:p w14:paraId="34BC443F" w14:textId="77777777" w:rsidR="00A73DB2" w:rsidRPr="00542B22" w:rsidRDefault="00A73DB2" w:rsidP="002A207E">
      <w:pPr>
        <w:spacing w:after="0"/>
        <w:ind w:firstLine="708"/>
        <w:rPr>
          <w:rFonts w:ascii="Georgia" w:hAnsi="Georgia"/>
        </w:rPr>
      </w:pPr>
      <w:r w:rsidRPr="00542B22">
        <w:rPr>
          <w:rFonts w:ascii="Georgia" w:hAnsi="Georgia"/>
          <w:noProof/>
          <w:lang w:val="en-GB" w:eastAsia="en-GB"/>
        </w:rPr>
        <w:drawing>
          <wp:anchor distT="0" distB="0" distL="114300" distR="114300" simplePos="0" relativeHeight="251666432" behindDoc="0" locked="0" layoutInCell="1" allowOverlap="1" wp14:anchorId="07143812" wp14:editId="2DB7C3A3">
            <wp:simplePos x="0" y="0"/>
            <wp:positionH relativeFrom="column">
              <wp:posOffset>2456180</wp:posOffset>
            </wp:positionH>
            <wp:positionV relativeFrom="paragraph">
              <wp:posOffset>143510</wp:posOffset>
            </wp:positionV>
            <wp:extent cx="1682115" cy="300355"/>
            <wp:effectExtent l="0" t="0" r="0" b="0"/>
            <wp:wrapSquare wrapText="bothSides"/>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82115" cy="300355"/>
                    </a:xfrm>
                    <a:prstGeom prst="rect">
                      <a:avLst/>
                    </a:prstGeom>
                    <a:noFill/>
                    <a:ln>
                      <a:noFill/>
                    </a:ln>
                  </pic:spPr>
                </pic:pic>
              </a:graphicData>
            </a:graphic>
          </wp:anchor>
        </w:drawing>
      </w:r>
    </w:p>
    <w:p w14:paraId="3592E3AD" w14:textId="77777777" w:rsidR="00A73DB2" w:rsidRPr="00D0696D" w:rsidRDefault="00A73DB2" w:rsidP="002A207E">
      <w:pPr>
        <w:pStyle w:val="ListParagraph"/>
        <w:numPr>
          <w:ilvl w:val="0"/>
          <w:numId w:val="11"/>
        </w:numPr>
        <w:spacing w:line="360" w:lineRule="auto"/>
        <w:ind w:left="426"/>
        <w:jc w:val="both"/>
        <w:rPr>
          <w:rFonts w:ascii="Georgia" w:hAnsi="Georgia"/>
        </w:rPr>
      </w:pPr>
      <w:r w:rsidRPr="00613F12">
        <w:rPr>
          <w:rFonts w:ascii="Georgia" w:hAnsi="Georgia"/>
          <w:b/>
          <w:i/>
        </w:rPr>
        <w:t>Condiciones de monotonía</w:t>
      </w:r>
      <w:r w:rsidRPr="00325984">
        <w:rPr>
          <w:rFonts w:ascii="Georgia" w:hAnsi="Georgia"/>
        </w:rPr>
        <w:t xml:space="preserve">: </w:t>
      </w:r>
    </w:p>
    <w:p w14:paraId="5F3545ED" w14:textId="77777777" w:rsidR="00A73DB2" w:rsidRDefault="00A73DB2" w:rsidP="002A207E">
      <w:pPr>
        <w:pStyle w:val="ListParagraph"/>
        <w:spacing w:line="360" w:lineRule="auto"/>
        <w:ind w:left="426"/>
        <w:jc w:val="both"/>
        <w:rPr>
          <w:rFonts w:ascii="Georgia" w:hAnsi="Georgia"/>
        </w:rPr>
      </w:pPr>
    </w:p>
    <w:p w14:paraId="19C88C63" w14:textId="77777777" w:rsidR="00A73DB2" w:rsidRPr="00D0696D" w:rsidRDefault="00A73DB2" w:rsidP="002A207E">
      <w:pPr>
        <w:pStyle w:val="ListParagraph"/>
        <w:spacing w:line="360" w:lineRule="auto"/>
        <w:rPr>
          <w:rFonts w:ascii="Georgia" w:hAnsi="Georgia"/>
        </w:rPr>
      </w:pPr>
      <w:r w:rsidRPr="00542B22">
        <w:rPr>
          <w:noProof/>
          <w:lang w:val="en-GB" w:eastAsia="en-GB"/>
        </w:rPr>
        <w:drawing>
          <wp:anchor distT="0" distB="0" distL="114300" distR="114300" simplePos="0" relativeHeight="251667456" behindDoc="0" locked="0" layoutInCell="1" allowOverlap="1" wp14:anchorId="7DD9076C" wp14:editId="09FEB7D1">
            <wp:simplePos x="0" y="0"/>
            <wp:positionH relativeFrom="column">
              <wp:posOffset>2456180</wp:posOffset>
            </wp:positionH>
            <wp:positionV relativeFrom="paragraph">
              <wp:posOffset>64135</wp:posOffset>
            </wp:positionV>
            <wp:extent cx="2225040" cy="401955"/>
            <wp:effectExtent l="0" t="0" r="0" b="0"/>
            <wp:wrapSquare wrapText="bothSides"/>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25040" cy="401955"/>
                    </a:xfrm>
                    <a:prstGeom prst="rect">
                      <a:avLst/>
                    </a:prstGeom>
                    <a:noFill/>
                    <a:ln>
                      <a:noFill/>
                    </a:ln>
                  </pic:spPr>
                </pic:pic>
              </a:graphicData>
            </a:graphic>
          </wp:anchor>
        </w:drawing>
      </w:r>
    </w:p>
    <w:p w14:paraId="3DBE6C09" w14:textId="77777777" w:rsidR="00A73DB2" w:rsidRPr="00D0696D" w:rsidRDefault="00A73DB2" w:rsidP="002A207E">
      <w:pPr>
        <w:pStyle w:val="ListParagraph"/>
        <w:numPr>
          <w:ilvl w:val="0"/>
          <w:numId w:val="11"/>
        </w:numPr>
        <w:spacing w:line="360" w:lineRule="auto"/>
        <w:ind w:left="426"/>
        <w:jc w:val="both"/>
        <w:rPr>
          <w:rFonts w:ascii="Georgia" w:hAnsi="Georgia"/>
        </w:rPr>
      </w:pPr>
      <w:r w:rsidRPr="00613F12">
        <w:rPr>
          <w:rFonts w:ascii="Georgia" w:hAnsi="Georgia"/>
          <w:b/>
          <w:i/>
        </w:rPr>
        <w:t>Condiciones de continuidad</w:t>
      </w:r>
      <w:r w:rsidRPr="00D10E0D">
        <w:rPr>
          <w:rFonts w:ascii="Georgia" w:hAnsi="Georgia"/>
        </w:rPr>
        <w:t xml:space="preserve">: </w:t>
      </w:r>
    </w:p>
    <w:p w14:paraId="4D436657" w14:textId="77777777" w:rsidR="00A73DB2" w:rsidRPr="00542B22" w:rsidRDefault="00A73DB2" w:rsidP="002A207E">
      <w:pPr>
        <w:ind w:left="708"/>
        <w:rPr>
          <w:rFonts w:ascii="Georgia" w:hAnsi="Georgia"/>
        </w:rPr>
      </w:pPr>
    </w:p>
    <w:p w14:paraId="2DBA05FA" w14:textId="77777777" w:rsidR="00A73DB2" w:rsidRPr="00542B22" w:rsidRDefault="00A73DB2" w:rsidP="002A207E">
      <w:pPr>
        <w:rPr>
          <w:rFonts w:ascii="Georgia" w:hAnsi="Georgia"/>
        </w:rPr>
      </w:pPr>
      <w:r w:rsidRPr="00542B22">
        <w:rPr>
          <w:rFonts w:ascii="Georgia" w:hAnsi="Georgia"/>
        </w:rPr>
        <w:t>Las dos condiciones anteriores impactan sobre los valores que pueden ser asignados,                De acuerdo a su definición, el punto sólo puede presentar ciertos valores:</w:t>
      </w:r>
    </w:p>
    <w:p w14:paraId="548410A6" w14:textId="77777777" w:rsidR="00A73DB2" w:rsidRPr="00542B22" w:rsidRDefault="00A73DB2" w:rsidP="002A207E">
      <w:pPr>
        <w:jc w:val="center"/>
        <w:rPr>
          <w:rFonts w:ascii="Georgia" w:hAnsi="Georgia"/>
        </w:rPr>
      </w:pPr>
      <w:r w:rsidRPr="00542B22">
        <w:rPr>
          <w:rFonts w:ascii="Georgia" w:hAnsi="Georgia"/>
          <w:noProof/>
          <w:lang w:val="en-GB" w:eastAsia="en-GB"/>
        </w:rPr>
        <w:drawing>
          <wp:inline distT="0" distB="0" distL="0" distR="0" wp14:anchorId="0BDE90E4" wp14:editId="746924A3">
            <wp:extent cx="1699403" cy="744821"/>
            <wp:effectExtent l="0" t="0" r="0"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96128" cy="743385"/>
                    </a:xfrm>
                    <a:prstGeom prst="rect">
                      <a:avLst/>
                    </a:prstGeom>
                    <a:noFill/>
                    <a:ln>
                      <a:noFill/>
                    </a:ln>
                  </pic:spPr>
                </pic:pic>
              </a:graphicData>
            </a:graphic>
          </wp:inline>
        </w:drawing>
      </w:r>
    </w:p>
    <w:p w14:paraId="697F9F6C" w14:textId="77777777" w:rsidR="00A73DB2" w:rsidRPr="00542B22" w:rsidRDefault="00A73DB2" w:rsidP="002A207E">
      <w:pPr>
        <w:rPr>
          <w:rFonts w:ascii="Georgia" w:hAnsi="Georgia"/>
        </w:rPr>
      </w:pPr>
      <w:r w:rsidRPr="00542B22">
        <w:rPr>
          <w:rFonts w:ascii="Georgia" w:hAnsi="Georgia"/>
          <w:noProof/>
          <w:lang w:val="en-GB" w:eastAsia="en-GB"/>
        </w:rPr>
        <w:drawing>
          <wp:anchor distT="0" distB="0" distL="114300" distR="114300" simplePos="0" relativeHeight="251668480" behindDoc="0" locked="0" layoutInCell="1" allowOverlap="1" wp14:anchorId="00AF68B2" wp14:editId="6450224B">
            <wp:simplePos x="0" y="0"/>
            <wp:positionH relativeFrom="column">
              <wp:posOffset>2378710</wp:posOffset>
            </wp:positionH>
            <wp:positionV relativeFrom="paragraph">
              <wp:posOffset>173990</wp:posOffset>
            </wp:positionV>
            <wp:extent cx="1910080" cy="439420"/>
            <wp:effectExtent l="0" t="0" r="0" b="0"/>
            <wp:wrapSquare wrapText="bothSides"/>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10080" cy="439420"/>
                    </a:xfrm>
                    <a:prstGeom prst="rect">
                      <a:avLst/>
                    </a:prstGeom>
                    <a:noFill/>
                    <a:ln>
                      <a:noFill/>
                    </a:ln>
                  </pic:spPr>
                </pic:pic>
              </a:graphicData>
            </a:graphic>
          </wp:anchor>
        </w:drawing>
      </w:r>
    </w:p>
    <w:p w14:paraId="6013DA62" w14:textId="77777777" w:rsidR="00A73DB2" w:rsidRPr="00565BDC" w:rsidRDefault="00A73DB2" w:rsidP="002A207E">
      <w:pPr>
        <w:pStyle w:val="ListParagraph"/>
        <w:numPr>
          <w:ilvl w:val="0"/>
          <w:numId w:val="11"/>
        </w:numPr>
        <w:spacing w:line="360" w:lineRule="auto"/>
        <w:ind w:left="426"/>
        <w:jc w:val="both"/>
        <w:rPr>
          <w:rFonts w:ascii="Georgia" w:hAnsi="Georgia"/>
        </w:rPr>
      </w:pPr>
      <w:r w:rsidRPr="00613F12">
        <w:rPr>
          <w:rFonts w:ascii="Georgia" w:hAnsi="Georgia"/>
          <w:b/>
          <w:i/>
        </w:rPr>
        <w:t>Condiciones de borde</w:t>
      </w:r>
      <w:r w:rsidRPr="00565BDC">
        <w:rPr>
          <w:rFonts w:ascii="Georgia" w:hAnsi="Georgia"/>
        </w:rPr>
        <w:t xml:space="preserve">: </w:t>
      </w:r>
    </w:p>
    <w:p w14:paraId="74ADCDDF" w14:textId="77777777" w:rsidR="00A73DB2" w:rsidRDefault="00A73DB2" w:rsidP="002A207E">
      <w:pPr>
        <w:rPr>
          <w:rFonts w:ascii="Georgia" w:hAnsi="Georgia"/>
        </w:rPr>
      </w:pPr>
    </w:p>
    <w:p w14:paraId="4ABFCFE8" w14:textId="77777777" w:rsidR="00A73DB2" w:rsidRDefault="00A73DB2" w:rsidP="002A207E">
      <w:pPr>
        <w:pStyle w:val="ListParagraph"/>
        <w:numPr>
          <w:ilvl w:val="0"/>
          <w:numId w:val="11"/>
        </w:numPr>
        <w:spacing w:line="360" w:lineRule="auto"/>
        <w:ind w:left="426"/>
        <w:jc w:val="both"/>
        <w:rPr>
          <w:rFonts w:ascii="Georgia" w:hAnsi="Georgia"/>
        </w:rPr>
      </w:pPr>
      <w:r w:rsidRPr="00613F12">
        <w:rPr>
          <w:rFonts w:ascii="Georgia" w:hAnsi="Georgia"/>
          <w:b/>
          <w:i/>
        </w:rPr>
        <w:t>Condiciones sobre la pendiente</w:t>
      </w:r>
      <w:r w:rsidRPr="00456356">
        <w:rPr>
          <w:rFonts w:ascii="Georgia" w:hAnsi="Georgia"/>
        </w:rPr>
        <w:t>: La pendiente de la trayectoria no debe ser pronunciada</w:t>
      </w:r>
      <w:r>
        <w:rPr>
          <w:rFonts w:ascii="Georgia" w:hAnsi="Georgia"/>
        </w:rPr>
        <w:t xml:space="preserve"> (extrema)</w:t>
      </w:r>
      <w:r w:rsidRPr="00456356">
        <w:rPr>
          <w:rFonts w:ascii="Georgia" w:hAnsi="Georgia"/>
        </w:rPr>
        <w:t xml:space="preserve">, es decir, durante la comparación de las </w:t>
      </w:r>
      <w:r>
        <w:rPr>
          <w:rFonts w:ascii="Georgia" w:hAnsi="Georgia"/>
        </w:rPr>
        <w:t xml:space="preserve">series, nunca pueden </w:t>
      </w:r>
      <w:r w:rsidRPr="00421341">
        <w:rPr>
          <w:rFonts w:ascii="Georgia" w:hAnsi="Georgia"/>
        </w:rPr>
        <w:t>coincidir tramo</w:t>
      </w:r>
      <w:r>
        <w:rPr>
          <w:rFonts w:ascii="Georgia" w:hAnsi="Georgia"/>
        </w:rPr>
        <w:t>s</w:t>
      </w:r>
      <w:r w:rsidRPr="00421341">
        <w:rPr>
          <w:rFonts w:ascii="Georgia" w:hAnsi="Georgia"/>
        </w:rPr>
        <w:t xml:space="preserve"> corto</w:t>
      </w:r>
      <w:r>
        <w:rPr>
          <w:rFonts w:ascii="Georgia" w:hAnsi="Georgia"/>
        </w:rPr>
        <w:t>s</w:t>
      </w:r>
      <w:r w:rsidRPr="00421341">
        <w:rPr>
          <w:rFonts w:ascii="Georgia" w:hAnsi="Georgia"/>
        </w:rPr>
        <w:t xml:space="preserve"> </w:t>
      </w:r>
      <w:r>
        <w:rPr>
          <w:rFonts w:ascii="Georgia" w:hAnsi="Georgia"/>
        </w:rPr>
        <w:t xml:space="preserve">con </w:t>
      </w:r>
      <w:r w:rsidRPr="00421341">
        <w:rPr>
          <w:rFonts w:ascii="Georgia" w:hAnsi="Georgia"/>
        </w:rPr>
        <w:t>tramo</w:t>
      </w:r>
      <w:r>
        <w:rPr>
          <w:rFonts w:ascii="Georgia" w:hAnsi="Georgia"/>
        </w:rPr>
        <w:t>s</w:t>
      </w:r>
      <w:r w:rsidRPr="00421341">
        <w:rPr>
          <w:rFonts w:ascii="Georgia" w:hAnsi="Georgia"/>
        </w:rPr>
        <w:t xml:space="preserve"> l</w:t>
      </w:r>
      <w:r>
        <w:rPr>
          <w:rFonts w:ascii="Georgia" w:hAnsi="Georgia"/>
        </w:rPr>
        <w:t>argos.</w:t>
      </w:r>
    </w:p>
    <w:p w14:paraId="3B97E6B3" w14:textId="77777777" w:rsidR="00A73DB2" w:rsidRDefault="00A73DB2" w:rsidP="002A207E">
      <w:pPr>
        <w:pStyle w:val="ListParagraph"/>
        <w:spacing w:line="360" w:lineRule="auto"/>
        <w:ind w:left="426"/>
        <w:jc w:val="both"/>
        <w:rPr>
          <w:rFonts w:ascii="Georgia" w:hAnsi="Georgia"/>
        </w:rPr>
      </w:pPr>
    </w:p>
    <w:p w14:paraId="4D7A3EB0" w14:textId="77777777" w:rsidR="00A73DB2" w:rsidRPr="00421341" w:rsidRDefault="00A73DB2" w:rsidP="002A207E">
      <w:pPr>
        <w:pStyle w:val="ListParagraph"/>
        <w:spacing w:line="360" w:lineRule="auto"/>
        <w:rPr>
          <w:rFonts w:ascii="Georgia" w:hAnsi="Georgia"/>
        </w:rPr>
      </w:pPr>
    </w:p>
    <w:p w14:paraId="65C3C1B9" w14:textId="77777777" w:rsidR="00371794" w:rsidRDefault="00371794" w:rsidP="002A207E">
      <w:pPr>
        <w:pStyle w:val="ListParagraph"/>
        <w:spacing w:line="360" w:lineRule="auto"/>
        <w:ind w:left="426"/>
        <w:jc w:val="center"/>
        <w:rPr>
          <w:rFonts w:ascii="Georgia" w:hAnsi="Georgia"/>
        </w:rPr>
      </w:pPr>
    </w:p>
    <w:p w14:paraId="21EBC39B" w14:textId="77777777" w:rsidR="00A73DB2" w:rsidRDefault="006864BA" w:rsidP="002A207E">
      <w:pPr>
        <w:pStyle w:val="ListParagraph"/>
        <w:spacing w:line="360" w:lineRule="auto"/>
        <w:ind w:left="426"/>
        <w:jc w:val="center"/>
        <w:rPr>
          <w:rFonts w:ascii="Georgia" w:hAnsi="Georgia"/>
        </w:rPr>
      </w:pPr>
      <w:r>
        <w:rPr>
          <w:noProof/>
          <w:lang w:val="en-GB" w:eastAsia="en-GB"/>
        </w:rPr>
        <w:lastRenderedPageBreak/>
        <mc:AlternateContent>
          <mc:Choice Requires="wps">
            <w:drawing>
              <wp:anchor distT="0" distB="0" distL="114300" distR="114300" simplePos="0" relativeHeight="251683840" behindDoc="0" locked="0" layoutInCell="1" allowOverlap="1" wp14:anchorId="714088D6" wp14:editId="53CE6D22">
                <wp:simplePos x="0" y="0"/>
                <wp:positionH relativeFrom="column">
                  <wp:posOffset>1016000</wp:posOffset>
                </wp:positionH>
                <wp:positionV relativeFrom="paragraph">
                  <wp:posOffset>213360</wp:posOffset>
                </wp:positionV>
                <wp:extent cx="2493010" cy="293370"/>
                <wp:effectExtent l="0" t="0" r="2540" b="0"/>
                <wp:wrapNone/>
                <wp:docPr id="30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3010" cy="293370"/>
                        </a:xfrm>
                        <a:prstGeom prst="rect">
                          <a:avLst/>
                        </a:prstGeom>
                        <a:solidFill>
                          <a:srgbClr val="FFFFFF"/>
                        </a:solidFill>
                        <a:ln w="9525">
                          <a:solidFill>
                            <a:srgbClr val="000000"/>
                          </a:solidFill>
                          <a:miter lim="800000"/>
                          <a:headEnd/>
                          <a:tailEnd/>
                        </a:ln>
                      </wps:spPr>
                      <wps:txbx>
                        <w:txbxContent>
                          <w:p w14:paraId="349E444D" w14:textId="77777777" w:rsidR="003026EC" w:rsidRPr="00E2118F" w:rsidRDefault="003026EC" w:rsidP="00A73DB2">
                            <w:pPr>
                              <w:autoSpaceDE w:val="0"/>
                              <w:autoSpaceDN w:val="0"/>
                              <w:adjustRightInd w:val="0"/>
                              <w:spacing w:after="0" w:line="240" w:lineRule="auto"/>
                              <w:rPr>
                                <w:sz w:val="24"/>
                              </w:rPr>
                            </w:pPr>
                            <w:r>
                              <w:rPr>
                                <w:rFonts w:ascii="Calibri,Italic" w:hAnsi="Calibri,Italic" w:cs="Calibri,Italic"/>
                                <w:i/>
                                <w:iCs/>
                                <w:sz w:val="20"/>
                                <w:szCs w:val="24"/>
                              </w:rPr>
                              <w:t xml:space="preserve"> </w:t>
                            </w:r>
                            <w:r w:rsidRPr="00E2118F">
                              <w:rPr>
                                <w:rFonts w:ascii="Calibri,Italic" w:hAnsi="Calibri,Italic" w:cs="Calibri,Italic"/>
                                <w:i/>
                                <w:iCs/>
                                <w:sz w:val="20"/>
                                <w:szCs w:val="24"/>
                              </w:rPr>
                              <w:t>Restricción en la pendiente para p=2/3</w:t>
                            </w:r>
                          </w:p>
                          <w:p w14:paraId="36AEFEA3" w14:textId="77777777" w:rsidR="003026EC" w:rsidRDefault="003026EC" w:rsidP="00A73D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088D6" id="Rectangle_x0020_12" o:spid="_x0000_s1041" style="position:absolute;left:0;text-align:left;margin-left:80pt;margin-top:16.8pt;width:196.3pt;height:23.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">
                <v:path arrowok="t"/>
                <v:textbox>
                  <w:txbxContent>
                    <w:p w14:paraId="349E444D" w14:textId="77777777" w:rsidR="003026EC" w:rsidRPr="00E2118F" w:rsidRDefault="003026EC" w:rsidP="00A73DB2">
                      <w:pPr>
                        <w:autoSpaceDE w:val="0"/>
                        <w:autoSpaceDN w:val="0"/>
                        <w:adjustRightInd w:val="0"/>
                        <w:spacing w:after="0" w:line="240" w:lineRule="auto"/>
                        <w:rPr>
                          <w:sz w:val="24"/>
                        </w:rPr>
                      </w:pPr>
                      <w:r>
                        <w:rPr>
                          <w:rFonts w:ascii="Calibri,Italic" w:hAnsi="Calibri,Italic" w:cs="Calibri,Italic"/>
                          <w:i/>
                          <w:iCs/>
                          <w:sz w:val="20"/>
                          <w:szCs w:val="24"/>
                        </w:rPr>
                        <w:t xml:space="preserve"> </w:t>
                      </w:r>
                      <w:r w:rsidRPr="00E2118F">
                        <w:rPr>
                          <w:rFonts w:ascii="Calibri,Italic" w:hAnsi="Calibri,Italic" w:cs="Calibri,Italic"/>
                          <w:i/>
                          <w:iCs/>
                          <w:sz w:val="20"/>
                          <w:szCs w:val="24"/>
                        </w:rPr>
                        <w:t>Restricción en la pendiente para p=2/3</w:t>
                      </w:r>
                    </w:p>
                    <w:p w14:paraId="36AEFEA3" w14:textId="77777777" w:rsidR="003026EC" w:rsidRDefault="003026EC" w:rsidP="00A73DB2"/>
                  </w:txbxContent>
                </v:textbox>
              </v:rect>
            </w:pict>
          </mc:Fallback>
        </mc:AlternateContent>
      </w:r>
      <w:r>
        <w:rPr>
          <w:noProof/>
          <w:lang w:val="en-GB" w:eastAsia="en-GB"/>
        </w:rPr>
        <mc:AlternateContent>
          <mc:Choice Requires="wps">
            <w:drawing>
              <wp:anchor distT="0" distB="0" distL="114300" distR="114300" simplePos="0" relativeHeight="251679744" behindDoc="0" locked="0" layoutInCell="1" allowOverlap="1" wp14:anchorId="313D80B4" wp14:editId="1F7F3A95">
                <wp:simplePos x="0" y="0"/>
                <wp:positionH relativeFrom="column">
                  <wp:posOffset>774700</wp:posOffset>
                </wp:positionH>
                <wp:positionV relativeFrom="paragraph">
                  <wp:posOffset>15875</wp:posOffset>
                </wp:positionV>
                <wp:extent cx="3994150" cy="2216150"/>
                <wp:effectExtent l="0" t="0" r="6350" b="0"/>
                <wp:wrapNone/>
                <wp:docPr id="30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94150" cy="2216150"/>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5588FC" id="Rectangle 8" o:spid="_x0000_s1026" style="position:absolute;margin-left:61pt;margin-top:1.25pt;width:314.5pt;height:17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">
                <v:fill opacity="0"/>
                <v:path arrowok="t"/>
              </v:rect>
            </w:pict>
          </mc:Fallback>
        </mc:AlternateContent>
      </w:r>
      <w:r w:rsidR="00A73DB2">
        <w:rPr>
          <w:noProof/>
          <w:lang w:val="en-GB" w:eastAsia="en-GB"/>
        </w:rPr>
        <w:drawing>
          <wp:inline distT="0" distB="0" distL="0" distR="0" wp14:anchorId="6EF71AA7" wp14:editId="18C65F2C">
            <wp:extent cx="3812876" cy="2087593"/>
            <wp:effectExtent l="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13289" cy="2087819"/>
                    </a:xfrm>
                    <a:prstGeom prst="rect">
                      <a:avLst/>
                    </a:prstGeom>
                    <a:noFill/>
                    <a:ln>
                      <a:noFill/>
                    </a:ln>
                  </pic:spPr>
                </pic:pic>
              </a:graphicData>
            </a:graphic>
          </wp:inline>
        </w:drawing>
      </w:r>
    </w:p>
    <w:p w14:paraId="6CBBCC46" w14:textId="77777777" w:rsidR="00371794" w:rsidRDefault="00371794" w:rsidP="002A207E">
      <w:pPr>
        <w:pStyle w:val="ListParagraph"/>
        <w:spacing w:line="360" w:lineRule="auto"/>
        <w:ind w:left="426"/>
        <w:jc w:val="center"/>
        <w:rPr>
          <w:rFonts w:ascii="Georgia" w:hAnsi="Georgia"/>
        </w:rPr>
      </w:pPr>
    </w:p>
    <w:p w14:paraId="7B9897C1" w14:textId="77777777" w:rsidR="00371794" w:rsidRPr="00421341" w:rsidRDefault="00371794" w:rsidP="002A207E">
      <w:pPr>
        <w:pStyle w:val="ListParagraph"/>
        <w:spacing w:line="360" w:lineRule="auto"/>
        <w:ind w:left="426"/>
        <w:jc w:val="center"/>
        <w:rPr>
          <w:rFonts w:ascii="Georgia" w:hAnsi="Georgia"/>
        </w:rPr>
      </w:pPr>
    </w:p>
    <w:p w14:paraId="2802D0E8" w14:textId="77777777" w:rsidR="00A73DB2" w:rsidRDefault="00A73DB2" w:rsidP="002A207E">
      <w:pPr>
        <w:rPr>
          <w:rFonts w:ascii="Georgia" w:hAnsi="Georgia"/>
        </w:rPr>
      </w:pPr>
      <w:r>
        <w:rPr>
          <w:rFonts w:ascii="Georgia" w:hAnsi="Georgia"/>
        </w:rPr>
        <w:t xml:space="preserve">Como condición se establece el siguiente criterio: si un punto  </w:t>
      </w:r>
      <w:proofErr w:type="spellStart"/>
      <w:r>
        <w:rPr>
          <w:rFonts w:ascii="Georgia" w:hAnsi="Georgia"/>
        </w:rPr>
        <w:t>C</w:t>
      </w:r>
      <w:r>
        <w:rPr>
          <w:rFonts w:ascii="Georgia" w:hAnsi="Georgia"/>
          <w:vertAlign w:val="subscript"/>
        </w:rPr>
        <w:t>k</w:t>
      </w:r>
      <w:proofErr w:type="spellEnd"/>
      <w:r>
        <w:rPr>
          <w:rFonts w:ascii="Georgia" w:hAnsi="Georgia"/>
        </w:rPr>
        <w:t xml:space="preserve">  se desplaza m-veces de forma consecutiva en la dirección de uno de los ejes, implica que no se puede volver a mover en esa dirección, sin antes </w:t>
      </w:r>
      <w:r w:rsidRPr="00542B22">
        <w:rPr>
          <w:rFonts w:ascii="Georgia" w:hAnsi="Georgia"/>
        </w:rPr>
        <w:t xml:space="preserve">moverse n-veces </w:t>
      </w:r>
      <w:r>
        <w:rPr>
          <w:rFonts w:ascii="Georgia" w:hAnsi="Georgia"/>
        </w:rPr>
        <w:t>a lo largo de la diagonal.</w:t>
      </w:r>
    </w:p>
    <w:p w14:paraId="0F152F9F" w14:textId="77777777" w:rsidR="00A73DB2" w:rsidRDefault="00A73DB2" w:rsidP="002A207E">
      <w:pPr>
        <w:rPr>
          <w:rFonts w:ascii="Georgia" w:hAnsi="Georgia"/>
        </w:rPr>
      </w:pPr>
      <w:r w:rsidRPr="00542B22">
        <w:rPr>
          <w:rFonts w:ascii="Georgia" w:hAnsi="Georgia"/>
        </w:rPr>
        <w:t xml:space="preserve">La </w:t>
      </w:r>
      <w:r>
        <w:rPr>
          <w:rFonts w:ascii="Georgia" w:hAnsi="Georgia"/>
        </w:rPr>
        <w:t xml:space="preserve">forma en la que se mide la severidad de la restricción, se basa en el parámetro definido como   </w:t>
      </w:r>
      <w:r w:rsidRPr="0055657A">
        <w:rPr>
          <w:rFonts w:ascii="Georgia" w:hAnsi="Georgia"/>
          <w:b/>
          <w:i/>
        </w:rPr>
        <w:t>p=n/m</w:t>
      </w:r>
      <w:r>
        <w:rPr>
          <w:rFonts w:ascii="Georgia" w:hAnsi="Georgia"/>
          <w:b/>
          <w:i/>
        </w:rPr>
        <w:t xml:space="preserve">   </w:t>
      </w:r>
      <w:r>
        <w:rPr>
          <w:rFonts w:ascii="Georgia" w:hAnsi="Georgia"/>
        </w:rPr>
        <w:t xml:space="preserve">donde, a medida que aumenta el valor de p, </w:t>
      </w:r>
      <w:r w:rsidRPr="00542B22">
        <w:rPr>
          <w:rFonts w:ascii="Georgia" w:hAnsi="Georgia"/>
        </w:rPr>
        <w:t xml:space="preserve">mayor es </w:t>
      </w:r>
      <w:r>
        <w:rPr>
          <w:rFonts w:ascii="Georgia" w:hAnsi="Georgia"/>
        </w:rPr>
        <w:t xml:space="preserve">esa </w:t>
      </w:r>
      <w:r w:rsidRPr="00542B22">
        <w:rPr>
          <w:rFonts w:ascii="Georgia" w:hAnsi="Georgia"/>
        </w:rPr>
        <w:t>restricción</w:t>
      </w:r>
      <w:r>
        <w:rPr>
          <w:rFonts w:ascii="Georgia" w:hAnsi="Georgia"/>
        </w:rPr>
        <w:t xml:space="preserve">. </w:t>
      </w:r>
    </w:p>
    <w:p w14:paraId="3AD0AA59" w14:textId="77777777" w:rsidR="00A73DB2" w:rsidRDefault="00A73DB2" w:rsidP="002A207E">
      <w:pPr>
        <w:rPr>
          <w:rFonts w:ascii="Georgia" w:hAnsi="Georgia"/>
        </w:rPr>
      </w:pPr>
      <w:r>
        <w:rPr>
          <w:rFonts w:ascii="Georgia" w:hAnsi="Georgia"/>
        </w:rPr>
        <w:t xml:space="preserve">Los casos más extremos van a ser aquellos en los que se cumpla que p=0,  en cuyo caso, se considera que </w:t>
      </w:r>
      <w:r w:rsidRPr="00542B22">
        <w:rPr>
          <w:rFonts w:ascii="Georgia" w:hAnsi="Georgia"/>
        </w:rPr>
        <w:t xml:space="preserve">no </w:t>
      </w:r>
      <w:r>
        <w:rPr>
          <w:rFonts w:ascii="Georgia" w:hAnsi="Georgia"/>
        </w:rPr>
        <w:t xml:space="preserve">existe ninguna restricción, o bien, aquel en el que p=∞, que corresponde al hecho de que no se permite ningún tipo de deformación (en realidad, la trayectoria está restringida a moverse por la diagonal). </w:t>
      </w:r>
    </w:p>
    <w:p w14:paraId="7223EC06" w14:textId="77777777" w:rsidR="005A4EBC" w:rsidRDefault="005A4EBC" w:rsidP="002A207E">
      <w:pPr>
        <w:jc w:val="left"/>
        <w:rPr>
          <w:rFonts w:ascii="Calibri" w:hAnsi="Calibri" w:cs="Calibri"/>
          <w:sz w:val="24"/>
          <w:szCs w:val="24"/>
        </w:rPr>
      </w:pPr>
      <w:r>
        <w:rPr>
          <w:rFonts w:ascii="Calibri" w:hAnsi="Calibri" w:cs="Calibri"/>
          <w:sz w:val="24"/>
          <w:szCs w:val="24"/>
        </w:rPr>
        <w:br w:type="page"/>
      </w:r>
    </w:p>
    <w:p w14:paraId="67229E42" w14:textId="77777777" w:rsidR="00622642" w:rsidRDefault="00622642" w:rsidP="00622642">
      <w:pPr>
        <w:rPr>
          <w:rFonts w:ascii="Georgia" w:hAnsi="Georgia"/>
        </w:rPr>
      </w:pPr>
    </w:p>
    <w:p w14:paraId="361E4263" w14:textId="77777777" w:rsidR="00622642" w:rsidRDefault="00622642" w:rsidP="00622642">
      <w:pPr>
        <w:pStyle w:val="Heading2"/>
      </w:pPr>
      <w:bookmarkStart w:id="122" w:name="_Toc488444268"/>
      <w:r>
        <w:t>Complejidad del algoritmo</w:t>
      </w:r>
      <w:bookmarkEnd w:id="122"/>
    </w:p>
    <w:p w14:paraId="41E5A5D5" w14:textId="77777777" w:rsidR="00622642" w:rsidRDefault="00622642" w:rsidP="00622642">
      <w:pPr>
        <w:autoSpaceDE w:val="0"/>
        <w:autoSpaceDN w:val="0"/>
        <w:adjustRightInd w:val="0"/>
        <w:spacing w:after="0"/>
        <w:rPr>
          <w:rFonts w:ascii="Calibri" w:hAnsi="Calibri" w:cs="Calibri"/>
          <w:sz w:val="24"/>
          <w:szCs w:val="24"/>
        </w:rPr>
      </w:pPr>
    </w:p>
    <w:p w14:paraId="2217BC5D" w14:textId="77777777" w:rsidR="00622642" w:rsidRPr="0014468A" w:rsidRDefault="00622642" w:rsidP="00622642">
      <w:pPr>
        <w:autoSpaceDE w:val="0"/>
        <w:autoSpaceDN w:val="0"/>
        <w:adjustRightInd w:val="0"/>
        <w:spacing w:after="0"/>
        <w:rPr>
          <w:rFonts w:ascii="Calibri" w:hAnsi="Calibri" w:cs="Calibri"/>
          <w:szCs w:val="24"/>
          <w:vertAlign w:val="superscript"/>
        </w:rPr>
      </w:pPr>
      <w:r w:rsidRPr="00622642">
        <w:rPr>
          <w:rFonts w:ascii="Georgia" w:hAnsi="Georgia" w:cs="Calibri"/>
          <w:szCs w:val="24"/>
        </w:rPr>
        <w:t>La complejidad del algoritmo DTW, por cómo se ha construido y definido, es  O (I x J), siempre teniendo en cuenta que debe calcularse toda la matriz.  En el caso particular de I = J su complejidad pasa a ser O (I</w:t>
      </w:r>
      <w:r w:rsidRPr="00622642">
        <w:rPr>
          <w:rFonts w:ascii="Georgia" w:hAnsi="Georgia" w:cs="Calibri"/>
          <w:szCs w:val="24"/>
          <w:vertAlign w:val="superscript"/>
        </w:rPr>
        <w:t>2</w:t>
      </w:r>
      <w:r w:rsidRPr="00622642">
        <w:rPr>
          <w:rFonts w:ascii="Georgia" w:hAnsi="Georgia" w:cs="Calibri"/>
          <w:szCs w:val="24"/>
        </w:rPr>
        <w:t>); Esta característica de ser proporcional al cuadrado, resulta ser una desventaja sustancial siempre que se trabaje con series temporales largas.</w:t>
      </w:r>
      <w:r>
        <w:rPr>
          <w:rFonts w:ascii="Calibri" w:hAnsi="Calibri" w:cs="Calibri"/>
          <w:sz w:val="24"/>
          <w:szCs w:val="24"/>
        </w:rPr>
        <w:t xml:space="preserve"> </w:t>
      </w:r>
      <w:r w:rsidR="0014468A" w:rsidRPr="0014468A">
        <w:rPr>
          <w:rFonts w:ascii="Calibri" w:hAnsi="Calibri" w:cs="Calibri"/>
          <w:sz w:val="24"/>
          <w:szCs w:val="24"/>
          <w:vertAlign w:val="superscript"/>
        </w:rPr>
        <w:t>10</w:t>
      </w:r>
    </w:p>
    <w:p w14:paraId="03A2096A" w14:textId="77777777" w:rsidR="004108BD" w:rsidRDefault="004108BD" w:rsidP="002A207E">
      <w:pPr>
        <w:jc w:val="left"/>
        <w:rPr>
          <w:rFonts w:ascii="Calibri" w:hAnsi="Calibri" w:cs="Calibri"/>
          <w:sz w:val="24"/>
          <w:szCs w:val="24"/>
        </w:rPr>
      </w:pPr>
    </w:p>
    <w:p w14:paraId="7A4FE1E0" w14:textId="77777777" w:rsidR="00622642" w:rsidRDefault="00622642" w:rsidP="002A207E">
      <w:pPr>
        <w:jc w:val="left"/>
        <w:rPr>
          <w:rFonts w:ascii="Calibri" w:hAnsi="Calibri" w:cs="Calibri"/>
          <w:sz w:val="24"/>
          <w:szCs w:val="24"/>
        </w:rPr>
      </w:pPr>
    </w:p>
    <w:p w14:paraId="65993B52" w14:textId="77777777" w:rsidR="00A73DB2" w:rsidRDefault="00A73DB2" w:rsidP="002A207E">
      <w:pPr>
        <w:pStyle w:val="Heading2"/>
      </w:pPr>
      <w:bookmarkStart w:id="123" w:name="_Toc488444269"/>
      <w:r>
        <w:t>Algoritmos de aproximación del método DTW</w:t>
      </w:r>
      <w:bookmarkEnd w:id="123"/>
    </w:p>
    <w:p w14:paraId="428596D3" w14:textId="77777777" w:rsidR="00A73DB2" w:rsidRDefault="00A73DB2" w:rsidP="002A207E">
      <w:pPr>
        <w:autoSpaceDE w:val="0"/>
        <w:autoSpaceDN w:val="0"/>
        <w:adjustRightInd w:val="0"/>
        <w:spacing w:after="0"/>
        <w:rPr>
          <w:rFonts w:ascii="Calibri" w:hAnsi="Calibri" w:cs="Calibri"/>
          <w:sz w:val="24"/>
          <w:szCs w:val="24"/>
        </w:rPr>
      </w:pPr>
    </w:p>
    <w:p w14:paraId="19F7F4EC" w14:textId="77777777" w:rsidR="00A73DB2" w:rsidRDefault="00A73DB2" w:rsidP="002A207E">
      <w:pPr>
        <w:autoSpaceDE w:val="0"/>
        <w:autoSpaceDN w:val="0"/>
        <w:adjustRightInd w:val="0"/>
        <w:spacing w:after="0"/>
        <w:rPr>
          <w:rFonts w:ascii="Georgia" w:hAnsi="Georgia" w:cs="Calibri"/>
          <w:szCs w:val="24"/>
        </w:rPr>
      </w:pPr>
      <w:r>
        <w:rPr>
          <w:rFonts w:ascii="Georgia" w:hAnsi="Georgia" w:cs="Calibri"/>
          <w:szCs w:val="24"/>
        </w:rPr>
        <w:t>Con el fin de llevar a cabo un intento de mejora del orden de com</w:t>
      </w:r>
      <w:r w:rsidR="00CF5E2A">
        <w:rPr>
          <w:rFonts w:ascii="Georgia" w:hAnsi="Georgia" w:cs="Calibri"/>
          <w:szCs w:val="24"/>
        </w:rPr>
        <w:t>plejidad del a</w:t>
      </w:r>
      <w:r>
        <w:rPr>
          <w:rFonts w:ascii="Georgia" w:hAnsi="Georgia" w:cs="Calibri"/>
          <w:szCs w:val="24"/>
        </w:rPr>
        <w:t xml:space="preserve">lgoritmo DTW clásico, existen varias aproximaciones con las que se logra acelerar los cálculos relacionados con la trayectoria DTW. </w:t>
      </w:r>
    </w:p>
    <w:p w14:paraId="587BB429" w14:textId="77777777" w:rsidR="004108BD" w:rsidRDefault="004108BD" w:rsidP="002A207E">
      <w:pPr>
        <w:autoSpaceDE w:val="0"/>
        <w:autoSpaceDN w:val="0"/>
        <w:adjustRightInd w:val="0"/>
        <w:spacing w:after="0"/>
        <w:rPr>
          <w:rFonts w:ascii="Georgia" w:hAnsi="Georgia" w:cs="Calibri"/>
          <w:szCs w:val="24"/>
        </w:rPr>
      </w:pPr>
    </w:p>
    <w:p w14:paraId="1CBB6C1A" w14:textId="77777777" w:rsidR="00A73DB2" w:rsidRDefault="00A73DB2" w:rsidP="002A207E">
      <w:pPr>
        <w:autoSpaceDE w:val="0"/>
        <w:autoSpaceDN w:val="0"/>
        <w:adjustRightInd w:val="0"/>
        <w:spacing w:after="0"/>
        <w:rPr>
          <w:rFonts w:ascii="Georgia" w:hAnsi="Georgia" w:cs="Calibri"/>
          <w:szCs w:val="24"/>
        </w:rPr>
      </w:pPr>
    </w:p>
    <w:p w14:paraId="5D2EE7CD" w14:textId="77777777" w:rsidR="00A73DB2" w:rsidRDefault="00A73DB2" w:rsidP="002A207E">
      <w:pPr>
        <w:autoSpaceDE w:val="0"/>
        <w:autoSpaceDN w:val="0"/>
        <w:adjustRightInd w:val="0"/>
        <w:spacing w:after="0"/>
        <w:rPr>
          <w:rFonts w:ascii="Georgia" w:hAnsi="Georgia" w:cs="Calibri"/>
          <w:szCs w:val="24"/>
        </w:rPr>
      </w:pPr>
      <w:r>
        <w:rPr>
          <w:rFonts w:ascii="Georgia" w:hAnsi="Georgia" w:cs="Calibri"/>
          <w:szCs w:val="24"/>
        </w:rPr>
        <w:t xml:space="preserve">Estas acciones de mejora pueden tratar de: </w:t>
      </w:r>
    </w:p>
    <w:p w14:paraId="6B7F92D0" w14:textId="77777777" w:rsidR="00A73DB2" w:rsidRDefault="00A73DB2" w:rsidP="002A207E">
      <w:pPr>
        <w:autoSpaceDE w:val="0"/>
        <w:autoSpaceDN w:val="0"/>
        <w:adjustRightInd w:val="0"/>
        <w:spacing w:after="0"/>
        <w:rPr>
          <w:rFonts w:ascii="Georgia" w:hAnsi="Georgia" w:cs="Calibri"/>
          <w:szCs w:val="24"/>
        </w:rPr>
      </w:pPr>
    </w:p>
    <w:p w14:paraId="1830329F" w14:textId="77777777" w:rsidR="00A73DB2" w:rsidRDefault="00A73DB2" w:rsidP="002A207E">
      <w:pPr>
        <w:pStyle w:val="ListParagraph"/>
        <w:numPr>
          <w:ilvl w:val="0"/>
          <w:numId w:val="12"/>
        </w:numPr>
        <w:autoSpaceDE w:val="0"/>
        <w:autoSpaceDN w:val="0"/>
        <w:adjustRightInd w:val="0"/>
        <w:spacing w:after="0" w:line="360" w:lineRule="auto"/>
        <w:jc w:val="both"/>
        <w:rPr>
          <w:rFonts w:ascii="Georgia" w:hAnsi="Georgia" w:cs="Calibri"/>
          <w:szCs w:val="24"/>
        </w:rPr>
      </w:pPr>
      <w:r>
        <w:rPr>
          <w:rFonts w:ascii="Georgia" w:hAnsi="Georgia" w:cs="Calibri"/>
          <w:szCs w:val="24"/>
        </w:rPr>
        <w:t xml:space="preserve">Modificar </w:t>
      </w:r>
      <w:r w:rsidRPr="005A4F58">
        <w:rPr>
          <w:rFonts w:ascii="Georgia" w:hAnsi="Georgia" w:cs="Calibri"/>
          <w:szCs w:val="24"/>
        </w:rPr>
        <w:t xml:space="preserve">las restricciones </w:t>
      </w:r>
      <w:r>
        <w:rPr>
          <w:rFonts w:ascii="Georgia" w:hAnsi="Georgia" w:cs="Calibri"/>
          <w:szCs w:val="24"/>
        </w:rPr>
        <w:t xml:space="preserve">de </w:t>
      </w:r>
      <w:r w:rsidRPr="005A4F58">
        <w:rPr>
          <w:rFonts w:ascii="Georgia" w:hAnsi="Georgia" w:cs="Calibri"/>
          <w:szCs w:val="24"/>
        </w:rPr>
        <w:t>las trayectorias.</w:t>
      </w:r>
    </w:p>
    <w:p w14:paraId="0C12B763" w14:textId="77777777" w:rsidR="00A73DB2" w:rsidRDefault="00A73DB2" w:rsidP="002A207E">
      <w:pPr>
        <w:pStyle w:val="ListParagraph"/>
        <w:autoSpaceDE w:val="0"/>
        <w:autoSpaceDN w:val="0"/>
        <w:adjustRightInd w:val="0"/>
        <w:spacing w:after="0" w:line="360" w:lineRule="auto"/>
        <w:jc w:val="both"/>
        <w:rPr>
          <w:rFonts w:ascii="Georgia" w:hAnsi="Georgia" w:cs="Calibri"/>
          <w:szCs w:val="24"/>
        </w:rPr>
      </w:pPr>
    </w:p>
    <w:p w14:paraId="4511F83A" w14:textId="77777777" w:rsidR="00A73DB2" w:rsidRDefault="00A73DB2" w:rsidP="002A207E">
      <w:pPr>
        <w:pStyle w:val="ListParagraph"/>
        <w:numPr>
          <w:ilvl w:val="0"/>
          <w:numId w:val="12"/>
        </w:numPr>
        <w:autoSpaceDE w:val="0"/>
        <w:autoSpaceDN w:val="0"/>
        <w:adjustRightInd w:val="0"/>
        <w:spacing w:after="0" w:line="360" w:lineRule="auto"/>
        <w:jc w:val="both"/>
        <w:rPr>
          <w:rFonts w:ascii="Georgia" w:hAnsi="Georgia" w:cs="Calibri"/>
          <w:szCs w:val="24"/>
        </w:rPr>
      </w:pPr>
      <w:r>
        <w:rPr>
          <w:rFonts w:ascii="Georgia" w:hAnsi="Georgia" w:cs="Calibri"/>
          <w:szCs w:val="24"/>
        </w:rPr>
        <w:t xml:space="preserve">Modificar </w:t>
      </w:r>
      <w:r w:rsidRPr="005A4F58">
        <w:rPr>
          <w:rFonts w:ascii="Georgia" w:hAnsi="Georgia" w:cs="Calibri"/>
          <w:szCs w:val="24"/>
        </w:rPr>
        <w:t xml:space="preserve">la representación de la </w:t>
      </w:r>
      <w:r>
        <w:rPr>
          <w:rFonts w:ascii="Georgia" w:hAnsi="Georgia" w:cs="Calibri"/>
          <w:szCs w:val="24"/>
        </w:rPr>
        <w:t>S</w:t>
      </w:r>
      <w:r w:rsidRPr="005A4F58">
        <w:rPr>
          <w:rFonts w:ascii="Georgia" w:hAnsi="Georgia" w:cs="Calibri"/>
          <w:szCs w:val="24"/>
        </w:rPr>
        <w:t>erie</w:t>
      </w:r>
      <w:r>
        <w:rPr>
          <w:rFonts w:ascii="Georgia" w:hAnsi="Georgia" w:cs="Calibri"/>
          <w:szCs w:val="24"/>
        </w:rPr>
        <w:t xml:space="preserve"> temporal</w:t>
      </w:r>
      <w:r w:rsidRPr="005A4F58">
        <w:rPr>
          <w:rFonts w:ascii="Georgia" w:hAnsi="Georgia" w:cs="Calibri"/>
          <w:szCs w:val="24"/>
        </w:rPr>
        <w:t>.</w:t>
      </w:r>
    </w:p>
    <w:p w14:paraId="5D6CA9CD" w14:textId="77777777" w:rsidR="00A73DB2" w:rsidRPr="00AD683B" w:rsidRDefault="00A73DB2" w:rsidP="002A207E">
      <w:pPr>
        <w:pStyle w:val="ListParagraph"/>
        <w:spacing w:line="360" w:lineRule="auto"/>
        <w:rPr>
          <w:rFonts w:ascii="Georgia" w:hAnsi="Georgia" w:cs="Calibri"/>
          <w:szCs w:val="24"/>
        </w:rPr>
      </w:pPr>
    </w:p>
    <w:p w14:paraId="2CBB0A6B" w14:textId="77777777" w:rsidR="00A73DB2" w:rsidRPr="00AD683B" w:rsidRDefault="00A73DB2" w:rsidP="002A207E">
      <w:pPr>
        <w:pStyle w:val="ListParagraph"/>
        <w:numPr>
          <w:ilvl w:val="0"/>
          <w:numId w:val="12"/>
        </w:numPr>
        <w:autoSpaceDE w:val="0"/>
        <w:autoSpaceDN w:val="0"/>
        <w:adjustRightInd w:val="0"/>
        <w:spacing w:after="0" w:line="360" w:lineRule="auto"/>
        <w:jc w:val="both"/>
        <w:rPr>
          <w:rFonts w:ascii="Georgia" w:hAnsi="Georgia" w:cs="Courier New"/>
          <w:szCs w:val="24"/>
        </w:rPr>
      </w:pPr>
      <w:r>
        <w:rPr>
          <w:rFonts w:ascii="Georgia" w:hAnsi="Georgia" w:cs="Calibri"/>
          <w:szCs w:val="24"/>
        </w:rPr>
        <w:t xml:space="preserve">Simplificar por etapas  (técnica </w:t>
      </w:r>
      <w:proofErr w:type="spellStart"/>
      <w:r w:rsidRPr="00AD683B">
        <w:rPr>
          <w:rFonts w:ascii="Georgia" w:hAnsi="Georgia" w:cs="Calibri"/>
          <w:szCs w:val="24"/>
        </w:rPr>
        <w:t>FastDTW</w:t>
      </w:r>
      <w:proofErr w:type="spellEnd"/>
      <w:r>
        <w:rPr>
          <w:rFonts w:ascii="Georgia" w:hAnsi="Georgia" w:cs="Calibri"/>
          <w:szCs w:val="24"/>
        </w:rPr>
        <w:t>)</w:t>
      </w:r>
      <w:r w:rsidRPr="00AD683B">
        <w:rPr>
          <w:rFonts w:ascii="Georgia" w:hAnsi="Georgia" w:cs="Courier New"/>
          <w:szCs w:val="24"/>
        </w:rPr>
        <w:t xml:space="preserve"> </w:t>
      </w:r>
    </w:p>
    <w:p w14:paraId="1E8B88C2" w14:textId="77777777" w:rsidR="00A73DB2" w:rsidRDefault="00A73DB2" w:rsidP="002A207E">
      <w:pPr>
        <w:autoSpaceDE w:val="0"/>
        <w:autoSpaceDN w:val="0"/>
        <w:adjustRightInd w:val="0"/>
        <w:spacing w:after="0"/>
        <w:rPr>
          <w:rFonts w:ascii="Georgia" w:hAnsi="Georgia" w:cs="Calibri"/>
          <w:szCs w:val="24"/>
        </w:rPr>
      </w:pPr>
    </w:p>
    <w:p w14:paraId="6A0A44CE" w14:textId="77777777" w:rsidR="00622642" w:rsidRDefault="00622642" w:rsidP="002A207E">
      <w:pPr>
        <w:autoSpaceDE w:val="0"/>
        <w:autoSpaceDN w:val="0"/>
        <w:adjustRightInd w:val="0"/>
        <w:spacing w:after="0"/>
        <w:rPr>
          <w:rFonts w:ascii="Georgia" w:hAnsi="Georgia" w:cs="Calibri"/>
          <w:szCs w:val="24"/>
        </w:rPr>
      </w:pPr>
    </w:p>
    <w:p w14:paraId="26FE73DF" w14:textId="77777777" w:rsidR="00CB45D7" w:rsidRDefault="00CB45D7" w:rsidP="002A207E">
      <w:pPr>
        <w:autoSpaceDE w:val="0"/>
        <w:autoSpaceDN w:val="0"/>
        <w:adjustRightInd w:val="0"/>
        <w:spacing w:after="0"/>
        <w:rPr>
          <w:rFonts w:ascii="Georgia" w:hAnsi="Georgia" w:cs="Calibri"/>
          <w:szCs w:val="24"/>
        </w:rPr>
      </w:pPr>
    </w:p>
    <w:p w14:paraId="0AAFEE1C" w14:textId="77777777" w:rsidR="000334C9" w:rsidRDefault="000334C9" w:rsidP="002A207E">
      <w:pPr>
        <w:autoSpaceDE w:val="0"/>
        <w:autoSpaceDN w:val="0"/>
        <w:adjustRightInd w:val="0"/>
        <w:spacing w:after="0"/>
        <w:rPr>
          <w:rFonts w:ascii="Georgia" w:hAnsi="Georgia" w:cs="Calibri"/>
          <w:szCs w:val="24"/>
        </w:rPr>
      </w:pPr>
    </w:p>
    <w:p w14:paraId="1A4E4F36" w14:textId="77777777" w:rsidR="00622642" w:rsidRDefault="00622642" w:rsidP="00622642">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49419672" w14:textId="77777777" w:rsidR="00622642" w:rsidRPr="005A7C61" w:rsidRDefault="00622642" w:rsidP="0062264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hAnsi="Georgia" w:cstheme="minorHAnsi"/>
          <w:sz w:val="18"/>
        </w:rPr>
      </w:pPr>
    </w:p>
    <w:p w14:paraId="7435665B" w14:textId="77777777" w:rsidR="00622642" w:rsidRPr="00CB45D7" w:rsidRDefault="0014468A" w:rsidP="00CB45D7">
      <w:pPr>
        <w:autoSpaceDE w:val="0"/>
        <w:autoSpaceDN w:val="0"/>
        <w:adjustRightInd w:val="0"/>
        <w:spacing w:after="0"/>
        <w:ind w:left="360"/>
        <w:rPr>
          <w:rFonts w:ascii="Georgia" w:hAnsi="Georgia" w:cs="Calibri"/>
          <w:sz w:val="20"/>
          <w:szCs w:val="24"/>
        </w:rPr>
      </w:pPr>
      <w:r>
        <w:rPr>
          <w:rFonts w:ascii="Georgia" w:hAnsi="Georgia" w:cs="Calibri"/>
          <w:sz w:val="20"/>
          <w:szCs w:val="24"/>
        </w:rPr>
        <w:t>10</w:t>
      </w:r>
      <w:r w:rsidR="00CB45D7">
        <w:rPr>
          <w:rFonts w:ascii="Georgia" w:hAnsi="Georgia" w:cs="Calibri"/>
          <w:sz w:val="20"/>
          <w:szCs w:val="24"/>
        </w:rPr>
        <w:t xml:space="preserve">    </w:t>
      </w:r>
      <w:r w:rsidR="00622642" w:rsidRPr="00CB45D7">
        <w:rPr>
          <w:rFonts w:ascii="Georgia" w:hAnsi="Georgia" w:cs="Calibri"/>
          <w:sz w:val="20"/>
          <w:szCs w:val="24"/>
        </w:rPr>
        <w:t>Se estima que una serie temporal se puede considerar larga, si cuenta con un número cercano a mil componentes.</w:t>
      </w:r>
    </w:p>
    <w:p w14:paraId="3FA4B42F" w14:textId="77777777" w:rsidR="00A73DB2" w:rsidRPr="00622642" w:rsidRDefault="004108BD" w:rsidP="00622642">
      <w:pPr>
        <w:jc w:val="left"/>
        <w:rPr>
          <w:rFonts w:ascii="Georgia" w:hAnsi="Georgia" w:cs="Calibri"/>
          <w:sz w:val="20"/>
          <w:szCs w:val="24"/>
        </w:rPr>
      </w:pPr>
      <w:r>
        <w:rPr>
          <w:rFonts w:ascii="Georgia" w:hAnsi="Georgia" w:cs="Calibri"/>
          <w:sz w:val="20"/>
          <w:szCs w:val="24"/>
        </w:rPr>
        <w:br w:type="page"/>
      </w:r>
    </w:p>
    <w:p w14:paraId="2CA1441F" w14:textId="77777777" w:rsidR="00A73DB2" w:rsidRPr="00E07EBF" w:rsidRDefault="00A73DB2" w:rsidP="002A207E">
      <w:pPr>
        <w:pStyle w:val="Heading2"/>
      </w:pPr>
      <w:bookmarkStart w:id="124" w:name="_Toc488444270"/>
      <w:r w:rsidRPr="00E07EBF">
        <w:lastRenderedPageBreak/>
        <w:t>Restricciones en las trayectorias</w:t>
      </w:r>
      <w:bookmarkEnd w:id="124"/>
    </w:p>
    <w:p w14:paraId="41BF12F5" w14:textId="77777777" w:rsidR="00A73DB2" w:rsidRPr="00032004" w:rsidRDefault="00A73DB2" w:rsidP="002A207E">
      <w:pPr>
        <w:pStyle w:val="ListParagraph"/>
        <w:autoSpaceDE w:val="0"/>
        <w:autoSpaceDN w:val="0"/>
        <w:adjustRightInd w:val="0"/>
        <w:spacing w:after="0" w:line="360" w:lineRule="auto"/>
        <w:jc w:val="both"/>
        <w:rPr>
          <w:rFonts w:ascii="Georgia" w:hAnsi="Georgia" w:cs="Calibri"/>
          <w:szCs w:val="24"/>
        </w:rPr>
      </w:pPr>
    </w:p>
    <w:p w14:paraId="5A471599" w14:textId="77777777" w:rsidR="00A73DB2" w:rsidRDefault="00A73DB2" w:rsidP="002A207E">
      <w:pPr>
        <w:autoSpaceDE w:val="0"/>
        <w:autoSpaceDN w:val="0"/>
        <w:adjustRightInd w:val="0"/>
        <w:spacing w:after="0"/>
        <w:rPr>
          <w:rFonts w:ascii="Georgia" w:hAnsi="Georgia" w:cs="Calibri"/>
          <w:szCs w:val="24"/>
        </w:rPr>
      </w:pPr>
      <w:r>
        <w:rPr>
          <w:rFonts w:ascii="Georgia" w:hAnsi="Georgia" w:cs="Calibri"/>
          <w:szCs w:val="24"/>
        </w:rPr>
        <w:t>¿Tiene sentido calcular todos los tipos de trayectoria posibles?</w:t>
      </w:r>
      <w:bookmarkStart w:id="125" w:name="_GoBack"/>
      <w:bookmarkEnd w:id="125"/>
      <w:commentRangeStart w:id="126"/>
      <w:r>
        <w:rPr>
          <w:rFonts w:ascii="Georgia" w:hAnsi="Georgia" w:cs="Calibri"/>
          <w:szCs w:val="24"/>
        </w:rPr>
        <w:t>…</w:t>
      </w:r>
      <w:commentRangeEnd w:id="126"/>
      <w:r w:rsidR="00A756CB">
        <w:rPr>
          <w:rStyle w:val="CommentReference"/>
          <w:rFonts w:asciiTheme="minorHAnsi" w:hAnsiTheme="minorHAnsi"/>
          <w:lang w:val="es-ES"/>
        </w:rPr>
        <w:commentReference w:id="126"/>
      </w:r>
      <w:r>
        <w:rPr>
          <w:rFonts w:ascii="Georgia" w:hAnsi="Georgia" w:cs="Calibri"/>
          <w:szCs w:val="24"/>
        </w:rPr>
        <w:t xml:space="preserve"> La respuesta, como es lo esperado, es negativa.  </w:t>
      </w:r>
    </w:p>
    <w:p w14:paraId="74146B31" w14:textId="77777777" w:rsidR="00A73DB2" w:rsidRDefault="00A73DB2" w:rsidP="002A207E">
      <w:pPr>
        <w:autoSpaceDE w:val="0"/>
        <w:autoSpaceDN w:val="0"/>
        <w:adjustRightInd w:val="0"/>
        <w:spacing w:after="0"/>
        <w:rPr>
          <w:rFonts w:ascii="Georgia" w:hAnsi="Georgia" w:cs="Calibri"/>
          <w:szCs w:val="24"/>
        </w:rPr>
      </w:pPr>
    </w:p>
    <w:p w14:paraId="4E61241F" w14:textId="77777777" w:rsidR="00A73DB2" w:rsidRDefault="00A73DB2" w:rsidP="002A207E">
      <w:pPr>
        <w:autoSpaceDE w:val="0"/>
        <w:autoSpaceDN w:val="0"/>
        <w:adjustRightInd w:val="0"/>
        <w:spacing w:after="0"/>
        <w:rPr>
          <w:rFonts w:ascii="Georgia" w:hAnsi="Georgia" w:cs="Calibri"/>
          <w:szCs w:val="24"/>
        </w:rPr>
      </w:pPr>
      <w:r>
        <w:rPr>
          <w:rFonts w:ascii="Calibri" w:hAnsi="Calibri" w:cs="Calibri"/>
          <w:noProof/>
          <w:sz w:val="24"/>
          <w:szCs w:val="24"/>
          <w:lang w:val="en-GB" w:eastAsia="en-GB"/>
        </w:rPr>
        <w:drawing>
          <wp:anchor distT="0" distB="0" distL="114300" distR="114300" simplePos="0" relativeHeight="251670528" behindDoc="0" locked="0" layoutInCell="1" allowOverlap="1" wp14:anchorId="0D3DE10C" wp14:editId="19EF3678">
            <wp:simplePos x="0" y="0"/>
            <wp:positionH relativeFrom="column">
              <wp:posOffset>4034155</wp:posOffset>
            </wp:positionH>
            <wp:positionV relativeFrom="paragraph">
              <wp:posOffset>339725</wp:posOffset>
            </wp:positionV>
            <wp:extent cx="1388745" cy="1397000"/>
            <wp:effectExtent l="0" t="0" r="0" b="0"/>
            <wp:wrapSquare wrapText="bothSides"/>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88745" cy="1397000"/>
                    </a:xfrm>
                    <a:prstGeom prst="rect">
                      <a:avLst/>
                    </a:prstGeom>
                    <a:noFill/>
                    <a:ln>
                      <a:noFill/>
                    </a:ln>
                  </pic:spPr>
                </pic:pic>
              </a:graphicData>
            </a:graphic>
          </wp:anchor>
        </w:drawing>
      </w:r>
      <w:r>
        <w:rPr>
          <w:rFonts w:ascii="Georgia" w:hAnsi="Georgia" w:cs="Calibri"/>
          <w:szCs w:val="24"/>
        </w:rPr>
        <w:t xml:space="preserve">Tal y como se ha comentado, con estos algoritmos de aproximación, se impide la creación de aquellas trayectorias que implican una deformación temporal que resulte excesiva. Se crea con ello una zona, conocida como               </w:t>
      </w:r>
      <w:r w:rsidRPr="000A25C8">
        <w:rPr>
          <w:rFonts w:ascii="Georgia" w:hAnsi="Georgia" w:cs="Calibri"/>
          <w:i/>
          <w:szCs w:val="24"/>
        </w:rPr>
        <w:t xml:space="preserve">Bandas de </w:t>
      </w:r>
      <w:proofErr w:type="spellStart"/>
      <w:r w:rsidRPr="000A25C8">
        <w:rPr>
          <w:rFonts w:ascii="Georgia" w:hAnsi="Georgia" w:cs="Calibri"/>
          <w:i/>
          <w:szCs w:val="24"/>
        </w:rPr>
        <w:t>Sakoe</w:t>
      </w:r>
      <w:proofErr w:type="spellEnd"/>
      <w:r w:rsidRPr="000A25C8">
        <w:rPr>
          <w:rFonts w:ascii="Georgia" w:hAnsi="Georgia" w:cs="Calibri"/>
          <w:i/>
          <w:szCs w:val="24"/>
        </w:rPr>
        <w:t>-Chiba</w:t>
      </w:r>
      <w:r w:rsidR="008273C9">
        <w:rPr>
          <w:rFonts w:ascii="Georgia" w:hAnsi="Georgia" w:cs="Calibri"/>
          <w:i/>
          <w:sz w:val="24"/>
          <w:szCs w:val="24"/>
          <w:vertAlign w:val="superscript"/>
        </w:rPr>
        <w:t xml:space="preserve"> </w:t>
      </w:r>
      <w:r w:rsidR="00A3044C">
        <w:rPr>
          <w:rFonts w:ascii="Georgia" w:hAnsi="Georgia" w:cs="Calibri"/>
          <w:i/>
          <w:sz w:val="24"/>
          <w:szCs w:val="24"/>
          <w:vertAlign w:val="superscript"/>
        </w:rPr>
        <w:t>11</w:t>
      </w:r>
      <w:r>
        <w:rPr>
          <w:rFonts w:ascii="Georgia" w:hAnsi="Georgia" w:cs="Calibri"/>
          <w:szCs w:val="24"/>
        </w:rPr>
        <w:t>, en la que se puede encontrar el camino más óptimo con una mayor probabilidad.</w:t>
      </w:r>
    </w:p>
    <w:p w14:paraId="7FB393B2" w14:textId="77777777" w:rsidR="00A73DB2" w:rsidRDefault="00A73DB2" w:rsidP="002A207E">
      <w:pPr>
        <w:autoSpaceDE w:val="0"/>
        <w:autoSpaceDN w:val="0"/>
        <w:adjustRightInd w:val="0"/>
        <w:spacing w:after="0"/>
        <w:rPr>
          <w:rFonts w:ascii="Georgia" w:hAnsi="Georgia" w:cs="Calibri"/>
          <w:szCs w:val="24"/>
        </w:rPr>
      </w:pPr>
      <w:r>
        <w:rPr>
          <w:rFonts w:ascii="Georgia" w:hAnsi="Georgia" w:cs="Calibri"/>
          <w:szCs w:val="24"/>
        </w:rPr>
        <w:t xml:space="preserve">   </w:t>
      </w:r>
      <w:r w:rsidRPr="00900182">
        <w:rPr>
          <w:rFonts w:ascii="Georgia" w:hAnsi="Georgia" w:cs="Calibri"/>
          <w:noProof/>
          <w:szCs w:val="24"/>
          <w:lang w:val="en-GB" w:eastAsia="en-GB"/>
        </w:rPr>
        <w:drawing>
          <wp:anchor distT="0" distB="0" distL="114300" distR="114300" simplePos="0" relativeHeight="251669504" behindDoc="0" locked="0" layoutInCell="1" allowOverlap="1" wp14:anchorId="09095A69" wp14:editId="46DE2631">
            <wp:simplePos x="0" y="0"/>
            <wp:positionH relativeFrom="column">
              <wp:posOffset>2619375</wp:posOffset>
            </wp:positionH>
            <wp:positionV relativeFrom="paragraph">
              <wp:posOffset>120650</wp:posOffset>
            </wp:positionV>
            <wp:extent cx="905510" cy="252095"/>
            <wp:effectExtent l="0" t="0" r="0" b="0"/>
            <wp:wrapSquare wrapText="bothSides"/>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05510" cy="252095"/>
                    </a:xfrm>
                    <a:prstGeom prst="rect">
                      <a:avLst/>
                    </a:prstGeom>
                    <a:noFill/>
                    <a:ln>
                      <a:noFill/>
                    </a:ln>
                  </pic:spPr>
                </pic:pic>
              </a:graphicData>
            </a:graphic>
          </wp:anchor>
        </w:drawing>
      </w:r>
    </w:p>
    <w:p w14:paraId="27361D16" w14:textId="77777777" w:rsidR="00A73DB2" w:rsidRDefault="00A73DB2" w:rsidP="002A207E">
      <w:pPr>
        <w:autoSpaceDE w:val="0"/>
        <w:autoSpaceDN w:val="0"/>
        <w:adjustRightInd w:val="0"/>
        <w:spacing w:after="0"/>
        <w:rPr>
          <w:rFonts w:ascii="Georgia" w:hAnsi="Georgia" w:cs="Calibri"/>
          <w:szCs w:val="24"/>
        </w:rPr>
      </w:pPr>
      <w:r>
        <w:rPr>
          <w:rFonts w:ascii="Georgia" w:hAnsi="Georgia" w:cs="Calibri"/>
          <w:szCs w:val="24"/>
        </w:rPr>
        <w:t xml:space="preserve">Este tipo de restricciones son del tipo:     </w:t>
      </w:r>
    </w:p>
    <w:p w14:paraId="62068D90" w14:textId="77777777" w:rsidR="00A73DB2" w:rsidRPr="00B1625B" w:rsidRDefault="006864BA" w:rsidP="002A207E">
      <w:pPr>
        <w:autoSpaceDE w:val="0"/>
        <w:autoSpaceDN w:val="0"/>
        <w:adjustRightInd w:val="0"/>
        <w:spacing w:after="0"/>
        <w:ind w:left="708" w:firstLine="708"/>
        <w:rPr>
          <w:rFonts w:ascii="Georgia" w:hAnsi="Georgia" w:cs="Calibri"/>
          <w:szCs w:val="24"/>
        </w:rPr>
      </w:pPr>
      <w:r>
        <w:rPr>
          <w:rFonts w:ascii="Georgia" w:hAnsi="Georgia" w:cs="Calibri"/>
          <w:noProof/>
          <w:szCs w:val="24"/>
          <w:lang w:val="en-GB" w:eastAsia="en-GB"/>
        </w:rPr>
        <mc:AlternateContent>
          <mc:Choice Requires="wps">
            <w:drawing>
              <wp:anchor distT="0" distB="0" distL="114300" distR="114300" simplePos="0" relativeHeight="251684864" behindDoc="0" locked="0" layoutInCell="1" allowOverlap="1" wp14:anchorId="536BFA8B" wp14:editId="7077910B">
                <wp:simplePos x="0" y="0"/>
                <wp:positionH relativeFrom="column">
                  <wp:posOffset>4180840</wp:posOffset>
                </wp:positionH>
                <wp:positionV relativeFrom="paragraph">
                  <wp:posOffset>118745</wp:posOffset>
                </wp:positionV>
                <wp:extent cx="1285240" cy="215900"/>
                <wp:effectExtent l="0" t="0" r="0" b="0"/>
                <wp:wrapSquare wrapText="bothSides"/>
                <wp:docPr id="29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5240" cy="215900"/>
                        </a:xfrm>
                        <a:prstGeom prst="rect">
                          <a:avLst/>
                        </a:prstGeom>
                        <a:solidFill>
                          <a:srgbClr val="FFFFFF"/>
                        </a:solidFill>
                        <a:ln w="9525">
                          <a:solidFill>
                            <a:srgbClr val="000000"/>
                          </a:solidFill>
                          <a:miter lim="800000"/>
                          <a:headEnd/>
                          <a:tailEnd/>
                        </a:ln>
                      </wps:spPr>
                      <wps:txbx>
                        <w:txbxContent>
                          <w:p w14:paraId="21A7D3ED" w14:textId="77777777" w:rsidR="003026EC" w:rsidRPr="00CF4047" w:rsidRDefault="003026EC" w:rsidP="00A73DB2">
                            <w:pPr>
                              <w:rPr>
                                <w:sz w:val="16"/>
                                <w:szCs w:val="16"/>
                              </w:rPr>
                            </w:pPr>
                            <w:r w:rsidRPr="00CF4047">
                              <w:rPr>
                                <w:rFonts w:ascii="Georgia" w:hAnsi="Georgia" w:cs="Calibri"/>
                                <w:i/>
                                <w:sz w:val="16"/>
                                <w:szCs w:val="16"/>
                              </w:rPr>
                              <w:t xml:space="preserve">Bandas de </w:t>
                            </w:r>
                            <w:proofErr w:type="spellStart"/>
                            <w:r w:rsidRPr="00CF4047">
                              <w:rPr>
                                <w:rFonts w:ascii="Georgia" w:hAnsi="Georgia" w:cs="Calibri"/>
                                <w:i/>
                                <w:sz w:val="16"/>
                                <w:szCs w:val="16"/>
                              </w:rPr>
                              <w:t>Sakoe</w:t>
                            </w:r>
                            <w:proofErr w:type="spellEnd"/>
                            <w:r w:rsidRPr="00CF4047">
                              <w:rPr>
                                <w:rFonts w:ascii="Georgia" w:hAnsi="Georgia" w:cs="Calibri"/>
                                <w:i/>
                                <w:sz w:val="16"/>
                                <w:szCs w:val="16"/>
                              </w:rPr>
                              <w:t>-Chiba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6BFA8B" id="Rectangle_x0020_13" o:spid="_x0000_s1042" style="position:absolute;left:0;text-align:left;margin-left:329.2pt;margin-top:9.35pt;width:101.2pt;height:1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">
                <v:path arrowok="t"/>
                <v:textbox>
                  <w:txbxContent>
                    <w:p w14:paraId="21A7D3ED" w14:textId="77777777" w:rsidR="003026EC" w:rsidRPr="00CF4047" w:rsidRDefault="003026EC" w:rsidP="00A73DB2">
                      <w:pPr>
                        <w:rPr>
                          <w:sz w:val="16"/>
                          <w:szCs w:val="16"/>
                        </w:rPr>
                      </w:pPr>
                      <w:r w:rsidRPr="00CF4047">
                        <w:rPr>
                          <w:rFonts w:ascii="Georgia" w:hAnsi="Georgia" w:cs="Calibri"/>
                          <w:i/>
                          <w:sz w:val="16"/>
                          <w:szCs w:val="16"/>
                        </w:rPr>
                        <w:t xml:space="preserve">Bandas de </w:t>
                      </w:r>
                      <w:proofErr w:type="spellStart"/>
                      <w:r w:rsidRPr="00CF4047">
                        <w:rPr>
                          <w:rFonts w:ascii="Georgia" w:hAnsi="Georgia" w:cs="Calibri"/>
                          <w:i/>
                          <w:sz w:val="16"/>
                          <w:szCs w:val="16"/>
                        </w:rPr>
                        <w:t>Sakoe</w:t>
                      </w:r>
                      <w:proofErr w:type="spellEnd"/>
                      <w:r w:rsidRPr="00CF4047">
                        <w:rPr>
                          <w:rFonts w:ascii="Georgia" w:hAnsi="Georgia" w:cs="Calibri"/>
                          <w:i/>
                          <w:sz w:val="16"/>
                          <w:szCs w:val="16"/>
                        </w:rPr>
                        <w:t>-Chiba</w:t>
                      </w:r>
                    </w:p>
                  </w:txbxContent>
                </v:textbox>
                <w10:wrap type="square"/>
              </v:rect>
            </w:pict>
          </mc:Fallback>
        </mc:AlternateContent>
      </w:r>
      <w:r w:rsidR="00A73DB2">
        <w:rPr>
          <w:rFonts w:ascii="Georgia" w:hAnsi="Georgia" w:cs="Calibri"/>
          <w:szCs w:val="24"/>
        </w:rPr>
        <w:t xml:space="preserve"> </w:t>
      </w:r>
    </w:p>
    <w:p w14:paraId="3071AC79" w14:textId="77777777" w:rsidR="00A73DB2" w:rsidRDefault="00A73DB2" w:rsidP="002A207E">
      <w:pPr>
        <w:autoSpaceDE w:val="0"/>
        <w:autoSpaceDN w:val="0"/>
        <w:adjustRightInd w:val="0"/>
        <w:spacing w:after="0"/>
        <w:rPr>
          <w:rFonts w:ascii="Georgia" w:hAnsi="Georgia" w:cs="Calibri"/>
          <w:szCs w:val="24"/>
        </w:rPr>
      </w:pPr>
      <w:r>
        <w:rPr>
          <w:rFonts w:ascii="Calibri" w:hAnsi="Calibri" w:cs="Calibri"/>
          <w:noProof/>
          <w:sz w:val="24"/>
          <w:szCs w:val="24"/>
          <w:lang w:val="en-GB" w:eastAsia="en-GB"/>
        </w:rPr>
        <w:drawing>
          <wp:anchor distT="0" distB="0" distL="114300" distR="114300" simplePos="0" relativeHeight="251671552" behindDoc="0" locked="0" layoutInCell="1" allowOverlap="1" wp14:anchorId="36043813" wp14:editId="5AE80C17">
            <wp:simplePos x="0" y="0"/>
            <wp:positionH relativeFrom="column">
              <wp:posOffset>4039870</wp:posOffset>
            </wp:positionH>
            <wp:positionV relativeFrom="paragraph">
              <wp:posOffset>562610</wp:posOffset>
            </wp:positionV>
            <wp:extent cx="1386205" cy="1407160"/>
            <wp:effectExtent l="0" t="0" r="0" b="0"/>
            <wp:wrapSquare wrapText="bothSides"/>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86205" cy="1407160"/>
                    </a:xfrm>
                    <a:prstGeom prst="rect">
                      <a:avLst/>
                    </a:prstGeom>
                    <a:noFill/>
                    <a:ln>
                      <a:noFill/>
                    </a:ln>
                  </pic:spPr>
                </pic:pic>
              </a:graphicData>
            </a:graphic>
          </wp:anchor>
        </w:drawing>
      </w:r>
      <w:r>
        <w:rPr>
          <w:rFonts w:ascii="Georgia" w:hAnsi="Georgia" w:cs="Calibri"/>
          <w:szCs w:val="24"/>
        </w:rPr>
        <w:t>Al no tener que calcular la matriz entera, sino sólo los correspondientes a la zona creada, estos algoritmos se mejoran respecto al método original y, c</w:t>
      </w:r>
      <w:r w:rsidR="002144E1">
        <w:rPr>
          <w:rFonts w:ascii="Georgia" w:hAnsi="Georgia" w:cs="Calibri"/>
          <w:szCs w:val="24"/>
        </w:rPr>
        <w:t xml:space="preserve">omo resultado, son bastante más </w:t>
      </w:r>
      <w:r>
        <w:rPr>
          <w:rFonts w:ascii="Georgia" w:hAnsi="Georgia" w:cs="Calibri"/>
          <w:szCs w:val="24"/>
        </w:rPr>
        <w:t xml:space="preserve">rápidos. Obviamente, las trayectorias elegidas no tienen por qué ser las más óptimas, pero esto no es un problema dichas trayectorias se encuentran cerca de la diagonal. </w:t>
      </w:r>
    </w:p>
    <w:p w14:paraId="13F26BA9" w14:textId="77777777" w:rsidR="00A73DB2" w:rsidRDefault="00A73DB2" w:rsidP="002A207E">
      <w:pPr>
        <w:autoSpaceDE w:val="0"/>
        <w:autoSpaceDN w:val="0"/>
        <w:adjustRightInd w:val="0"/>
        <w:spacing w:after="0"/>
        <w:rPr>
          <w:rFonts w:ascii="Georgia" w:hAnsi="Georgia" w:cs="Calibri"/>
          <w:szCs w:val="24"/>
        </w:rPr>
      </w:pPr>
    </w:p>
    <w:p w14:paraId="5618F3BB" w14:textId="77777777" w:rsidR="00A73DB2" w:rsidRPr="00B1625B" w:rsidRDefault="006864BA" w:rsidP="002A207E">
      <w:pPr>
        <w:autoSpaceDE w:val="0"/>
        <w:autoSpaceDN w:val="0"/>
        <w:adjustRightInd w:val="0"/>
        <w:spacing w:after="0"/>
        <w:rPr>
          <w:rFonts w:ascii="Georgia" w:hAnsi="Georgia" w:cs="Calibri"/>
          <w:szCs w:val="24"/>
        </w:rPr>
      </w:pPr>
      <w:r>
        <w:rPr>
          <w:rFonts w:ascii="Georgia" w:hAnsi="Georgia" w:cs="Calibri"/>
          <w:noProof/>
          <w:szCs w:val="24"/>
          <w:lang w:val="en-GB" w:eastAsia="en-GB"/>
        </w:rPr>
        <mc:AlternateContent>
          <mc:Choice Requires="wps">
            <w:drawing>
              <wp:anchor distT="0" distB="0" distL="114300" distR="114300" simplePos="0" relativeHeight="251685888" behindDoc="0" locked="0" layoutInCell="1" allowOverlap="1" wp14:anchorId="1324AA5F" wp14:editId="00A8B417">
                <wp:simplePos x="0" y="0"/>
                <wp:positionH relativeFrom="column">
                  <wp:posOffset>4117975</wp:posOffset>
                </wp:positionH>
                <wp:positionV relativeFrom="paragraph">
                  <wp:posOffset>373380</wp:posOffset>
                </wp:positionV>
                <wp:extent cx="1428115" cy="250825"/>
                <wp:effectExtent l="0" t="0" r="635" b="0"/>
                <wp:wrapNone/>
                <wp:docPr id="29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115" cy="250825"/>
                        </a:xfrm>
                        <a:prstGeom prst="rect">
                          <a:avLst/>
                        </a:prstGeom>
                        <a:solidFill>
                          <a:srgbClr val="FFFFFF"/>
                        </a:solidFill>
                        <a:ln w="9525">
                          <a:solidFill>
                            <a:srgbClr val="000000"/>
                          </a:solidFill>
                          <a:miter lim="800000"/>
                          <a:headEnd/>
                          <a:tailEnd/>
                        </a:ln>
                      </wps:spPr>
                      <wps:txbx>
                        <w:txbxContent>
                          <w:p w14:paraId="66C3A365" w14:textId="77777777" w:rsidR="003026EC" w:rsidRPr="00DA0D3C" w:rsidRDefault="003026EC" w:rsidP="00A73DB2">
                            <w:pPr>
                              <w:rPr>
                                <w:sz w:val="16"/>
                                <w:szCs w:val="16"/>
                              </w:rPr>
                            </w:pPr>
                            <w:r>
                              <w:rPr>
                                <w:sz w:val="16"/>
                                <w:szCs w:val="16"/>
                              </w:rPr>
                              <w:t xml:space="preserve">Paralelogramo de </w:t>
                            </w:r>
                            <w:proofErr w:type="spellStart"/>
                            <w:r>
                              <w:rPr>
                                <w:sz w:val="16"/>
                                <w:szCs w:val="16"/>
                              </w:rPr>
                              <w:t>Itakura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24AA5F" id="Rectangle_x0020_14" o:spid="_x0000_s1043" style="position:absolute;left:0;text-align:left;margin-left:324.25pt;margin-top:29.4pt;width:112.45pt;height:1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">
                <v:path arrowok="t"/>
                <v:textbox>
                  <w:txbxContent>
                    <w:p w14:paraId="66C3A365" w14:textId="77777777" w:rsidR="003026EC" w:rsidRPr="00DA0D3C" w:rsidRDefault="003026EC" w:rsidP="00A73DB2">
                      <w:pPr>
                        <w:rPr>
                          <w:sz w:val="16"/>
                          <w:szCs w:val="16"/>
                        </w:rPr>
                      </w:pPr>
                      <w:r>
                        <w:rPr>
                          <w:sz w:val="16"/>
                          <w:szCs w:val="16"/>
                        </w:rPr>
                        <w:t xml:space="preserve">Paralelogramo de </w:t>
                      </w:r>
                      <w:proofErr w:type="spellStart"/>
                      <w:r>
                        <w:rPr>
                          <w:sz w:val="16"/>
                          <w:szCs w:val="16"/>
                        </w:rPr>
                        <w:t>Itakura</w:t>
                      </w:r>
                      <w:proofErr w:type="spellEnd"/>
                    </w:p>
                  </w:txbxContent>
                </v:textbox>
              </v:rect>
            </w:pict>
          </mc:Fallback>
        </mc:AlternateContent>
      </w:r>
      <w:r w:rsidR="00A73DB2">
        <w:rPr>
          <w:rFonts w:ascii="Georgia" w:hAnsi="Georgia" w:cs="Calibri"/>
          <w:szCs w:val="24"/>
        </w:rPr>
        <w:t xml:space="preserve">Sólo las distancias DTW encontradas difieren mucho de las reales si las series sufren una deformación significativa. </w:t>
      </w:r>
    </w:p>
    <w:p w14:paraId="164B35C3" w14:textId="77777777" w:rsidR="00A73DB2" w:rsidRDefault="00A73DB2" w:rsidP="002A207E">
      <w:pPr>
        <w:autoSpaceDE w:val="0"/>
        <w:autoSpaceDN w:val="0"/>
        <w:adjustRightInd w:val="0"/>
        <w:spacing w:after="0"/>
        <w:rPr>
          <w:rFonts w:ascii="Calibri" w:hAnsi="Calibri" w:cs="Calibri"/>
          <w:sz w:val="24"/>
          <w:szCs w:val="24"/>
        </w:rPr>
      </w:pPr>
    </w:p>
    <w:p w14:paraId="5E5A31BC" w14:textId="77777777" w:rsidR="00A73DB2" w:rsidRDefault="00A73DB2" w:rsidP="002A207E">
      <w:pPr>
        <w:autoSpaceDE w:val="0"/>
        <w:autoSpaceDN w:val="0"/>
        <w:adjustRightInd w:val="0"/>
        <w:spacing w:after="0"/>
        <w:rPr>
          <w:rFonts w:ascii="Georgia" w:hAnsi="Georgia" w:cs="Calibri"/>
          <w:szCs w:val="24"/>
        </w:rPr>
      </w:pPr>
      <w:r w:rsidRPr="00325E5A">
        <w:rPr>
          <w:rFonts w:ascii="Georgia" w:hAnsi="Georgia" w:cs="Calibri"/>
          <w:szCs w:val="24"/>
        </w:rPr>
        <w:t>Otr</w:t>
      </w:r>
      <w:r>
        <w:rPr>
          <w:rFonts w:ascii="Georgia" w:hAnsi="Georgia" w:cs="Calibri"/>
          <w:szCs w:val="24"/>
        </w:rPr>
        <w:t>o</w:t>
      </w:r>
      <w:r w:rsidRPr="00325E5A">
        <w:rPr>
          <w:rFonts w:ascii="Georgia" w:hAnsi="Georgia" w:cs="Calibri"/>
          <w:szCs w:val="24"/>
        </w:rPr>
        <w:t xml:space="preserve"> </w:t>
      </w:r>
      <w:r>
        <w:rPr>
          <w:rFonts w:ascii="Georgia" w:hAnsi="Georgia" w:cs="Calibri"/>
          <w:szCs w:val="24"/>
        </w:rPr>
        <w:t>método que se utiliza con el objetivo de disminuir</w:t>
      </w:r>
      <w:r w:rsidRPr="00325E5A">
        <w:rPr>
          <w:rFonts w:ascii="Georgia" w:hAnsi="Georgia" w:cs="Calibri"/>
          <w:szCs w:val="24"/>
        </w:rPr>
        <w:t xml:space="preserve"> la complejidad del algoritmo consiste en calcular el</w:t>
      </w:r>
      <w:r>
        <w:rPr>
          <w:rFonts w:ascii="Georgia" w:hAnsi="Georgia" w:cs="Calibri"/>
          <w:szCs w:val="24"/>
        </w:rPr>
        <w:t xml:space="preserve"> camino óptimo DTW sobre un subconjunto reducido de las series. </w:t>
      </w:r>
    </w:p>
    <w:p w14:paraId="4532E678" w14:textId="77777777" w:rsidR="00A73DB2" w:rsidRDefault="00A73DB2" w:rsidP="002A207E">
      <w:pPr>
        <w:autoSpaceDE w:val="0"/>
        <w:autoSpaceDN w:val="0"/>
        <w:adjustRightInd w:val="0"/>
        <w:spacing w:after="0"/>
        <w:rPr>
          <w:rFonts w:ascii="Georgia" w:hAnsi="Georgia" w:cs="Calibri"/>
          <w:szCs w:val="24"/>
        </w:rPr>
      </w:pPr>
    </w:p>
    <w:p w14:paraId="4CC05605" w14:textId="77777777" w:rsidR="00A73DB2" w:rsidRPr="008273C9" w:rsidRDefault="00A73DB2" w:rsidP="002A207E">
      <w:pPr>
        <w:autoSpaceDE w:val="0"/>
        <w:autoSpaceDN w:val="0"/>
        <w:adjustRightInd w:val="0"/>
        <w:spacing w:after="0"/>
        <w:rPr>
          <w:rFonts w:ascii="Georgia" w:hAnsi="Georgia" w:cs="Calibri"/>
          <w:szCs w:val="24"/>
          <w:vertAlign w:val="superscript"/>
        </w:rPr>
      </w:pPr>
      <w:r>
        <w:rPr>
          <w:rFonts w:ascii="Georgia" w:hAnsi="Georgia" w:cs="Calibri"/>
          <w:szCs w:val="24"/>
        </w:rPr>
        <w:t xml:space="preserve">La forma en la que se puede abordar este proceso es transformar la serie original a intervalos iguales, para acto seguido, definir como representación reducida, la serie que forman </w:t>
      </w:r>
      <w:r w:rsidRPr="00325E5A">
        <w:rPr>
          <w:rFonts w:ascii="Georgia" w:hAnsi="Georgia" w:cs="Calibri"/>
          <w:szCs w:val="24"/>
        </w:rPr>
        <w:t>los promedios de los valores de la serie</w:t>
      </w:r>
      <w:r>
        <w:rPr>
          <w:rFonts w:ascii="Georgia" w:hAnsi="Georgia" w:cs="Calibri"/>
          <w:szCs w:val="24"/>
        </w:rPr>
        <w:t xml:space="preserve"> original en cada intervalo. </w:t>
      </w:r>
      <w:r w:rsidR="00A3044C">
        <w:rPr>
          <w:rFonts w:ascii="Georgia" w:hAnsi="Georgia" w:cs="Calibri"/>
          <w:szCs w:val="24"/>
          <w:vertAlign w:val="superscript"/>
        </w:rPr>
        <w:t>12</w:t>
      </w:r>
    </w:p>
    <w:p w14:paraId="09B0E226" w14:textId="77777777" w:rsidR="00A73DB2" w:rsidRDefault="00A73DB2" w:rsidP="002A207E">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61E08799" w14:textId="77777777" w:rsidR="00A73DB2" w:rsidRPr="008273C9"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 w:val="20"/>
          <w:szCs w:val="20"/>
          <w:lang w:eastAsia="es-ES"/>
        </w:rPr>
      </w:pPr>
    </w:p>
    <w:p w14:paraId="7DBED078" w14:textId="77777777" w:rsidR="00A73DB2" w:rsidRPr="008273C9" w:rsidRDefault="00A27298" w:rsidP="008273C9">
      <w:pPr>
        <w:autoSpaceDE w:val="0"/>
        <w:autoSpaceDN w:val="0"/>
        <w:adjustRightInd w:val="0"/>
        <w:spacing w:after="0"/>
        <w:ind w:left="360"/>
        <w:rPr>
          <w:rFonts w:ascii="Georgia" w:hAnsi="Georgia" w:cs="Calibri"/>
          <w:sz w:val="20"/>
          <w:szCs w:val="24"/>
        </w:rPr>
      </w:pPr>
      <w:r>
        <w:rPr>
          <w:rFonts w:ascii="Georgia" w:hAnsi="Georgia" w:cs="Calibri"/>
          <w:sz w:val="20"/>
          <w:szCs w:val="24"/>
        </w:rPr>
        <w:t>11</w:t>
      </w:r>
      <w:r w:rsidR="00A73DB2" w:rsidRPr="008273C9">
        <w:rPr>
          <w:rFonts w:ascii="Georgia" w:hAnsi="Georgia" w:cs="Calibri"/>
          <w:szCs w:val="24"/>
        </w:rPr>
        <w:t xml:space="preserve"> </w:t>
      </w:r>
      <w:r w:rsidR="00A73DB2" w:rsidRPr="008273C9">
        <w:rPr>
          <w:rFonts w:ascii="Georgia" w:hAnsi="Georgia" w:cs="Calibri"/>
          <w:sz w:val="20"/>
          <w:szCs w:val="24"/>
        </w:rPr>
        <w:t xml:space="preserve">Otra zona utilizada de manera frecuente en los escenarios reales es la de “Paralelogramo de </w:t>
      </w:r>
      <w:proofErr w:type="spellStart"/>
      <w:r w:rsidR="00A73DB2" w:rsidRPr="008273C9">
        <w:rPr>
          <w:rFonts w:ascii="Georgia" w:hAnsi="Georgia" w:cs="Calibri"/>
          <w:sz w:val="20"/>
          <w:szCs w:val="24"/>
        </w:rPr>
        <w:t>Itakura</w:t>
      </w:r>
      <w:proofErr w:type="spellEnd"/>
      <w:r w:rsidR="00A73DB2" w:rsidRPr="008273C9">
        <w:rPr>
          <w:rFonts w:ascii="Georgia" w:hAnsi="Georgia" w:cs="Calibri"/>
          <w:sz w:val="20"/>
          <w:szCs w:val="24"/>
        </w:rPr>
        <w:t>”   (</w:t>
      </w:r>
      <w:proofErr w:type="spellStart"/>
      <w:r w:rsidR="00A73DB2" w:rsidRPr="008273C9">
        <w:rPr>
          <w:rFonts w:ascii="Georgia" w:hAnsi="Georgia" w:cs="Calibri"/>
          <w:sz w:val="20"/>
          <w:szCs w:val="24"/>
        </w:rPr>
        <w:t>Itakura</w:t>
      </w:r>
      <w:proofErr w:type="spellEnd"/>
      <w:r w:rsidR="00A73DB2" w:rsidRPr="008273C9">
        <w:rPr>
          <w:rFonts w:ascii="Georgia" w:hAnsi="Georgia" w:cs="Calibri"/>
          <w:sz w:val="20"/>
          <w:szCs w:val="24"/>
        </w:rPr>
        <w:t xml:space="preserve">, 1975). </w:t>
      </w:r>
    </w:p>
    <w:p w14:paraId="1C508E45" w14:textId="77777777" w:rsidR="00A73DB2" w:rsidRDefault="00A73DB2" w:rsidP="002A207E">
      <w:pPr>
        <w:pStyle w:val="ListParagraph"/>
        <w:autoSpaceDE w:val="0"/>
        <w:autoSpaceDN w:val="0"/>
        <w:adjustRightInd w:val="0"/>
        <w:spacing w:after="0" w:line="360" w:lineRule="auto"/>
        <w:jc w:val="both"/>
        <w:rPr>
          <w:rFonts w:ascii="Georgia" w:hAnsi="Georgia" w:cs="Calibri"/>
          <w:sz w:val="20"/>
          <w:szCs w:val="24"/>
        </w:rPr>
      </w:pPr>
    </w:p>
    <w:p w14:paraId="596EBE83" w14:textId="77777777" w:rsidR="00A73DB2" w:rsidRPr="00C6345C" w:rsidRDefault="00A27298" w:rsidP="008273C9">
      <w:pPr>
        <w:pStyle w:val="ListParagraph"/>
        <w:autoSpaceDE w:val="0"/>
        <w:autoSpaceDN w:val="0"/>
        <w:adjustRightInd w:val="0"/>
        <w:spacing w:after="0" w:line="360" w:lineRule="auto"/>
        <w:ind w:left="426"/>
        <w:jc w:val="both"/>
        <w:rPr>
          <w:rFonts w:ascii="Georgia" w:hAnsi="Georgia" w:cs="Calibri"/>
          <w:sz w:val="20"/>
          <w:szCs w:val="24"/>
        </w:rPr>
      </w:pPr>
      <w:r>
        <w:rPr>
          <w:rFonts w:ascii="Georgia" w:hAnsi="Georgia" w:cs="Calibri"/>
          <w:sz w:val="20"/>
          <w:szCs w:val="24"/>
        </w:rPr>
        <w:t>12</w:t>
      </w:r>
      <w:r w:rsidR="008273C9">
        <w:rPr>
          <w:rFonts w:ascii="Georgia" w:hAnsi="Georgia" w:cs="Calibri"/>
          <w:sz w:val="20"/>
          <w:szCs w:val="24"/>
        </w:rPr>
        <w:t xml:space="preserve">  </w:t>
      </w:r>
      <w:r w:rsidR="00A73DB2">
        <w:rPr>
          <w:rFonts w:ascii="Georgia" w:hAnsi="Georgia" w:cs="Calibri"/>
          <w:sz w:val="20"/>
          <w:szCs w:val="24"/>
        </w:rPr>
        <w:t xml:space="preserve">Otro método utilizado como parte del proceso de mejora del algoritmo </w:t>
      </w:r>
      <w:r w:rsidR="00A73DB2" w:rsidRPr="00E56F0E">
        <w:rPr>
          <w:rFonts w:ascii="Georgia" w:hAnsi="Georgia" w:cs="Calibri"/>
          <w:sz w:val="20"/>
          <w:szCs w:val="24"/>
        </w:rPr>
        <w:t>DTW</w:t>
      </w:r>
      <w:r w:rsidR="00A73DB2">
        <w:rPr>
          <w:rFonts w:ascii="Georgia" w:hAnsi="Georgia" w:cs="Calibri"/>
          <w:sz w:val="20"/>
          <w:szCs w:val="24"/>
        </w:rPr>
        <w:t xml:space="preserve">, ha sido </w:t>
      </w:r>
      <w:proofErr w:type="spellStart"/>
      <w:r w:rsidR="00A73DB2" w:rsidRPr="00044586">
        <w:rPr>
          <w:rFonts w:ascii="Georgia" w:hAnsi="Georgia" w:cs="Calibri"/>
          <w:i/>
          <w:sz w:val="20"/>
          <w:szCs w:val="24"/>
        </w:rPr>
        <w:t>FastDTW</w:t>
      </w:r>
      <w:proofErr w:type="spellEnd"/>
      <w:r w:rsidR="00A73DB2">
        <w:rPr>
          <w:rFonts w:ascii="Georgia" w:hAnsi="Georgia" w:cs="Calibri"/>
          <w:sz w:val="20"/>
          <w:szCs w:val="24"/>
        </w:rPr>
        <w:t>. No obstante, el objetivo de este TFM no es analizar detalladamente las distintas tecnologías, sino sólo mencionarlas.</w:t>
      </w:r>
    </w:p>
    <w:p w14:paraId="088F9271" w14:textId="77777777" w:rsidR="00A73DB2" w:rsidRPr="00D35849" w:rsidRDefault="00A73DB2" w:rsidP="002A207E">
      <w:pPr>
        <w:pStyle w:val="Heading1"/>
        <w:rPr>
          <w:lang w:val="es-ES"/>
        </w:rPr>
      </w:pPr>
      <w:bookmarkStart w:id="127" w:name="_Toc488444271"/>
      <w:r w:rsidRPr="00D35849">
        <w:rPr>
          <w:lang w:val="es-ES"/>
        </w:rPr>
        <w:lastRenderedPageBreak/>
        <w:t>Caso práctico: medidas de sensores</w:t>
      </w:r>
      <w:bookmarkEnd w:id="127"/>
    </w:p>
    <w:p w14:paraId="06F1AD48" w14:textId="77777777" w:rsidR="00A73DB2" w:rsidRDefault="00A73DB2" w:rsidP="002A207E">
      <w:pPr>
        <w:rPr>
          <w:rFonts w:ascii="Georgia" w:hAnsi="Georgia"/>
        </w:rPr>
      </w:pPr>
    </w:p>
    <w:p w14:paraId="0091476D" w14:textId="77777777" w:rsidR="00A73DB2" w:rsidRPr="00BB2D89" w:rsidRDefault="00A73DB2" w:rsidP="002A207E">
      <w:pPr>
        <w:pStyle w:val="Heading2"/>
      </w:pPr>
      <w:bookmarkStart w:id="128" w:name="_Toc488444272"/>
      <w:r>
        <w:t>Introducción</w:t>
      </w:r>
      <w:bookmarkEnd w:id="128"/>
    </w:p>
    <w:p w14:paraId="606DD0C6" w14:textId="77777777" w:rsidR="00A73DB2" w:rsidRPr="00014706" w:rsidRDefault="00A73DB2" w:rsidP="002A207E">
      <w:pPr>
        <w:rPr>
          <w:rFonts w:ascii="Georgia" w:hAnsi="Georgia"/>
        </w:rPr>
      </w:pPr>
    </w:p>
    <w:p w14:paraId="6FEF3443" w14:textId="77777777" w:rsidR="00A73DB2" w:rsidRPr="00DC48B2" w:rsidRDefault="00A73DB2" w:rsidP="002A207E">
      <w:pPr>
        <w:rPr>
          <w:rFonts w:ascii="Georgia" w:hAnsi="Georgia"/>
        </w:rPr>
      </w:pPr>
      <w:r w:rsidRPr="00014706">
        <w:rPr>
          <w:rFonts w:ascii="Georgia" w:hAnsi="Georgia"/>
        </w:rPr>
        <w:t>El objetivo de este trabajo</w:t>
      </w:r>
      <w:r>
        <w:rPr>
          <w:rFonts w:ascii="Georgia" w:hAnsi="Georgia"/>
        </w:rPr>
        <w:t>, como se ha comentado con anterioridad,</w:t>
      </w:r>
      <w:r w:rsidRPr="00014706">
        <w:rPr>
          <w:rFonts w:ascii="Georgia" w:hAnsi="Georgia"/>
        </w:rPr>
        <w:t xml:space="preserve"> es crear una metodología que permita identificar anomalías en los </w:t>
      </w:r>
      <w:r>
        <w:rPr>
          <w:rFonts w:ascii="Georgia" w:hAnsi="Georgia"/>
        </w:rPr>
        <w:t xml:space="preserve">valores de diferentes medidas hechas por los </w:t>
      </w:r>
      <w:r w:rsidRPr="00014706">
        <w:rPr>
          <w:rFonts w:ascii="Georgia" w:hAnsi="Georgia"/>
        </w:rPr>
        <w:t>sensores de un edificio de oficinas.</w:t>
      </w:r>
      <w:r>
        <w:rPr>
          <w:rFonts w:ascii="Georgia" w:hAnsi="Georgia"/>
        </w:rPr>
        <w:t xml:space="preserve"> Para ello, se ha decidido aplicar la técnica de </w:t>
      </w:r>
      <w:proofErr w:type="spellStart"/>
      <w:r w:rsidRPr="00C71933">
        <w:rPr>
          <w:rFonts w:ascii="Georgia" w:hAnsi="Georgia"/>
          <w:i/>
        </w:rPr>
        <w:t>Clustering</w:t>
      </w:r>
      <w:proofErr w:type="spellEnd"/>
      <w:r w:rsidRPr="00C71933">
        <w:rPr>
          <w:rFonts w:ascii="Georgia" w:hAnsi="Georgia"/>
          <w:i/>
        </w:rPr>
        <w:t xml:space="preserve"> Jerárquico</w:t>
      </w:r>
      <w:r>
        <w:rPr>
          <w:rFonts w:ascii="Georgia" w:hAnsi="Georgia"/>
        </w:rPr>
        <w:t xml:space="preserve">  durante el análisis de los datos.</w:t>
      </w:r>
    </w:p>
    <w:p w14:paraId="46B4EF11" w14:textId="77777777" w:rsidR="00A73DB2" w:rsidRDefault="00A73DB2" w:rsidP="002A207E">
      <w:pPr>
        <w:rPr>
          <w:rFonts w:ascii="Georgia" w:hAnsi="Georgia"/>
        </w:rPr>
      </w:pPr>
      <w:r w:rsidRPr="00014706">
        <w:rPr>
          <w:rFonts w:ascii="Georgia" w:hAnsi="Georgia"/>
        </w:rPr>
        <w:t xml:space="preserve">El caso práctico desarrollado parte de un </w:t>
      </w:r>
      <w:proofErr w:type="spellStart"/>
      <w:r w:rsidRPr="00014706">
        <w:rPr>
          <w:rFonts w:ascii="Georgia" w:hAnsi="Georgia"/>
        </w:rPr>
        <w:t>dataset</w:t>
      </w:r>
      <w:proofErr w:type="spellEnd"/>
      <w:r w:rsidRPr="00014706">
        <w:rPr>
          <w:rFonts w:ascii="Georgia" w:hAnsi="Georgia"/>
        </w:rPr>
        <w:t xml:space="preserve"> (datos de entrada) que contiene en formato CSV, diferentes medidas tomadas por sensores en un periodo de tiempo de dos semanas complet</w:t>
      </w:r>
      <w:r>
        <w:rPr>
          <w:rFonts w:ascii="Georgia" w:hAnsi="Georgia"/>
        </w:rPr>
        <w:t xml:space="preserve">as </w:t>
      </w:r>
      <w:r w:rsidRPr="00014706">
        <w:rPr>
          <w:rFonts w:ascii="Georgia" w:hAnsi="Georgia"/>
        </w:rPr>
        <w:t>(del 31 de mayo al 13 de junio), a intervalos de tiempo de 5 minutos. Los parámetros que se miden son de muy diversa naturaleza, desde temperatura y potencia eléctri</w:t>
      </w:r>
      <w:r>
        <w:rPr>
          <w:rFonts w:ascii="Georgia" w:hAnsi="Georgia"/>
        </w:rPr>
        <w:t>ca hasta masa de flujo de aire,</w:t>
      </w:r>
      <w:r w:rsidRPr="00014706">
        <w:rPr>
          <w:rFonts w:ascii="Georgia" w:hAnsi="Georgia"/>
        </w:rPr>
        <w:t xml:space="preserve"> concentración de C</w:t>
      </w:r>
      <w:r w:rsidR="00F62A71">
        <w:rPr>
          <w:rFonts w:ascii="Georgia" w:hAnsi="Georgia"/>
        </w:rPr>
        <w:t>O</w:t>
      </w:r>
      <w:r w:rsidRPr="00014706">
        <w:rPr>
          <w:rFonts w:ascii="Georgia" w:hAnsi="Georgia"/>
        </w:rPr>
        <w:t>2</w:t>
      </w:r>
      <w:r w:rsidR="00930BD7">
        <w:rPr>
          <w:rFonts w:ascii="Georgia" w:hAnsi="Georgia"/>
        </w:rPr>
        <w:t xml:space="preserve">  </w:t>
      </w:r>
      <w:r>
        <w:rPr>
          <w:rFonts w:ascii="Georgia" w:hAnsi="Georgia"/>
        </w:rPr>
        <w:t xml:space="preserve">o concentración de </w:t>
      </w:r>
      <w:proofErr w:type="spellStart"/>
      <w:r>
        <w:rPr>
          <w:rFonts w:ascii="Georgia" w:hAnsi="Georgia"/>
        </w:rPr>
        <w:t>Hazium</w:t>
      </w:r>
      <w:proofErr w:type="spellEnd"/>
      <w:r w:rsidRPr="00014706">
        <w:rPr>
          <w:rFonts w:ascii="Georgia" w:hAnsi="Georgia"/>
        </w:rPr>
        <w:t xml:space="preserve"> en el edificio</w:t>
      </w:r>
      <w:r>
        <w:rPr>
          <w:rFonts w:ascii="Georgia" w:hAnsi="Georgia"/>
        </w:rPr>
        <w:t xml:space="preserve"> (gas potencialmente peligroso)</w:t>
      </w:r>
      <w:r w:rsidRPr="00014706">
        <w:rPr>
          <w:rFonts w:ascii="Georgia" w:hAnsi="Georgia"/>
        </w:rPr>
        <w:t>, por citar sólo algunos.</w:t>
      </w:r>
    </w:p>
    <w:p w14:paraId="26443B6A" w14:textId="77777777" w:rsidR="004E1CF5" w:rsidRDefault="004E1CF5" w:rsidP="002A207E">
      <w:pPr>
        <w:rPr>
          <w:rFonts w:ascii="Georgia" w:hAnsi="Georgia"/>
        </w:rPr>
      </w:pPr>
    </w:p>
    <w:p w14:paraId="22A81BFD" w14:textId="77777777" w:rsidR="00A73DB2" w:rsidRPr="00737A4B" w:rsidRDefault="00A73DB2" w:rsidP="002A207E">
      <w:pPr>
        <w:rPr>
          <w:rFonts w:ascii="Georgia" w:hAnsi="Georgia"/>
          <w:sz w:val="24"/>
        </w:rPr>
      </w:pPr>
      <w:r>
        <w:rPr>
          <w:rFonts w:ascii="Georgia" w:hAnsi="Georgia"/>
        </w:rPr>
        <w:t xml:space="preserve">Los sensores están distribuidos por diversas zonas a lo largo de las tres plantas de que consta el edificio, lo que da una idea de la cantidad de datos analizados. </w:t>
      </w:r>
      <w:r w:rsidR="00930BD7" w:rsidRPr="00737A4B">
        <w:rPr>
          <w:rFonts w:ascii="Georgia" w:hAnsi="Georgia"/>
          <w:vertAlign w:val="superscript"/>
        </w:rPr>
        <w:t>8</w:t>
      </w:r>
    </w:p>
    <w:p w14:paraId="26468184" w14:textId="77777777" w:rsidR="00A73DB2" w:rsidRDefault="00A73DB2" w:rsidP="002A207E">
      <w:pPr>
        <w:rPr>
          <w:rFonts w:ascii="Georgia" w:hAnsi="Georgia"/>
          <w:sz w:val="28"/>
        </w:rPr>
      </w:pPr>
    </w:p>
    <w:p w14:paraId="79E37F2A" w14:textId="77777777" w:rsidR="004E1CF5" w:rsidRDefault="004E1CF5" w:rsidP="002A207E"/>
    <w:p w14:paraId="279262C6" w14:textId="77777777" w:rsidR="00A73DB2" w:rsidRDefault="00A73DB2" w:rsidP="002A207E">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35E40ACA"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087EBE74" w14:textId="77777777" w:rsidR="00A73DB2" w:rsidRPr="005A7C61" w:rsidRDefault="00A73DB2"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hAnsi="Georgia" w:cstheme="minorHAnsi"/>
          <w:sz w:val="18"/>
        </w:rPr>
      </w:pPr>
    </w:p>
    <w:p w14:paraId="015D1E2B" w14:textId="77777777" w:rsidR="00A73DB2" w:rsidRPr="006B1329" w:rsidRDefault="00930BD7" w:rsidP="00A0357C">
      <w:pPr>
        <w:pStyle w:val="ListParagraph"/>
        <w:spacing w:after="0" w:line="360" w:lineRule="auto"/>
        <w:jc w:val="both"/>
        <w:rPr>
          <w:rFonts w:ascii="Georgia" w:hAnsi="Georgia"/>
          <w:sz w:val="28"/>
        </w:rPr>
      </w:pPr>
      <w:r>
        <w:rPr>
          <w:rFonts w:ascii="Georgia" w:hAnsi="Georgia" w:cstheme="minorHAnsi"/>
          <w:sz w:val="20"/>
        </w:rPr>
        <w:t>8</w:t>
      </w:r>
      <w:r w:rsidR="00A0357C">
        <w:rPr>
          <w:rFonts w:ascii="Georgia" w:hAnsi="Georgia" w:cstheme="minorHAnsi"/>
          <w:sz w:val="20"/>
        </w:rPr>
        <w:t xml:space="preserve">  </w:t>
      </w:r>
      <w:r w:rsidR="00A73DB2">
        <w:rPr>
          <w:rFonts w:ascii="Georgia" w:hAnsi="Georgia" w:cstheme="minorHAnsi"/>
          <w:sz w:val="20"/>
        </w:rPr>
        <w:t xml:space="preserve">En el </w:t>
      </w:r>
      <w:proofErr w:type="spellStart"/>
      <w:r w:rsidR="00A73DB2">
        <w:rPr>
          <w:rFonts w:ascii="Georgia" w:hAnsi="Georgia" w:cstheme="minorHAnsi"/>
          <w:sz w:val="20"/>
        </w:rPr>
        <w:t>dataset</w:t>
      </w:r>
      <w:proofErr w:type="spellEnd"/>
      <w:r w:rsidR="00A73DB2">
        <w:rPr>
          <w:rFonts w:ascii="Georgia" w:hAnsi="Georgia" w:cstheme="minorHAnsi"/>
          <w:sz w:val="20"/>
        </w:rPr>
        <w:t xml:space="preserve"> de entrada, el volumen datos analizados se basa en un fichero con formato CSV, que cuenta con un total de 4032 filas y 419 columnas.  Las filas corresponden con las medidas tomadas (14 días, las 24 horas del día, cada 5 minutos), mientras que las columnas se corresponden con cada uno de los diferentes sensores distribuidos por las zonas diferenciadas a lo largo de las tres plantas del edificio. Existen, además, otros ficheros CVS con</w:t>
      </w:r>
      <w:r w:rsidR="00A73DB2" w:rsidRPr="006B1329">
        <w:rPr>
          <w:rFonts w:ascii="Georgia" w:hAnsi="Georgia" w:cstheme="minorHAnsi"/>
          <w:sz w:val="20"/>
        </w:rPr>
        <w:t xml:space="preserve"> </w:t>
      </w:r>
      <w:r w:rsidR="00A73DB2">
        <w:rPr>
          <w:rFonts w:ascii="Georgia" w:hAnsi="Georgia" w:cstheme="minorHAnsi"/>
          <w:sz w:val="20"/>
        </w:rPr>
        <w:t xml:space="preserve">medidas de la concentración de </w:t>
      </w:r>
      <w:proofErr w:type="spellStart"/>
      <w:r w:rsidR="00A73DB2">
        <w:rPr>
          <w:rFonts w:ascii="Georgia" w:hAnsi="Georgia" w:cstheme="minorHAnsi"/>
          <w:sz w:val="20"/>
        </w:rPr>
        <w:t>Hazium</w:t>
      </w:r>
      <w:proofErr w:type="spellEnd"/>
      <w:r w:rsidR="00A73DB2">
        <w:rPr>
          <w:rFonts w:ascii="Georgia" w:hAnsi="Georgia" w:cstheme="minorHAnsi"/>
          <w:sz w:val="20"/>
        </w:rPr>
        <w:t xml:space="preserve"> (sólo tiene dos columnas), así como datos informativos sobre el propio edificio.</w:t>
      </w:r>
    </w:p>
    <w:p w14:paraId="6C5B09AC" w14:textId="77777777" w:rsidR="00A73DB2" w:rsidRDefault="00A73DB2" w:rsidP="002A207E">
      <w:pPr>
        <w:rPr>
          <w:rFonts w:ascii="Georgia" w:hAnsi="Georgia"/>
        </w:rPr>
      </w:pPr>
    </w:p>
    <w:p w14:paraId="7B8EF235" w14:textId="77777777" w:rsidR="0072202E" w:rsidRDefault="0072202E" w:rsidP="002A207E">
      <w:pPr>
        <w:rPr>
          <w:rFonts w:ascii="Georgia" w:hAnsi="Georgia"/>
        </w:rPr>
      </w:pPr>
    </w:p>
    <w:p w14:paraId="35EEE832" w14:textId="77777777" w:rsidR="0072202E" w:rsidRDefault="0072202E" w:rsidP="002A207E">
      <w:pPr>
        <w:pStyle w:val="Heading2"/>
      </w:pPr>
      <w:bookmarkStart w:id="129" w:name="_Toc488444273"/>
      <w:r>
        <w:lastRenderedPageBreak/>
        <w:t>Hipótesis de Trabajo</w:t>
      </w:r>
      <w:bookmarkEnd w:id="129"/>
    </w:p>
    <w:p w14:paraId="294E9344" w14:textId="77777777" w:rsidR="0072202E" w:rsidRPr="0072202E" w:rsidRDefault="0072202E" w:rsidP="0072202E"/>
    <w:p w14:paraId="46746E05" w14:textId="77777777" w:rsidR="00A73DB2" w:rsidRDefault="00A73DB2" w:rsidP="0072202E">
      <w:pPr>
        <w:pStyle w:val="Heading3"/>
      </w:pPr>
      <w:bookmarkStart w:id="130" w:name="_Toc488444274"/>
      <w:r>
        <w:t>Fases del proceso</w:t>
      </w:r>
      <w:bookmarkEnd w:id="130"/>
    </w:p>
    <w:p w14:paraId="7BAD993E" w14:textId="77777777" w:rsidR="00A73DB2" w:rsidRPr="0041696F" w:rsidRDefault="00A73DB2" w:rsidP="0072202E">
      <w:pPr>
        <w:spacing w:after="0"/>
      </w:pPr>
    </w:p>
    <w:p w14:paraId="4DDCE126" w14:textId="77777777" w:rsidR="00A73DB2" w:rsidRPr="00952B1D" w:rsidRDefault="00A73DB2" w:rsidP="002A207E">
      <w:pPr>
        <w:rPr>
          <w:rFonts w:ascii="Georgia" w:hAnsi="Georgia"/>
        </w:rPr>
      </w:pPr>
      <w:r w:rsidRPr="00952B1D">
        <w:rPr>
          <w:rFonts w:ascii="Georgia" w:hAnsi="Georgia"/>
        </w:rPr>
        <w:t xml:space="preserve">A continuación, se describen las fases </w:t>
      </w:r>
      <w:r>
        <w:rPr>
          <w:rFonts w:ascii="Georgia" w:hAnsi="Georgia"/>
        </w:rPr>
        <w:t>que componen el trabajo llevado a cabo:</w:t>
      </w:r>
    </w:p>
    <w:p w14:paraId="2DB651F0" w14:textId="77777777" w:rsidR="00A73DB2" w:rsidRDefault="00A73DB2" w:rsidP="002A207E">
      <w:pPr>
        <w:rPr>
          <w:rFonts w:ascii="Georgia" w:hAnsi="Georgia"/>
        </w:rPr>
      </w:pPr>
      <w:r w:rsidRPr="00952B1D">
        <w:rPr>
          <w:rFonts w:ascii="Georgia" w:hAnsi="Georgia"/>
        </w:rPr>
        <w:t>En primer lugar, se han tratado los datos de entrada (</w:t>
      </w:r>
      <w:proofErr w:type="spellStart"/>
      <w:r w:rsidRPr="00952B1D">
        <w:rPr>
          <w:rFonts w:ascii="Georgia" w:hAnsi="Georgia"/>
        </w:rPr>
        <w:t>dataset</w:t>
      </w:r>
      <w:proofErr w:type="spellEnd"/>
      <w:r w:rsidRPr="00952B1D">
        <w:rPr>
          <w:rFonts w:ascii="Georgia" w:hAnsi="Georgia"/>
        </w:rPr>
        <w:t xml:space="preserve">). </w:t>
      </w:r>
      <w:r>
        <w:rPr>
          <w:rFonts w:ascii="Georgia" w:hAnsi="Georgia"/>
        </w:rPr>
        <w:t xml:space="preserve"> </w:t>
      </w:r>
      <w:r w:rsidRPr="00952B1D">
        <w:rPr>
          <w:rFonts w:ascii="Georgia" w:hAnsi="Georgia"/>
        </w:rPr>
        <w:t>Dado el volumen</w:t>
      </w:r>
      <w:r>
        <w:rPr>
          <w:rFonts w:ascii="Georgia" w:hAnsi="Georgia"/>
        </w:rPr>
        <w:t xml:space="preserve"> que presentaba el fichero,  se decidió separar los valores que correspondiesen a la misma variable (medida del sensor), y agruparlos por planta; por ejemplo, si queremos analizar la potencia de luz en el edificio, vemos qué columnas del fichero de entrada tienen esos valores y así puedo realizar tareas de Data </w:t>
      </w:r>
      <w:proofErr w:type="spellStart"/>
      <w:r>
        <w:rPr>
          <w:rFonts w:ascii="Georgia" w:hAnsi="Georgia"/>
        </w:rPr>
        <w:t>Mining</w:t>
      </w:r>
      <w:proofErr w:type="spellEnd"/>
      <w:r>
        <w:rPr>
          <w:rFonts w:ascii="Georgia" w:hAnsi="Georgia"/>
        </w:rPr>
        <w:t xml:space="preserve"> sobre ellos. </w:t>
      </w:r>
    </w:p>
    <w:p w14:paraId="46722394" w14:textId="77777777" w:rsidR="00A73DB2" w:rsidRDefault="00A73DB2" w:rsidP="002A207E">
      <w:pPr>
        <w:rPr>
          <w:rFonts w:ascii="Georgia" w:hAnsi="Georgia"/>
        </w:rPr>
      </w:pPr>
      <w:r>
        <w:rPr>
          <w:rFonts w:ascii="Georgia" w:hAnsi="Georgia"/>
        </w:rPr>
        <w:t xml:space="preserve">Ha sido de gran utilidad aplicar conocimientos de Shell Scripting en un emulador de entorno UNIX instalado en local en mi PC. En mi opinión, el uso de bucles tipo </w:t>
      </w:r>
      <w:proofErr w:type="spellStart"/>
      <w:r w:rsidRPr="006247D8">
        <w:rPr>
          <w:rFonts w:ascii="Georgia" w:hAnsi="Georgia"/>
          <w:i/>
        </w:rPr>
        <w:t>for</w:t>
      </w:r>
      <w:proofErr w:type="spellEnd"/>
      <w:r>
        <w:rPr>
          <w:rFonts w:ascii="Georgia" w:hAnsi="Georgia"/>
        </w:rPr>
        <w:t xml:space="preserve"> y </w:t>
      </w:r>
      <w:proofErr w:type="spellStart"/>
      <w:r w:rsidRPr="006247D8">
        <w:rPr>
          <w:rFonts w:ascii="Georgia" w:hAnsi="Georgia"/>
          <w:i/>
        </w:rPr>
        <w:t>while</w:t>
      </w:r>
      <w:proofErr w:type="spellEnd"/>
      <w:r>
        <w:rPr>
          <w:rFonts w:ascii="Georgia" w:hAnsi="Georgia"/>
        </w:rPr>
        <w:t xml:space="preserve"> es la forma más eficaz  de generalizar los comandos aplicados sobre una columna a todas las columnas que se quieran seleccionar en cada momento. </w:t>
      </w:r>
    </w:p>
    <w:p w14:paraId="23CBB1DE" w14:textId="77777777" w:rsidR="00A73DB2" w:rsidRDefault="00A73DB2" w:rsidP="002A207E">
      <w:pPr>
        <w:rPr>
          <w:rFonts w:ascii="Georgia" w:hAnsi="Georgia"/>
        </w:rPr>
      </w:pPr>
      <w:r>
        <w:rPr>
          <w:rFonts w:ascii="Georgia" w:hAnsi="Georgia"/>
        </w:rPr>
        <w:t>Todo el trabajo se ha desarrollado en un entorno de programación R, mediante el uso de librer</w:t>
      </w:r>
      <w:r w:rsidR="0072202E">
        <w:rPr>
          <w:rFonts w:ascii="Georgia" w:hAnsi="Georgia"/>
        </w:rPr>
        <w:t xml:space="preserve">ías específicas de data </w:t>
      </w:r>
      <w:proofErr w:type="spellStart"/>
      <w:r w:rsidR="0072202E">
        <w:rPr>
          <w:rFonts w:ascii="Georgia" w:hAnsi="Georgia"/>
        </w:rPr>
        <w:t>Mining</w:t>
      </w:r>
      <w:proofErr w:type="spellEnd"/>
      <w:r w:rsidR="0072202E">
        <w:rPr>
          <w:rFonts w:ascii="Georgia" w:hAnsi="Georgia"/>
        </w:rPr>
        <w:t xml:space="preserve"> </w:t>
      </w:r>
      <w:r>
        <w:rPr>
          <w:rFonts w:ascii="Georgia" w:hAnsi="Georgia"/>
        </w:rPr>
        <w:t>(</w:t>
      </w:r>
      <w:proofErr w:type="spellStart"/>
      <w:r>
        <w:rPr>
          <w:rFonts w:ascii="Georgia" w:hAnsi="Georgia"/>
        </w:rPr>
        <w:t>Reshape</w:t>
      </w:r>
      <w:proofErr w:type="spellEnd"/>
      <w:r>
        <w:rPr>
          <w:rFonts w:ascii="Georgia" w:hAnsi="Georgia"/>
        </w:rPr>
        <w:t xml:space="preserve">, ggplot2  o </w:t>
      </w:r>
      <w:proofErr w:type="spellStart"/>
      <w:r>
        <w:rPr>
          <w:rFonts w:ascii="Georgia" w:hAnsi="Georgia"/>
        </w:rPr>
        <w:t>plotly</w:t>
      </w:r>
      <w:proofErr w:type="spellEnd"/>
      <w:r>
        <w:rPr>
          <w:rFonts w:ascii="Georgia" w:hAnsi="Georgia"/>
        </w:rPr>
        <w:t>…), así como di</w:t>
      </w:r>
      <w:r w:rsidR="0072202E">
        <w:rPr>
          <w:rFonts w:ascii="Georgia" w:hAnsi="Georgia"/>
        </w:rPr>
        <w:t>versas funciones (</w:t>
      </w:r>
      <w:proofErr w:type="spellStart"/>
      <w:r w:rsidR="0072202E">
        <w:rPr>
          <w:rFonts w:ascii="Georgia" w:hAnsi="Georgia"/>
        </w:rPr>
        <w:t>Cast</w:t>
      </w:r>
      <w:proofErr w:type="spellEnd"/>
      <w:r w:rsidR="0072202E">
        <w:rPr>
          <w:rFonts w:ascii="Georgia" w:hAnsi="Georgia"/>
        </w:rPr>
        <w:t xml:space="preserve">, </w:t>
      </w:r>
      <w:proofErr w:type="spellStart"/>
      <w:r w:rsidR="0072202E">
        <w:rPr>
          <w:rFonts w:ascii="Georgia" w:hAnsi="Georgia"/>
        </w:rPr>
        <w:t>Melt</w:t>
      </w:r>
      <w:proofErr w:type="spellEnd"/>
      <w:r w:rsidR="0072202E">
        <w:rPr>
          <w:rFonts w:ascii="Georgia" w:hAnsi="Georgia"/>
        </w:rPr>
        <w:t xml:space="preserve">, </w:t>
      </w:r>
      <w:proofErr w:type="spellStart"/>
      <w:r>
        <w:rPr>
          <w:rFonts w:ascii="Georgia" w:hAnsi="Georgia"/>
        </w:rPr>
        <w:t>hclust</w:t>
      </w:r>
      <w:proofErr w:type="spellEnd"/>
      <w:r>
        <w:rPr>
          <w:rFonts w:ascii="Georgia" w:hAnsi="Georgia"/>
        </w:rPr>
        <w:t xml:space="preserve">, </w:t>
      </w:r>
      <w:proofErr w:type="spellStart"/>
      <w:r>
        <w:rPr>
          <w:rFonts w:ascii="Georgia" w:hAnsi="Georgia"/>
        </w:rPr>
        <w:t>facet_wrap</w:t>
      </w:r>
      <w:proofErr w:type="spellEnd"/>
      <w:r>
        <w:rPr>
          <w:rFonts w:ascii="Georgia" w:hAnsi="Georgia"/>
        </w:rPr>
        <w:t>…), cada una con su funcionalidad.</w:t>
      </w:r>
    </w:p>
    <w:p w14:paraId="587367F7" w14:textId="77777777" w:rsidR="00A73DB2" w:rsidRDefault="00A73DB2" w:rsidP="002A207E">
      <w:pPr>
        <w:rPr>
          <w:rFonts w:ascii="Georgia" w:hAnsi="Georgia"/>
        </w:rPr>
      </w:pPr>
      <w:r>
        <w:rPr>
          <w:rFonts w:ascii="Georgia" w:hAnsi="Georgia"/>
        </w:rPr>
        <w:t xml:space="preserve">Respecto a la visualización de resultados, se ha optado por representar en gráficos, ya sean individuales o colectivos en un solo panel, o bien, basado en técnicas de </w:t>
      </w:r>
      <w:proofErr w:type="spellStart"/>
      <w:r>
        <w:rPr>
          <w:rFonts w:ascii="Georgia" w:hAnsi="Georgia"/>
        </w:rPr>
        <w:t>Clustering</w:t>
      </w:r>
      <w:proofErr w:type="spellEnd"/>
      <w:r>
        <w:rPr>
          <w:rFonts w:ascii="Georgia" w:hAnsi="Georgia"/>
        </w:rPr>
        <w:t xml:space="preserve">, mediante la representación en </w:t>
      </w:r>
      <w:proofErr w:type="spellStart"/>
      <w:r>
        <w:rPr>
          <w:rFonts w:ascii="Georgia" w:hAnsi="Georgia"/>
        </w:rPr>
        <w:t>dendrogramas</w:t>
      </w:r>
      <w:proofErr w:type="spellEnd"/>
      <w:r>
        <w:rPr>
          <w:rFonts w:ascii="Georgia" w:hAnsi="Georgia"/>
        </w:rPr>
        <w:t>; Ambas técnicas han posibilitado la interpretación de los resultados obtenidos (ver capítulo de conclusiones).</w:t>
      </w:r>
    </w:p>
    <w:p w14:paraId="5E685229" w14:textId="77777777" w:rsidR="004E1CF5" w:rsidRDefault="004E1CF5" w:rsidP="002A207E">
      <w:pPr>
        <w:rPr>
          <w:rFonts w:ascii="Georgia" w:hAnsi="Georgia"/>
        </w:rPr>
      </w:pPr>
    </w:p>
    <w:p w14:paraId="6324CA28" w14:textId="77777777" w:rsidR="00A73DB2" w:rsidRDefault="0072202E" w:rsidP="0072202E">
      <w:pPr>
        <w:pStyle w:val="Heading3"/>
      </w:pPr>
      <w:bookmarkStart w:id="131" w:name="_Toc488444275"/>
      <w:r>
        <w:t>A</w:t>
      </w:r>
      <w:r w:rsidR="00A73DB2">
        <w:t>nálisis de ficheros</w:t>
      </w:r>
      <w:bookmarkEnd w:id="131"/>
      <w:r w:rsidR="00A73DB2">
        <w:t xml:space="preserve"> </w:t>
      </w:r>
    </w:p>
    <w:p w14:paraId="156C4384" w14:textId="77777777" w:rsidR="0072202E" w:rsidRDefault="0072202E" w:rsidP="002A207E">
      <w:pPr>
        <w:rPr>
          <w:rFonts w:ascii="Georgia" w:hAnsi="Georgia"/>
        </w:rPr>
      </w:pPr>
    </w:p>
    <w:p w14:paraId="7566D067" w14:textId="77777777" w:rsidR="00A73DB2" w:rsidRDefault="00A73DB2" w:rsidP="002A207E">
      <w:pPr>
        <w:rPr>
          <w:rFonts w:ascii="Georgia" w:hAnsi="Georgia"/>
        </w:rPr>
      </w:pPr>
      <w:r>
        <w:rPr>
          <w:rFonts w:ascii="Georgia" w:hAnsi="Georgia"/>
        </w:rPr>
        <w:t>Como analistas de datos, se nos pide realizar una determinada tarea relacionada con el análisis de datos, para lo cual, se nos ha entregado un conjunto de datos (</w:t>
      </w:r>
      <w:proofErr w:type="spellStart"/>
      <w:r>
        <w:rPr>
          <w:rFonts w:ascii="Georgia" w:hAnsi="Georgia"/>
        </w:rPr>
        <w:t>dataset</w:t>
      </w:r>
      <w:proofErr w:type="spellEnd"/>
      <w:r>
        <w:rPr>
          <w:rFonts w:ascii="Georgia" w:hAnsi="Georgia"/>
        </w:rPr>
        <w:t xml:space="preserve"> de entrada), en este caso, extraído en formato CSV. </w:t>
      </w:r>
    </w:p>
    <w:p w14:paraId="0455FB21" w14:textId="77777777" w:rsidR="0072202E" w:rsidRDefault="00A73DB2" w:rsidP="002A207E">
      <w:pPr>
        <w:rPr>
          <w:rFonts w:ascii="Georgia" w:hAnsi="Georgia"/>
        </w:rPr>
      </w:pPr>
      <w:r>
        <w:rPr>
          <w:rFonts w:ascii="Georgia" w:hAnsi="Georgia"/>
        </w:rPr>
        <w:t xml:space="preserve">Dicho conjunto de datos, no sólo contiene los valores que han medido los sensores ubicados en el edificio de oficinas, sino que sirve como descripción del escenario que se va a analizar; se describe mediante planos las distintas zonas que componen cada planta del edificio, así como la descripción de cada columna, indicando qué parámetro se mide en cada caso. </w:t>
      </w:r>
    </w:p>
    <w:p w14:paraId="718FD044" w14:textId="77777777" w:rsidR="0072202E" w:rsidRDefault="0072202E" w:rsidP="002A207E">
      <w:pPr>
        <w:rPr>
          <w:rFonts w:ascii="Georgia" w:hAnsi="Georgia"/>
        </w:rPr>
      </w:pPr>
    </w:p>
    <w:p w14:paraId="3535B225" w14:textId="77777777" w:rsidR="00A73DB2" w:rsidRDefault="00A73DB2" w:rsidP="002A207E">
      <w:pPr>
        <w:rPr>
          <w:rFonts w:ascii="Georgia" w:hAnsi="Georgia"/>
        </w:rPr>
      </w:pPr>
      <w:r>
        <w:rPr>
          <w:rFonts w:ascii="Georgia" w:hAnsi="Georgia"/>
        </w:rPr>
        <w:lastRenderedPageBreak/>
        <w:t xml:space="preserve">Con toda esa información, se ha optado por el cruce de ciertas medidas, ya que analizando la relación entre valores a priori inconexos, se puede verificar la interpretación que se haya dado con anterioridad. </w:t>
      </w:r>
    </w:p>
    <w:p w14:paraId="68000F94" w14:textId="77777777" w:rsidR="00A73DB2" w:rsidRDefault="00A73DB2" w:rsidP="002A207E">
      <w:pPr>
        <w:rPr>
          <w:rFonts w:ascii="Georgia" w:hAnsi="Georgia"/>
        </w:rPr>
      </w:pPr>
      <w:r>
        <w:rPr>
          <w:rFonts w:ascii="Georgia" w:hAnsi="Georgia"/>
        </w:rPr>
        <w:t xml:space="preserve">Obviamente, por el volumen tratado en los ficheros, dado que el objetivo final es la detección de anomalías, se ha estudiado aquellos parámetros que resultaran más convenientes a la hora de obtener conclusiones.  </w:t>
      </w:r>
    </w:p>
    <w:p w14:paraId="65628E4F" w14:textId="77777777" w:rsidR="00A73DB2" w:rsidRDefault="00A73DB2" w:rsidP="002A207E">
      <w:pPr>
        <w:rPr>
          <w:rFonts w:ascii="Georgia" w:hAnsi="Georgia"/>
        </w:rPr>
      </w:pPr>
      <w:r>
        <w:rPr>
          <w:rFonts w:ascii="Georgia" w:hAnsi="Georgia"/>
        </w:rPr>
        <w:t xml:space="preserve">Se ha trabajado bajo la hipótesis de que este tipo de análisis global, va a generar un conocimiento sobre los datos, que es lo que nos va a permitir detectar aquellos comportamientos que resulten atípicos, es decir, las anomalías más significativas, que era nuestro objetivo marcado desde el primer momento. </w:t>
      </w:r>
    </w:p>
    <w:p w14:paraId="10FA5BF9" w14:textId="77777777" w:rsidR="004E1CF5" w:rsidRDefault="004E1CF5" w:rsidP="002A207E">
      <w:pPr>
        <w:rPr>
          <w:rFonts w:ascii="Georgia" w:hAnsi="Georgia"/>
        </w:rPr>
      </w:pPr>
    </w:p>
    <w:p w14:paraId="6FA708D1" w14:textId="77777777" w:rsidR="004E1CF5" w:rsidRDefault="004E1CF5" w:rsidP="002A207E">
      <w:pPr>
        <w:rPr>
          <w:rFonts w:ascii="Georgia" w:hAnsi="Georgia"/>
        </w:rPr>
      </w:pPr>
    </w:p>
    <w:p w14:paraId="760A1DF4" w14:textId="77777777" w:rsidR="00A73DB2" w:rsidRPr="00314856" w:rsidRDefault="00A73DB2" w:rsidP="0072202E">
      <w:pPr>
        <w:pStyle w:val="Heading3"/>
      </w:pPr>
      <w:bookmarkStart w:id="132" w:name="_Toc488444276"/>
      <w:r w:rsidRPr="00314856">
        <w:t xml:space="preserve">Formato de las Columnas </w:t>
      </w:r>
      <w:r>
        <w:t>y Mapas del edificio</w:t>
      </w:r>
      <w:bookmarkEnd w:id="132"/>
    </w:p>
    <w:p w14:paraId="7D2C065C" w14:textId="77777777" w:rsidR="00A73DB2" w:rsidRPr="00697647" w:rsidRDefault="00A73DB2" w:rsidP="002A207E">
      <w:pPr>
        <w:spacing w:after="0"/>
        <w:rPr>
          <w:rFonts w:ascii="Georgia" w:hAnsi="Georgia"/>
          <w:sz w:val="16"/>
          <w:szCs w:val="18"/>
          <w:lang w:val="es-ES"/>
        </w:rPr>
      </w:pPr>
    </w:p>
    <w:p w14:paraId="1CFCE6D8" w14:textId="77777777" w:rsidR="00A73DB2" w:rsidRPr="00697647" w:rsidRDefault="00A73DB2" w:rsidP="002A207E">
      <w:pPr>
        <w:spacing w:after="0"/>
        <w:rPr>
          <w:rFonts w:ascii="Georgia" w:hAnsi="Georgia"/>
          <w:sz w:val="16"/>
          <w:szCs w:val="18"/>
          <w:lang w:val="es-ES"/>
        </w:rPr>
      </w:pPr>
    </w:p>
    <w:p w14:paraId="2D30A3D8" w14:textId="77777777" w:rsidR="00A73DB2" w:rsidRDefault="00A73DB2" w:rsidP="002A207E">
      <w:pPr>
        <w:spacing w:after="0"/>
        <w:rPr>
          <w:rFonts w:ascii="Georgia" w:hAnsi="Georgia"/>
          <w:sz w:val="16"/>
          <w:szCs w:val="18"/>
          <w:lang w:val="es-ES"/>
        </w:rPr>
      </w:pPr>
    </w:p>
    <w:p w14:paraId="3E0A51DD" w14:textId="77777777" w:rsidR="00A73DB2" w:rsidRDefault="00A73DB2" w:rsidP="002A207E">
      <w:pPr>
        <w:spacing w:after="0"/>
        <w:rPr>
          <w:rFonts w:ascii="Georgia" w:hAnsi="Georgia"/>
        </w:rPr>
      </w:pPr>
      <w:r>
        <w:rPr>
          <w:rFonts w:ascii="Georgia" w:hAnsi="Georgia"/>
        </w:rPr>
        <w:t xml:space="preserve">Los campos tienen un formato concreto de nomenclatura. Es equivalente en todas las columnas del fichero, por lo que para explicarlo, utilizamos como ejemplo el fichero de </w:t>
      </w:r>
      <w:proofErr w:type="spellStart"/>
      <w:r w:rsidRPr="00FA77F7">
        <w:rPr>
          <w:rFonts w:ascii="Georgia" w:hAnsi="Georgia"/>
          <w:i/>
        </w:rPr>
        <w:t>Hazium</w:t>
      </w:r>
      <w:proofErr w:type="spellEnd"/>
      <w:r>
        <w:rPr>
          <w:rFonts w:ascii="Georgia" w:hAnsi="Georgia"/>
        </w:rPr>
        <w:t>, una sustancia potencialmente peligrosa en concentraciones elevadas, que exige vigilar su presencia en el edificio.</w:t>
      </w:r>
    </w:p>
    <w:p w14:paraId="2CF34E33" w14:textId="77777777" w:rsidR="00A73DB2" w:rsidRDefault="00A73DB2" w:rsidP="002A207E">
      <w:pPr>
        <w:spacing w:after="0"/>
        <w:rPr>
          <w:rFonts w:ascii="Georgia" w:hAnsi="Georgia"/>
        </w:rPr>
      </w:pPr>
    </w:p>
    <w:p w14:paraId="0D0BB5E0" w14:textId="77777777" w:rsidR="00A73DB2" w:rsidRDefault="00A73DB2" w:rsidP="002A207E">
      <w:pPr>
        <w:spacing w:after="0"/>
        <w:rPr>
          <w:rFonts w:ascii="Georgia" w:hAnsi="Georgia"/>
        </w:rPr>
      </w:pPr>
      <w:r>
        <w:rPr>
          <w:rFonts w:ascii="Georgia" w:hAnsi="Georgia"/>
        </w:rPr>
        <w:t>Los diferentes sensores no están en todas las zonas del edificio, sino que se distribuyen por determinadas áreas, aquellas que se han considerado necesarias para tener un sistema completo de monitorización.</w:t>
      </w:r>
    </w:p>
    <w:p w14:paraId="154D0075" w14:textId="77777777" w:rsidR="00A73DB2" w:rsidRDefault="00A73DB2" w:rsidP="002A207E">
      <w:pPr>
        <w:spacing w:after="0"/>
        <w:rPr>
          <w:rFonts w:ascii="Georgia" w:hAnsi="Georgia"/>
        </w:rPr>
      </w:pPr>
    </w:p>
    <w:p w14:paraId="4617572E" w14:textId="77777777" w:rsidR="00A73DB2" w:rsidRDefault="00A73DB2" w:rsidP="002A207E">
      <w:pPr>
        <w:spacing w:after="0"/>
        <w:rPr>
          <w:rFonts w:ascii="Georgia" w:hAnsi="Georgia"/>
        </w:rPr>
      </w:pPr>
      <w:r>
        <w:rPr>
          <w:rFonts w:ascii="Georgia" w:hAnsi="Georgia"/>
        </w:rPr>
        <w:t>La nomenclatura utilizada nos indica la ubicación del edificio en el que se ha medido esa v</w:t>
      </w:r>
      <w:r w:rsidR="00E16637">
        <w:rPr>
          <w:rFonts w:ascii="Georgia" w:hAnsi="Georgia"/>
        </w:rPr>
        <w:t>ariable (</w:t>
      </w:r>
      <w:proofErr w:type="spellStart"/>
      <w:r w:rsidR="00E16637">
        <w:rPr>
          <w:rFonts w:ascii="Georgia" w:hAnsi="Georgia"/>
        </w:rPr>
        <w:t>Hazium</w:t>
      </w:r>
      <w:proofErr w:type="spellEnd"/>
      <w:r w:rsidR="00E16637">
        <w:rPr>
          <w:rFonts w:ascii="Georgia" w:hAnsi="Georgia"/>
        </w:rPr>
        <w:t xml:space="preserve"> en este caso): por </w:t>
      </w:r>
      <w:r w:rsidRPr="00FA77F7">
        <w:rPr>
          <w:rFonts w:ascii="Georgia" w:hAnsi="Georgia"/>
          <w:lang w:val="es-ES"/>
        </w:rPr>
        <w:t xml:space="preserve">ejemplo  </w:t>
      </w:r>
      <w:r w:rsidRPr="00710629">
        <w:rPr>
          <w:rFonts w:ascii="Georgia" w:hAnsi="Georgia"/>
          <w:i/>
          <w:lang w:val="es-ES"/>
        </w:rPr>
        <w:t xml:space="preserve">F_1_Z_1: </w:t>
      </w:r>
      <w:proofErr w:type="spellStart"/>
      <w:r w:rsidRPr="00710629">
        <w:rPr>
          <w:rFonts w:ascii="Georgia" w:hAnsi="Georgia"/>
          <w:i/>
          <w:lang w:val="es-ES"/>
        </w:rPr>
        <w:t>Hazium</w:t>
      </w:r>
      <w:proofErr w:type="spellEnd"/>
      <w:r w:rsidRPr="00710629">
        <w:rPr>
          <w:rFonts w:ascii="Georgia" w:hAnsi="Georgia"/>
          <w:i/>
          <w:lang w:val="es-ES"/>
        </w:rPr>
        <w:t xml:space="preserve"> </w:t>
      </w:r>
      <w:proofErr w:type="spellStart"/>
      <w:r w:rsidRPr="00710629">
        <w:rPr>
          <w:rFonts w:ascii="Georgia" w:hAnsi="Georgia"/>
          <w:i/>
          <w:lang w:val="es-ES"/>
        </w:rPr>
        <w:t>Concentration</w:t>
      </w:r>
      <w:proofErr w:type="spellEnd"/>
      <w:r w:rsidRPr="00710629">
        <w:rPr>
          <w:rFonts w:ascii="Georgia" w:hAnsi="Georgia"/>
          <w:lang w:val="es-ES"/>
        </w:rPr>
        <w:t xml:space="preserve"> </w:t>
      </w:r>
      <w:r w:rsidRPr="00FA77F7">
        <w:rPr>
          <w:rFonts w:ascii="Georgia" w:hAnsi="Georgia"/>
          <w:lang w:val="es-ES"/>
        </w:rPr>
        <w:t xml:space="preserve">significa que el </w:t>
      </w:r>
      <w:r w:rsidR="0069756D" w:rsidRPr="00FA77F7">
        <w:rPr>
          <w:rFonts w:ascii="Georgia" w:hAnsi="Georgia"/>
          <w:lang w:val="es-ES"/>
        </w:rPr>
        <w:t>sensor</w:t>
      </w:r>
      <w:r w:rsidRPr="00FA77F7">
        <w:rPr>
          <w:rFonts w:ascii="Georgia" w:hAnsi="Georgia"/>
          <w:lang w:val="es-ES"/>
        </w:rPr>
        <w:t xml:space="preserve"> </w:t>
      </w:r>
      <w:r w:rsidRPr="00FA77F7">
        <w:rPr>
          <w:rFonts w:ascii="Georgia" w:hAnsi="Georgia"/>
        </w:rPr>
        <w:t xml:space="preserve">está en la Planta 1, en la zona 1 </w:t>
      </w:r>
      <w:r w:rsidRPr="00FA77F7">
        <w:rPr>
          <w:rFonts w:ascii="Georgia" w:hAnsi="Georgia"/>
          <w:lang w:val="es-ES"/>
        </w:rPr>
        <w:t xml:space="preserve"> </w:t>
      </w:r>
      <w:r w:rsidRPr="00FA77F7">
        <w:rPr>
          <w:rFonts w:ascii="Georgia" w:hAnsi="Georgia"/>
        </w:rPr>
        <w:t xml:space="preserve">(F = </w:t>
      </w:r>
      <w:proofErr w:type="spellStart"/>
      <w:r w:rsidRPr="00FA77F7">
        <w:rPr>
          <w:rFonts w:ascii="Georgia" w:hAnsi="Georgia"/>
          <w:lang w:val="es-ES"/>
        </w:rPr>
        <w:t>floor</w:t>
      </w:r>
      <w:proofErr w:type="spellEnd"/>
      <w:r w:rsidRPr="00FA77F7">
        <w:rPr>
          <w:rFonts w:ascii="Georgia" w:hAnsi="Georgia"/>
          <w:lang w:val="es-ES"/>
        </w:rPr>
        <w:t xml:space="preserve"> 1, </w:t>
      </w:r>
      <w:r w:rsidRPr="00FA77F7">
        <w:rPr>
          <w:rFonts w:ascii="Georgia" w:hAnsi="Georgia"/>
        </w:rPr>
        <w:t xml:space="preserve">Z = </w:t>
      </w:r>
      <w:proofErr w:type="spellStart"/>
      <w:r w:rsidRPr="00FA77F7">
        <w:rPr>
          <w:rFonts w:ascii="Georgia" w:hAnsi="Georgia"/>
          <w:lang w:val="es-ES"/>
        </w:rPr>
        <w:t>zone</w:t>
      </w:r>
      <w:proofErr w:type="spellEnd"/>
      <w:r>
        <w:rPr>
          <w:rFonts w:ascii="Georgia" w:hAnsi="Georgia"/>
        </w:rPr>
        <w:t xml:space="preserve">) y está midiendo la Concentración de </w:t>
      </w:r>
      <w:proofErr w:type="spellStart"/>
      <w:r>
        <w:rPr>
          <w:rFonts w:ascii="Georgia" w:hAnsi="Georgia"/>
        </w:rPr>
        <w:t>Hazium</w:t>
      </w:r>
      <w:proofErr w:type="spellEnd"/>
      <w:r>
        <w:rPr>
          <w:rFonts w:ascii="Georgia" w:hAnsi="Georgia"/>
        </w:rPr>
        <w:t xml:space="preserve"> en esa zona determinada. </w:t>
      </w:r>
    </w:p>
    <w:p w14:paraId="08784EEA" w14:textId="77777777" w:rsidR="00A73DB2" w:rsidRDefault="00A73DB2" w:rsidP="002A207E">
      <w:pPr>
        <w:spacing w:after="0"/>
        <w:rPr>
          <w:rFonts w:ascii="Georgia" w:hAnsi="Georgia"/>
        </w:rPr>
      </w:pPr>
    </w:p>
    <w:p w14:paraId="0A781A43" w14:textId="77777777" w:rsidR="004E1CF5" w:rsidRDefault="004E1CF5" w:rsidP="002A207E">
      <w:pPr>
        <w:jc w:val="left"/>
        <w:rPr>
          <w:rFonts w:ascii="Georgia" w:hAnsi="Georgia"/>
        </w:rPr>
      </w:pPr>
      <w:r>
        <w:rPr>
          <w:rFonts w:ascii="Georgia" w:hAnsi="Georgia"/>
        </w:rPr>
        <w:br w:type="page"/>
      </w:r>
    </w:p>
    <w:p w14:paraId="3C94391B" w14:textId="77777777" w:rsidR="00A73DB2" w:rsidRDefault="00A73DB2" w:rsidP="002A207E">
      <w:pPr>
        <w:spacing w:after="0"/>
        <w:rPr>
          <w:rFonts w:ascii="Georgia" w:hAnsi="Georgia"/>
        </w:rPr>
      </w:pPr>
    </w:p>
    <w:p w14:paraId="1D5FA690" w14:textId="77777777" w:rsidR="00A73DB2" w:rsidRDefault="00A73DB2" w:rsidP="002A207E">
      <w:pPr>
        <w:spacing w:after="0"/>
        <w:rPr>
          <w:rFonts w:ascii="Georgia" w:hAnsi="Georgia"/>
        </w:rPr>
      </w:pPr>
      <w:r>
        <w:rPr>
          <w:rFonts w:ascii="Georgia" w:hAnsi="Georgia"/>
        </w:rPr>
        <w:t>A partir de la información contenida en los ficheros de Mapas, podemos de forma visual, saber dónde está dicho sensor. Para la planta 1 sería la zona indicada:</w:t>
      </w:r>
    </w:p>
    <w:p w14:paraId="7985AF69" w14:textId="77777777" w:rsidR="004E1CF5" w:rsidRDefault="004E1CF5" w:rsidP="002A207E">
      <w:pPr>
        <w:spacing w:after="0"/>
        <w:rPr>
          <w:rFonts w:ascii="Georgia" w:hAnsi="Georgia"/>
        </w:rPr>
      </w:pPr>
    </w:p>
    <w:p w14:paraId="18A74BD4" w14:textId="77777777" w:rsidR="00A73DB2" w:rsidRDefault="00A73DB2" w:rsidP="002A207E">
      <w:pPr>
        <w:spacing w:after="0"/>
        <w:rPr>
          <w:rFonts w:ascii="Georgia" w:hAnsi="Georgia"/>
        </w:rPr>
      </w:pPr>
    </w:p>
    <w:p w14:paraId="6514C115" w14:textId="77777777" w:rsidR="00A73DB2" w:rsidRDefault="006864BA" w:rsidP="002A207E">
      <w:pPr>
        <w:spacing w:after="0"/>
        <w:rPr>
          <w:rFonts w:ascii="Georgia" w:hAnsi="Georgia"/>
        </w:rPr>
      </w:pPr>
      <w:r>
        <w:rPr>
          <w:rFonts w:asciiTheme="minorHAnsi" w:hAnsiTheme="minorHAnsi"/>
          <w:noProof/>
          <w:lang w:val="en-GB" w:eastAsia="en-GB"/>
        </w:rPr>
        <mc:AlternateContent>
          <mc:Choice Requires="wps">
            <w:drawing>
              <wp:anchor distT="0" distB="0" distL="114300" distR="114300" simplePos="0" relativeHeight="251688960" behindDoc="0" locked="0" layoutInCell="1" allowOverlap="1" wp14:anchorId="631184F6" wp14:editId="3226AA76">
                <wp:simplePos x="0" y="0"/>
                <wp:positionH relativeFrom="column">
                  <wp:posOffset>2584450</wp:posOffset>
                </wp:positionH>
                <wp:positionV relativeFrom="paragraph">
                  <wp:posOffset>145415</wp:posOffset>
                </wp:positionV>
                <wp:extent cx="2374265" cy="728345"/>
                <wp:effectExtent l="0" t="0" r="6985" b="0"/>
                <wp:wrapNone/>
                <wp:docPr id="297" name="30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4265" cy="728345"/>
                        </a:xfrm>
                        <a:prstGeom prst="rect">
                          <a:avLst/>
                        </a:prstGeom>
                      </wps:spPr>
                      <wps:style>
                        <a:lnRef idx="2">
                          <a:schemeClr val="dk1"/>
                        </a:lnRef>
                        <a:fillRef idx="1">
                          <a:schemeClr val="lt1"/>
                        </a:fillRef>
                        <a:effectRef idx="0">
                          <a:schemeClr val="dk1"/>
                        </a:effectRef>
                        <a:fontRef idx="minor">
                          <a:schemeClr val="dk1"/>
                        </a:fontRef>
                      </wps:style>
                      <wps:txbx>
                        <w:txbxContent>
                          <w:p w14:paraId="5D6577DD" w14:textId="77777777" w:rsidR="003026EC" w:rsidRPr="00294373" w:rsidRDefault="003026EC" w:rsidP="00A73DB2">
                            <w:pPr>
                              <w:spacing w:after="0"/>
                              <w:jc w:val="center"/>
                              <w:rPr>
                                <w:b/>
                                <w:i/>
                                <w:color w:val="1F497D" w:themeColor="text2"/>
                                <w:sz w:val="28"/>
                              </w:rPr>
                            </w:pPr>
                            <w:proofErr w:type="spellStart"/>
                            <w:r w:rsidRPr="00294373">
                              <w:rPr>
                                <w:b/>
                                <w:i/>
                                <w:color w:val="1F497D" w:themeColor="text2"/>
                                <w:sz w:val="28"/>
                              </w:rPr>
                              <w:t>Hazium</w:t>
                            </w:r>
                            <w:proofErr w:type="spellEnd"/>
                            <w:r w:rsidRPr="00294373">
                              <w:rPr>
                                <w:b/>
                                <w:i/>
                                <w:color w:val="1F497D" w:themeColor="text2"/>
                                <w:sz w:val="28"/>
                              </w:rPr>
                              <w:t xml:space="preserve"> </w:t>
                            </w:r>
                            <w:proofErr w:type="spellStart"/>
                            <w:r w:rsidRPr="00294373">
                              <w:rPr>
                                <w:b/>
                                <w:i/>
                                <w:color w:val="1F497D" w:themeColor="text2"/>
                                <w:sz w:val="28"/>
                              </w:rPr>
                              <w:t>Concentration</w:t>
                            </w:r>
                            <w:proofErr w:type="spellEnd"/>
                          </w:p>
                          <w:p w14:paraId="18B432D4" w14:textId="77777777" w:rsidR="003026EC" w:rsidRPr="00294373" w:rsidRDefault="003026EC" w:rsidP="00A73DB2">
                            <w:pPr>
                              <w:spacing w:after="0"/>
                              <w:jc w:val="center"/>
                              <w:rPr>
                                <w:b/>
                                <w:i/>
                                <w:color w:val="1F497D" w:themeColor="text2"/>
                                <w:sz w:val="40"/>
                              </w:rPr>
                            </w:pPr>
                            <w:r w:rsidRPr="00294373">
                              <w:rPr>
                                <w:b/>
                                <w:i/>
                                <w:color w:val="1F497D" w:themeColor="text2"/>
                                <w:sz w:val="40"/>
                              </w:rPr>
                              <w:t>Planta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184F6" id="_x0033_0_x0020_Rect_x00e1_ngulo" o:spid="_x0000_s1044" style="position:absolute;left:0;text-align:left;margin-left:203.5pt;margin-top:11.45pt;width:186.95pt;height:57.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" fillcolor="white [3201]" strokecolor="black [3200]" strokeweight="2pt">
                <v:path arrowok="t"/>
                <v:textbox>
                  <w:txbxContent>
                    <w:p w14:paraId="5D6577DD" w14:textId="77777777" w:rsidR="003026EC" w:rsidRPr="00294373" w:rsidRDefault="003026EC" w:rsidP="00A73DB2">
                      <w:pPr>
                        <w:spacing w:after="0"/>
                        <w:jc w:val="center"/>
                        <w:rPr>
                          <w:b/>
                          <w:i/>
                          <w:color w:val="1F497D" w:themeColor="text2"/>
                          <w:sz w:val="28"/>
                        </w:rPr>
                      </w:pPr>
                      <w:proofErr w:type="spellStart"/>
                      <w:r w:rsidRPr="00294373">
                        <w:rPr>
                          <w:b/>
                          <w:i/>
                          <w:color w:val="1F497D" w:themeColor="text2"/>
                          <w:sz w:val="28"/>
                        </w:rPr>
                        <w:t>Hazium</w:t>
                      </w:r>
                      <w:proofErr w:type="spellEnd"/>
                      <w:r w:rsidRPr="00294373">
                        <w:rPr>
                          <w:b/>
                          <w:i/>
                          <w:color w:val="1F497D" w:themeColor="text2"/>
                          <w:sz w:val="28"/>
                        </w:rPr>
                        <w:t xml:space="preserve"> </w:t>
                      </w:r>
                      <w:proofErr w:type="spellStart"/>
                      <w:r w:rsidRPr="00294373">
                        <w:rPr>
                          <w:b/>
                          <w:i/>
                          <w:color w:val="1F497D" w:themeColor="text2"/>
                          <w:sz w:val="28"/>
                        </w:rPr>
                        <w:t>Concentration</w:t>
                      </w:r>
                      <w:proofErr w:type="spellEnd"/>
                    </w:p>
                    <w:p w14:paraId="18B432D4" w14:textId="77777777" w:rsidR="003026EC" w:rsidRPr="00294373" w:rsidRDefault="003026EC" w:rsidP="00A73DB2">
                      <w:pPr>
                        <w:spacing w:after="0"/>
                        <w:jc w:val="center"/>
                        <w:rPr>
                          <w:b/>
                          <w:i/>
                          <w:color w:val="1F497D" w:themeColor="text2"/>
                          <w:sz w:val="40"/>
                        </w:rPr>
                      </w:pPr>
                      <w:r w:rsidRPr="00294373">
                        <w:rPr>
                          <w:b/>
                          <w:i/>
                          <w:color w:val="1F497D" w:themeColor="text2"/>
                          <w:sz w:val="40"/>
                        </w:rPr>
                        <w:t>Planta 1</w:t>
                      </w:r>
                    </w:p>
                  </w:txbxContent>
                </v:textbox>
              </v:rect>
            </w:pict>
          </mc:Fallback>
        </mc:AlternateContent>
      </w:r>
    </w:p>
    <w:p w14:paraId="68401DE4" w14:textId="77777777" w:rsidR="00A73DB2" w:rsidRDefault="00A73DB2" w:rsidP="002A207E">
      <w:pPr>
        <w:spacing w:after="0"/>
        <w:rPr>
          <w:rFonts w:ascii="Georgia" w:hAnsi="Georgia"/>
        </w:rPr>
      </w:pPr>
    </w:p>
    <w:p w14:paraId="7EC796CE" w14:textId="77777777" w:rsidR="00A73DB2" w:rsidRDefault="006864BA" w:rsidP="002A207E">
      <w:pPr>
        <w:spacing w:after="0"/>
        <w:rPr>
          <w:rFonts w:ascii="Georgia" w:hAnsi="Georgia"/>
        </w:rPr>
      </w:pPr>
      <w:r>
        <w:rPr>
          <w:rFonts w:asciiTheme="minorHAnsi" w:hAnsiTheme="minorHAnsi"/>
          <w:noProof/>
          <w:lang w:val="en-GB" w:eastAsia="en-GB"/>
        </w:rPr>
        <mc:AlternateContent>
          <mc:Choice Requires="wps">
            <w:drawing>
              <wp:anchor distT="0" distB="0" distL="114300" distR="114300" simplePos="0" relativeHeight="251730944" behindDoc="0" locked="0" layoutInCell="1" allowOverlap="1" wp14:anchorId="10662EB0" wp14:editId="3B19C3CB">
                <wp:simplePos x="0" y="0"/>
                <wp:positionH relativeFrom="column">
                  <wp:posOffset>-54610</wp:posOffset>
                </wp:positionH>
                <wp:positionV relativeFrom="paragraph">
                  <wp:posOffset>102870</wp:posOffset>
                </wp:positionV>
                <wp:extent cx="1835150" cy="1746250"/>
                <wp:effectExtent l="38100" t="38100" r="12700" b="25400"/>
                <wp:wrapNone/>
                <wp:docPr id="296" name="3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5150" cy="1746250"/>
                        </a:xfrm>
                        <a:prstGeom prst="rect">
                          <a:avLst/>
                        </a:prstGeom>
                        <a:solidFill>
                          <a:srgbClr val="FF0000">
                            <a:alpha val="0"/>
                          </a:srgbClr>
                        </a:solidFill>
                        <a:ln w="825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78CDE8" id="31 Rectángulo" o:spid="_x0000_s1026" style="position:absolute;margin-left:-4.3pt;margin-top:8.1pt;width:144.5pt;height:13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" fillcolor="red" strokecolor="red" strokeweight="6.5pt">
                <v:fill opacity="0"/>
                <v:path arrowok="t"/>
              </v:rect>
            </w:pict>
          </mc:Fallback>
        </mc:AlternateContent>
      </w:r>
    </w:p>
    <w:p w14:paraId="49F15B04" w14:textId="77777777" w:rsidR="00A73DB2" w:rsidRDefault="006864BA" w:rsidP="002A207E">
      <w:pPr>
        <w:spacing w:after="0"/>
        <w:jc w:val="center"/>
        <w:rPr>
          <w:rFonts w:ascii="Georgia" w:hAnsi="Georgia"/>
        </w:rPr>
      </w:pPr>
      <w:r>
        <w:rPr>
          <w:rFonts w:asciiTheme="minorHAnsi" w:hAnsiTheme="minorHAnsi"/>
          <w:noProof/>
          <w:lang w:val="en-GB" w:eastAsia="en-GB"/>
        </w:rPr>
        <mc:AlternateContent>
          <mc:Choice Requires="wps">
            <w:drawing>
              <wp:anchor distT="0" distB="0" distL="114300" distR="114300" simplePos="0" relativeHeight="251689984" behindDoc="0" locked="0" layoutInCell="1" allowOverlap="1" wp14:anchorId="667922E1" wp14:editId="503BED4D">
                <wp:simplePos x="0" y="0"/>
                <wp:positionH relativeFrom="column">
                  <wp:posOffset>942340</wp:posOffset>
                </wp:positionH>
                <wp:positionV relativeFrom="paragraph">
                  <wp:posOffset>79375</wp:posOffset>
                </wp:positionV>
                <wp:extent cx="1136650" cy="318135"/>
                <wp:effectExtent l="0" t="0" r="6350" b="571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36650" cy="318135"/>
                        </a:xfrm>
                        <a:prstGeom prst="rect">
                          <a:avLst/>
                        </a:prstGeom>
                        <a:solidFill>
                          <a:srgbClr val="FFFFFF"/>
                        </a:solidFill>
                        <a:ln w="9525">
                          <a:solidFill>
                            <a:schemeClr val="bg1"/>
                          </a:solidFill>
                          <a:miter lim="800000"/>
                          <a:headEnd/>
                          <a:tailEnd/>
                        </a:ln>
                      </wps:spPr>
                      <wps:txbx>
                        <w:txbxContent>
                          <w:p w14:paraId="50D5A96F" w14:textId="77777777" w:rsidR="003026EC" w:rsidRDefault="003026EC" w:rsidP="00A73D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922E1" id="Cuadro_x0020_de_x0020_texto_x0020_2" o:spid="_x0000_s1045" type="#_x0000_t202" style="position:absolute;left:0;text-align:left;margin-left:74.2pt;margin-top:6.25pt;width:89.5pt;height:25.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" strokecolor="white [3212]">
                <v:path arrowok="t"/>
                <v:textbox>
                  <w:txbxContent>
                    <w:p w14:paraId="50D5A96F" w14:textId="77777777" w:rsidR="003026EC" w:rsidRDefault="003026EC" w:rsidP="00A73DB2"/>
                  </w:txbxContent>
                </v:textbox>
              </v:shape>
            </w:pict>
          </mc:Fallback>
        </mc:AlternateContent>
      </w:r>
      <w:r w:rsidR="00A73DB2">
        <w:rPr>
          <w:rFonts w:ascii="Georgia" w:hAnsi="Georgia"/>
          <w:noProof/>
          <w:lang w:val="en-GB" w:eastAsia="en-GB"/>
        </w:rPr>
        <w:drawing>
          <wp:inline distT="0" distB="0" distL="0" distR="0" wp14:anchorId="260B7B77" wp14:editId="218C4B90">
            <wp:extent cx="5134708" cy="3518528"/>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37691" cy="3520572"/>
                    </a:xfrm>
                    <a:prstGeom prst="rect">
                      <a:avLst/>
                    </a:prstGeom>
                    <a:noFill/>
                    <a:ln>
                      <a:noFill/>
                    </a:ln>
                  </pic:spPr>
                </pic:pic>
              </a:graphicData>
            </a:graphic>
          </wp:inline>
        </w:drawing>
      </w:r>
    </w:p>
    <w:p w14:paraId="4B3D7DCC" w14:textId="77777777" w:rsidR="00A73DB2" w:rsidRDefault="00A73DB2" w:rsidP="002A207E">
      <w:pPr>
        <w:spacing w:after="0"/>
        <w:rPr>
          <w:rFonts w:ascii="Georgia" w:hAnsi="Georgia"/>
        </w:rPr>
      </w:pPr>
    </w:p>
    <w:p w14:paraId="110FD0AE" w14:textId="77777777" w:rsidR="00A73DB2" w:rsidRDefault="00A73DB2" w:rsidP="002A207E">
      <w:pPr>
        <w:spacing w:after="0"/>
        <w:rPr>
          <w:rFonts w:ascii="Georgia" w:hAnsi="Georgia"/>
        </w:rPr>
      </w:pPr>
    </w:p>
    <w:p w14:paraId="26C56753" w14:textId="77777777" w:rsidR="004E1CF5" w:rsidRDefault="004E1CF5" w:rsidP="002A207E">
      <w:pPr>
        <w:spacing w:after="0"/>
        <w:rPr>
          <w:rFonts w:ascii="Georgia" w:hAnsi="Georgia"/>
        </w:rPr>
      </w:pPr>
    </w:p>
    <w:p w14:paraId="7E1992E5" w14:textId="77777777" w:rsidR="00A73DB2" w:rsidRDefault="00A73DB2" w:rsidP="002A207E">
      <w:pPr>
        <w:spacing w:after="0"/>
        <w:rPr>
          <w:rFonts w:ascii="Georgia" w:hAnsi="Georgia"/>
        </w:rPr>
      </w:pPr>
    </w:p>
    <w:p w14:paraId="362560CA" w14:textId="77777777" w:rsidR="00A73DB2" w:rsidRDefault="00A73DB2" w:rsidP="002A207E">
      <w:pPr>
        <w:spacing w:after="0"/>
        <w:rPr>
          <w:rFonts w:ascii="Georgia" w:hAnsi="Georgia"/>
        </w:rPr>
      </w:pPr>
      <w:r>
        <w:rPr>
          <w:rFonts w:ascii="Georgia" w:hAnsi="Georgia"/>
        </w:rPr>
        <w:t>La descripción de este parámetro medido por los sensores se describe como:</w:t>
      </w:r>
    </w:p>
    <w:p w14:paraId="52FEFA20" w14:textId="77777777" w:rsidR="004E1CF5" w:rsidRDefault="004E1CF5" w:rsidP="002A207E">
      <w:pPr>
        <w:spacing w:after="0"/>
        <w:rPr>
          <w:rFonts w:ascii="Georgia" w:hAnsi="Georgia"/>
        </w:rPr>
      </w:pPr>
    </w:p>
    <w:p w14:paraId="1ACE882D" w14:textId="77777777" w:rsidR="00A73DB2" w:rsidRDefault="00A73DB2" w:rsidP="002A207E">
      <w:pPr>
        <w:spacing w:after="0"/>
        <w:rPr>
          <w:rFonts w:ascii="Georgia" w:hAnsi="Georgia"/>
        </w:rPr>
      </w:pPr>
    </w:p>
    <w:p w14:paraId="004AE511" w14:textId="77777777" w:rsidR="00A73DB2" w:rsidRDefault="00A73DB2" w:rsidP="002A207E">
      <w:pPr>
        <w:spacing w:after="0"/>
        <w:rPr>
          <w:rFonts w:ascii="Georgia" w:hAnsi="Georgia"/>
        </w:rPr>
      </w:pPr>
      <w:r>
        <w:rPr>
          <w:rFonts w:ascii="Georgia" w:hAnsi="Georgia"/>
          <w:noProof/>
          <w:lang w:val="en-GB" w:eastAsia="en-GB"/>
        </w:rPr>
        <w:drawing>
          <wp:inline distT="0" distB="0" distL="0" distR="0" wp14:anchorId="1E3BAA28" wp14:editId="71FB8803">
            <wp:extent cx="5392615" cy="357554"/>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3690" cy="357625"/>
                    </a:xfrm>
                    <a:prstGeom prst="rect">
                      <a:avLst/>
                    </a:prstGeom>
                    <a:noFill/>
                    <a:ln>
                      <a:noFill/>
                    </a:ln>
                  </pic:spPr>
                </pic:pic>
              </a:graphicData>
            </a:graphic>
          </wp:inline>
        </w:drawing>
      </w:r>
    </w:p>
    <w:p w14:paraId="544271ED" w14:textId="77777777" w:rsidR="00A73DB2" w:rsidRDefault="00A73DB2" w:rsidP="002A207E">
      <w:pPr>
        <w:rPr>
          <w:rFonts w:ascii="Georgia" w:hAnsi="Georgia"/>
        </w:rPr>
      </w:pPr>
    </w:p>
    <w:p w14:paraId="14196625" w14:textId="77777777" w:rsidR="006B620B" w:rsidRDefault="004E1CF5">
      <w:pPr>
        <w:spacing w:line="276" w:lineRule="auto"/>
        <w:jc w:val="left"/>
      </w:pPr>
      <w:r>
        <w:br w:type="page"/>
      </w:r>
    </w:p>
    <w:p w14:paraId="2D706186" w14:textId="77777777" w:rsidR="001B5FB2" w:rsidRDefault="001B5FB2" w:rsidP="001B5FB2">
      <w:pPr>
        <w:pStyle w:val="Heading2"/>
        <w:numPr>
          <w:ilvl w:val="0"/>
          <w:numId w:val="0"/>
        </w:numPr>
        <w:ind w:left="576"/>
      </w:pPr>
    </w:p>
    <w:p w14:paraId="4B5A217A" w14:textId="77777777" w:rsidR="001B5FB2" w:rsidRDefault="00E22AFC" w:rsidP="001B5FB2">
      <w:pPr>
        <w:pStyle w:val="Heading2"/>
      </w:pPr>
      <w:bookmarkStart w:id="133" w:name="_Toc488444277"/>
      <w:r>
        <w:t>Análisis</w:t>
      </w:r>
      <w:bookmarkEnd w:id="133"/>
      <w:r>
        <w:t xml:space="preserve"> </w:t>
      </w:r>
    </w:p>
    <w:p w14:paraId="5BC33051" w14:textId="77777777" w:rsidR="001B5FB2" w:rsidRDefault="001B5FB2" w:rsidP="001B5FB2">
      <w:pPr>
        <w:autoSpaceDE w:val="0"/>
        <w:autoSpaceDN w:val="0"/>
        <w:adjustRightInd w:val="0"/>
        <w:spacing w:after="0"/>
        <w:rPr>
          <w:rFonts w:ascii="Georgia" w:hAnsi="Georgia" w:cs="Times New Roman"/>
          <w:szCs w:val="24"/>
        </w:rPr>
      </w:pPr>
    </w:p>
    <w:p w14:paraId="6A217BF3" w14:textId="77777777" w:rsidR="001B5FB2" w:rsidRPr="00416C5B" w:rsidRDefault="001B5FB2" w:rsidP="001B5FB2">
      <w:pPr>
        <w:autoSpaceDE w:val="0"/>
        <w:autoSpaceDN w:val="0"/>
        <w:adjustRightInd w:val="0"/>
        <w:spacing w:after="0"/>
        <w:rPr>
          <w:rFonts w:ascii="Georgia" w:hAnsi="Georgia" w:cs="Times New Roman"/>
          <w:szCs w:val="24"/>
        </w:rPr>
      </w:pPr>
      <w:r w:rsidRPr="00416C5B">
        <w:rPr>
          <w:rFonts w:ascii="Georgia" w:hAnsi="Georgia" w:cs="Times New Roman"/>
          <w:szCs w:val="24"/>
        </w:rPr>
        <w:t xml:space="preserve">En el análisis realizado, como es sabido, se han tratado datos recabados por distintos sensores distribuidos en distintas zonas de un edificio de oficinas.  </w:t>
      </w:r>
      <w:r>
        <w:rPr>
          <w:rFonts w:ascii="Georgia" w:hAnsi="Georgia" w:cs="Times New Roman"/>
          <w:szCs w:val="24"/>
        </w:rPr>
        <w:t>S</w:t>
      </w:r>
      <w:r w:rsidRPr="00416C5B">
        <w:rPr>
          <w:rFonts w:ascii="Georgia" w:hAnsi="Georgia" w:cs="Times New Roman"/>
          <w:szCs w:val="24"/>
        </w:rPr>
        <w:t xml:space="preserve">e han aplicado de manera conjunta técnicas de </w:t>
      </w:r>
      <w:proofErr w:type="spellStart"/>
      <w:r w:rsidRPr="00416C5B">
        <w:rPr>
          <w:rFonts w:ascii="Georgia" w:hAnsi="Georgia" w:cs="Times New Roman"/>
          <w:szCs w:val="24"/>
        </w:rPr>
        <w:t>Clustering</w:t>
      </w:r>
      <w:proofErr w:type="spellEnd"/>
      <w:r w:rsidRPr="00416C5B">
        <w:rPr>
          <w:rFonts w:ascii="Georgia" w:hAnsi="Georgia" w:cs="Times New Roman"/>
          <w:szCs w:val="24"/>
        </w:rPr>
        <w:t xml:space="preserve"> Jerárquico junto con técnicas de detección de </w:t>
      </w:r>
      <w:r w:rsidR="00A668F8">
        <w:rPr>
          <w:rFonts w:ascii="Georgia" w:hAnsi="Georgia" w:cs="Times New Roman"/>
          <w:szCs w:val="24"/>
        </w:rPr>
        <w:t>anomalía</w:t>
      </w:r>
      <w:r w:rsidRPr="00416C5B">
        <w:rPr>
          <w:rFonts w:ascii="Georgia" w:hAnsi="Georgia" w:cs="Times New Roman"/>
          <w:szCs w:val="24"/>
        </w:rPr>
        <w:t xml:space="preserve">s. </w:t>
      </w:r>
    </w:p>
    <w:p w14:paraId="219D0207" w14:textId="77777777" w:rsidR="001B5FB2" w:rsidRPr="00416C5B" w:rsidRDefault="001B5FB2" w:rsidP="001B5FB2">
      <w:pPr>
        <w:autoSpaceDE w:val="0"/>
        <w:autoSpaceDN w:val="0"/>
        <w:adjustRightInd w:val="0"/>
        <w:spacing w:after="0"/>
        <w:rPr>
          <w:rFonts w:ascii="Georgia" w:hAnsi="Georgia" w:cs="Times New Roman"/>
          <w:szCs w:val="24"/>
        </w:rPr>
      </w:pPr>
    </w:p>
    <w:p w14:paraId="1F639DD6" w14:textId="77777777" w:rsidR="001B5FB2" w:rsidRPr="00416C5B" w:rsidRDefault="001B5FB2" w:rsidP="001B5FB2">
      <w:pPr>
        <w:autoSpaceDE w:val="0"/>
        <w:autoSpaceDN w:val="0"/>
        <w:adjustRightInd w:val="0"/>
        <w:spacing w:after="0"/>
        <w:rPr>
          <w:rFonts w:ascii="Georgia" w:hAnsi="Georgia" w:cs="Times New Roman"/>
          <w:szCs w:val="24"/>
        </w:rPr>
      </w:pPr>
      <w:r w:rsidRPr="00416C5B">
        <w:rPr>
          <w:rFonts w:ascii="Georgia" w:hAnsi="Georgia" w:cs="Times New Roman"/>
          <w:szCs w:val="24"/>
        </w:rPr>
        <w:t xml:space="preserve">Las conclusiones obtenidas a partir de dicho análisis, nos permite definir una metodología concreta que posibilite detectar aquellos datos que pueden ser considerados como valores atípicos.                </w:t>
      </w:r>
    </w:p>
    <w:p w14:paraId="4BAAE5AC" w14:textId="77777777" w:rsidR="001B5FB2" w:rsidRPr="00416C5B" w:rsidRDefault="001B5FB2" w:rsidP="001B5FB2">
      <w:pPr>
        <w:autoSpaceDE w:val="0"/>
        <w:autoSpaceDN w:val="0"/>
        <w:adjustRightInd w:val="0"/>
        <w:spacing w:after="0"/>
        <w:rPr>
          <w:rFonts w:ascii="Georgia" w:hAnsi="Georgia" w:cs="Times New Roman"/>
          <w:szCs w:val="24"/>
        </w:rPr>
      </w:pPr>
    </w:p>
    <w:p w14:paraId="7639C389" w14:textId="77777777" w:rsidR="001B5FB2" w:rsidRDefault="001B5FB2" w:rsidP="001B5FB2">
      <w:pPr>
        <w:rPr>
          <w:rFonts w:ascii="Georgia" w:hAnsi="Georgia" w:cs="Times New Roman"/>
          <w:szCs w:val="24"/>
        </w:rPr>
      </w:pPr>
      <w:r w:rsidRPr="00416C5B">
        <w:rPr>
          <w:rFonts w:ascii="Georgia" w:hAnsi="Georgia" w:cs="Times New Roman"/>
          <w:szCs w:val="24"/>
        </w:rPr>
        <w:t xml:space="preserve">Tiene que ser prioritario llegar a conclusiones fiables y verdaderas (verdaderos positivos),  ya que en caso contrario (verdaderos negativos), podría ocurrir algún evento que conlleve a un riesgo, incluso para la salud de algún empleado, como se podría dar en el caso de la medida de </w:t>
      </w:r>
      <w:proofErr w:type="spellStart"/>
      <w:r w:rsidRPr="00416C5B">
        <w:rPr>
          <w:rFonts w:ascii="Georgia" w:hAnsi="Georgia" w:cs="Times New Roman"/>
          <w:szCs w:val="24"/>
        </w:rPr>
        <w:t>Hazium</w:t>
      </w:r>
      <w:proofErr w:type="spellEnd"/>
      <w:r w:rsidRPr="00416C5B">
        <w:rPr>
          <w:rFonts w:ascii="Georgia" w:hAnsi="Georgia" w:cs="Times New Roman"/>
          <w:szCs w:val="24"/>
        </w:rPr>
        <w:t>, un gas potencialmente peligroso en concentraciones altas, como se constata en los siguientes apartados.</w:t>
      </w:r>
    </w:p>
    <w:p w14:paraId="210F469F" w14:textId="77777777" w:rsidR="001B5FB2" w:rsidRDefault="001B5FB2" w:rsidP="001B5FB2">
      <w:pPr>
        <w:rPr>
          <w:color w:val="FF0000"/>
        </w:rPr>
      </w:pPr>
    </w:p>
    <w:p w14:paraId="6215124F" w14:textId="77777777" w:rsidR="0084294E" w:rsidRPr="0082519A" w:rsidRDefault="0084294E" w:rsidP="001B5FB2">
      <w:pPr>
        <w:rPr>
          <w:color w:val="FF0000"/>
        </w:rPr>
      </w:pPr>
    </w:p>
    <w:p w14:paraId="5D6C44A7" w14:textId="77777777" w:rsidR="001B5FB2" w:rsidRPr="00A73DB2" w:rsidRDefault="001B5FB2" w:rsidP="001B5FB2">
      <w:pPr>
        <w:pStyle w:val="Heading3"/>
        <w:rPr>
          <w:lang w:val="es-ES"/>
        </w:rPr>
      </w:pPr>
      <w:bookmarkStart w:id="134" w:name="_Toc488444278"/>
      <w:proofErr w:type="spellStart"/>
      <w:r w:rsidRPr="00A73DB2">
        <w:rPr>
          <w:lang w:val="es-ES"/>
        </w:rPr>
        <w:t>Hazium</w:t>
      </w:r>
      <w:bookmarkEnd w:id="134"/>
      <w:proofErr w:type="spellEnd"/>
      <w:r w:rsidRPr="00A73DB2">
        <w:rPr>
          <w:lang w:val="es-ES"/>
        </w:rPr>
        <w:t xml:space="preserve"> </w:t>
      </w:r>
    </w:p>
    <w:p w14:paraId="1D92A059" w14:textId="77777777" w:rsidR="001B5FB2" w:rsidRDefault="001B5FB2" w:rsidP="001B5FB2">
      <w:pPr>
        <w:spacing w:after="0"/>
      </w:pPr>
    </w:p>
    <w:p w14:paraId="1D1E3C78" w14:textId="77777777" w:rsidR="001B5FB2" w:rsidRPr="006274B8" w:rsidRDefault="001B5FB2" w:rsidP="001B5FB2">
      <w:pPr>
        <w:rPr>
          <w:rFonts w:ascii="Georgia" w:hAnsi="Georgia"/>
        </w:rPr>
      </w:pPr>
      <w:r w:rsidRPr="006274B8">
        <w:rPr>
          <w:rFonts w:ascii="Georgia" w:hAnsi="Georgia"/>
        </w:rPr>
        <w:t xml:space="preserve">El </w:t>
      </w:r>
      <w:proofErr w:type="spellStart"/>
      <w:r w:rsidRPr="006274B8">
        <w:rPr>
          <w:rFonts w:ascii="Georgia" w:hAnsi="Georgia"/>
          <w:i/>
        </w:rPr>
        <w:t>Hazium</w:t>
      </w:r>
      <w:proofErr w:type="spellEnd"/>
      <w:r w:rsidRPr="006274B8">
        <w:rPr>
          <w:rFonts w:ascii="Georgia" w:hAnsi="Georgia"/>
        </w:rPr>
        <w:t xml:space="preserve"> se describe como un gas peligroso para la salud humana en altas concentraciones. Este hecho, conlleva tener que hacer un análisis lo más exhaustivo posible de las medidas que recaban los sensores del edificio, ya que el riesgo, en caso de no detectarse una anomalía, es muy alto para todo el personal que se encuentre dentro de las zonas afectadas. Puede ser que por su naturaleza, tienda a tener mayor concentración en las plantas altas del edificio.</w:t>
      </w:r>
    </w:p>
    <w:p w14:paraId="2C027BAC" w14:textId="77777777" w:rsidR="001B5FB2" w:rsidRPr="006274B8" w:rsidRDefault="001B5FB2" w:rsidP="001B5FB2">
      <w:pPr>
        <w:rPr>
          <w:rFonts w:ascii="Georgia" w:hAnsi="Georgia"/>
        </w:rPr>
      </w:pPr>
      <w:r w:rsidRPr="006274B8">
        <w:rPr>
          <w:rFonts w:ascii="Georgia" w:hAnsi="Georgia"/>
        </w:rPr>
        <w:t>Los datos que se han analizado durante dos semanas (del 31 de mayo al 13 de junio), nos llevan a concluir, desde mi punto de vista, que el edificio puede tener ciertos problemas de concentración de este gas.  Veamos por qué:</w:t>
      </w:r>
    </w:p>
    <w:p w14:paraId="764F322C" w14:textId="77777777" w:rsidR="001B5FB2" w:rsidRPr="006274B8" w:rsidRDefault="001B5FB2" w:rsidP="001B5FB2">
      <w:pPr>
        <w:rPr>
          <w:rFonts w:ascii="Georgia" w:hAnsi="Georgia"/>
        </w:rPr>
      </w:pPr>
      <w:r w:rsidRPr="006274B8">
        <w:rPr>
          <w:rFonts w:ascii="Georgia" w:hAnsi="Georgia"/>
        </w:rPr>
        <w:t xml:space="preserve">La concentración de </w:t>
      </w:r>
      <w:proofErr w:type="spellStart"/>
      <w:r w:rsidRPr="006274B8">
        <w:rPr>
          <w:rFonts w:ascii="Georgia" w:hAnsi="Georgia"/>
        </w:rPr>
        <w:t>Hazium</w:t>
      </w:r>
      <w:proofErr w:type="spellEnd"/>
      <w:r w:rsidRPr="006274B8">
        <w:rPr>
          <w:rFonts w:ascii="Georgia" w:hAnsi="Georgia"/>
        </w:rPr>
        <w:t xml:space="preserve"> se analiza en 4 zonas del edificio  -1 en </w:t>
      </w:r>
      <w:r w:rsidR="00E16637">
        <w:rPr>
          <w:rFonts w:ascii="Georgia" w:hAnsi="Georgia"/>
        </w:rPr>
        <w:t xml:space="preserve">la primera y tercera planta, y </w:t>
      </w:r>
      <w:r w:rsidRPr="006274B8">
        <w:rPr>
          <w:rFonts w:ascii="Georgia" w:hAnsi="Georgia"/>
        </w:rPr>
        <w:t xml:space="preserve">2 zonas en la planta segunda. Como en todas las medidas analizadas, se divide el análisis en dos grandes bloques: </w:t>
      </w:r>
      <w:r w:rsidR="00EA5B83" w:rsidRPr="006274B8">
        <w:rPr>
          <w:rFonts w:ascii="Georgia" w:hAnsi="Georgia"/>
        </w:rPr>
        <w:t>días</w:t>
      </w:r>
      <w:r w:rsidRPr="006274B8">
        <w:rPr>
          <w:rFonts w:ascii="Georgia" w:hAnsi="Georgia"/>
        </w:rPr>
        <w:t xml:space="preserve"> laborales y fin de semana.</w:t>
      </w:r>
    </w:p>
    <w:p w14:paraId="5744C721" w14:textId="77777777" w:rsidR="0084294E" w:rsidRDefault="0084294E" w:rsidP="001B5FB2">
      <w:pPr>
        <w:rPr>
          <w:rFonts w:ascii="Georgia" w:hAnsi="Georgia"/>
        </w:rPr>
      </w:pPr>
    </w:p>
    <w:p w14:paraId="049834A7" w14:textId="77777777" w:rsidR="001B5FB2" w:rsidRPr="006274B8" w:rsidRDefault="001B5FB2" w:rsidP="001B5FB2">
      <w:pPr>
        <w:rPr>
          <w:rFonts w:ascii="Georgia" w:hAnsi="Georgia"/>
        </w:rPr>
      </w:pPr>
      <w:r w:rsidRPr="006274B8">
        <w:rPr>
          <w:rFonts w:ascii="Georgia" w:hAnsi="Georgia"/>
        </w:rPr>
        <w:lastRenderedPageBreak/>
        <w:t>Durante los días laborales (lunes a viernes) destacan picos de concentración los días 3 y 9 de junio; Me parece curioso que este aumento respecto a la media, se da en mayor o menor cuantía en todas las plantas del edificio. Además, se detecta un ligero aumento el día 7 de junio, sobre todo en la planta segunda.</w:t>
      </w:r>
    </w:p>
    <w:p w14:paraId="5E28A137" w14:textId="77777777" w:rsidR="001B5FB2" w:rsidRPr="006274B8" w:rsidRDefault="001B5FB2" w:rsidP="001B5FB2">
      <w:pPr>
        <w:rPr>
          <w:rFonts w:ascii="Georgia" w:hAnsi="Georgia"/>
        </w:rPr>
      </w:pPr>
      <w:r w:rsidRPr="006274B8">
        <w:rPr>
          <w:rFonts w:ascii="Georgia" w:hAnsi="Georgia"/>
        </w:rPr>
        <w:t>Durante el fin de semana, que corresponde con los días 4, 5, 11 y 12 de Junio (sábados y domingos), llama la atención un pico generalizado el sábado 11 de junio en todas las plantas.</w:t>
      </w:r>
    </w:p>
    <w:p w14:paraId="57BD9DCF" w14:textId="77777777" w:rsidR="001B5FB2" w:rsidRPr="006274B8" w:rsidRDefault="001B5FB2" w:rsidP="001B5FB2">
      <w:pPr>
        <w:rPr>
          <w:rFonts w:ascii="Georgia" w:hAnsi="Georgia"/>
        </w:rPr>
      </w:pPr>
      <w:r w:rsidRPr="006274B8">
        <w:rPr>
          <w:rFonts w:ascii="Georgia" w:hAnsi="Georgia"/>
        </w:rPr>
        <w:t xml:space="preserve">La máxima concentración durante las dos semanas analizadas se recoge el día 3 de junio en la zona 1 de la planta 3. Este pico sí podría ser peligroso, y más teniendo en cuenta que se da de forma localizada en un despacho, que obtenido a partir de otros datos (ficheros de movimiento), pertenece a un ejecutivo de la empresa. </w:t>
      </w:r>
    </w:p>
    <w:p w14:paraId="205BFE72" w14:textId="77777777" w:rsidR="001B5FB2" w:rsidRDefault="001B5FB2" w:rsidP="001B5FB2">
      <w:pPr>
        <w:rPr>
          <w:rFonts w:ascii="Georgia" w:hAnsi="Georgia"/>
        </w:rPr>
      </w:pPr>
      <w:r w:rsidRPr="006274B8">
        <w:rPr>
          <w:rFonts w:ascii="Georgia" w:hAnsi="Georgia"/>
        </w:rPr>
        <w:t>En mi opinión, creo que hay que dar prioridad a</w:t>
      </w:r>
      <w:r>
        <w:rPr>
          <w:rFonts w:ascii="Georgia" w:hAnsi="Georgia"/>
        </w:rPr>
        <w:t>bsoluta a estudiar más detalla</w:t>
      </w:r>
      <w:r w:rsidRPr="006274B8">
        <w:rPr>
          <w:rFonts w:ascii="Georgia" w:hAnsi="Georgia"/>
        </w:rPr>
        <w:t>damente cuál es la causa que lo ha provocado porque podríamos tener dos escenarios posibles: o bien, se  trata de un problema de seguridad, o bien, podría tratarse de un problema estructural en el que se hay producido un escape, pero creo que es menos probable porque se habría detectado de forma constante en las zonas colindantes en los días sucesivos, dato que no se observa.</w:t>
      </w:r>
    </w:p>
    <w:p w14:paraId="043D12A4" w14:textId="77777777" w:rsidR="001B5FB2" w:rsidRPr="006274B8" w:rsidRDefault="001B5FB2" w:rsidP="001B5FB2">
      <w:pPr>
        <w:rPr>
          <w:rFonts w:ascii="Georgia" w:hAnsi="Georgia"/>
        </w:rPr>
      </w:pPr>
      <w:r w:rsidRPr="006274B8">
        <w:rPr>
          <w:rFonts w:ascii="Georgia" w:hAnsi="Georgia"/>
        </w:rPr>
        <w:t xml:space="preserve"> </w:t>
      </w:r>
    </w:p>
    <w:p w14:paraId="3600CC09" w14:textId="77777777" w:rsidR="001B5FB2" w:rsidRPr="00A73DB2" w:rsidRDefault="002F716A" w:rsidP="001B5FB2">
      <w:pPr>
        <w:pStyle w:val="Heading3"/>
        <w:rPr>
          <w:lang w:val="es-ES"/>
        </w:rPr>
      </w:pPr>
      <w:bookmarkStart w:id="135" w:name="_Toc488444279"/>
      <w:r>
        <w:rPr>
          <w:lang w:val="es-ES"/>
        </w:rPr>
        <w:t>Temperatura</w:t>
      </w:r>
      <w:bookmarkEnd w:id="135"/>
      <w:r>
        <w:rPr>
          <w:lang w:val="es-ES"/>
        </w:rPr>
        <w:t xml:space="preserve"> </w:t>
      </w:r>
    </w:p>
    <w:p w14:paraId="57A0406C" w14:textId="77777777" w:rsidR="001B5FB2" w:rsidRPr="006274B8" w:rsidRDefault="001B5FB2" w:rsidP="001B5FB2">
      <w:pPr>
        <w:rPr>
          <w:rFonts w:ascii="Georgia" w:hAnsi="Georgia"/>
        </w:rPr>
      </w:pPr>
      <w:r w:rsidRPr="006274B8">
        <w:rPr>
          <w:rFonts w:ascii="Georgia" w:hAnsi="Georgia"/>
        </w:rPr>
        <w:t xml:space="preserve">Respecto a la temperatura, los sensores están </w:t>
      </w:r>
      <w:r w:rsidR="002B2137" w:rsidRPr="006274B8">
        <w:rPr>
          <w:rFonts w:ascii="Georgia" w:hAnsi="Georgia"/>
        </w:rPr>
        <w:t>distribuidos</w:t>
      </w:r>
      <w:r w:rsidRPr="006274B8">
        <w:rPr>
          <w:rFonts w:ascii="Georgia" w:hAnsi="Georgia"/>
        </w:rPr>
        <w:t xml:space="preserve"> por numerosas zonas del edificio;  en concreto, se toman medidas de 8 zonas en la primera planta, 17 zonas en la segunda planta y 12 en la planta tres. </w:t>
      </w:r>
    </w:p>
    <w:p w14:paraId="39D45031" w14:textId="77777777" w:rsidR="001B5FB2" w:rsidRPr="006274B8" w:rsidRDefault="001B5FB2" w:rsidP="001B5FB2">
      <w:pPr>
        <w:rPr>
          <w:rFonts w:ascii="Georgia" w:hAnsi="Georgia"/>
        </w:rPr>
      </w:pPr>
      <w:r w:rsidRPr="006274B8">
        <w:rPr>
          <w:rFonts w:ascii="Georgia" w:hAnsi="Georgia"/>
        </w:rPr>
        <w:t>Analizando detalladamente los datos medidos por los sensores, junto con sus respectivas gráficas, se observa que, como es lógico, la temperatura es una variable muy sensible a diversos factores, por lo que presenta una variación mayor que otras, hasta tal punto que se da de una forma puntual a lo largo de todos los días, independientemente de la planta o las zonas del edificio que se analicen.</w:t>
      </w:r>
    </w:p>
    <w:p w14:paraId="2115434A" w14:textId="77777777" w:rsidR="001B5FB2" w:rsidRPr="00333773" w:rsidRDefault="001B5FB2" w:rsidP="001B5FB2">
      <w:pPr>
        <w:pStyle w:val="CommentText"/>
        <w:spacing w:line="360" w:lineRule="auto"/>
        <w:jc w:val="both"/>
        <w:rPr>
          <w:rFonts w:ascii="Georgia" w:hAnsi="Georgia"/>
          <w:sz w:val="22"/>
          <w:szCs w:val="22"/>
        </w:rPr>
      </w:pPr>
      <w:r w:rsidRPr="00333773">
        <w:rPr>
          <w:rFonts w:ascii="Georgia" w:hAnsi="Georgia"/>
          <w:sz w:val="22"/>
          <w:szCs w:val="22"/>
        </w:rPr>
        <w:t>No obstante, aceptando este hecho, la anomalía que creo que destaca por encima de todas se corresponde con los días 7 y 8 de junio, donde se detecta un aumento considerable de la temperatura de forma generalizada, siempre precedida de un descenso de la misma a primera hora de la mañana (este hecho tiene relación directa con los valore</w:t>
      </w:r>
      <w:r>
        <w:rPr>
          <w:rFonts w:ascii="Georgia" w:hAnsi="Georgia"/>
          <w:sz w:val="22"/>
          <w:szCs w:val="22"/>
        </w:rPr>
        <w:t xml:space="preserve">s obtenidos para las variables </w:t>
      </w:r>
      <w:proofErr w:type="spellStart"/>
      <w:r w:rsidRPr="00C710B8">
        <w:rPr>
          <w:rFonts w:ascii="Georgia" w:hAnsi="Georgia"/>
          <w:i/>
          <w:sz w:val="22"/>
          <w:szCs w:val="22"/>
        </w:rPr>
        <w:t>Thermostat.Heating.Setpoint</w:t>
      </w:r>
      <w:proofErr w:type="spellEnd"/>
      <w:r>
        <w:rPr>
          <w:rFonts w:ascii="Georgia" w:hAnsi="Georgia"/>
          <w:sz w:val="22"/>
          <w:szCs w:val="22"/>
        </w:rPr>
        <w:t xml:space="preserve"> y </w:t>
      </w:r>
      <w:proofErr w:type="spellStart"/>
      <w:r w:rsidRPr="00C710B8">
        <w:rPr>
          <w:rFonts w:ascii="Georgia" w:hAnsi="Georgia"/>
          <w:i/>
          <w:sz w:val="22"/>
          <w:szCs w:val="22"/>
        </w:rPr>
        <w:t>Thermostat.Cooling.Setpoint</w:t>
      </w:r>
      <w:proofErr w:type="spellEnd"/>
      <w:r>
        <w:rPr>
          <w:rFonts w:ascii="Georgia" w:hAnsi="Georgia"/>
          <w:sz w:val="22"/>
          <w:szCs w:val="22"/>
        </w:rPr>
        <w:t xml:space="preserve">). </w:t>
      </w:r>
      <w:r w:rsidRPr="00333773">
        <w:rPr>
          <w:rFonts w:ascii="Georgia" w:hAnsi="Georgia"/>
          <w:sz w:val="22"/>
          <w:szCs w:val="22"/>
        </w:rPr>
        <w:t>El máximo va</w:t>
      </w:r>
      <w:r>
        <w:rPr>
          <w:rFonts w:ascii="Georgia" w:hAnsi="Georgia"/>
          <w:sz w:val="22"/>
          <w:szCs w:val="22"/>
        </w:rPr>
        <w:t xml:space="preserve">lor se alcanza esos mismos días </w:t>
      </w:r>
      <w:r w:rsidRPr="00333773">
        <w:rPr>
          <w:rFonts w:ascii="Georgia" w:hAnsi="Georgia"/>
          <w:sz w:val="22"/>
          <w:szCs w:val="22"/>
        </w:rPr>
        <w:t>(por ejemplo, si nos fijamos en la tercera planta, se da el máximo valor a lo largo de las zonas 1 y 9).</w:t>
      </w:r>
    </w:p>
    <w:p w14:paraId="47C33F68" w14:textId="77777777" w:rsidR="001B5FB2" w:rsidRDefault="001B5FB2" w:rsidP="001B5FB2"/>
    <w:p w14:paraId="2864443C" w14:textId="77777777" w:rsidR="007D73AB" w:rsidRDefault="007D73AB" w:rsidP="007D73AB">
      <w:pPr>
        <w:pStyle w:val="Heading3"/>
        <w:numPr>
          <w:ilvl w:val="0"/>
          <w:numId w:val="0"/>
        </w:numPr>
        <w:ind w:left="720"/>
        <w:rPr>
          <w:lang w:val="es-ES"/>
        </w:rPr>
      </w:pPr>
    </w:p>
    <w:p w14:paraId="299A8844" w14:textId="77777777" w:rsidR="001B5FB2" w:rsidRDefault="00ED2C30" w:rsidP="001B5FB2">
      <w:pPr>
        <w:pStyle w:val="Heading3"/>
        <w:rPr>
          <w:lang w:val="es-ES"/>
        </w:rPr>
      </w:pPr>
      <w:bookmarkStart w:id="136" w:name="_Toc488444280"/>
      <w:r w:rsidRPr="00ED2C30">
        <w:rPr>
          <w:lang w:val="es-ES"/>
        </w:rPr>
        <w:t xml:space="preserve">Concentración </w:t>
      </w:r>
      <w:r w:rsidR="001B5FB2" w:rsidRPr="00ED2C30">
        <w:rPr>
          <w:lang w:val="es-ES"/>
        </w:rPr>
        <w:t>CO</w:t>
      </w:r>
      <w:r w:rsidR="001B5FB2" w:rsidRPr="00ED2C30">
        <w:rPr>
          <w:vertAlign w:val="subscript"/>
          <w:lang w:val="es-ES"/>
        </w:rPr>
        <w:t>2</w:t>
      </w:r>
      <w:bookmarkEnd w:id="136"/>
      <w:r w:rsidR="001B5FB2" w:rsidRPr="00ED2C30">
        <w:rPr>
          <w:vertAlign w:val="subscript"/>
          <w:lang w:val="es-ES"/>
        </w:rPr>
        <w:t xml:space="preserve"> </w:t>
      </w:r>
      <w:r>
        <w:rPr>
          <w:lang w:val="es-ES"/>
        </w:rPr>
        <w:t xml:space="preserve"> </w:t>
      </w:r>
    </w:p>
    <w:p w14:paraId="286A63B5" w14:textId="77777777" w:rsidR="00ED2C30" w:rsidRPr="00ED2C30" w:rsidRDefault="00ED2C30" w:rsidP="00ED2C30">
      <w:pPr>
        <w:rPr>
          <w:lang w:val="es-ES"/>
        </w:rPr>
      </w:pPr>
    </w:p>
    <w:p w14:paraId="147FE9C7" w14:textId="77777777" w:rsidR="001B5FB2" w:rsidRPr="006274B8" w:rsidRDefault="001B5FB2" w:rsidP="001B5FB2">
      <w:pPr>
        <w:rPr>
          <w:rFonts w:ascii="Georgia" w:hAnsi="Georgia"/>
        </w:rPr>
      </w:pPr>
      <w:r w:rsidRPr="006274B8">
        <w:rPr>
          <w:rFonts w:ascii="Georgia" w:hAnsi="Georgia"/>
        </w:rPr>
        <w:t>La concentración de CO</w:t>
      </w:r>
      <w:r w:rsidRPr="006274B8">
        <w:rPr>
          <w:rFonts w:ascii="Georgia" w:hAnsi="Georgia"/>
          <w:vertAlign w:val="subscript"/>
        </w:rPr>
        <w:t>2</w:t>
      </w:r>
      <w:r w:rsidRPr="006274B8">
        <w:rPr>
          <w:rFonts w:ascii="Georgia" w:hAnsi="Georgia"/>
        </w:rPr>
        <w:t xml:space="preserve"> se mide en diferentes sensores distribuidos en las diferentes plantas del edificio, distribuidas en 7 zonas de la primera planta, 18 en la segunda y 12 en la tercera.</w:t>
      </w:r>
    </w:p>
    <w:p w14:paraId="0A3834AA" w14:textId="77777777" w:rsidR="001B5FB2" w:rsidRPr="006274B8" w:rsidRDefault="001B5FB2" w:rsidP="001B5FB2">
      <w:pPr>
        <w:rPr>
          <w:rFonts w:ascii="Georgia" w:hAnsi="Georgia"/>
        </w:rPr>
      </w:pPr>
      <w:r w:rsidRPr="006274B8">
        <w:rPr>
          <w:rFonts w:ascii="Georgia" w:hAnsi="Georgia"/>
        </w:rPr>
        <w:t xml:space="preserve">En general, podemos decir que la concentración es una variable que fluctúa mucho dependiendo del día que se trate, con más de un pico que se da de una forma puntual a lo largo de diversas zonas, tanto en la planta 1 como en la planta 3, como por ejemplo, los días 1 y 5 de junio. </w:t>
      </w:r>
    </w:p>
    <w:p w14:paraId="2949082B" w14:textId="77777777" w:rsidR="001B5FB2" w:rsidRDefault="001B5FB2" w:rsidP="00B1359F">
      <w:pPr>
        <w:rPr>
          <w:rFonts w:ascii="Georgia" w:hAnsi="Georgia"/>
        </w:rPr>
      </w:pPr>
      <w:r w:rsidRPr="006274B8">
        <w:rPr>
          <w:rFonts w:ascii="Georgia" w:hAnsi="Georgia"/>
        </w:rPr>
        <w:t>Ahora bien, si lo analizamos de una forma más global, con los datos y gráficas de todas las zonas, se observa un patrón de comportamiento similar: se detecta una anomalía en los</w:t>
      </w:r>
      <w:r>
        <w:rPr>
          <w:rFonts w:ascii="Georgia" w:hAnsi="Georgia"/>
        </w:rPr>
        <w:t xml:space="preserve"> </w:t>
      </w:r>
      <w:r w:rsidRPr="006274B8">
        <w:rPr>
          <w:rFonts w:ascii="Georgia" w:hAnsi="Georgia"/>
        </w:rPr>
        <w:t xml:space="preserve">días 7 y 8 de junio, días en los que existe un aumento significativo de la concentración, que siempre se da </w:t>
      </w:r>
      <w:r>
        <w:rPr>
          <w:rFonts w:ascii="Georgia" w:hAnsi="Georgia"/>
        </w:rPr>
        <w:t xml:space="preserve">a </w:t>
      </w:r>
      <w:r w:rsidRPr="006274B8">
        <w:rPr>
          <w:rFonts w:ascii="Georgia" w:hAnsi="Georgia"/>
        </w:rPr>
        <w:t xml:space="preserve">última </w:t>
      </w:r>
      <w:r>
        <w:rPr>
          <w:rFonts w:ascii="Georgia" w:hAnsi="Georgia"/>
        </w:rPr>
        <w:t>hora de la noche de esos</w:t>
      </w:r>
      <w:r w:rsidR="00ED2C30">
        <w:rPr>
          <w:rFonts w:ascii="Georgia" w:hAnsi="Georgia"/>
        </w:rPr>
        <w:t xml:space="preserve"> días. </w:t>
      </w:r>
      <w:r>
        <w:rPr>
          <w:rFonts w:ascii="Georgia" w:hAnsi="Georgia"/>
        </w:rPr>
        <w:t xml:space="preserve">Al respecto, analizando las gráficas correspondientes a la variable </w:t>
      </w:r>
      <w:proofErr w:type="spellStart"/>
      <w:r w:rsidRPr="000113ED">
        <w:rPr>
          <w:rFonts w:ascii="Georgia" w:hAnsi="Georgia"/>
          <w:i/>
        </w:rPr>
        <w:t>VAV.REHEAT.Damper.Position</w:t>
      </w:r>
      <w:proofErr w:type="spellEnd"/>
      <w:r>
        <w:rPr>
          <w:rFonts w:ascii="Georgia" w:hAnsi="Georgia"/>
          <w:i/>
        </w:rPr>
        <w:t xml:space="preserve">, </w:t>
      </w:r>
      <w:r>
        <w:rPr>
          <w:rFonts w:ascii="Georgia" w:hAnsi="Georgia"/>
        </w:rPr>
        <w:t xml:space="preserve">que </w:t>
      </w:r>
      <w:r w:rsidRPr="000113ED">
        <w:rPr>
          <w:rFonts w:ascii="Georgia" w:hAnsi="Georgia"/>
        </w:rPr>
        <w:t>mide la posición del interruptor de aire</w:t>
      </w:r>
      <w:r>
        <w:rPr>
          <w:rFonts w:ascii="Georgia" w:hAnsi="Georgia"/>
        </w:rPr>
        <w:t xml:space="preserve"> (0 </w:t>
      </w:r>
      <w:proofErr w:type="spellStart"/>
      <w:r>
        <w:rPr>
          <w:rFonts w:ascii="Georgia" w:hAnsi="Georgia"/>
        </w:rPr>
        <w:t>ó</w:t>
      </w:r>
      <w:proofErr w:type="spellEnd"/>
      <w:r>
        <w:rPr>
          <w:rFonts w:ascii="Georgia" w:hAnsi="Georgia"/>
        </w:rPr>
        <w:t xml:space="preserve"> 1)</w:t>
      </w:r>
      <w:r>
        <w:rPr>
          <w:rFonts w:ascii="Georgia" w:hAnsi="Georgia"/>
          <w:i/>
        </w:rPr>
        <w:t xml:space="preserve">, </w:t>
      </w:r>
      <w:r w:rsidRPr="000113ED">
        <w:rPr>
          <w:rFonts w:ascii="Georgia" w:hAnsi="Georgia"/>
        </w:rPr>
        <w:t>se observa</w:t>
      </w:r>
      <w:r>
        <w:rPr>
          <w:rFonts w:ascii="Georgia" w:hAnsi="Georgia"/>
        </w:rPr>
        <w:t xml:space="preserve"> una relación directa con el hecho cementado: esos dos días, está apagado. </w:t>
      </w:r>
    </w:p>
    <w:p w14:paraId="71CB2C1D" w14:textId="77777777" w:rsidR="00B1359F" w:rsidRPr="00B1359F" w:rsidRDefault="00B1359F" w:rsidP="00B1359F">
      <w:pPr>
        <w:rPr>
          <w:rFonts w:ascii="Georgia" w:hAnsi="Georgia"/>
        </w:rPr>
      </w:pPr>
    </w:p>
    <w:p w14:paraId="1A685437" w14:textId="77777777" w:rsidR="001B5FB2" w:rsidRPr="00A73DB2" w:rsidRDefault="002F716A" w:rsidP="001B5FB2">
      <w:pPr>
        <w:pStyle w:val="Heading3"/>
        <w:rPr>
          <w:lang w:val="es-ES"/>
        </w:rPr>
      </w:pPr>
      <w:bookmarkStart w:id="137" w:name="_Toc488444281"/>
      <w:r>
        <w:rPr>
          <w:lang w:val="es-ES"/>
        </w:rPr>
        <w:t>Demanda eléctrica total</w:t>
      </w:r>
      <w:bookmarkEnd w:id="137"/>
    </w:p>
    <w:p w14:paraId="2F73893D" w14:textId="77777777" w:rsidR="001B5FB2" w:rsidRDefault="001B5FB2" w:rsidP="001B5FB2"/>
    <w:p w14:paraId="7E64B908" w14:textId="77777777" w:rsidR="001B5FB2" w:rsidRPr="001972E8" w:rsidRDefault="001B5FB2" w:rsidP="001B5FB2">
      <w:pPr>
        <w:rPr>
          <w:rFonts w:ascii="Georgia" w:hAnsi="Georgia"/>
        </w:rPr>
      </w:pPr>
      <w:r w:rsidRPr="001972E8">
        <w:rPr>
          <w:rFonts w:ascii="Georgia" w:hAnsi="Georgia"/>
        </w:rPr>
        <w:t xml:space="preserve">Esta medida representa la demanda de potencia eléctrica, lo que nos puede dar una idea bastante precisa sobre la actividad en el edificio. Al igual que en casos anteriores, se puede distinguir entre días laborables (lunes a viernes) y fines de semana.  </w:t>
      </w:r>
    </w:p>
    <w:p w14:paraId="791B59DE" w14:textId="77777777" w:rsidR="001B5FB2" w:rsidRPr="001972E8" w:rsidRDefault="001B5FB2" w:rsidP="001B5FB2">
      <w:pPr>
        <w:rPr>
          <w:rFonts w:ascii="Georgia" w:hAnsi="Georgia"/>
        </w:rPr>
      </w:pPr>
      <w:r w:rsidRPr="001972E8">
        <w:rPr>
          <w:rFonts w:ascii="Georgia" w:hAnsi="Georgia"/>
        </w:rPr>
        <w:t>En general, para todos los días correspondientes a las dos semanas analizadas, se observa un comportamiento bastante similar: mayor demanda eléctrica en las horas de trabajo (aproximadamente de 8 de la mañana a 6 de la tarde), disminuyendo a primera hora del día, así como durante la madrugada. El fin de semana del 4 y 5 de junio no presenta un valor significativo, lo que se traduce en una baja actividad en el edificio esos dos días.</w:t>
      </w:r>
    </w:p>
    <w:p w14:paraId="2953A47E" w14:textId="77777777" w:rsidR="001B5FB2" w:rsidRDefault="001B5FB2" w:rsidP="001B5FB2">
      <w:pPr>
        <w:rPr>
          <w:rFonts w:ascii="Georgia" w:hAnsi="Georgia"/>
        </w:rPr>
      </w:pPr>
      <w:r w:rsidRPr="001972E8">
        <w:rPr>
          <w:rFonts w:ascii="Georgia" w:hAnsi="Georgia"/>
        </w:rPr>
        <w:t>Dicho esto, donde sí se detecta una clara anomalía en los valores que registran los sensores, es en el fin de semana del 11 y 12 de junio; en estos días, hay un aumento de la demanda que se mantiene de forma constante, lo que indica una alta actividad en el edificio, comportamiento que a priori, no era algo esperado.</w:t>
      </w:r>
    </w:p>
    <w:p w14:paraId="08DA3F95" w14:textId="77777777" w:rsidR="00562373" w:rsidRDefault="00562373" w:rsidP="001B5FB2">
      <w:pPr>
        <w:rPr>
          <w:rFonts w:ascii="Georgia" w:hAnsi="Georgia"/>
        </w:rPr>
      </w:pPr>
    </w:p>
    <w:p w14:paraId="37C5E762" w14:textId="77777777" w:rsidR="001B5FB2" w:rsidRPr="003A0D0C" w:rsidRDefault="001B5FB2" w:rsidP="001B5FB2"/>
    <w:p w14:paraId="3E4A738B" w14:textId="77777777" w:rsidR="00B1359F" w:rsidRPr="00A73DB2" w:rsidRDefault="00B1359F" w:rsidP="00B1359F">
      <w:pPr>
        <w:pStyle w:val="Heading3"/>
        <w:rPr>
          <w:lang w:val="es-ES"/>
        </w:rPr>
      </w:pPr>
      <w:bookmarkStart w:id="138" w:name="_Toc488444282"/>
      <w:r w:rsidRPr="00A73DB2">
        <w:rPr>
          <w:rFonts w:eastAsiaTheme="minorHAnsi"/>
          <w:lang w:val="es-ES"/>
        </w:rPr>
        <w:t>Patrón de comportamiento similar</w:t>
      </w:r>
      <w:bookmarkEnd w:id="138"/>
    </w:p>
    <w:p w14:paraId="493F6646" w14:textId="77777777" w:rsidR="00B1359F" w:rsidRPr="007E04DC" w:rsidRDefault="00B1359F" w:rsidP="00B1359F">
      <w:pPr>
        <w:spacing w:after="0"/>
      </w:pPr>
    </w:p>
    <w:p w14:paraId="20436FE9" w14:textId="77777777" w:rsidR="00B1359F" w:rsidRDefault="00B1359F" w:rsidP="00B1359F">
      <w:pPr>
        <w:rPr>
          <w:rFonts w:ascii="Georgia" w:hAnsi="Georgia"/>
        </w:rPr>
      </w:pPr>
      <w:r>
        <w:rPr>
          <w:rFonts w:ascii="Georgia" w:hAnsi="Georgia"/>
        </w:rPr>
        <w:t>Si nos fijamos en los valores medidos por los sensores en diferentes medidas, como flujo de aire, concentración de CO</w:t>
      </w:r>
      <w:r>
        <w:rPr>
          <w:rFonts w:ascii="Georgia" w:hAnsi="Georgia"/>
          <w:vertAlign w:val="subscript"/>
        </w:rPr>
        <w:t>2</w:t>
      </w:r>
      <w:r>
        <w:rPr>
          <w:rFonts w:ascii="Georgia" w:hAnsi="Georgia"/>
        </w:rPr>
        <w:t xml:space="preserve"> o temperatura en el edificio, se observa un </w:t>
      </w:r>
      <w:r w:rsidRPr="006274B8">
        <w:rPr>
          <w:rFonts w:ascii="Georgia" w:hAnsi="Georgia"/>
        </w:rPr>
        <w:t xml:space="preserve">comportamiento </w:t>
      </w:r>
      <w:r>
        <w:rPr>
          <w:rFonts w:ascii="Georgia" w:hAnsi="Georgia"/>
        </w:rPr>
        <w:t xml:space="preserve">similar en dichas medidas. </w:t>
      </w:r>
    </w:p>
    <w:p w14:paraId="5629075F" w14:textId="77777777" w:rsidR="00B1359F" w:rsidRDefault="00B1359F" w:rsidP="00B1359F">
      <w:pPr>
        <w:rPr>
          <w:rFonts w:ascii="Georgia" w:hAnsi="Georgia"/>
        </w:rPr>
      </w:pPr>
      <w:r>
        <w:rPr>
          <w:rFonts w:ascii="Georgia" w:hAnsi="Georgia"/>
        </w:rPr>
        <w:t>E</w:t>
      </w:r>
      <w:r w:rsidRPr="006274B8">
        <w:rPr>
          <w:rFonts w:ascii="Georgia" w:hAnsi="Georgia"/>
        </w:rPr>
        <w:t xml:space="preserve">n mi opinión, </w:t>
      </w:r>
      <w:r>
        <w:rPr>
          <w:rFonts w:ascii="Georgia" w:hAnsi="Georgia"/>
        </w:rPr>
        <w:t xml:space="preserve">este patrón de comportamiento repetido a lo largo de los días 7 y 8 de junio, </w:t>
      </w:r>
      <w:r w:rsidRPr="006274B8">
        <w:rPr>
          <w:rFonts w:ascii="Georgia" w:hAnsi="Georgia"/>
        </w:rPr>
        <w:t>se p</w:t>
      </w:r>
      <w:r>
        <w:rPr>
          <w:rFonts w:ascii="Georgia" w:hAnsi="Georgia"/>
        </w:rPr>
        <w:t xml:space="preserve">uede interpretar como que se ha dado algún tipo de problema con los </w:t>
      </w:r>
      <w:r w:rsidRPr="006274B8">
        <w:rPr>
          <w:rFonts w:ascii="Georgia" w:hAnsi="Georgia"/>
        </w:rPr>
        <w:t>sistemas esos días.</w:t>
      </w:r>
    </w:p>
    <w:p w14:paraId="7F0CBD85" w14:textId="77777777" w:rsidR="001B5FB2" w:rsidRDefault="001B5FB2" w:rsidP="001B5FB2"/>
    <w:p w14:paraId="26CF9ABE" w14:textId="77777777" w:rsidR="0084294E" w:rsidRDefault="0084294E">
      <w:pPr>
        <w:spacing w:line="276" w:lineRule="auto"/>
        <w:jc w:val="left"/>
        <w:rPr>
          <w:rFonts w:eastAsiaTheme="majorEastAsia" w:cstheme="majorBidi"/>
          <w:b/>
          <w:bCs/>
          <w:color w:val="FF0000"/>
          <w:kern w:val="28"/>
          <w:sz w:val="28"/>
          <w:szCs w:val="26"/>
        </w:rPr>
      </w:pPr>
      <w:r>
        <w:rPr>
          <w:color w:val="FF0000"/>
          <w:kern w:val="28"/>
        </w:rPr>
        <w:br w:type="page"/>
      </w:r>
    </w:p>
    <w:p w14:paraId="05703595" w14:textId="77777777" w:rsidR="004E1CF5" w:rsidRPr="002E00B4" w:rsidRDefault="006B620B" w:rsidP="006B620B">
      <w:pPr>
        <w:pStyle w:val="Heading2"/>
        <w:rPr>
          <w:color w:val="FF0000"/>
          <w:kern w:val="28"/>
        </w:rPr>
      </w:pPr>
      <w:bookmarkStart w:id="139" w:name="_Toc488444283"/>
      <w:r w:rsidRPr="002E00B4">
        <w:rPr>
          <w:color w:val="FF0000"/>
          <w:kern w:val="28"/>
        </w:rPr>
        <w:lastRenderedPageBreak/>
        <w:t xml:space="preserve">Detección de </w:t>
      </w:r>
      <w:r w:rsidR="00A668F8" w:rsidRPr="002E00B4">
        <w:rPr>
          <w:color w:val="FF0000"/>
          <w:kern w:val="28"/>
        </w:rPr>
        <w:t>anomalía</w:t>
      </w:r>
      <w:r w:rsidRPr="002E00B4">
        <w:rPr>
          <w:color w:val="FF0000"/>
          <w:kern w:val="28"/>
        </w:rPr>
        <w:t>s</w:t>
      </w:r>
      <w:bookmarkEnd w:id="139"/>
    </w:p>
    <w:p w14:paraId="3CC43E57" w14:textId="77777777" w:rsidR="001B5FB2" w:rsidRPr="001B5FB2" w:rsidRDefault="001B5FB2" w:rsidP="001B5FB2"/>
    <w:p w14:paraId="4F9865B3" w14:textId="77777777" w:rsidR="0029559E" w:rsidRPr="008E1346" w:rsidRDefault="00925858" w:rsidP="00C613D2">
      <w:pPr>
        <w:spacing w:after="0"/>
        <w:rPr>
          <w:rFonts w:ascii="Georgia" w:hAnsi="Georgia"/>
          <w:color w:val="FF0000"/>
        </w:rPr>
      </w:pPr>
      <w:r w:rsidRPr="008E1346">
        <w:rPr>
          <w:rFonts w:ascii="Georgia" w:hAnsi="Georgia"/>
          <w:color w:val="FF0000"/>
        </w:rPr>
        <w:t xml:space="preserve">La metodología </w:t>
      </w:r>
      <w:r w:rsidR="00C613D2">
        <w:rPr>
          <w:rFonts w:ascii="Georgia" w:hAnsi="Georgia"/>
          <w:color w:val="FF0000"/>
        </w:rPr>
        <w:t>definida en est</w:t>
      </w:r>
      <w:r w:rsidR="00CA3D71">
        <w:rPr>
          <w:rFonts w:ascii="Georgia" w:hAnsi="Georgia"/>
          <w:color w:val="FF0000"/>
        </w:rPr>
        <w:t xml:space="preserve">e </w:t>
      </w:r>
      <w:r w:rsidR="00C613D2">
        <w:rPr>
          <w:rFonts w:ascii="Georgia" w:hAnsi="Georgia"/>
          <w:color w:val="FF0000"/>
        </w:rPr>
        <w:t xml:space="preserve">trabajo </w:t>
      </w:r>
      <w:r w:rsidRPr="008E1346">
        <w:rPr>
          <w:rFonts w:ascii="Georgia" w:hAnsi="Georgia"/>
          <w:color w:val="FF0000"/>
        </w:rPr>
        <w:t xml:space="preserve">se </w:t>
      </w:r>
      <w:r w:rsidR="003800DA" w:rsidRPr="008E1346">
        <w:rPr>
          <w:rFonts w:ascii="Georgia" w:hAnsi="Georgia"/>
          <w:color w:val="FF0000"/>
        </w:rPr>
        <w:t xml:space="preserve">basa principalmente </w:t>
      </w:r>
      <w:r w:rsidRPr="008E1346">
        <w:rPr>
          <w:rFonts w:ascii="Georgia" w:hAnsi="Georgia"/>
          <w:color w:val="FF0000"/>
        </w:rPr>
        <w:t xml:space="preserve">en </w:t>
      </w:r>
      <w:r w:rsidR="00C613D2">
        <w:rPr>
          <w:rFonts w:ascii="Georgia" w:hAnsi="Georgia"/>
          <w:color w:val="FF0000"/>
        </w:rPr>
        <w:t xml:space="preserve">el uso de técnicas de </w:t>
      </w:r>
      <w:proofErr w:type="spellStart"/>
      <w:r w:rsidR="00C613D2" w:rsidRPr="00D956CB">
        <w:rPr>
          <w:rFonts w:ascii="Georgia" w:hAnsi="Georgia"/>
          <w:i/>
          <w:color w:val="FF0000"/>
        </w:rPr>
        <w:t>Clustering</w:t>
      </w:r>
      <w:proofErr w:type="spellEnd"/>
      <w:r w:rsidR="00C613D2" w:rsidRPr="00D956CB">
        <w:rPr>
          <w:rFonts w:ascii="Georgia" w:hAnsi="Georgia"/>
          <w:i/>
          <w:color w:val="FF0000"/>
        </w:rPr>
        <w:t xml:space="preserve"> </w:t>
      </w:r>
      <w:r w:rsidRPr="00D956CB">
        <w:rPr>
          <w:rFonts w:ascii="Georgia" w:hAnsi="Georgia"/>
          <w:i/>
          <w:color w:val="FF0000"/>
        </w:rPr>
        <w:t>Jerárquico</w:t>
      </w:r>
      <w:r w:rsidR="00C613D2">
        <w:rPr>
          <w:rFonts w:ascii="Georgia" w:hAnsi="Georgia"/>
          <w:color w:val="FF0000"/>
        </w:rPr>
        <w:t xml:space="preserve">, tomando como método de distancia entre </w:t>
      </w:r>
      <w:proofErr w:type="spellStart"/>
      <w:r w:rsidR="00C613D2">
        <w:rPr>
          <w:rFonts w:ascii="Georgia" w:hAnsi="Georgia"/>
          <w:color w:val="FF0000"/>
        </w:rPr>
        <w:t>clusters</w:t>
      </w:r>
      <w:proofErr w:type="spellEnd"/>
      <w:r w:rsidR="00C613D2">
        <w:rPr>
          <w:rFonts w:ascii="Georgia" w:hAnsi="Georgia"/>
          <w:color w:val="FF0000"/>
        </w:rPr>
        <w:t xml:space="preserve"> la distancia </w:t>
      </w:r>
      <w:r w:rsidR="003800DA" w:rsidRPr="00D956CB">
        <w:rPr>
          <w:rFonts w:ascii="Georgia" w:hAnsi="Georgia"/>
          <w:i/>
          <w:color w:val="FF0000"/>
        </w:rPr>
        <w:t>DTW</w:t>
      </w:r>
      <w:r w:rsidR="003800DA" w:rsidRPr="008E1346">
        <w:rPr>
          <w:rFonts w:ascii="Georgia" w:hAnsi="Georgia"/>
          <w:color w:val="FF0000"/>
        </w:rPr>
        <w:t>.</w:t>
      </w:r>
      <w:r w:rsidR="0029559E" w:rsidRPr="008E1346">
        <w:rPr>
          <w:rFonts w:ascii="Georgia" w:hAnsi="Georgia"/>
          <w:color w:val="FF0000"/>
        </w:rPr>
        <w:t xml:space="preserve">  </w:t>
      </w:r>
    </w:p>
    <w:p w14:paraId="2482528E" w14:textId="77777777" w:rsidR="00DF5505" w:rsidRDefault="00DF5505" w:rsidP="00C613D2">
      <w:pPr>
        <w:spacing w:after="0"/>
        <w:rPr>
          <w:rFonts w:ascii="Georgia" w:hAnsi="Georgia"/>
          <w:color w:val="FF0000"/>
        </w:rPr>
      </w:pPr>
    </w:p>
    <w:p w14:paraId="36A5D2D9" w14:textId="77777777" w:rsidR="006F2861" w:rsidRDefault="0029559E" w:rsidP="00C613D2">
      <w:pPr>
        <w:spacing w:after="0"/>
        <w:rPr>
          <w:rFonts w:ascii="Georgia" w:hAnsi="Georgia"/>
          <w:color w:val="FF0000"/>
        </w:rPr>
      </w:pPr>
      <w:r w:rsidRPr="008E1346">
        <w:rPr>
          <w:rFonts w:ascii="Georgia" w:hAnsi="Georgia"/>
          <w:color w:val="FF0000"/>
        </w:rPr>
        <w:t xml:space="preserve">La visualización </w:t>
      </w:r>
      <w:r w:rsidR="000A12DF">
        <w:rPr>
          <w:rFonts w:ascii="Georgia" w:hAnsi="Georgia"/>
          <w:color w:val="FF0000"/>
        </w:rPr>
        <w:t xml:space="preserve">de los datos </w:t>
      </w:r>
      <w:r w:rsidRPr="008E1346">
        <w:rPr>
          <w:rFonts w:ascii="Georgia" w:hAnsi="Georgia"/>
          <w:color w:val="FF0000"/>
        </w:rPr>
        <w:t xml:space="preserve">se ha resuelto mediante la generación de </w:t>
      </w:r>
      <w:proofErr w:type="spellStart"/>
      <w:r w:rsidRPr="008E1346">
        <w:rPr>
          <w:rFonts w:ascii="Georgia" w:hAnsi="Georgia"/>
          <w:color w:val="FF0000"/>
        </w:rPr>
        <w:t>dendrogramas</w:t>
      </w:r>
      <w:proofErr w:type="spellEnd"/>
      <w:r w:rsidRPr="008E1346">
        <w:rPr>
          <w:rFonts w:ascii="Georgia" w:hAnsi="Georgia"/>
          <w:color w:val="FF0000"/>
        </w:rPr>
        <w:t xml:space="preserve"> y gráficos (</w:t>
      </w:r>
      <w:r w:rsidR="0066503B">
        <w:rPr>
          <w:rFonts w:ascii="Georgia" w:hAnsi="Georgia"/>
          <w:color w:val="FF0000"/>
        </w:rPr>
        <w:t xml:space="preserve">estos </w:t>
      </w:r>
      <w:r w:rsidR="00B7631E">
        <w:rPr>
          <w:rFonts w:ascii="Georgia" w:hAnsi="Georgia"/>
          <w:color w:val="FF0000"/>
        </w:rPr>
        <w:t xml:space="preserve">pueden ser </w:t>
      </w:r>
      <w:r w:rsidRPr="008E1346">
        <w:rPr>
          <w:rFonts w:ascii="Georgia" w:hAnsi="Georgia"/>
          <w:color w:val="FF0000"/>
        </w:rPr>
        <w:t xml:space="preserve">simples o múltiples), </w:t>
      </w:r>
      <w:r w:rsidR="00B7631E">
        <w:rPr>
          <w:rFonts w:ascii="Georgia" w:hAnsi="Georgia"/>
          <w:color w:val="FF0000"/>
        </w:rPr>
        <w:t xml:space="preserve"> unos </w:t>
      </w:r>
      <w:r w:rsidRPr="008E1346">
        <w:rPr>
          <w:rFonts w:ascii="Georgia" w:hAnsi="Georgia"/>
          <w:color w:val="FF0000"/>
        </w:rPr>
        <w:t>modelos que permite</w:t>
      </w:r>
      <w:r w:rsidR="006F2861">
        <w:rPr>
          <w:rFonts w:ascii="Georgia" w:hAnsi="Georgia"/>
          <w:color w:val="FF0000"/>
        </w:rPr>
        <w:t>n</w:t>
      </w:r>
      <w:r w:rsidR="00B7631E">
        <w:rPr>
          <w:rFonts w:ascii="Georgia" w:hAnsi="Georgia"/>
          <w:color w:val="FF0000"/>
        </w:rPr>
        <w:t xml:space="preserve"> que,</w:t>
      </w:r>
      <w:r w:rsidRPr="008E1346">
        <w:rPr>
          <w:rFonts w:ascii="Georgia" w:hAnsi="Georgia"/>
          <w:color w:val="FF0000"/>
        </w:rPr>
        <w:t xml:space="preserve"> </w:t>
      </w:r>
      <w:r w:rsidR="000A12DF">
        <w:rPr>
          <w:rFonts w:ascii="Georgia" w:hAnsi="Georgia"/>
          <w:color w:val="FF0000"/>
        </w:rPr>
        <w:t>por parte del</w:t>
      </w:r>
      <w:r w:rsidRPr="008E1346">
        <w:rPr>
          <w:rFonts w:ascii="Georgia" w:hAnsi="Georgia"/>
          <w:color w:val="FF0000"/>
        </w:rPr>
        <w:t xml:space="preserve"> usuario</w:t>
      </w:r>
      <w:r w:rsidR="000A12DF">
        <w:rPr>
          <w:rFonts w:ascii="Georgia" w:hAnsi="Georgia"/>
          <w:color w:val="FF0000"/>
        </w:rPr>
        <w:t xml:space="preserve">, </w:t>
      </w:r>
      <w:r w:rsidR="00B7631E">
        <w:rPr>
          <w:rFonts w:ascii="Georgia" w:hAnsi="Georgia"/>
          <w:color w:val="FF0000"/>
        </w:rPr>
        <w:t xml:space="preserve">se </w:t>
      </w:r>
      <w:r w:rsidR="000A12DF">
        <w:rPr>
          <w:rFonts w:ascii="Georgia" w:hAnsi="Georgia"/>
          <w:color w:val="FF0000"/>
        </w:rPr>
        <w:t>llev</w:t>
      </w:r>
      <w:r w:rsidR="00B7631E">
        <w:rPr>
          <w:rFonts w:ascii="Georgia" w:hAnsi="Georgia"/>
          <w:color w:val="FF0000"/>
        </w:rPr>
        <w:t>e</w:t>
      </w:r>
      <w:r w:rsidR="000A12DF">
        <w:rPr>
          <w:rFonts w:ascii="Georgia" w:hAnsi="Georgia"/>
          <w:color w:val="FF0000"/>
        </w:rPr>
        <w:t xml:space="preserve"> a cabo </w:t>
      </w:r>
      <w:r w:rsidR="003817A1" w:rsidRPr="008E1346">
        <w:rPr>
          <w:rFonts w:ascii="Georgia" w:hAnsi="Georgia"/>
          <w:color w:val="FF0000"/>
        </w:rPr>
        <w:t>un análisis</w:t>
      </w:r>
      <w:r w:rsidR="000A12DF">
        <w:rPr>
          <w:rFonts w:ascii="Georgia" w:hAnsi="Georgia"/>
          <w:color w:val="FF0000"/>
        </w:rPr>
        <w:t xml:space="preserve"> y una </w:t>
      </w:r>
      <w:r w:rsidRPr="008E1346">
        <w:rPr>
          <w:rFonts w:ascii="Georgia" w:hAnsi="Georgia"/>
          <w:color w:val="FF0000"/>
        </w:rPr>
        <w:t xml:space="preserve">verificación </w:t>
      </w:r>
      <w:r w:rsidR="003817A1" w:rsidRPr="008E1346">
        <w:rPr>
          <w:rFonts w:ascii="Georgia" w:hAnsi="Georgia"/>
          <w:color w:val="FF0000"/>
        </w:rPr>
        <w:t>del escenario fácil</w:t>
      </w:r>
      <w:r w:rsidR="000A12DF">
        <w:rPr>
          <w:rFonts w:ascii="Georgia" w:hAnsi="Georgia"/>
          <w:color w:val="FF0000"/>
        </w:rPr>
        <w:t xml:space="preserve">, </w:t>
      </w:r>
      <w:r w:rsidRPr="008E1346">
        <w:rPr>
          <w:rFonts w:ascii="Georgia" w:hAnsi="Georgia"/>
          <w:color w:val="FF0000"/>
        </w:rPr>
        <w:t>rápida</w:t>
      </w:r>
      <w:r w:rsidR="000A12DF">
        <w:rPr>
          <w:rFonts w:ascii="Georgia" w:hAnsi="Georgia"/>
          <w:color w:val="FF0000"/>
        </w:rPr>
        <w:t xml:space="preserve"> y efectiva</w:t>
      </w:r>
      <w:r w:rsidR="003817A1" w:rsidRPr="008E1346">
        <w:rPr>
          <w:rFonts w:ascii="Georgia" w:hAnsi="Georgia"/>
          <w:color w:val="FF0000"/>
        </w:rPr>
        <w:t>.</w:t>
      </w:r>
    </w:p>
    <w:p w14:paraId="1296B0B1" w14:textId="77777777" w:rsidR="00855EEB" w:rsidRDefault="00855EEB" w:rsidP="00C613D2">
      <w:pPr>
        <w:spacing w:after="0"/>
        <w:rPr>
          <w:rFonts w:ascii="Georgia" w:hAnsi="Georgia"/>
          <w:color w:val="FF0000"/>
        </w:rPr>
      </w:pPr>
    </w:p>
    <w:p w14:paraId="3A053252" w14:textId="77777777" w:rsidR="00855EEB" w:rsidRDefault="000A12DF" w:rsidP="00C613D2">
      <w:pPr>
        <w:spacing w:after="0"/>
        <w:rPr>
          <w:rFonts w:ascii="Georgia" w:hAnsi="Georgia"/>
          <w:color w:val="FF0000"/>
        </w:rPr>
      </w:pPr>
      <w:r>
        <w:rPr>
          <w:rFonts w:ascii="Georgia" w:hAnsi="Georgia"/>
          <w:color w:val="FF0000"/>
        </w:rPr>
        <w:t xml:space="preserve">El </w:t>
      </w:r>
      <w:r w:rsidR="006F2861">
        <w:rPr>
          <w:rFonts w:ascii="Georgia" w:hAnsi="Georgia"/>
          <w:color w:val="FF0000"/>
        </w:rPr>
        <w:t xml:space="preserve">análisis detallado de los </w:t>
      </w:r>
      <w:r>
        <w:rPr>
          <w:rFonts w:ascii="Georgia" w:hAnsi="Georgia"/>
          <w:color w:val="FF0000"/>
        </w:rPr>
        <w:t>datos e</w:t>
      </w:r>
      <w:r w:rsidR="006F2861">
        <w:rPr>
          <w:rFonts w:ascii="Georgia" w:hAnsi="Georgia"/>
          <w:color w:val="FF0000"/>
        </w:rPr>
        <w:t xml:space="preserve">mpieza por la visualización directa de los </w:t>
      </w:r>
      <w:proofErr w:type="spellStart"/>
      <w:r w:rsidR="006F2861">
        <w:rPr>
          <w:rFonts w:ascii="Georgia" w:hAnsi="Georgia"/>
          <w:color w:val="FF0000"/>
        </w:rPr>
        <w:t>dendrogramas</w:t>
      </w:r>
      <w:proofErr w:type="spellEnd"/>
      <w:r w:rsidR="006F2861">
        <w:rPr>
          <w:rFonts w:ascii="Georgia" w:hAnsi="Georgia"/>
          <w:color w:val="FF0000"/>
        </w:rPr>
        <w:t xml:space="preserve"> que se han generado. </w:t>
      </w:r>
      <w:r>
        <w:rPr>
          <w:rFonts w:ascii="Georgia" w:hAnsi="Georgia"/>
          <w:color w:val="FF0000"/>
        </w:rPr>
        <w:t xml:space="preserve"> </w:t>
      </w:r>
      <w:r w:rsidR="006F2861">
        <w:rPr>
          <w:rFonts w:ascii="Georgia" w:hAnsi="Georgia"/>
          <w:color w:val="FF0000"/>
        </w:rPr>
        <w:t xml:space="preserve">Esta primera fase nos va a permitir detectar de forma visual aquellos grupos de datos </w:t>
      </w:r>
      <w:r w:rsidR="00962C46">
        <w:rPr>
          <w:rFonts w:ascii="Georgia" w:hAnsi="Georgia"/>
          <w:color w:val="FF0000"/>
        </w:rPr>
        <w:t>(</w:t>
      </w:r>
      <w:proofErr w:type="spellStart"/>
      <w:r w:rsidR="00962C46">
        <w:rPr>
          <w:rFonts w:ascii="Georgia" w:hAnsi="Georgia"/>
          <w:color w:val="FF0000"/>
        </w:rPr>
        <w:t>clusters</w:t>
      </w:r>
      <w:proofErr w:type="spellEnd"/>
      <w:r w:rsidR="00962C46">
        <w:rPr>
          <w:rFonts w:ascii="Georgia" w:hAnsi="Georgia"/>
          <w:color w:val="FF0000"/>
        </w:rPr>
        <w:t xml:space="preserve">) </w:t>
      </w:r>
      <w:r w:rsidR="006F2861">
        <w:rPr>
          <w:rFonts w:ascii="Georgia" w:hAnsi="Georgia"/>
          <w:color w:val="FF0000"/>
        </w:rPr>
        <w:t>que se comportan de una manera atípica, y que por tanto, podrían constituir una posible anomalía.</w:t>
      </w:r>
      <w:r w:rsidR="00D47D6F">
        <w:rPr>
          <w:rFonts w:ascii="Georgia" w:hAnsi="Georgia"/>
          <w:color w:val="FF0000"/>
        </w:rPr>
        <w:t xml:space="preserve"> </w:t>
      </w:r>
    </w:p>
    <w:p w14:paraId="74683A38" w14:textId="77777777" w:rsidR="00D47D6F" w:rsidRDefault="00D47D6F" w:rsidP="00C613D2">
      <w:pPr>
        <w:spacing w:after="0"/>
        <w:rPr>
          <w:rFonts w:ascii="Georgia" w:hAnsi="Georgia"/>
          <w:color w:val="FF0000"/>
        </w:rPr>
      </w:pPr>
    </w:p>
    <w:p w14:paraId="5D8E6CA7" w14:textId="77777777" w:rsidR="00421909" w:rsidRDefault="00D47D6F" w:rsidP="00C613D2">
      <w:pPr>
        <w:spacing w:after="0"/>
        <w:rPr>
          <w:rFonts w:ascii="Georgia" w:hAnsi="Georgia"/>
          <w:color w:val="FF0000"/>
        </w:rPr>
      </w:pPr>
      <w:r>
        <w:rPr>
          <w:rFonts w:ascii="Georgia" w:hAnsi="Georgia"/>
          <w:color w:val="FF0000"/>
        </w:rPr>
        <w:t xml:space="preserve">La segunda fase consiste en verificar </w:t>
      </w:r>
      <w:r w:rsidR="0098247D">
        <w:rPr>
          <w:rFonts w:ascii="Georgia" w:hAnsi="Georgia"/>
          <w:color w:val="FF0000"/>
        </w:rPr>
        <w:t xml:space="preserve">dicho </w:t>
      </w:r>
      <w:r>
        <w:rPr>
          <w:rFonts w:ascii="Georgia" w:hAnsi="Georgia"/>
          <w:color w:val="FF0000"/>
        </w:rPr>
        <w:t>comportamiento mediante las correspondientes gráficas</w:t>
      </w:r>
      <w:r w:rsidR="00153B66">
        <w:rPr>
          <w:rFonts w:ascii="Georgia" w:hAnsi="Georgia"/>
          <w:color w:val="FF0000"/>
        </w:rPr>
        <w:t xml:space="preserve"> obtenidas para esos datos</w:t>
      </w:r>
      <w:r w:rsidR="00421909">
        <w:rPr>
          <w:rFonts w:ascii="Georgia" w:hAnsi="Georgia"/>
          <w:color w:val="FF0000"/>
        </w:rPr>
        <w:t xml:space="preserve">, llevándose a cabo </w:t>
      </w:r>
      <w:r>
        <w:rPr>
          <w:rFonts w:ascii="Georgia" w:hAnsi="Georgia"/>
          <w:color w:val="FF0000"/>
        </w:rPr>
        <w:t>un análisis más específico</w:t>
      </w:r>
      <w:r w:rsidR="00153B66">
        <w:rPr>
          <w:rFonts w:ascii="Georgia" w:hAnsi="Georgia"/>
          <w:color w:val="FF0000"/>
        </w:rPr>
        <w:t xml:space="preserve">, de </w:t>
      </w:r>
      <w:r w:rsidR="00421909">
        <w:rPr>
          <w:rFonts w:ascii="Georgia" w:hAnsi="Georgia"/>
          <w:color w:val="FF0000"/>
        </w:rPr>
        <w:t xml:space="preserve">una </w:t>
      </w:r>
      <w:r w:rsidR="00153B66">
        <w:rPr>
          <w:rFonts w:ascii="Georgia" w:hAnsi="Georgia"/>
          <w:color w:val="FF0000"/>
        </w:rPr>
        <w:t xml:space="preserve">forma </w:t>
      </w:r>
      <w:r w:rsidR="00421909">
        <w:rPr>
          <w:rFonts w:ascii="Georgia" w:hAnsi="Georgia"/>
          <w:color w:val="FF0000"/>
        </w:rPr>
        <w:t xml:space="preserve">más </w:t>
      </w:r>
      <w:r>
        <w:rPr>
          <w:rFonts w:ascii="Georgia" w:hAnsi="Georgia"/>
          <w:color w:val="FF0000"/>
        </w:rPr>
        <w:t>puntual</w:t>
      </w:r>
      <w:r w:rsidR="00421909">
        <w:rPr>
          <w:rFonts w:ascii="Georgia" w:hAnsi="Georgia"/>
          <w:color w:val="FF0000"/>
        </w:rPr>
        <w:t xml:space="preserve">. </w:t>
      </w:r>
    </w:p>
    <w:p w14:paraId="3BEB3BAD" w14:textId="77777777" w:rsidR="00421909" w:rsidRDefault="00421909" w:rsidP="00C613D2">
      <w:pPr>
        <w:spacing w:after="0"/>
        <w:rPr>
          <w:rFonts w:ascii="Georgia" w:hAnsi="Georgia"/>
          <w:color w:val="FF0000"/>
        </w:rPr>
      </w:pPr>
    </w:p>
    <w:p w14:paraId="4A5D4319" w14:textId="77777777" w:rsidR="00421909" w:rsidRDefault="00421909" w:rsidP="00C613D2">
      <w:pPr>
        <w:spacing w:after="0"/>
        <w:rPr>
          <w:rFonts w:ascii="Georgia" w:hAnsi="Georgia"/>
          <w:color w:val="FF0000"/>
        </w:rPr>
      </w:pPr>
      <w:r>
        <w:rPr>
          <w:rFonts w:ascii="Georgia" w:hAnsi="Georgia"/>
          <w:color w:val="FF0000"/>
        </w:rPr>
        <w:t>En esta segunda fase, podemos diferenciar dos formas de afrontar el análisis:</w:t>
      </w:r>
    </w:p>
    <w:p w14:paraId="76E3FB75" w14:textId="77777777" w:rsidR="00421909" w:rsidRDefault="00421909" w:rsidP="00C613D2">
      <w:pPr>
        <w:spacing w:after="0"/>
        <w:rPr>
          <w:rFonts w:ascii="Georgia" w:hAnsi="Georgia"/>
          <w:color w:val="FF0000"/>
        </w:rPr>
      </w:pPr>
    </w:p>
    <w:p w14:paraId="2332AE7E" w14:textId="77777777" w:rsidR="00421909" w:rsidRPr="006E4504" w:rsidRDefault="00421909" w:rsidP="006E4504">
      <w:pPr>
        <w:pStyle w:val="ListParagraph"/>
        <w:numPr>
          <w:ilvl w:val="0"/>
          <w:numId w:val="36"/>
        </w:numPr>
        <w:spacing w:after="0"/>
        <w:rPr>
          <w:rFonts w:ascii="Georgia" w:hAnsi="Georgia"/>
          <w:color w:val="FF0000"/>
        </w:rPr>
      </w:pPr>
      <w:r w:rsidRPr="006E4504">
        <w:rPr>
          <w:rFonts w:ascii="Georgia" w:hAnsi="Georgia"/>
          <w:color w:val="FF0000"/>
        </w:rPr>
        <w:t xml:space="preserve">Comparando los datos </w:t>
      </w:r>
      <w:r w:rsidR="006E4504" w:rsidRPr="006E4504">
        <w:rPr>
          <w:rFonts w:ascii="Georgia" w:hAnsi="Georgia"/>
          <w:color w:val="FF0000"/>
        </w:rPr>
        <w:t xml:space="preserve">de diferentes parámetros </w:t>
      </w:r>
      <w:r w:rsidR="00D47D6F" w:rsidRPr="006E4504">
        <w:rPr>
          <w:rFonts w:ascii="Georgia" w:hAnsi="Georgia"/>
          <w:color w:val="FF0000"/>
        </w:rPr>
        <w:t xml:space="preserve">para </w:t>
      </w:r>
      <w:r w:rsidRPr="006E4504">
        <w:rPr>
          <w:rFonts w:ascii="Georgia" w:hAnsi="Georgia"/>
          <w:color w:val="FF0000"/>
        </w:rPr>
        <w:t>una fecha determinada</w:t>
      </w:r>
    </w:p>
    <w:p w14:paraId="6A5CDC55" w14:textId="77777777" w:rsidR="00421909" w:rsidRPr="00421909" w:rsidRDefault="00421909" w:rsidP="00421909">
      <w:pPr>
        <w:pStyle w:val="ListParagraph"/>
        <w:spacing w:after="0"/>
        <w:ind w:left="360"/>
        <w:rPr>
          <w:rFonts w:ascii="Georgia" w:hAnsi="Georgia"/>
          <w:color w:val="FF0000"/>
        </w:rPr>
      </w:pPr>
    </w:p>
    <w:p w14:paraId="077D8A70" w14:textId="77777777" w:rsidR="00421909" w:rsidRDefault="00421909" w:rsidP="006E4504">
      <w:pPr>
        <w:spacing w:after="0"/>
        <w:ind w:left="360"/>
        <w:rPr>
          <w:rFonts w:ascii="Georgia" w:hAnsi="Georgia"/>
          <w:color w:val="FF0000"/>
        </w:rPr>
      </w:pPr>
      <w:r>
        <w:rPr>
          <w:rFonts w:ascii="Georgia" w:hAnsi="Georgia"/>
          <w:color w:val="FF0000"/>
        </w:rPr>
        <w:t xml:space="preserve">Se realiza un análisis de otros parámetros </w:t>
      </w:r>
      <w:r w:rsidR="006E4504">
        <w:rPr>
          <w:rFonts w:ascii="Georgia" w:hAnsi="Georgia"/>
          <w:color w:val="FF0000"/>
        </w:rPr>
        <w:t xml:space="preserve">diferentes </w:t>
      </w:r>
      <w:r w:rsidR="00936A9E">
        <w:rPr>
          <w:rFonts w:ascii="Georgia" w:hAnsi="Georgia"/>
          <w:color w:val="FF0000"/>
        </w:rPr>
        <w:t xml:space="preserve">al analizado </w:t>
      </w:r>
      <w:r>
        <w:rPr>
          <w:rFonts w:ascii="Georgia" w:hAnsi="Georgia"/>
          <w:color w:val="FF0000"/>
        </w:rPr>
        <w:t>de forma aislada</w:t>
      </w:r>
      <w:r w:rsidR="00936A9E">
        <w:rPr>
          <w:rFonts w:ascii="Georgia" w:hAnsi="Georgia"/>
          <w:color w:val="FF0000"/>
        </w:rPr>
        <w:t xml:space="preserve"> y s</w:t>
      </w:r>
      <w:r w:rsidR="006E4504">
        <w:rPr>
          <w:rFonts w:ascii="Georgia" w:hAnsi="Georgia"/>
          <w:color w:val="FF0000"/>
        </w:rPr>
        <w:t>e comparan</w:t>
      </w:r>
      <w:r w:rsidR="00936A9E">
        <w:rPr>
          <w:rFonts w:ascii="Georgia" w:hAnsi="Georgia"/>
          <w:color w:val="FF0000"/>
        </w:rPr>
        <w:t xml:space="preserve"> con el fin de encontrar una </w:t>
      </w:r>
      <w:r w:rsidR="006E4504">
        <w:rPr>
          <w:rFonts w:ascii="Georgia" w:hAnsi="Georgia"/>
          <w:color w:val="FF0000"/>
        </w:rPr>
        <w:t xml:space="preserve">posible relación entre ellos. De esta forma, podemos </w:t>
      </w:r>
      <w:r w:rsidR="00936A9E">
        <w:rPr>
          <w:rFonts w:ascii="Georgia" w:hAnsi="Georgia"/>
          <w:color w:val="FF0000"/>
        </w:rPr>
        <w:t>suponer q</w:t>
      </w:r>
      <w:r>
        <w:rPr>
          <w:rFonts w:ascii="Georgia" w:hAnsi="Georgia"/>
          <w:color w:val="FF0000"/>
        </w:rPr>
        <w:t xml:space="preserve">ue en </w:t>
      </w:r>
      <w:r w:rsidR="00936A9E">
        <w:rPr>
          <w:rFonts w:ascii="Georgia" w:hAnsi="Georgia"/>
          <w:color w:val="FF0000"/>
        </w:rPr>
        <w:t xml:space="preserve">una </w:t>
      </w:r>
      <w:r>
        <w:rPr>
          <w:rFonts w:ascii="Georgia" w:hAnsi="Georgia"/>
          <w:color w:val="FF0000"/>
        </w:rPr>
        <w:t xml:space="preserve">fecha determinada, los datos </w:t>
      </w:r>
      <w:r w:rsidR="006E4504">
        <w:rPr>
          <w:rFonts w:ascii="Georgia" w:hAnsi="Georgia"/>
          <w:color w:val="FF0000"/>
        </w:rPr>
        <w:t xml:space="preserve">presentan un </w:t>
      </w:r>
      <w:r>
        <w:rPr>
          <w:rFonts w:ascii="Georgia" w:hAnsi="Georgia"/>
          <w:color w:val="FF0000"/>
        </w:rPr>
        <w:t>comportamiento anómalo</w:t>
      </w:r>
      <w:r w:rsidR="006E4504">
        <w:rPr>
          <w:rFonts w:ascii="Georgia" w:hAnsi="Georgia"/>
          <w:color w:val="FF0000"/>
        </w:rPr>
        <w:t xml:space="preserve">, </w:t>
      </w:r>
      <w:r w:rsidR="00936A9E">
        <w:rPr>
          <w:rFonts w:ascii="Georgia" w:hAnsi="Georgia"/>
          <w:color w:val="FF0000"/>
        </w:rPr>
        <w:t xml:space="preserve"> </w:t>
      </w:r>
      <w:r w:rsidR="006E4504">
        <w:rPr>
          <w:rFonts w:ascii="Georgia" w:hAnsi="Georgia"/>
          <w:color w:val="FF0000"/>
        </w:rPr>
        <w:t xml:space="preserve">tal y como </w:t>
      </w:r>
      <w:r>
        <w:rPr>
          <w:rFonts w:ascii="Georgia" w:hAnsi="Georgia"/>
          <w:color w:val="FF0000"/>
        </w:rPr>
        <w:t xml:space="preserve">queríamos verificar.  </w:t>
      </w:r>
    </w:p>
    <w:p w14:paraId="7634B131" w14:textId="77777777" w:rsidR="00421909" w:rsidRPr="00421909" w:rsidRDefault="00421909" w:rsidP="00421909">
      <w:pPr>
        <w:spacing w:after="0"/>
        <w:ind w:left="360"/>
        <w:rPr>
          <w:rFonts w:ascii="Georgia" w:hAnsi="Georgia"/>
          <w:color w:val="FF0000"/>
        </w:rPr>
      </w:pPr>
    </w:p>
    <w:p w14:paraId="5E7EA214" w14:textId="77777777" w:rsidR="00D47D6F" w:rsidRDefault="00421909" w:rsidP="00C613D2">
      <w:pPr>
        <w:pStyle w:val="ListParagraph"/>
        <w:numPr>
          <w:ilvl w:val="0"/>
          <w:numId w:val="27"/>
        </w:numPr>
        <w:spacing w:after="0"/>
        <w:rPr>
          <w:rFonts w:ascii="Georgia" w:hAnsi="Georgia"/>
          <w:color w:val="FF0000"/>
        </w:rPr>
      </w:pPr>
      <w:r w:rsidRPr="00421909">
        <w:rPr>
          <w:rFonts w:ascii="Georgia" w:hAnsi="Georgia"/>
          <w:color w:val="FF0000"/>
        </w:rPr>
        <w:t xml:space="preserve">Comparando los datos del mismo parámetro para los </w:t>
      </w:r>
      <w:r>
        <w:rPr>
          <w:rFonts w:ascii="Georgia" w:hAnsi="Georgia"/>
          <w:color w:val="FF0000"/>
        </w:rPr>
        <w:t xml:space="preserve">14 </w:t>
      </w:r>
      <w:r w:rsidRPr="00421909">
        <w:rPr>
          <w:rFonts w:ascii="Georgia" w:hAnsi="Georgia"/>
          <w:color w:val="FF0000"/>
        </w:rPr>
        <w:t>días</w:t>
      </w:r>
      <w:r>
        <w:rPr>
          <w:rFonts w:ascii="Georgia" w:hAnsi="Georgia"/>
          <w:color w:val="FF0000"/>
        </w:rPr>
        <w:t xml:space="preserve"> </w:t>
      </w:r>
    </w:p>
    <w:p w14:paraId="3B1CCE14" w14:textId="77777777" w:rsidR="00421909" w:rsidRDefault="00421909" w:rsidP="00421909">
      <w:pPr>
        <w:spacing w:after="0"/>
        <w:rPr>
          <w:rFonts w:ascii="Georgia" w:hAnsi="Georgia"/>
          <w:color w:val="FF0000"/>
        </w:rPr>
      </w:pPr>
    </w:p>
    <w:p w14:paraId="5B1AB5EC" w14:textId="77777777" w:rsidR="00421909" w:rsidRDefault="00D04805" w:rsidP="00421909">
      <w:pPr>
        <w:spacing w:after="0"/>
        <w:ind w:left="360"/>
        <w:rPr>
          <w:rFonts w:ascii="Georgia" w:hAnsi="Georgia"/>
          <w:color w:val="FF0000"/>
        </w:rPr>
      </w:pPr>
      <w:r>
        <w:rPr>
          <w:rFonts w:ascii="Georgia" w:hAnsi="Georgia"/>
          <w:color w:val="FF0000"/>
        </w:rPr>
        <w:t>S</w:t>
      </w:r>
      <w:r w:rsidR="00421909">
        <w:rPr>
          <w:rFonts w:ascii="Georgia" w:hAnsi="Georgia"/>
          <w:color w:val="FF0000"/>
        </w:rPr>
        <w:t xml:space="preserve">e </w:t>
      </w:r>
      <w:r>
        <w:rPr>
          <w:rFonts w:ascii="Georgia" w:hAnsi="Georgia"/>
          <w:color w:val="FF0000"/>
        </w:rPr>
        <w:t xml:space="preserve">analizan </w:t>
      </w:r>
      <w:r w:rsidR="00421909">
        <w:rPr>
          <w:rFonts w:ascii="Georgia" w:hAnsi="Georgia"/>
          <w:color w:val="FF0000"/>
        </w:rPr>
        <w:t xml:space="preserve">los gráficos </w:t>
      </w:r>
      <w:r>
        <w:rPr>
          <w:rFonts w:ascii="Georgia" w:hAnsi="Georgia"/>
          <w:color w:val="FF0000"/>
        </w:rPr>
        <w:t xml:space="preserve">obtenidos para </w:t>
      </w:r>
      <w:r w:rsidR="00421909">
        <w:rPr>
          <w:rFonts w:ascii="Georgia" w:hAnsi="Georgia"/>
          <w:color w:val="FF0000"/>
        </w:rPr>
        <w:t>un parámetro</w:t>
      </w:r>
      <w:r>
        <w:rPr>
          <w:rFonts w:ascii="Georgia" w:hAnsi="Georgia"/>
          <w:color w:val="FF0000"/>
        </w:rPr>
        <w:t xml:space="preserve"> determinado a lo largo de </w:t>
      </w:r>
      <w:r w:rsidR="00936A9E">
        <w:rPr>
          <w:rFonts w:ascii="Georgia" w:hAnsi="Georgia"/>
          <w:color w:val="FF0000"/>
        </w:rPr>
        <w:t xml:space="preserve">                  </w:t>
      </w:r>
      <w:r>
        <w:rPr>
          <w:rFonts w:ascii="Georgia" w:hAnsi="Georgia"/>
          <w:color w:val="FF0000"/>
        </w:rPr>
        <w:t>los 14 días que se han analizado</w:t>
      </w:r>
      <w:r w:rsidR="00936A9E">
        <w:rPr>
          <w:rFonts w:ascii="Georgia" w:hAnsi="Georgia"/>
          <w:color w:val="FF0000"/>
        </w:rPr>
        <w:t xml:space="preserve"> en el estudio </w:t>
      </w:r>
      <w:r>
        <w:rPr>
          <w:rFonts w:ascii="Georgia" w:hAnsi="Georgia"/>
          <w:color w:val="FF0000"/>
        </w:rPr>
        <w:t>y se comparan los datos. El comportamiento más repetido a lo largo de los días se va a definir como normal, mientras que aquellos cambios puntuales que se observ</w:t>
      </w:r>
      <w:r w:rsidR="00936A9E">
        <w:rPr>
          <w:rFonts w:ascii="Georgia" w:hAnsi="Georgia"/>
          <w:color w:val="FF0000"/>
        </w:rPr>
        <w:t>e</w:t>
      </w:r>
      <w:r>
        <w:rPr>
          <w:rFonts w:ascii="Georgia" w:hAnsi="Georgia"/>
          <w:color w:val="FF0000"/>
        </w:rPr>
        <w:t xml:space="preserve">n se </w:t>
      </w:r>
      <w:r w:rsidR="005658E8">
        <w:rPr>
          <w:rFonts w:ascii="Georgia" w:hAnsi="Georgia"/>
          <w:color w:val="FF0000"/>
        </w:rPr>
        <w:t xml:space="preserve">van a poder </w:t>
      </w:r>
      <w:r>
        <w:rPr>
          <w:rFonts w:ascii="Georgia" w:hAnsi="Georgia"/>
          <w:color w:val="FF0000"/>
        </w:rPr>
        <w:t xml:space="preserve">considerar </w:t>
      </w:r>
      <w:r w:rsidR="005658E8">
        <w:rPr>
          <w:rFonts w:ascii="Georgia" w:hAnsi="Georgia"/>
          <w:color w:val="FF0000"/>
        </w:rPr>
        <w:t>datos anó</w:t>
      </w:r>
      <w:r>
        <w:rPr>
          <w:rFonts w:ascii="Georgia" w:hAnsi="Georgia"/>
          <w:color w:val="FF0000"/>
        </w:rPr>
        <w:t>mal</w:t>
      </w:r>
      <w:r w:rsidR="005658E8">
        <w:rPr>
          <w:rFonts w:ascii="Georgia" w:hAnsi="Georgia"/>
          <w:color w:val="FF0000"/>
        </w:rPr>
        <w:t>os</w:t>
      </w:r>
      <w:r>
        <w:rPr>
          <w:rFonts w:ascii="Georgia" w:hAnsi="Georgia"/>
          <w:color w:val="FF0000"/>
        </w:rPr>
        <w:t>.</w:t>
      </w:r>
    </w:p>
    <w:p w14:paraId="2AC204B7" w14:textId="77777777" w:rsidR="00421909" w:rsidRDefault="00421909" w:rsidP="00421909">
      <w:pPr>
        <w:spacing w:after="0"/>
        <w:rPr>
          <w:rFonts w:ascii="Georgia" w:hAnsi="Georgia"/>
          <w:color w:val="FF0000"/>
        </w:rPr>
      </w:pPr>
    </w:p>
    <w:p w14:paraId="703B9C1F" w14:textId="77777777" w:rsidR="00421909" w:rsidRPr="00421909" w:rsidRDefault="00421909" w:rsidP="00421909">
      <w:pPr>
        <w:spacing w:after="0"/>
        <w:rPr>
          <w:rFonts w:ascii="Georgia" w:hAnsi="Georgia"/>
          <w:color w:val="FF0000"/>
        </w:rPr>
      </w:pPr>
    </w:p>
    <w:p w14:paraId="39E14194" w14:textId="77777777" w:rsidR="008D70D3" w:rsidRDefault="008D70D3" w:rsidP="008D70D3">
      <w:pPr>
        <w:spacing w:after="0"/>
        <w:rPr>
          <w:rFonts w:ascii="Georgia" w:hAnsi="Georgia"/>
          <w:color w:val="FF0000"/>
        </w:rPr>
      </w:pPr>
    </w:p>
    <w:p w14:paraId="119DAF66" w14:textId="77777777" w:rsidR="008D70D3" w:rsidRDefault="008D70D3" w:rsidP="008D70D3">
      <w:pPr>
        <w:spacing w:after="0"/>
        <w:rPr>
          <w:rFonts w:ascii="Georgia" w:hAnsi="Georgia"/>
          <w:color w:val="FF0000"/>
        </w:rPr>
      </w:pPr>
    </w:p>
    <w:p w14:paraId="695E8D5B" w14:textId="77777777" w:rsidR="008D70D3" w:rsidRDefault="008D70D3" w:rsidP="008D70D3">
      <w:pPr>
        <w:spacing w:after="0"/>
        <w:rPr>
          <w:rFonts w:ascii="Georgia" w:hAnsi="Georgia"/>
          <w:color w:val="FF0000"/>
        </w:rPr>
      </w:pPr>
    </w:p>
    <w:p w14:paraId="6B61C9D4" w14:textId="77777777" w:rsidR="0098247D" w:rsidRDefault="00D47D6F" w:rsidP="008D70D3">
      <w:pPr>
        <w:spacing w:after="0"/>
        <w:rPr>
          <w:rFonts w:ascii="Georgia" w:hAnsi="Georgia"/>
          <w:color w:val="FF0000"/>
        </w:rPr>
      </w:pPr>
      <w:r>
        <w:rPr>
          <w:rFonts w:ascii="Georgia" w:hAnsi="Georgia"/>
          <w:color w:val="FF0000"/>
        </w:rPr>
        <w:t>Como es obvio, esta fase puede conllevar</w:t>
      </w:r>
      <w:r w:rsidR="00962C46">
        <w:rPr>
          <w:rFonts w:ascii="Georgia" w:hAnsi="Georgia"/>
          <w:color w:val="FF0000"/>
        </w:rPr>
        <w:t xml:space="preserve">, además, </w:t>
      </w:r>
      <w:r>
        <w:rPr>
          <w:rFonts w:ascii="Georgia" w:hAnsi="Georgia"/>
          <w:color w:val="FF0000"/>
        </w:rPr>
        <w:t xml:space="preserve"> el uso de gráficas correspondientes a otros parámetros</w:t>
      </w:r>
      <w:r w:rsidR="0098247D">
        <w:rPr>
          <w:rFonts w:ascii="Georgia" w:hAnsi="Georgia"/>
          <w:color w:val="FF0000"/>
        </w:rPr>
        <w:t xml:space="preserve">. </w:t>
      </w:r>
      <w:r w:rsidR="00962C46">
        <w:rPr>
          <w:rFonts w:ascii="Georgia" w:hAnsi="Georgia"/>
          <w:color w:val="FF0000"/>
        </w:rPr>
        <w:t xml:space="preserve"> E</w:t>
      </w:r>
      <w:r w:rsidR="0098247D">
        <w:rPr>
          <w:rFonts w:ascii="Georgia" w:hAnsi="Georgia"/>
          <w:color w:val="FF0000"/>
        </w:rPr>
        <w:t>l objetivo de esta fase es encontrar un comportamiento que pueda v</w:t>
      </w:r>
      <w:r w:rsidR="00962C46">
        <w:rPr>
          <w:rFonts w:ascii="Georgia" w:hAnsi="Georgia"/>
          <w:color w:val="FF0000"/>
        </w:rPr>
        <w:t xml:space="preserve">erificar </w:t>
      </w:r>
      <w:r w:rsidR="0098247D">
        <w:rPr>
          <w:rFonts w:ascii="Georgia" w:hAnsi="Georgia"/>
          <w:color w:val="FF0000"/>
        </w:rPr>
        <w:t xml:space="preserve">nuestra hipótesis inicial de que, efectivamente, se trata </w:t>
      </w:r>
      <w:r w:rsidR="000504A0">
        <w:rPr>
          <w:rFonts w:ascii="Georgia" w:hAnsi="Georgia"/>
          <w:color w:val="FF0000"/>
        </w:rPr>
        <w:t>(</w:t>
      </w:r>
      <w:r w:rsidR="0098247D">
        <w:rPr>
          <w:rFonts w:ascii="Georgia" w:hAnsi="Georgia"/>
          <w:color w:val="FF0000"/>
        </w:rPr>
        <w:t>o no</w:t>
      </w:r>
      <w:r w:rsidR="000504A0">
        <w:rPr>
          <w:rFonts w:ascii="Georgia" w:hAnsi="Georgia"/>
          <w:color w:val="FF0000"/>
        </w:rPr>
        <w:t>)</w:t>
      </w:r>
      <w:r w:rsidR="0098247D">
        <w:rPr>
          <w:rFonts w:ascii="Georgia" w:hAnsi="Georgia"/>
          <w:color w:val="FF0000"/>
        </w:rPr>
        <w:t xml:space="preserve">, de una anomalía. </w:t>
      </w:r>
    </w:p>
    <w:p w14:paraId="2188A7D4" w14:textId="77777777" w:rsidR="007C39B9" w:rsidRDefault="007C39B9" w:rsidP="00C613D2">
      <w:pPr>
        <w:spacing w:after="0"/>
        <w:rPr>
          <w:rFonts w:ascii="Georgia" w:hAnsi="Georgia"/>
          <w:color w:val="FF0000"/>
        </w:rPr>
      </w:pPr>
    </w:p>
    <w:p w14:paraId="129B3361" w14:textId="77777777" w:rsidR="00D47D6F" w:rsidRPr="008E1346" w:rsidRDefault="000504A0" w:rsidP="00C613D2">
      <w:pPr>
        <w:spacing w:after="0"/>
        <w:rPr>
          <w:rFonts w:ascii="Georgia" w:hAnsi="Georgia"/>
          <w:color w:val="FF0000"/>
        </w:rPr>
      </w:pPr>
      <w:r>
        <w:rPr>
          <w:rFonts w:ascii="Georgia" w:hAnsi="Georgia"/>
          <w:color w:val="FF0000"/>
        </w:rPr>
        <w:t>Al respecto, se debe tener en cuenta que</w:t>
      </w:r>
      <w:r w:rsidR="006027FC">
        <w:rPr>
          <w:rFonts w:ascii="Georgia" w:hAnsi="Georgia"/>
          <w:color w:val="FF0000"/>
        </w:rPr>
        <w:t>, como norma general,</w:t>
      </w:r>
      <w:r>
        <w:rPr>
          <w:rFonts w:ascii="Georgia" w:hAnsi="Georgia"/>
          <w:color w:val="FF0000"/>
        </w:rPr>
        <w:t xml:space="preserve"> u</w:t>
      </w:r>
      <w:r w:rsidR="0098247D">
        <w:rPr>
          <w:rFonts w:ascii="Georgia" w:hAnsi="Georgia"/>
          <w:color w:val="FF0000"/>
        </w:rPr>
        <w:t xml:space="preserve">na metodología es más fiable cuanto mayor capacidad </w:t>
      </w:r>
      <w:r>
        <w:rPr>
          <w:rFonts w:ascii="Georgia" w:hAnsi="Georgia"/>
          <w:color w:val="FF0000"/>
        </w:rPr>
        <w:t xml:space="preserve">presenta </w:t>
      </w:r>
      <w:r w:rsidR="0098247D">
        <w:rPr>
          <w:rFonts w:ascii="Georgia" w:hAnsi="Georgia"/>
          <w:color w:val="FF0000"/>
        </w:rPr>
        <w:t xml:space="preserve">para evitar </w:t>
      </w:r>
      <w:r w:rsidR="0098247D" w:rsidRPr="000504A0">
        <w:rPr>
          <w:rFonts w:ascii="Georgia" w:hAnsi="Georgia"/>
          <w:i/>
          <w:color w:val="FF0000"/>
        </w:rPr>
        <w:t>falsos positivos</w:t>
      </w:r>
      <w:r>
        <w:rPr>
          <w:rFonts w:ascii="Georgia" w:hAnsi="Georgia"/>
          <w:color w:val="FF0000"/>
        </w:rPr>
        <w:t>, en los que un dato s</w:t>
      </w:r>
      <w:r w:rsidR="0098247D">
        <w:rPr>
          <w:rFonts w:ascii="Georgia" w:hAnsi="Georgia"/>
          <w:color w:val="FF0000"/>
        </w:rPr>
        <w:t>e trata como anómalo pero realmente es un comportamiento normal, o</w:t>
      </w:r>
      <w:r>
        <w:rPr>
          <w:rFonts w:ascii="Georgia" w:hAnsi="Georgia"/>
          <w:color w:val="FF0000"/>
        </w:rPr>
        <w:t xml:space="preserve">, por el contrario, </w:t>
      </w:r>
      <w:r w:rsidR="006027FC">
        <w:rPr>
          <w:rFonts w:ascii="Georgia" w:hAnsi="Georgia"/>
          <w:color w:val="FF0000"/>
        </w:rPr>
        <w:t xml:space="preserve">                 </w:t>
      </w:r>
      <w:r w:rsidR="0098247D" w:rsidRPr="000504A0">
        <w:rPr>
          <w:rFonts w:ascii="Georgia" w:hAnsi="Georgia"/>
          <w:i/>
          <w:color w:val="FF0000"/>
        </w:rPr>
        <w:t>falsos negativos</w:t>
      </w:r>
      <w:r>
        <w:rPr>
          <w:rFonts w:ascii="Georgia" w:hAnsi="Georgia"/>
          <w:color w:val="FF0000"/>
        </w:rPr>
        <w:t xml:space="preserve">, en los que el </w:t>
      </w:r>
      <w:r w:rsidR="0098247D">
        <w:rPr>
          <w:rFonts w:ascii="Georgia" w:hAnsi="Georgia"/>
          <w:color w:val="FF0000"/>
        </w:rPr>
        <w:t xml:space="preserve">resultado es tratado como </w:t>
      </w:r>
      <w:r>
        <w:rPr>
          <w:rFonts w:ascii="Georgia" w:hAnsi="Georgia"/>
          <w:color w:val="FF0000"/>
        </w:rPr>
        <w:t xml:space="preserve">un </w:t>
      </w:r>
      <w:r w:rsidR="0098247D">
        <w:rPr>
          <w:rFonts w:ascii="Georgia" w:hAnsi="Georgia"/>
          <w:color w:val="FF0000"/>
        </w:rPr>
        <w:t xml:space="preserve">dato normal, </w:t>
      </w:r>
      <w:r w:rsidR="006027FC">
        <w:rPr>
          <w:rFonts w:ascii="Georgia" w:hAnsi="Georgia"/>
          <w:color w:val="FF0000"/>
        </w:rPr>
        <w:t xml:space="preserve"> </w:t>
      </w:r>
      <w:r w:rsidR="0098247D">
        <w:rPr>
          <w:rFonts w:ascii="Georgia" w:hAnsi="Georgia"/>
          <w:color w:val="FF0000"/>
        </w:rPr>
        <w:t xml:space="preserve">pero en realidad </w:t>
      </w:r>
      <w:r w:rsidR="006027FC">
        <w:rPr>
          <w:rFonts w:ascii="Georgia" w:hAnsi="Georgia"/>
          <w:color w:val="FF0000"/>
        </w:rPr>
        <w:t xml:space="preserve">presenta </w:t>
      </w:r>
      <w:r w:rsidR="0098247D">
        <w:rPr>
          <w:rFonts w:ascii="Georgia" w:hAnsi="Georgia"/>
          <w:color w:val="FF0000"/>
        </w:rPr>
        <w:t>un comportamiento an</w:t>
      </w:r>
      <w:r>
        <w:rPr>
          <w:rFonts w:ascii="Georgia" w:hAnsi="Georgia"/>
          <w:color w:val="FF0000"/>
        </w:rPr>
        <w:t>ómalo</w:t>
      </w:r>
      <w:r w:rsidR="0098247D">
        <w:rPr>
          <w:rFonts w:ascii="Georgia" w:hAnsi="Georgia"/>
          <w:color w:val="FF0000"/>
        </w:rPr>
        <w:t>.</w:t>
      </w:r>
    </w:p>
    <w:p w14:paraId="670ECF07" w14:textId="77777777" w:rsidR="003800DA" w:rsidRPr="00BB44EB" w:rsidRDefault="003800DA" w:rsidP="00C613D2">
      <w:pPr>
        <w:spacing w:line="276" w:lineRule="auto"/>
        <w:rPr>
          <w:rFonts w:ascii="Georgia" w:hAnsi="Georgia"/>
        </w:rPr>
      </w:pPr>
    </w:p>
    <w:p w14:paraId="3E2921A0" w14:textId="77777777" w:rsidR="003800DA" w:rsidRPr="00BB44EB" w:rsidRDefault="003800DA">
      <w:pPr>
        <w:spacing w:line="276" w:lineRule="auto"/>
        <w:jc w:val="left"/>
        <w:rPr>
          <w:rFonts w:ascii="Georgia" w:hAnsi="Georgia"/>
        </w:rPr>
      </w:pPr>
    </w:p>
    <w:p w14:paraId="4AFBC80C" w14:textId="77777777" w:rsidR="009B6467" w:rsidRDefault="009B6467">
      <w:pPr>
        <w:spacing w:line="276" w:lineRule="auto"/>
        <w:jc w:val="left"/>
        <w:rPr>
          <w:rFonts w:ascii="Georgia" w:hAnsi="Georgia"/>
        </w:rPr>
      </w:pPr>
      <w:r>
        <w:rPr>
          <w:rFonts w:ascii="Georgia" w:hAnsi="Georgia"/>
        </w:rPr>
        <w:br w:type="page"/>
      </w:r>
    </w:p>
    <w:p w14:paraId="383654CB" w14:textId="77777777" w:rsidR="009B6467" w:rsidRDefault="009B6467">
      <w:pPr>
        <w:spacing w:line="276" w:lineRule="auto"/>
        <w:jc w:val="left"/>
        <w:rPr>
          <w:rFonts w:ascii="Georgia" w:hAnsi="Georgia"/>
        </w:rPr>
      </w:pPr>
    </w:p>
    <w:p w14:paraId="175FC0D2" w14:textId="77777777" w:rsidR="009B6467" w:rsidRPr="00234606" w:rsidRDefault="009B6467" w:rsidP="009B6467">
      <w:pPr>
        <w:pStyle w:val="Heading3"/>
        <w:rPr>
          <w:color w:val="FF0000"/>
        </w:rPr>
      </w:pPr>
      <w:bookmarkStart w:id="140" w:name="_Toc488444284"/>
      <w:r w:rsidRPr="00234606">
        <w:rPr>
          <w:color w:val="FF0000"/>
        </w:rPr>
        <w:t>Ejemplo</w:t>
      </w:r>
      <w:bookmarkEnd w:id="140"/>
      <w:r w:rsidRPr="00234606">
        <w:rPr>
          <w:color w:val="FF0000"/>
        </w:rPr>
        <w:t xml:space="preserve"> </w:t>
      </w:r>
    </w:p>
    <w:p w14:paraId="4F75004B" w14:textId="77777777" w:rsidR="00234606" w:rsidRDefault="00234606">
      <w:pPr>
        <w:spacing w:line="276" w:lineRule="auto"/>
        <w:jc w:val="left"/>
        <w:rPr>
          <w:rFonts w:ascii="Georgia" w:hAnsi="Georgia"/>
        </w:rPr>
      </w:pPr>
    </w:p>
    <w:p w14:paraId="56992C70" w14:textId="77777777" w:rsidR="00C65745" w:rsidRPr="009B6467" w:rsidRDefault="00C65745">
      <w:pPr>
        <w:spacing w:line="276" w:lineRule="auto"/>
        <w:jc w:val="left"/>
        <w:rPr>
          <w:rFonts w:ascii="Georgia" w:hAnsi="Georgia"/>
          <w:b/>
          <w:sz w:val="24"/>
        </w:rPr>
      </w:pPr>
      <w:r w:rsidRPr="009B6467">
        <w:rPr>
          <w:rFonts w:ascii="Georgia" w:hAnsi="Georgia"/>
          <w:b/>
          <w:sz w:val="24"/>
        </w:rPr>
        <w:br w:type="page"/>
      </w:r>
    </w:p>
    <w:p w14:paraId="4D4AB3CE" w14:textId="77777777" w:rsidR="00042C7C" w:rsidRPr="00D630AD" w:rsidRDefault="00042C7C" w:rsidP="002A207E">
      <w:pPr>
        <w:pStyle w:val="Heading1"/>
        <w:jc w:val="left"/>
        <w:rPr>
          <w:color w:val="FF0000"/>
        </w:rPr>
      </w:pPr>
      <w:bookmarkStart w:id="141" w:name="_Toc488444285"/>
      <w:proofErr w:type="spellStart"/>
      <w:r w:rsidRPr="00D630AD">
        <w:rPr>
          <w:color w:val="FF0000"/>
        </w:rPr>
        <w:lastRenderedPageBreak/>
        <w:t>Evaluación</w:t>
      </w:r>
      <w:proofErr w:type="spellEnd"/>
      <w:r w:rsidRPr="00D630AD">
        <w:rPr>
          <w:color w:val="FF0000"/>
        </w:rPr>
        <w:t xml:space="preserve"> de la </w:t>
      </w:r>
      <w:proofErr w:type="spellStart"/>
      <w:r w:rsidRPr="00D630AD">
        <w:rPr>
          <w:color w:val="FF0000"/>
        </w:rPr>
        <w:t>Metodología</w:t>
      </w:r>
      <w:bookmarkEnd w:id="141"/>
      <w:proofErr w:type="spellEnd"/>
    </w:p>
    <w:p w14:paraId="45E0CDFC" w14:textId="77777777" w:rsidR="008E1346" w:rsidRDefault="008E1346" w:rsidP="0029669B">
      <w:pPr>
        <w:rPr>
          <w:color w:val="FF0000"/>
          <w:lang w:val="es-ES" w:bidi="en-US"/>
        </w:rPr>
      </w:pPr>
    </w:p>
    <w:p w14:paraId="5C4B28D1" w14:textId="77777777" w:rsidR="00AA7A1C" w:rsidRDefault="003D193B" w:rsidP="0029669B">
      <w:pPr>
        <w:rPr>
          <w:rFonts w:ascii="Georgia" w:hAnsi="Georgia"/>
          <w:lang w:val="es-ES" w:bidi="en-US"/>
        </w:rPr>
      </w:pPr>
      <w:r>
        <w:rPr>
          <w:rFonts w:ascii="Georgia" w:hAnsi="Georgia"/>
          <w:lang w:val="es-ES" w:bidi="en-US"/>
        </w:rPr>
        <w:t xml:space="preserve">El objetivo, como se ha comentado, es crear una metodología </w:t>
      </w:r>
      <w:r w:rsidR="009F14A5">
        <w:rPr>
          <w:rFonts w:ascii="Georgia" w:hAnsi="Georgia"/>
          <w:lang w:val="es-ES" w:bidi="en-US"/>
        </w:rPr>
        <w:t xml:space="preserve">a través del análisis </w:t>
      </w:r>
      <w:r w:rsidR="00AA7A1C">
        <w:rPr>
          <w:rFonts w:ascii="Georgia" w:hAnsi="Georgia"/>
          <w:lang w:val="es-ES" w:bidi="en-US"/>
        </w:rPr>
        <w:t xml:space="preserve">de datos </w:t>
      </w:r>
      <w:r>
        <w:rPr>
          <w:rFonts w:ascii="Georgia" w:hAnsi="Georgia"/>
          <w:lang w:val="es-ES" w:bidi="en-US"/>
        </w:rPr>
        <w:t xml:space="preserve">que permita detectar </w:t>
      </w:r>
      <w:r w:rsidR="009F14A5">
        <w:rPr>
          <w:rFonts w:ascii="Georgia" w:hAnsi="Georgia"/>
          <w:lang w:val="es-ES" w:bidi="en-US"/>
        </w:rPr>
        <w:t xml:space="preserve">las </w:t>
      </w:r>
      <w:r>
        <w:rPr>
          <w:rFonts w:ascii="Georgia" w:hAnsi="Georgia"/>
          <w:lang w:val="es-ES" w:bidi="en-US"/>
        </w:rPr>
        <w:t>anomalías</w:t>
      </w:r>
      <w:r w:rsidR="009F14A5">
        <w:rPr>
          <w:rFonts w:ascii="Georgia" w:hAnsi="Georgia"/>
          <w:lang w:val="es-ES" w:bidi="en-US"/>
        </w:rPr>
        <w:t xml:space="preserve"> en los datos origen</w:t>
      </w:r>
      <w:r w:rsidR="00AA7A1C">
        <w:rPr>
          <w:rFonts w:ascii="Georgia" w:hAnsi="Georgia"/>
          <w:lang w:val="es-ES" w:bidi="en-US"/>
        </w:rPr>
        <w:t xml:space="preserve"> (</w:t>
      </w:r>
      <w:proofErr w:type="spellStart"/>
      <w:r w:rsidR="00AA7A1C">
        <w:rPr>
          <w:rFonts w:ascii="Georgia" w:hAnsi="Georgia"/>
          <w:lang w:val="es-ES" w:bidi="en-US"/>
        </w:rPr>
        <w:t>dataset</w:t>
      </w:r>
      <w:proofErr w:type="spellEnd"/>
      <w:r w:rsidR="00AA7A1C">
        <w:rPr>
          <w:rFonts w:ascii="Georgia" w:hAnsi="Georgia"/>
          <w:lang w:val="es-ES" w:bidi="en-US"/>
        </w:rPr>
        <w:t xml:space="preserve"> de entrada)</w:t>
      </w:r>
      <w:r w:rsidR="00820455">
        <w:rPr>
          <w:rFonts w:ascii="Georgia" w:hAnsi="Georgia"/>
          <w:lang w:val="es-ES" w:bidi="en-US"/>
        </w:rPr>
        <w:t xml:space="preserve">; </w:t>
      </w:r>
      <w:r w:rsidR="00AA7A1C">
        <w:rPr>
          <w:rFonts w:ascii="Georgia" w:hAnsi="Georgia"/>
          <w:lang w:val="es-ES" w:bidi="en-US"/>
        </w:rPr>
        <w:t xml:space="preserve">                         </w:t>
      </w:r>
      <w:r w:rsidR="00820455">
        <w:rPr>
          <w:rFonts w:ascii="Georgia" w:hAnsi="Georgia"/>
          <w:lang w:val="es-ES" w:bidi="en-US"/>
        </w:rPr>
        <w:t>Pero, ¿cómo podemos verificar que las conclusiones obtenidas a partir del análisis es fiable</w:t>
      </w:r>
      <w:r w:rsidR="00AA7A1C">
        <w:rPr>
          <w:rFonts w:ascii="Georgia" w:hAnsi="Georgia"/>
          <w:lang w:val="es-ES" w:bidi="en-US"/>
        </w:rPr>
        <w:t xml:space="preserve"> y podemos darlo por bueno</w:t>
      </w:r>
      <w:r w:rsidR="00820455">
        <w:rPr>
          <w:rFonts w:ascii="Georgia" w:hAnsi="Georgia"/>
          <w:lang w:val="es-ES" w:bidi="en-US"/>
        </w:rPr>
        <w:t xml:space="preserve">?... </w:t>
      </w:r>
    </w:p>
    <w:p w14:paraId="4A69C5D2" w14:textId="77777777" w:rsidR="00820455" w:rsidRDefault="00820455" w:rsidP="0029669B">
      <w:pPr>
        <w:rPr>
          <w:rFonts w:ascii="Georgia" w:hAnsi="Georgia"/>
          <w:lang w:val="es-ES" w:bidi="en-US"/>
        </w:rPr>
      </w:pPr>
      <w:r>
        <w:rPr>
          <w:rFonts w:ascii="Georgia" w:hAnsi="Georgia"/>
          <w:lang w:val="es-ES" w:bidi="en-US"/>
        </w:rPr>
        <w:t>Básicamente, el proceso se puede evaluar de dos formas:</w:t>
      </w:r>
    </w:p>
    <w:p w14:paraId="56D6F8B5" w14:textId="77777777" w:rsidR="00AA7A1C" w:rsidRDefault="00AA7A1C" w:rsidP="0029669B">
      <w:pPr>
        <w:rPr>
          <w:rFonts w:ascii="Georgia" w:hAnsi="Georgia"/>
          <w:lang w:val="es-ES" w:bidi="en-US"/>
        </w:rPr>
      </w:pPr>
    </w:p>
    <w:p w14:paraId="1010156B" w14:textId="77777777" w:rsidR="00820455" w:rsidRPr="00820455" w:rsidRDefault="00820455" w:rsidP="00820455">
      <w:pPr>
        <w:pStyle w:val="ListParagraph"/>
        <w:numPr>
          <w:ilvl w:val="0"/>
          <w:numId w:val="27"/>
        </w:numPr>
        <w:rPr>
          <w:rFonts w:ascii="Georgia" w:hAnsi="Georgia"/>
          <w:lang w:val="es-ES" w:bidi="en-US"/>
        </w:rPr>
      </w:pPr>
      <w:r>
        <w:rPr>
          <w:rFonts w:ascii="Georgia" w:hAnsi="Georgia"/>
          <w:lang w:val="es-ES" w:bidi="en-US"/>
        </w:rPr>
        <w:t>Análisis de varias variables</w:t>
      </w:r>
    </w:p>
    <w:p w14:paraId="54125F4B" w14:textId="77777777" w:rsidR="009F14A5" w:rsidRDefault="00820455" w:rsidP="0029669B">
      <w:pPr>
        <w:rPr>
          <w:rFonts w:ascii="Georgia" w:hAnsi="Georgia"/>
          <w:lang w:val="es-ES" w:bidi="en-US"/>
        </w:rPr>
      </w:pPr>
      <w:r>
        <w:rPr>
          <w:rFonts w:ascii="Georgia" w:hAnsi="Georgia"/>
          <w:lang w:val="es-ES" w:bidi="en-US"/>
        </w:rPr>
        <w:t>Si se v</w:t>
      </w:r>
      <w:r w:rsidR="009F14A5">
        <w:rPr>
          <w:rFonts w:ascii="Georgia" w:hAnsi="Georgia"/>
          <w:lang w:val="es-ES" w:bidi="en-US"/>
        </w:rPr>
        <w:t>alida</w:t>
      </w:r>
      <w:r>
        <w:rPr>
          <w:rFonts w:ascii="Georgia" w:hAnsi="Georgia"/>
          <w:lang w:val="es-ES" w:bidi="en-US"/>
        </w:rPr>
        <w:t>n</w:t>
      </w:r>
      <w:r w:rsidR="009F14A5">
        <w:rPr>
          <w:rFonts w:ascii="Georgia" w:hAnsi="Georgia"/>
          <w:lang w:val="es-ES" w:bidi="en-US"/>
        </w:rPr>
        <w:t xml:space="preserve"> los valores que toman diferentes variables en un mismo período de tiempo</w:t>
      </w:r>
      <w:r>
        <w:rPr>
          <w:rFonts w:ascii="Georgia" w:hAnsi="Georgia"/>
          <w:lang w:val="es-ES" w:bidi="en-US"/>
        </w:rPr>
        <w:t xml:space="preserve">, encontrando </w:t>
      </w:r>
      <w:r w:rsidR="009F14A5">
        <w:rPr>
          <w:rFonts w:ascii="Georgia" w:hAnsi="Georgia"/>
          <w:lang w:val="es-ES" w:bidi="en-US"/>
        </w:rPr>
        <w:t xml:space="preserve">una </w:t>
      </w:r>
      <w:r>
        <w:rPr>
          <w:rFonts w:ascii="Georgia" w:hAnsi="Georgia"/>
          <w:lang w:val="es-ES" w:bidi="en-US"/>
        </w:rPr>
        <w:t>inter</w:t>
      </w:r>
      <w:r w:rsidR="009F14A5">
        <w:rPr>
          <w:rFonts w:ascii="Georgia" w:hAnsi="Georgia"/>
          <w:lang w:val="es-ES" w:bidi="en-US"/>
        </w:rPr>
        <w:t xml:space="preserve">relación entre </w:t>
      </w:r>
      <w:r>
        <w:rPr>
          <w:rFonts w:ascii="Georgia" w:hAnsi="Georgia"/>
          <w:lang w:val="es-ES" w:bidi="en-US"/>
        </w:rPr>
        <w:t xml:space="preserve">ellas, </w:t>
      </w:r>
      <w:r w:rsidR="009F14A5">
        <w:rPr>
          <w:rFonts w:ascii="Georgia" w:hAnsi="Georgia"/>
          <w:lang w:val="es-ES" w:bidi="en-US"/>
        </w:rPr>
        <w:t xml:space="preserve">podemos </w:t>
      </w:r>
      <w:r>
        <w:rPr>
          <w:rFonts w:ascii="Georgia" w:hAnsi="Georgia"/>
          <w:lang w:val="es-ES" w:bidi="en-US"/>
        </w:rPr>
        <w:t xml:space="preserve">llegar a </w:t>
      </w:r>
      <w:r w:rsidR="009F14A5">
        <w:rPr>
          <w:rFonts w:ascii="Georgia" w:hAnsi="Georgia"/>
          <w:lang w:val="es-ES" w:bidi="en-US"/>
        </w:rPr>
        <w:t>constatar de algún modo</w:t>
      </w:r>
      <w:r>
        <w:rPr>
          <w:rFonts w:ascii="Georgia" w:hAnsi="Georgia"/>
          <w:lang w:val="es-ES" w:bidi="en-US"/>
        </w:rPr>
        <w:t xml:space="preserve"> la fiabilidad del método</w:t>
      </w:r>
      <w:r w:rsidR="009F14A5">
        <w:rPr>
          <w:rFonts w:ascii="Georgia" w:hAnsi="Georgia"/>
          <w:lang w:val="es-ES" w:bidi="en-US"/>
        </w:rPr>
        <w:t xml:space="preserve">, </w:t>
      </w:r>
      <w:r>
        <w:rPr>
          <w:rFonts w:ascii="Georgia" w:hAnsi="Georgia"/>
          <w:lang w:val="es-ES" w:bidi="en-US"/>
        </w:rPr>
        <w:t xml:space="preserve">dado </w:t>
      </w:r>
      <w:r w:rsidR="009F14A5">
        <w:rPr>
          <w:rFonts w:ascii="Georgia" w:hAnsi="Georgia"/>
          <w:lang w:val="es-ES" w:bidi="en-US"/>
        </w:rPr>
        <w:t xml:space="preserve">que </w:t>
      </w:r>
      <w:r>
        <w:rPr>
          <w:rFonts w:ascii="Georgia" w:hAnsi="Georgia"/>
          <w:lang w:val="es-ES" w:bidi="en-US"/>
        </w:rPr>
        <w:t xml:space="preserve">podríamos asegurar en cierto modo que </w:t>
      </w:r>
      <w:r w:rsidR="009F14A5">
        <w:rPr>
          <w:rFonts w:ascii="Georgia" w:hAnsi="Georgia"/>
          <w:lang w:val="es-ES" w:bidi="en-US"/>
        </w:rPr>
        <w:t xml:space="preserve">todos los datos recabados </w:t>
      </w:r>
      <w:r>
        <w:rPr>
          <w:rFonts w:ascii="Georgia" w:hAnsi="Georgia"/>
          <w:lang w:val="es-ES" w:bidi="en-US"/>
        </w:rPr>
        <w:t xml:space="preserve">que se han comprobado </w:t>
      </w:r>
      <w:r w:rsidR="009F14A5">
        <w:rPr>
          <w:rFonts w:ascii="Georgia" w:hAnsi="Georgia"/>
          <w:lang w:val="es-ES" w:bidi="en-US"/>
        </w:rPr>
        <w:t xml:space="preserve">son coherentes con las conclusiones que se han obtenido. </w:t>
      </w:r>
    </w:p>
    <w:p w14:paraId="5FDEADA4" w14:textId="77777777" w:rsidR="00AA7A1C" w:rsidRDefault="00AA7A1C" w:rsidP="0029669B">
      <w:pPr>
        <w:rPr>
          <w:rFonts w:ascii="Georgia" w:hAnsi="Georgia"/>
          <w:lang w:val="es-ES" w:bidi="en-US"/>
        </w:rPr>
      </w:pPr>
      <w:r>
        <w:rPr>
          <w:rFonts w:ascii="Georgia" w:hAnsi="Georgia"/>
          <w:lang w:val="es-ES" w:bidi="en-US"/>
        </w:rPr>
        <w:t>Un ejemplo sería comprobar como los días de fin de semana que hay una actividad atípica en el edificio, varias variables confirman dicho comportamiento. Podríamos ver si la tempera</w:t>
      </w:r>
      <w:r w:rsidR="00651930">
        <w:rPr>
          <w:rFonts w:ascii="Georgia" w:hAnsi="Georgia"/>
          <w:lang w:val="es-ES" w:bidi="en-US"/>
        </w:rPr>
        <w:t>t</w:t>
      </w:r>
      <w:r>
        <w:rPr>
          <w:rFonts w:ascii="Georgia" w:hAnsi="Georgia"/>
          <w:lang w:val="es-ES" w:bidi="en-US"/>
        </w:rPr>
        <w:t>ura del edificio es mayor y además, parámetros como la demanda de potencia eléctrica esos días y los sensores de luz corroboran dicha teoría.</w:t>
      </w:r>
    </w:p>
    <w:p w14:paraId="7CB84DE8" w14:textId="77777777" w:rsidR="00820455" w:rsidRDefault="00AA7A1C" w:rsidP="0029669B">
      <w:pPr>
        <w:rPr>
          <w:rFonts w:ascii="Georgia" w:hAnsi="Georgia"/>
          <w:lang w:val="es-ES" w:bidi="en-US"/>
        </w:rPr>
      </w:pPr>
      <w:r>
        <w:rPr>
          <w:rFonts w:ascii="Georgia" w:hAnsi="Georgia"/>
          <w:lang w:val="es-ES" w:bidi="en-US"/>
        </w:rPr>
        <w:t xml:space="preserve"> </w:t>
      </w:r>
    </w:p>
    <w:p w14:paraId="4591BB9C" w14:textId="77777777" w:rsidR="00820455" w:rsidRPr="00AA7A1C" w:rsidRDefault="00820455" w:rsidP="00AA7A1C">
      <w:pPr>
        <w:pStyle w:val="ListParagraph"/>
        <w:numPr>
          <w:ilvl w:val="0"/>
          <w:numId w:val="27"/>
        </w:numPr>
        <w:rPr>
          <w:lang w:val="es-ES" w:bidi="en-US"/>
        </w:rPr>
      </w:pPr>
      <w:r>
        <w:rPr>
          <w:rFonts w:ascii="Georgia" w:hAnsi="Georgia"/>
          <w:lang w:val="es-ES" w:bidi="en-US"/>
        </w:rPr>
        <w:t xml:space="preserve">Análisis de tipos </w:t>
      </w:r>
      <w:r w:rsidR="00AA7A1C">
        <w:rPr>
          <w:rFonts w:ascii="Georgia" w:hAnsi="Georgia"/>
          <w:lang w:val="es-ES" w:bidi="en-US"/>
        </w:rPr>
        <w:t>d</w:t>
      </w:r>
      <w:r w:rsidR="00AA7A1C" w:rsidRPr="00AA7A1C">
        <w:rPr>
          <w:rFonts w:ascii="Georgia" w:hAnsi="Georgia"/>
          <w:lang w:val="es-ES" w:bidi="en-US"/>
        </w:rPr>
        <w:t xml:space="preserve">iferentes </w:t>
      </w:r>
      <w:r w:rsidRPr="00AA7A1C">
        <w:rPr>
          <w:rFonts w:ascii="Georgia" w:hAnsi="Georgia"/>
          <w:lang w:val="es-ES" w:bidi="en-US"/>
        </w:rPr>
        <w:t>de sensores</w:t>
      </w:r>
    </w:p>
    <w:p w14:paraId="02D7331B" w14:textId="77777777" w:rsidR="0084294E" w:rsidRDefault="00820455" w:rsidP="00820455">
      <w:pPr>
        <w:rPr>
          <w:rFonts w:ascii="Georgia" w:hAnsi="Georgia"/>
          <w:lang w:val="es-ES" w:bidi="en-US"/>
        </w:rPr>
      </w:pPr>
      <w:r>
        <w:rPr>
          <w:rFonts w:ascii="Georgia" w:hAnsi="Georgia"/>
          <w:lang w:val="es-ES" w:bidi="en-US"/>
        </w:rPr>
        <w:t xml:space="preserve">En este caso, comparamos los datos analizados en nuestro estudio con datos de otros </w:t>
      </w:r>
      <w:r w:rsidR="00AA7A1C">
        <w:rPr>
          <w:rFonts w:ascii="Georgia" w:hAnsi="Georgia"/>
          <w:lang w:val="es-ES" w:bidi="en-US"/>
        </w:rPr>
        <w:t xml:space="preserve">tipos de </w:t>
      </w:r>
      <w:r>
        <w:rPr>
          <w:rFonts w:ascii="Georgia" w:hAnsi="Georgia"/>
          <w:lang w:val="es-ES" w:bidi="en-US"/>
        </w:rPr>
        <w:t>sensores de diferente naturaleza, como pueden ser</w:t>
      </w:r>
      <w:r w:rsidR="00AA7A1C">
        <w:rPr>
          <w:rFonts w:ascii="Georgia" w:hAnsi="Georgia"/>
          <w:lang w:val="es-ES" w:bidi="en-US"/>
        </w:rPr>
        <w:t>, por ejemplo,</w:t>
      </w:r>
      <w:r>
        <w:rPr>
          <w:rFonts w:ascii="Georgia" w:hAnsi="Georgia"/>
          <w:lang w:val="es-ES" w:bidi="en-US"/>
        </w:rPr>
        <w:t xml:space="preserve"> sensores de movimiento o de acceso al edificio</w:t>
      </w:r>
      <w:r w:rsidR="00AA7A1C">
        <w:rPr>
          <w:rFonts w:ascii="Georgia" w:hAnsi="Georgia"/>
          <w:lang w:val="es-ES" w:bidi="en-US"/>
        </w:rPr>
        <w:t xml:space="preserve">; Estas variables no pertenecen al </w:t>
      </w:r>
      <w:proofErr w:type="spellStart"/>
      <w:r w:rsidR="00AA7A1C">
        <w:rPr>
          <w:rFonts w:ascii="Georgia" w:hAnsi="Georgia"/>
          <w:lang w:val="es-ES" w:bidi="en-US"/>
        </w:rPr>
        <w:t>dataset</w:t>
      </w:r>
      <w:proofErr w:type="spellEnd"/>
      <w:r w:rsidR="00AA7A1C">
        <w:rPr>
          <w:rFonts w:ascii="Georgia" w:hAnsi="Georgia"/>
          <w:lang w:val="es-ES" w:bidi="en-US"/>
        </w:rPr>
        <w:t xml:space="preserve"> de nuestro reto, por lo que tendríamos que tener acceso a estos tipos de datos.</w:t>
      </w:r>
    </w:p>
    <w:p w14:paraId="14D047B6" w14:textId="77777777" w:rsidR="00820455" w:rsidRDefault="00820455" w:rsidP="00820455">
      <w:pPr>
        <w:rPr>
          <w:rFonts w:ascii="Georgia" w:hAnsi="Georgia"/>
          <w:lang w:val="es-ES" w:bidi="en-US"/>
        </w:rPr>
      </w:pPr>
    </w:p>
    <w:p w14:paraId="155BCDBD" w14:textId="77777777" w:rsidR="00820455" w:rsidRDefault="00820455" w:rsidP="00820455">
      <w:pPr>
        <w:rPr>
          <w:rFonts w:ascii="Georgia" w:hAnsi="Georgia"/>
          <w:lang w:val="es-ES" w:bidi="en-US"/>
        </w:rPr>
      </w:pPr>
    </w:p>
    <w:p w14:paraId="7DF0941D" w14:textId="77777777" w:rsidR="00820455" w:rsidRDefault="00820455" w:rsidP="00820455">
      <w:pPr>
        <w:rPr>
          <w:rFonts w:ascii="Georgia" w:hAnsi="Georgia"/>
          <w:lang w:val="es-ES" w:bidi="en-US"/>
        </w:rPr>
      </w:pPr>
    </w:p>
    <w:p w14:paraId="116F0F2E" w14:textId="77777777" w:rsidR="00820455" w:rsidRDefault="00820455" w:rsidP="00820455">
      <w:pPr>
        <w:rPr>
          <w:rFonts w:ascii="Georgia" w:hAnsi="Georgia"/>
          <w:lang w:val="es-ES" w:bidi="en-US"/>
        </w:rPr>
      </w:pPr>
    </w:p>
    <w:p w14:paraId="6CA607E3" w14:textId="77777777" w:rsidR="00820455" w:rsidRPr="00820455" w:rsidRDefault="00820455" w:rsidP="00820455">
      <w:pPr>
        <w:rPr>
          <w:lang w:val="es-ES" w:bidi="en-US"/>
        </w:rPr>
      </w:pPr>
    </w:p>
    <w:p w14:paraId="388987CD" w14:textId="77777777" w:rsidR="00A73DB2" w:rsidRDefault="00820455" w:rsidP="00714DCE">
      <w:pPr>
        <w:pStyle w:val="Heading1"/>
      </w:pPr>
      <w:r>
        <w:rPr>
          <w:lang w:val="es-ES"/>
        </w:rPr>
        <w:br w:type="page"/>
      </w:r>
      <w:bookmarkStart w:id="142" w:name="_Toc488444286"/>
      <w:proofErr w:type="spellStart"/>
      <w:r w:rsidR="00A73DB2">
        <w:lastRenderedPageBreak/>
        <w:t>Conclusiones</w:t>
      </w:r>
      <w:bookmarkEnd w:id="142"/>
      <w:proofErr w:type="spellEnd"/>
    </w:p>
    <w:p w14:paraId="0F2B9286" w14:textId="77777777" w:rsidR="00042C7C" w:rsidRDefault="00042C7C" w:rsidP="00042C7C">
      <w:pPr>
        <w:rPr>
          <w:lang w:val="en-US" w:bidi="en-US"/>
        </w:rPr>
      </w:pPr>
    </w:p>
    <w:p w14:paraId="15A0EA5C" w14:textId="77777777" w:rsidR="006A16BA" w:rsidRPr="00185C5D" w:rsidRDefault="006A16BA" w:rsidP="006A16BA">
      <w:pPr>
        <w:pStyle w:val="Heading2"/>
      </w:pPr>
      <w:bookmarkStart w:id="143" w:name="_Toc488444287"/>
      <w:r w:rsidRPr="00185C5D">
        <w:t>Discusión</w:t>
      </w:r>
      <w:bookmarkEnd w:id="143"/>
    </w:p>
    <w:p w14:paraId="594B906E" w14:textId="77777777" w:rsidR="00185C5D" w:rsidRDefault="00185C5D" w:rsidP="001A1BEB">
      <w:pPr>
        <w:spacing w:after="0"/>
        <w:rPr>
          <w:color w:val="FF0000"/>
        </w:rPr>
      </w:pPr>
    </w:p>
    <w:p w14:paraId="42F0B0F7" w14:textId="77777777" w:rsidR="006A16BA" w:rsidRPr="00185C5D" w:rsidRDefault="00185C5D" w:rsidP="001A1BEB">
      <w:pPr>
        <w:spacing w:after="0"/>
        <w:rPr>
          <w:rFonts w:ascii="Georgia" w:hAnsi="Georgia"/>
        </w:rPr>
      </w:pPr>
      <w:r w:rsidRPr="00185C5D">
        <w:rPr>
          <w:rFonts w:ascii="Georgia" w:hAnsi="Georgia"/>
        </w:rPr>
        <w:t xml:space="preserve">En esta sección se describen a modo de conclusión, </w:t>
      </w:r>
      <w:r w:rsidR="00BD6AE2">
        <w:rPr>
          <w:rFonts w:ascii="Georgia" w:hAnsi="Georgia"/>
        </w:rPr>
        <w:t xml:space="preserve">algunas de las principales </w:t>
      </w:r>
      <w:r w:rsidRPr="00185C5D">
        <w:rPr>
          <w:rFonts w:ascii="Georgia" w:hAnsi="Georgia"/>
        </w:rPr>
        <w:t xml:space="preserve">ventajas y desventajas que presentan las </w:t>
      </w:r>
      <w:r w:rsidR="006A16BA" w:rsidRPr="00185C5D">
        <w:rPr>
          <w:rFonts w:ascii="Georgia" w:hAnsi="Georgia"/>
        </w:rPr>
        <w:t xml:space="preserve">técnicas de </w:t>
      </w:r>
      <w:proofErr w:type="spellStart"/>
      <w:r w:rsidR="006A16BA" w:rsidRPr="00185C5D">
        <w:rPr>
          <w:rFonts w:ascii="Georgia" w:hAnsi="Georgia"/>
        </w:rPr>
        <w:t>Clustering</w:t>
      </w:r>
      <w:proofErr w:type="spellEnd"/>
      <w:r w:rsidR="00BD6D63">
        <w:rPr>
          <w:rFonts w:ascii="Georgia" w:hAnsi="Georgia"/>
        </w:rPr>
        <w:t xml:space="preserve"> Jerárquico</w:t>
      </w:r>
      <w:r w:rsidRPr="00185C5D">
        <w:rPr>
          <w:rFonts w:ascii="Georgia" w:hAnsi="Georgia"/>
        </w:rPr>
        <w:t>:</w:t>
      </w:r>
    </w:p>
    <w:p w14:paraId="26C1C7E0" w14:textId="77777777" w:rsidR="00185C5D" w:rsidRPr="00CE00F1" w:rsidRDefault="00185C5D" w:rsidP="006A16BA">
      <w:pPr>
        <w:rPr>
          <w:color w:val="FF0000"/>
        </w:rPr>
      </w:pPr>
    </w:p>
    <w:p w14:paraId="731DB589" w14:textId="77777777" w:rsidR="00185C5D" w:rsidRDefault="006A16BA" w:rsidP="00185C5D">
      <w:pPr>
        <w:pStyle w:val="Heading3"/>
      </w:pPr>
      <w:bookmarkStart w:id="144" w:name="_Toc488444288"/>
      <w:r w:rsidRPr="00CE00F1">
        <w:t>Ventajas</w:t>
      </w:r>
      <w:bookmarkEnd w:id="144"/>
      <w:r w:rsidRPr="00CE00F1">
        <w:t xml:space="preserve">  </w:t>
      </w:r>
    </w:p>
    <w:p w14:paraId="55CA4ED1" w14:textId="77777777" w:rsidR="0020778C" w:rsidRDefault="0020778C" w:rsidP="0020778C">
      <w:pPr>
        <w:pStyle w:val="ListParagraph"/>
        <w:jc w:val="both"/>
        <w:rPr>
          <w:rFonts w:ascii="Georgia" w:hAnsi="Georgia"/>
        </w:rPr>
      </w:pPr>
    </w:p>
    <w:p w14:paraId="4D3E801E" w14:textId="77777777" w:rsidR="001A1BEB" w:rsidRDefault="001A1BEB" w:rsidP="0020778C">
      <w:pPr>
        <w:pStyle w:val="ListParagraph"/>
        <w:jc w:val="both"/>
        <w:rPr>
          <w:rFonts w:ascii="Georgia" w:hAnsi="Georgia"/>
        </w:rPr>
      </w:pPr>
    </w:p>
    <w:p w14:paraId="71C5D0B8" w14:textId="77777777" w:rsidR="006257A4" w:rsidRPr="00F70797" w:rsidRDefault="00185C5D" w:rsidP="00244EEE">
      <w:pPr>
        <w:pStyle w:val="ListParagraph"/>
        <w:numPr>
          <w:ilvl w:val="0"/>
          <w:numId w:val="34"/>
        </w:numPr>
        <w:jc w:val="both"/>
        <w:rPr>
          <w:rFonts w:ascii="Georgia" w:hAnsi="Georgia"/>
        </w:rPr>
      </w:pPr>
      <w:r w:rsidRPr="00244EEE">
        <w:rPr>
          <w:rFonts w:ascii="Georgia" w:hAnsi="Georgia"/>
        </w:rPr>
        <w:t>En líneas generales, se puede afirmar que e</w:t>
      </w:r>
      <w:r w:rsidR="006A16BA" w:rsidRPr="00244EEE">
        <w:rPr>
          <w:rFonts w:ascii="Georgia" w:hAnsi="Georgia"/>
        </w:rPr>
        <w:t>s un algoritmo simple</w:t>
      </w:r>
      <w:r w:rsidRPr="00244EEE">
        <w:rPr>
          <w:rFonts w:ascii="Georgia" w:hAnsi="Georgia"/>
        </w:rPr>
        <w:t xml:space="preserve">, si lo comparamos con </w:t>
      </w:r>
      <w:r w:rsidR="00BD6D63" w:rsidRPr="00244EEE">
        <w:rPr>
          <w:rFonts w:ascii="Georgia" w:hAnsi="Georgia"/>
        </w:rPr>
        <w:t>otros métodos</w:t>
      </w:r>
      <w:r w:rsidR="00BD6AE2" w:rsidRPr="00244EEE">
        <w:rPr>
          <w:rFonts w:ascii="Georgia" w:hAnsi="Georgia"/>
        </w:rPr>
        <w:t xml:space="preserve"> de clasificación, </w:t>
      </w:r>
      <w:r w:rsidR="006A16BA" w:rsidRPr="00244EEE">
        <w:rPr>
          <w:rFonts w:ascii="Georgia" w:hAnsi="Georgia"/>
        </w:rPr>
        <w:t xml:space="preserve">como </w:t>
      </w:r>
      <w:r w:rsidR="00BD6AE2" w:rsidRPr="00244EEE">
        <w:rPr>
          <w:rFonts w:ascii="Georgia" w:hAnsi="Georgia"/>
        </w:rPr>
        <w:t xml:space="preserve">pueden ser </w:t>
      </w:r>
      <w:r w:rsidR="00BD6AE2" w:rsidRPr="00244EEE">
        <w:rPr>
          <w:rFonts w:ascii="Georgia" w:hAnsi="Georgia"/>
          <w:i/>
        </w:rPr>
        <w:t>R</w:t>
      </w:r>
      <w:r w:rsidR="006A16BA" w:rsidRPr="00244EEE">
        <w:rPr>
          <w:rFonts w:ascii="Georgia" w:hAnsi="Georgia"/>
          <w:i/>
        </w:rPr>
        <w:t xml:space="preserve">edes </w:t>
      </w:r>
      <w:r w:rsidR="00BD6AE2" w:rsidRPr="00244EEE">
        <w:rPr>
          <w:rFonts w:ascii="Georgia" w:hAnsi="Georgia"/>
          <w:i/>
        </w:rPr>
        <w:t>N</w:t>
      </w:r>
      <w:r w:rsidR="006A16BA" w:rsidRPr="00244EEE">
        <w:rPr>
          <w:rFonts w:ascii="Georgia" w:hAnsi="Georgia"/>
          <w:i/>
        </w:rPr>
        <w:t>euronales</w:t>
      </w:r>
      <w:r w:rsidR="00BD6AE2" w:rsidRPr="00244EEE">
        <w:rPr>
          <w:rFonts w:ascii="Georgia" w:hAnsi="Georgia"/>
          <w:i/>
        </w:rPr>
        <w:t xml:space="preserve"> o </w:t>
      </w:r>
      <w:r w:rsidR="006257A4" w:rsidRPr="00244EEE">
        <w:rPr>
          <w:rFonts w:ascii="Georgia" w:hAnsi="Georgia"/>
          <w:i/>
        </w:rPr>
        <w:t xml:space="preserve">Redes </w:t>
      </w:r>
      <w:r w:rsidR="00BD6AE2" w:rsidRPr="00244EEE">
        <w:rPr>
          <w:rFonts w:ascii="Georgia" w:hAnsi="Georgia"/>
          <w:i/>
        </w:rPr>
        <w:t>Bayesianas.</w:t>
      </w:r>
      <w:r w:rsidR="006A16BA" w:rsidRPr="00244EEE">
        <w:rPr>
          <w:rFonts w:ascii="Georgia" w:hAnsi="Georgia"/>
          <w:i/>
        </w:rPr>
        <w:t xml:space="preserve"> </w:t>
      </w:r>
    </w:p>
    <w:p w14:paraId="4CE50A2B" w14:textId="77777777" w:rsidR="00F70797" w:rsidRPr="00F70797" w:rsidRDefault="00F70797" w:rsidP="00F70797">
      <w:pPr>
        <w:pStyle w:val="ListParagraph"/>
        <w:jc w:val="both"/>
        <w:rPr>
          <w:rFonts w:ascii="Georgia" w:hAnsi="Georgia"/>
        </w:rPr>
      </w:pPr>
    </w:p>
    <w:p w14:paraId="09C4000C" w14:textId="77777777" w:rsidR="00F70797" w:rsidRPr="001A1BEB" w:rsidRDefault="006257A4" w:rsidP="001A1BEB">
      <w:pPr>
        <w:pStyle w:val="ListParagraph"/>
        <w:numPr>
          <w:ilvl w:val="0"/>
          <w:numId w:val="34"/>
        </w:numPr>
        <w:rPr>
          <w:rFonts w:ascii="Georgia" w:hAnsi="Georgia"/>
        </w:rPr>
      </w:pPr>
      <w:r w:rsidRPr="00244EEE">
        <w:rPr>
          <w:rFonts w:ascii="Georgia" w:hAnsi="Georgia"/>
        </w:rPr>
        <w:t xml:space="preserve">Es un algoritmo </w:t>
      </w:r>
      <w:r w:rsidR="00883005" w:rsidRPr="00244EEE">
        <w:rPr>
          <w:rFonts w:ascii="Georgia" w:hAnsi="Georgia"/>
        </w:rPr>
        <w:t xml:space="preserve">bastante </w:t>
      </w:r>
      <w:r w:rsidRPr="00244EEE">
        <w:rPr>
          <w:rFonts w:ascii="Georgia" w:hAnsi="Georgia"/>
        </w:rPr>
        <w:t xml:space="preserve">flexible. </w:t>
      </w:r>
    </w:p>
    <w:p w14:paraId="3F427977" w14:textId="77777777" w:rsidR="00F70797" w:rsidRPr="00F70797" w:rsidRDefault="00F70797" w:rsidP="00F70797">
      <w:pPr>
        <w:pStyle w:val="ListParagraph"/>
        <w:rPr>
          <w:rFonts w:ascii="Georgia" w:hAnsi="Georgia"/>
        </w:rPr>
      </w:pPr>
    </w:p>
    <w:p w14:paraId="743AB167" w14:textId="77777777" w:rsidR="006B7C34" w:rsidRDefault="006257A4" w:rsidP="00244EEE">
      <w:pPr>
        <w:pStyle w:val="ListParagraph"/>
        <w:numPr>
          <w:ilvl w:val="0"/>
          <w:numId w:val="34"/>
        </w:numPr>
        <w:rPr>
          <w:rFonts w:ascii="Georgia" w:hAnsi="Georgia"/>
        </w:rPr>
      </w:pPr>
      <w:r w:rsidRPr="00244EEE">
        <w:rPr>
          <w:rFonts w:ascii="Georgia" w:hAnsi="Georgia"/>
        </w:rPr>
        <w:t>Aunque visto como una técnica de agrupación de variables es bastante similar al Análisis factorial, es mucho más flexible que este último en lo referente a las condiciones que se requieren</w:t>
      </w:r>
      <w:r w:rsidR="006B7C34" w:rsidRPr="00244EEE">
        <w:rPr>
          <w:rFonts w:ascii="Georgia" w:hAnsi="Georgia"/>
        </w:rPr>
        <w:t xml:space="preserve"> para su uso</w:t>
      </w:r>
      <w:r w:rsidR="00883005" w:rsidRPr="00244EEE">
        <w:rPr>
          <w:rFonts w:ascii="Georgia" w:hAnsi="Georgia"/>
        </w:rPr>
        <w:t>:</w:t>
      </w:r>
      <w:r w:rsidR="006B7C34" w:rsidRPr="00244EEE">
        <w:rPr>
          <w:rFonts w:ascii="Georgia" w:hAnsi="Georgia"/>
        </w:rPr>
        <w:t xml:space="preserve"> </w:t>
      </w:r>
    </w:p>
    <w:p w14:paraId="0AB4C132" w14:textId="77777777" w:rsidR="00F70797" w:rsidRPr="00F70797" w:rsidRDefault="00F70797" w:rsidP="00F70797">
      <w:pPr>
        <w:pStyle w:val="ListParagraph"/>
        <w:rPr>
          <w:rFonts w:ascii="Georgia" w:hAnsi="Georgia"/>
        </w:rPr>
      </w:pPr>
    </w:p>
    <w:p w14:paraId="5364498B" w14:textId="77777777" w:rsidR="006B7C34" w:rsidRPr="00244EEE" w:rsidRDefault="006B7C34" w:rsidP="00F70797">
      <w:pPr>
        <w:pStyle w:val="ListParagraph"/>
        <w:numPr>
          <w:ilvl w:val="1"/>
          <w:numId w:val="34"/>
        </w:numPr>
        <w:rPr>
          <w:rFonts w:ascii="Georgia" w:hAnsi="Georgia"/>
        </w:rPr>
      </w:pPr>
      <w:r w:rsidRPr="00244EEE">
        <w:rPr>
          <w:rFonts w:ascii="Georgia" w:hAnsi="Georgia"/>
        </w:rPr>
        <w:t>N</w:t>
      </w:r>
      <w:r w:rsidR="006257A4" w:rsidRPr="00244EEE">
        <w:rPr>
          <w:rFonts w:ascii="Georgia" w:hAnsi="Georgia"/>
        </w:rPr>
        <w:t>o exige que sea lineal</w:t>
      </w:r>
    </w:p>
    <w:p w14:paraId="4966440B" w14:textId="77777777" w:rsidR="006B7C34" w:rsidRPr="00244EEE" w:rsidRDefault="006B7C34" w:rsidP="00F70797">
      <w:pPr>
        <w:pStyle w:val="ListParagraph"/>
        <w:numPr>
          <w:ilvl w:val="1"/>
          <w:numId w:val="34"/>
        </w:numPr>
        <w:rPr>
          <w:rFonts w:ascii="Georgia" w:hAnsi="Georgia"/>
        </w:rPr>
      </w:pPr>
      <w:r w:rsidRPr="00244EEE">
        <w:rPr>
          <w:rFonts w:ascii="Georgia" w:hAnsi="Georgia"/>
        </w:rPr>
        <w:t>No</w:t>
      </w:r>
      <w:r w:rsidR="006257A4" w:rsidRPr="00244EEE">
        <w:rPr>
          <w:rFonts w:ascii="Georgia" w:hAnsi="Georgia"/>
        </w:rPr>
        <w:t xml:space="preserve"> requiere simetría</w:t>
      </w:r>
    </w:p>
    <w:p w14:paraId="734D3F12" w14:textId="77777777" w:rsidR="006B7C34" w:rsidRPr="00244EEE" w:rsidRDefault="006B7C34" w:rsidP="00F70797">
      <w:pPr>
        <w:pStyle w:val="ListParagraph"/>
        <w:numPr>
          <w:ilvl w:val="1"/>
          <w:numId w:val="34"/>
        </w:numPr>
        <w:rPr>
          <w:rFonts w:ascii="Georgia" w:hAnsi="Georgia"/>
        </w:rPr>
      </w:pPr>
      <w:r w:rsidRPr="00244EEE">
        <w:rPr>
          <w:rFonts w:ascii="Georgia" w:hAnsi="Georgia"/>
        </w:rPr>
        <w:t xml:space="preserve">Se </w:t>
      </w:r>
      <w:r w:rsidR="006257A4" w:rsidRPr="00244EEE">
        <w:rPr>
          <w:rFonts w:ascii="Georgia" w:hAnsi="Georgia"/>
        </w:rPr>
        <w:t>permite el uso de variables categóricas</w:t>
      </w:r>
    </w:p>
    <w:p w14:paraId="75799703" w14:textId="77777777" w:rsidR="0075662B" w:rsidRDefault="006B7C34" w:rsidP="00244EEE">
      <w:pPr>
        <w:pStyle w:val="ListParagraph"/>
        <w:numPr>
          <w:ilvl w:val="1"/>
          <w:numId w:val="34"/>
        </w:numPr>
        <w:rPr>
          <w:rFonts w:ascii="Georgia" w:hAnsi="Georgia"/>
        </w:rPr>
      </w:pPr>
      <w:r w:rsidRPr="00244EEE">
        <w:rPr>
          <w:rFonts w:ascii="Georgia" w:hAnsi="Georgia"/>
        </w:rPr>
        <w:t xml:space="preserve">Admite varios modelos de estimación en el cálculo de </w:t>
      </w:r>
      <w:r w:rsidR="006257A4" w:rsidRPr="00244EEE">
        <w:rPr>
          <w:rFonts w:ascii="Georgia" w:hAnsi="Georgia"/>
        </w:rPr>
        <w:t>la matriz</w:t>
      </w:r>
      <w:r w:rsidRPr="00244EEE">
        <w:rPr>
          <w:rFonts w:ascii="Georgia" w:hAnsi="Georgia"/>
        </w:rPr>
        <w:t xml:space="preserve"> de distancias</w:t>
      </w:r>
    </w:p>
    <w:p w14:paraId="54A3497F" w14:textId="77777777" w:rsidR="009B13AC" w:rsidRDefault="009B13AC" w:rsidP="009B13AC">
      <w:pPr>
        <w:pStyle w:val="ListParagraph"/>
        <w:ind w:left="1440"/>
        <w:rPr>
          <w:rFonts w:ascii="Georgia" w:hAnsi="Georgia"/>
        </w:rPr>
      </w:pPr>
    </w:p>
    <w:p w14:paraId="17476D46" w14:textId="77777777" w:rsidR="009B13AC" w:rsidRPr="009B13AC" w:rsidRDefault="009B13AC" w:rsidP="009B13AC">
      <w:pPr>
        <w:pStyle w:val="ListParagraph"/>
        <w:ind w:left="1440"/>
        <w:rPr>
          <w:rFonts w:ascii="Georgia" w:hAnsi="Georgia"/>
        </w:rPr>
      </w:pPr>
    </w:p>
    <w:p w14:paraId="2A37CBA1" w14:textId="77777777" w:rsidR="0075662B" w:rsidRDefault="0075662B" w:rsidP="00244EEE">
      <w:pPr>
        <w:pStyle w:val="ListParagraph"/>
        <w:numPr>
          <w:ilvl w:val="0"/>
          <w:numId w:val="34"/>
        </w:numPr>
        <w:rPr>
          <w:rFonts w:ascii="Georgia" w:hAnsi="Georgia"/>
        </w:rPr>
      </w:pPr>
      <w:r w:rsidRPr="00244EEE">
        <w:rPr>
          <w:rFonts w:ascii="Georgia" w:hAnsi="Georgia"/>
        </w:rPr>
        <w:t xml:space="preserve">Visto como una técnica de agrupación de casos, se asemeja al Análisis discriminante, si bien, a diferencia de éste, a la hora de hacer la “clasificación”, no toma como referencia una variable dependiente (grupos de clasificación), sino que se centra en la agrupación de los objetos </w:t>
      </w:r>
      <w:r w:rsidR="00833518" w:rsidRPr="00244EEE">
        <w:rPr>
          <w:rFonts w:ascii="Georgia" w:hAnsi="Georgia"/>
        </w:rPr>
        <w:t xml:space="preserve">(de hecho, puede detectar un número óptimo de grupos), </w:t>
      </w:r>
      <w:r w:rsidRPr="00244EEE">
        <w:rPr>
          <w:rFonts w:ascii="Georgia" w:hAnsi="Georgia"/>
        </w:rPr>
        <w:t>basándose en la similitud</w:t>
      </w:r>
      <w:r w:rsidR="00833518" w:rsidRPr="00244EEE">
        <w:rPr>
          <w:rFonts w:ascii="Georgia" w:hAnsi="Georgia"/>
        </w:rPr>
        <w:t xml:space="preserve"> de los casos. No asume una distribución previa de las variables tratadas.</w:t>
      </w:r>
    </w:p>
    <w:p w14:paraId="398BB7FB" w14:textId="77777777" w:rsidR="009B13AC" w:rsidRPr="009B13AC" w:rsidRDefault="009B13AC" w:rsidP="009B13AC">
      <w:pPr>
        <w:pStyle w:val="ListParagraph"/>
        <w:rPr>
          <w:rFonts w:ascii="Georgia" w:hAnsi="Georgia"/>
        </w:rPr>
      </w:pPr>
    </w:p>
    <w:p w14:paraId="401DDF84" w14:textId="77777777" w:rsidR="009B13AC" w:rsidRDefault="00BD6AE2" w:rsidP="00244EEE">
      <w:pPr>
        <w:pStyle w:val="ListParagraph"/>
        <w:numPr>
          <w:ilvl w:val="0"/>
          <w:numId w:val="34"/>
        </w:numPr>
        <w:rPr>
          <w:rFonts w:ascii="Georgia" w:hAnsi="Georgia"/>
        </w:rPr>
      </w:pPr>
      <w:r w:rsidRPr="00244EEE">
        <w:rPr>
          <w:rFonts w:ascii="Georgia" w:hAnsi="Georgia"/>
        </w:rPr>
        <w:t xml:space="preserve">La técnica de </w:t>
      </w:r>
      <w:proofErr w:type="spellStart"/>
      <w:r w:rsidRPr="00244EEE">
        <w:rPr>
          <w:rFonts w:ascii="Georgia" w:hAnsi="Georgia"/>
        </w:rPr>
        <w:t>Clustering</w:t>
      </w:r>
      <w:proofErr w:type="spellEnd"/>
      <w:r w:rsidRPr="00244EEE">
        <w:rPr>
          <w:rFonts w:ascii="Georgia" w:hAnsi="Georgia"/>
        </w:rPr>
        <w:t xml:space="preserve">, facilita la interpretación de los resultados por parte del usuario </w:t>
      </w:r>
      <w:r w:rsidR="0020778C" w:rsidRPr="00244EEE">
        <w:rPr>
          <w:rFonts w:ascii="Georgia" w:hAnsi="Georgia"/>
        </w:rPr>
        <w:t xml:space="preserve">mediante </w:t>
      </w:r>
      <w:r w:rsidR="006A16BA" w:rsidRPr="00244EEE">
        <w:rPr>
          <w:rFonts w:ascii="Georgia" w:hAnsi="Georgia"/>
        </w:rPr>
        <w:t xml:space="preserve">un </w:t>
      </w:r>
      <w:r w:rsidR="0020778C" w:rsidRPr="00244EEE">
        <w:rPr>
          <w:rFonts w:ascii="Georgia" w:hAnsi="Georgia"/>
        </w:rPr>
        <w:t xml:space="preserve">primer </w:t>
      </w:r>
      <w:r w:rsidR="006A16BA" w:rsidRPr="00244EEE">
        <w:rPr>
          <w:rFonts w:ascii="Georgia" w:hAnsi="Georgia"/>
        </w:rPr>
        <w:t>análisis visual</w:t>
      </w:r>
      <w:r w:rsidR="0020778C" w:rsidRPr="00244EEE">
        <w:rPr>
          <w:rFonts w:ascii="Georgia" w:hAnsi="Georgia"/>
        </w:rPr>
        <w:t xml:space="preserve">. </w:t>
      </w:r>
    </w:p>
    <w:p w14:paraId="5514A1CB" w14:textId="77777777" w:rsidR="009B13AC" w:rsidRPr="009B13AC" w:rsidRDefault="009B13AC" w:rsidP="009B13AC">
      <w:pPr>
        <w:pStyle w:val="ListParagraph"/>
        <w:rPr>
          <w:rFonts w:ascii="Georgia" w:hAnsi="Georgia"/>
        </w:rPr>
      </w:pPr>
    </w:p>
    <w:p w14:paraId="138FD698" w14:textId="77777777" w:rsidR="0020778C" w:rsidRPr="009B13AC" w:rsidRDefault="0020778C" w:rsidP="00244EEE">
      <w:pPr>
        <w:pStyle w:val="ListParagraph"/>
        <w:numPr>
          <w:ilvl w:val="0"/>
          <w:numId w:val="34"/>
        </w:numPr>
        <w:rPr>
          <w:rFonts w:ascii="Georgia" w:hAnsi="Georgia"/>
        </w:rPr>
      </w:pPr>
      <w:r w:rsidRPr="009B13AC">
        <w:rPr>
          <w:rFonts w:ascii="Georgia" w:hAnsi="Georgia"/>
        </w:rPr>
        <w:t>Las conclusiones se pueden obtener de un modo relativamente rápido.</w:t>
      </w:r>
    </w:p>
    <w:p w14:paraId="102843A3" w14:textId="77777777" w:rsidR="0020778C" w:rsidRDefault="0020778C" w:rsidP="00680C03">
      <w:pPr>
        <w:ind w:left="708"/>
        <w:rPr>
          <w:color w:val="FF0000"/>
        </w:rPr>
      </w:pPr>
    </w:p>
    <w:p w14:paraId="73B78374" w14:textId="77777777" w:rsidR="00833518" w:rsidRDefault="00833518" w:rsidP="00680C03">
      <w:pPr>
        <w:ind w:left="708"/>
        <w:rPr>
          <w:color w:val="FF0000"/>
        </w:rPr>
      </w:pPr>
    </w:p>
    <w:p w14:paraId="623ADEAB" w14:textId="77777777" w:rsidR="001A1BEB" w:rsidRDefault="001A1BEB" w:rsidP="00680C03">
      <w:pPr>
        <w:ind w:left="708"/>
        <w:rPr>
          <w:color w:val="FF0000"/>
        </w:rPr>
      </w:pPr>
    </w:p>
    <w:p w14:paraId="077D24C2" w14:textId="77777777" w:rsidR="001A1BEB" w:rsidRDefault="001A1BEB" w:rsidP="00680C03">
      <w:pPr>
        <w:ind w:left="708"/>
        <w:rPr>
          <w:color w:val="FF0000"/>
        </w:rPr>
      </w:pPr>
    </w:p>
    <w:p w14:paraId="66F7E9C3" w14:textId="77777777" w:rsidR="0020778C" w:rsidRDefault="006A16BA" w:rsidP="0020778C">
      <w:pPr>
        <w:pStyle w:val="Heading3"/>
      </w:pPr>
      <w:bookmarkStart w:id="145" w:name="_Toc488444289"/>
      <w:r w:rsidRPr="00CE00F1">
        <w:t>Desventajas</w:t>
      </w:r>
      <w:bookmarkEnd w:id="145"/>
    </w:p>
    <w:p w14:paraId="4FCFBC06" w14:textId="77777777" w:rsidR="001A1BEB" w:rsidRPr="001A1BEB" w:rsidRDefault="001A1BEB" w:rsidP="001A1BEB">
      <w:pPr>
        <w:pStyle w:val="ListParagraph"/>
        <w:rPr>
          <w:rFonts w:ascii="Georgia" w:hAnsi="Georgia"/>
          <w:b/>
        </w:rPr>
      </w:pPr>
    </w:p>
    <w:p w14:paraId="6F6D1861" w14:textId="77777777" w:rsidR="00852DE1" w:rsidRPr="001A1BEB" w:rsidRDefault="00833518" w:rsidP="00244EEE">
      <w:pPr>
        <w:pStyle w:val="ListParagraph"/>
        <w:numPr>
          <w:ilvl w:val="0"/>
          <w:numId w:val="33"/>
        </w:numPr>
        <w:rPr>
          <w:rFonts w:ascii="Georgia" w:hAnsi="Georgia"/>
          <w:b/>
        </w:rPr>
      </w:pPr>
      <w:r w:rsidRPr="00244EEE">
        <w:rPr>
          <w:rFonts w:ascii="Georgia" w:hAnsi="Georgia"/>
        </w:rPr>
        <w:t xml:space="preserve">En general, se trata de un análisis meramente descriptivo. </w:t>
      </w:r>
      <w:r w:rsidR="00852DE1" w:rsidRPr="00244EEE">
        <w:rPr>
          <w:rFonts w:ascii="Georgia" w:hAnsi="Georgia"/>
        </w:rPr>
        <w:t xml:space="preserve"> </w:t>
      </w:r>
      <w:r w:rsidRPr="00244EEE">
        <w:rPr>
          <w:rFonts w:ascii="Georgia" w:hAnsi="Georgia"/>
        </w:rPr>
        <w:t>No se puede considerar en ningún caso un análisis tipo teórico o inferencial</w:t>
      </w:r>
      <w:r w:rsidR="00852DE1" w:rsidRPr="00244EEE">
        <w:rPr>
          <w:rFonts w:ascii="Georgia" w:hAnsi="Georgia"/>
        </w:rPr>
        <w:t>, por lo que sirve como técnica exploratoria como se ha descrito a lo largo de este documento.</w:t>
      </w:r>
    </w:p>
    <w:p w14:paraId="474D3826" w14:textId="77777777" w:rsidR="001A1BEB" w:rsidRPr="00244EEE" w:rsidRDefault="001A1BEB" w:rsidP="001A1BEB">
      <w:pPr>
        <w:pStyle w:val="ListParagraph"/>
        <w:rPr>
          <w:rFonts w:ascii="Georgia" w:hAnsi="Georgia"/>
          <w:b/>
        </w:rPr>
      </w:pPr>
    </w:p>
    <w:p w14:paraId="786FEDD5" w14:textId="77777777" w:rsidR="00852DE1" w:rsidRPr="001A1BEB" w:rsidRDefault="00852DE1" w:rsidP="00244EEE">
      <w:pPr>
        <w:pStyle w:val="ListParagraph"/>
        <w:numPr>
          <w:ilvl w:val="0"/>
          <w:numId w:val="33"/>
        </w:numPr>
        <w:rPr>
          <w:rFonts w:ascii="Georgia" w:hAnsi="Georgia"/>
          <w:b/>
        </w:rPr>
      </w:pPr>
      <w:r w:rsidRPr="00244EEE">
        <w:rPr>
          <w:rFonts w:ascii="Georgia" w:hAnsi="Georgia"/>
        </w:rPr>
        <w:t xml:space="preserve">Puede ofrecer soluciones no únicas. </w:t>
      </w:r>
    </w:p>
    <w:p w14:paraId="7903F106" w14:textId="77777777" w:rsidR="001A1BEB" w:rsidRPr="001A1BEB" w:rsidRDefault="001A1BEB" w:rsidP="001A1BEB">
      <w:pPr>
        <w:pStyle w:val="ListParagraph"/>
        <w:rPr>
          <w:rFonts w:ascii="Georgia" w:hAnsi="Georgia"/>
          <w:b/>
        </w:rPr>
      </w:pPr>
    </w:p>
    <w:p w14:paraId="27425BB5" w14:textId="77777777" w:rsidR="006A16BA" w:rsidRPr="00244EEE" w:rsidRDefault="00680C03" w:rsidP="00244EEE">
      <w:pPr>
        <w:pStyle w:val="ListParagraph"/>
        <w:numPr>
          <w:ilvl w:val="0"/>
          <w:numId w:val="33"/>
        </w:numPr>
        <w:rPr>
          <w:rFonts w:ascii="Georgia" w:hAnsi="Georgia"/>
          <w:b/>
        </w:rPr>
      </w:pPr>
      <w:r w:rsidRPr="00244EEE">
        <w:rPr>
          <w:rFonts w:ascii="Georgia" w:hAnsi="Georgia"/>
        </w:rPr>
        <w:t xml:space="preserve">Los </w:t>
      </w:r>
      <w:proofErr w:type="spellStart"/>
      <w:r w:rsidRPr="00244EEE">
        <w:rPr>
          <w:rFonts w:ascii="Georgia" w:hAnsi="Georgia"/>
        </w:rPr>
        <w:t>dendrogramas</w:t>
      </w:r>
      <w:proofErr w:type="spellEnd"/>
      <w:r w:rsidRPr="00244EEE">
        <w:rPr>
          <w:rFonts w:ascii="Georgia" w:hAnsi="Georgia"/>
        </w:rPr>
        <w:t xml:space="preserve"> </w:t>
      </w:r>
      <w:r w:rsidR="0020778C" w:rsidRPr="00244EEE">
        <w:rPr>
          <w:rFonts w:ascii="Georgia" w:hAnsi="Georgia"/>
        </w:rPr>
        <w:t xml:space="preserve">pueden llegar a ser </w:t>
      </w:r>
      <w:r w:rsidRPr="00244EEE">
        <w:rPr>
          <w:rFonts w:ascii="Georgia" w:hAnsi="Georgia"/>
        </w:rPr>
        <w:t>complejos</w:t>
      </w:r>
      <w:r w:rsidR="0020778C" w:rsidRPr="00244EEE">
        <w:rPr>
          <w:rFonts w:ascii="Georgia" w:hAnsi="Georgia"/>
        </w:rPr>
        <w:t>,</w:t>
      </w:r>
      <w:r w:rsidRPr="00244EEE">
        <w:rPr>
          <w:rFonts w:ascii="Georgia" w:hAnsi="Georgia"/>
        </w:rPr>
        <w:t xml:space="preserve"> y en </w:t>
      </w:r>
      <w:r w:rsidR="0020778C" w:rsidRPr="00244EEE">
        <w:rPr>
          <w:rFonts w:ascii="Georgia" w:hAnsi="Georgia"/>
        </w:rPr>
        <w:t xml:space="preserve">el </w:t>
      </w:r>
      <w:r w:rsidRPr="00244EEE">
        <w:rPr>
          <w:rFonts w:ascii="Georgia" w:hAnsi="Georgia"/>
        </w:rPr>
        <w:t xml:space="preserve">caso de tratar varias variables, </w:t>
      </w:r>
      <w:r w:rsidR="00833518" w:rsidRPr="00244EEE">
        <w:rPr>
          <w:rFonts w:ascii="Georgia" w:hAnsi="Georgia"/>
        </w:rPr>
        <w:t xml:space="preserve"> </w:t>
      </w:r>
      <w:r w:rsidRPr="00244EEE">
        <w:rPr>
          <w:rFonts w:ascii="Georgia" w:hAnsi="Georgia"/>
        </w:rPr>
        <w:t xml:space="preserve">se puede complicar </w:t>
      </w:r>
      <w:r w:rsidR="0020778C" w:rsidRPr="00244EEE">
        <w:rPr>
          <w:rFonts w:ascii="Georgia" w:hAnsi="Georgia"/>
        </w:rPr>
        <w:t xml:space="preserve">su </w:t>
      </w:r>
      <w:r w:rsidRPr="00244EEE">
        <w:rPr>
          <w:rFonts w:ascii="Georgia" w:hAnsi="Georgia"/>
        </w:rPr>
        <w:t>visualización.</w:t>
      </w:r>
    </w:p>
    <w:p w14:paraId="37C4F137" w14:textId="77777777" w:rsidR="00456377" w:rsidRDefault="00456377">
      <w:pPr>
        <w:spacing w:line="276" w:lineRule="auto"/>
        <w:jc w:val="left"/>
        <w:rPr>
          <w:rFonts w:ascii="Georgia" w:hAnsi="Georgia"/>
        </w:rPr>
      </w:pPr>
    </w:p>
    <w:p w14:paraId="1966A93E" w14:textId="77777777" w:rsidR="004A731E" w:rsidRPr="004A731E" w:rsidRDefault="004A731E">
      <w:pPr>
        <w:spacing w:line="276" w:lineRule="auto"/>
        <w:jc w:val="left"/>
        <w:rPr>
          <w:rFonts w:ascii="Georgia" w:hAnsi="Georgia"/>
          <w:lang w:val="es-ES"/>
        </w:rPr>
      </w:pPr>
    </w:p>
    <w:p w14:paraId="12777655" w14:textId="77777777" w:rsidR="00456377" w:rsidRDefault="00456377">
      <w:pPr>
        <w:spacing w:line="276" w:lineRule="auto"/>
        <w:jc w:val="left"/>
        <w:rPr>
          <w:rFonts w:ascii="Georgia" w:hAnsi="Georgia"/>
        </w:rPr>
      </w:pPr>
    </w:p>
    <w:p w14:paraId="0C03674F" w14:textId="77777777" w:rsidR="00A73DB2" w:rsidRPr="00CE00F1" w:rsidRDefault="006A16BA" w:rsidP="00456377">
      <w:pPr>
        <w:pStyle w:val="Heading2"/>
      </w:pPr>
      <w:bookmarkStart w:id="146" w:name="_Toc488444290"/>
      <w:r w:rsidRPr="00CE00F1">
        <w:t>Trabajo futuro</w:t>
      </w:r>
      <w:bookmarkEnd w:id="146"/>
      <w:r w:rsidR="00A73DB2" w:rsidRPr="00CE00F1">
        <w:t xml:space="preserve"> </w:t>
      </w:r>
    </w:p>
    <w:p w14:paraId="799EFFA9" w14:textId="77777777" w:rsidR="00872411" w:rsidRPr="00CE00F1" w:rsidRDefault="00872411" w:rsidP="00872411">
      <w:pPr>
        <w:spacing w:after="0"/>
        <w:rPr>
          <w:color w:val="FF0000"/>
        </w:rPr>
      </w:pPr>
    </w:p>
    <w:p w14:paraId="63C2FEE9" w14:textId="77777777" w:rsidR="004466FD" w:rsidRPr="00C6216F" w:rsidRDefault="004466FD" w:rsidP="00C6216F">
      <w:pPr>
        <w:rPr>
          <w:rFonts w:ascii="Georgia" w:hAnsi="Georgia"/>
        </w:rPr>
      </w:pPr>
      <w:r w:rsidRPr="00C6216F">
        <w:rPr>
          <w:rFonts w:ascii="Georgia" w:hAnsi="Georgia"/>
        </w:rPr>
        <w:t>La granularidad y el detalle con que se plant</w:t>
      </w:r>
      <w:r w:rsidR="00852DE1">
        <w:rPr>
          <w:rFonts w:ascii="Georgia" w:hAnsi="Georgia"/>
        </w:rPr>
        <w:t>ea la resolución de un problema</w:t>
      </w:r>
      <w:r w:rsidRPr="00C6216F">
        <w:rPr>
          <w:rFonts w:ascii="Georgia" w:hAnsi="Georgia"/>
        </w:rPr>
        <w:t xml:space="preserve"> es siempre decisión del Analista; </w:t>
      </w:r>
      <w:r w:rsidR="00852DE1">
        <w:rPr>
          <w:rFonts w:ascii="Georgia" w:hAnsi="Georgia"/>
        </w:rPr>
        <w:t xml:space="preserve">dicho de otra forma, </w:t>
      </w:r>
      <w:r w:rsidRPr="00C6216F">
        <w:rPr>
          <w:rFonts w:ascii="Georgia" w:hAnsi="Georgia"/>
        </w:rPr>
        <w:t xml:space="preserve">un mismo problema se puede analizar desde diferentes puntos de vista. </w:t>
      </w:r>
    </w:p>
    <w:p w14:paraId="4ABA2F0C" w14:textId="77777777" w:rsidR="00A73DB2" w:rsidRPr="00C6216F" w:rsidRDefault="004466FD" w:rsidP="00C6216F">
      <w:pPr>
        <w:rPr>
          <w:rFonts w:ascii="Georgia" w:hAnsi="Georgia"/>
        </w:rPr>
      </w:pPr>
      <w:r w:rsidRPr="00C6216F">
        <w:rPr>
          <w:rFonts w:ascii="Georgia" w:hAnsi="Georgia"/>
        </w:rPr>
        <w:t>En nuestro caso,</w:t>
      </w:r>
      <w:r w:rsidR="000D6A8F">
        <w:rPr>
          <w:rFonts w:ascii="Georgia" w:hAnsi="Georgia"/>
        </w:rPr>
        <w:t xml:space="preserve"> </w:t>
      </w:r>
      <w:r w:rsidRPr="00C6216F">
        <w:rPr>
          <w:rFonts w:ascii="Georgia" w:hAnsi="Georgia"/>
        </w:rPr>
        <w:t xml:space="preserve"> se podría haber </w:t>
      </w:r>
      <w:r w:rsidR="00C82442" w:rsidRPr="00C6216F">
        <w:rPr>
          <w:rFonts w:ascii="Georgia" w:hAnsi="Georgia"/>
        </w:rPr>
        <w:t xml:space="preserve">escogido una línea de trabajo diferente y haber </w:t>
      </w:r>
      <w:r w:rsidRPr="00C6216F">
        <w:rPr>
          <w:rFonts w:ascii="Georgia" w:hAnsi="Georgia"/>
        </w:rPr>
        <w:t>realizado un estudio por hora o por día como unidad mínima existente en el análisis de los datos</w:t>
      </w:r>
      <w:r w:rsidR="00C82442" w:rsidRPr="00C6216F">
        <w:rPr>
          <w:rFonts w:ascii="Georgia" w:hAnsi="Georgia"/>
        </w:rPr>
        <w:t>,</w:t>
      </w:r>
      <w:r w:rsidRPr="00C6216F">
        <w:rPr>
          <w:rFonts w:ascii="Georgia" w:hAnsi="Georgia"/>
        </w:rPr>
        <w:t xml:space="preserve"> como </w:t>
      </w:r>
      <w:r w:rsidR="00042C7C" w:rsidRPr="00C6216F">
        <w:rPr>
          <w:rFonts w:ascii="Georgia" w:hAnsi="Georgia"/>
        </w:rPr>
        <w:t>niveles de resolución</w:t>
      </w:r>
      <w:r w:rsidRPr="00C6216F">
        <w:rPr>
          <w:rFonts w:ascii="Georgia" w:hAnsi="Georgia"/>
        </w:rPr>
        <w:t xml:space="preserve">. Como es obvio, no es </w:t>
      </w:r>
      <w:r w:rsidR="00C82442" w:rsidRPr="00C6216F">
        <w:rPr>
          <w:rFonts w:ascii="Georgia" w:hAnsi="Georgia"/>
        </w:rPr>
        <w:t xml:space="preserve">equivalente </w:t>
      </w:r>
      <w:r w:rsidRPr="00C6216F">
        <w:rPr>
          <w:rFonts w:ascii="Georgia" w:hAnsi="Georgia"/>
        </w:rPr>
        <w:t xml:space="preserve">realizar un análisis de unos datos recabados cada 5 minutos, que agruparlos por día u </w:t>
      </w:r>
      <w:r w:rsidR="00042C7C" w:rsidRPr="00C6216F">
        <w:rPr>
          <w:rFonts w:ascii="Georgia" w:hAnsi="Georgia"/>
        </w:rPr>
        <w:t>hora</w:t>
      </w:r>
      <w:r w:rsidRPr="00C6216F">
        <w:rPr>
          <w:rFonts w:ascii="Georgia" w:hAnsi="Georgia"/>
        </w:rPr>
        <w:t>.</w:t>
      </w:r>
      <w:r w:rsidR="00872411" w:rsidRPr="00C6216F">
        <w:rPr>
          <w:rFonts w:ascii="Georgia" w:hAnsi="Georgia"/>
        </w:rPr>
        <w:t xml:space="preserve"> </w:t>
      </w:r>
    </w:p>
    <w:p w14:paraId="63ABC99B" w14:textId="77777777" w:rsidR="004E1CF5" w:rsidRDefault="00D2645F" w:rsidP="00C82442">
      <w:pPr>
        <w:spacing w:line="276" w:lineRule="auto"/>
        <w:jc w:val="left"/>
      </w:pPr>
      <w:r>
        <w:br w:type="page"/>
      </w:r>
    </w:p>
    <w:p w14:paraId="50622EE0" w14:textId="77777777" w:rsidR="00A73DB2" w:rsidRPr="004466FD" w:rsidRDefault="00A73DB2" w:rsidP="002A207E">
      <w:pPr>
        <w:pStyle w:val="Heading1"/>
        <w:rPr>
          <w:lang w:val="es-ES"/>
        </w:rPr>
      </w:pPr>
      <w:bookmarkStart w:id="147" w:name="_Toc488444291"/>
      <w:r w:rsidRPr="004466FD">
        <w:rPr>
          <w:lang w:val="es-ES"/>
        </w:rPr>
        <w:lastRenderedPageBreak/>
        <w:t>Anexo</w:t>
      </w:r>
      <w:bookmarkEnd w:id="147"/>
      <w:r w:rsidRPr="004466FD">
        <w:rPr>
          <w:lang w:val="es-ES"/>
        </w:rPr>
        <w:t xml:space="preserve"> </w:t>
      </w:r>
    </w:p>
    <w:p w14:paraId="61AD32F8" w14:textId="77777777" w:rsidR="00A73DB2" w:rsidRPr="004E1CF5" w:rsidRDefault="00A73DB2" w:rsidP="002A207E">
      <w:pPr>
        <w:rPr>
          <w:rFonts w:ascii="Georgia" w:hAnsi="Georgia"/>
        </w:rPr>
      </w:pPr>
      <w:r>
        <w:rPr>
          <w:rFonts w:ascii="Georgia" w:hAnsi="Georgia"/>
        </w:rPr>
        <w:t xml:space="preserve">En esta sección se muestran, a modo de ejemplo, algunos comandos ejecutados en R como muestra del proceso llevado a cabo durante el trabajo expuesto, según las necesidades. Además se anexan ejemplos de tablas en las que se describen los campos que se van a analizar, así como ejemplos de Gráficos y </w:t>
      </w:r>
      <w:proofErr w:type="spellStart"/>
      <w:r>
        <w:rPr>
          <w:rFonts w:ascii="Georgia" w:hAnsi="Georgia"/>
        </w:rPr>
        <w:t>dendrogramas</w:t>
      </w:r>
      <w:proofErr w:type="spellEnd"/>
      <w:r>
        <w:rPr>
          <w:rFonts w:ascii="Georgia" w:hAnsi="Georgia"/>
        </w:rPr>
        <w:t xml:space="preserve"> generados en R.</w:t>
      </w:r>
    </w:p>
    <w:p w14:paraId="4C894E00" w14:textId="77777777" w:rsidR="00A73DB2" w:rsidRPr="009001F2" w:rsidRDefault="00A73DB2" w:rsidP="002A207E"/>
    <w:p w14:paraId="4A824425" w14:textId="77777777" w:rsidR="00A73DB2" w:rsidRPr="00504AB3" w:rsidRDefault="00A73DB2" w:rsidP="002A207E">
      <w:pPr>
        <w:pStyle w:val="Heading2"/>
      </w:pPr>
      <w:bookmarkStart w:id="148" w:name="_Toc488444292"/>
      <w:r w:rsidRPr="00504AB3">
        <w:t>Nombre de Columnas</w:t>
      </w:r>
      <w:bookmarkEnd w:id="148"/>
      <w:r w:rsidRPr="00504AB3">
        <w:t xml:space="preserve"> </w:t>
      </w:r>
    </w:p>
    <w:p w14:paraId="027D19BC" w14:textId="77777777" w:rsidR="004E1CF5" w:rsidRDefault="004E1CF5" w:rsidP="002A207E">
      <w:pPr>
        <w:spacing w:after="0"/>
        <w:rPr>
          <w:rFonts w:ascii="Georgia" w:hAnsi="Georgia"/>
          <w:color w:val="1F497D" w:themeColor="text2"/>
        </w:rPr>
      </w:pPr>
    </w:p>
    <w:p w14:paraId="1450F00E" w14:textId="77777777" w:rsidR="00A73DB2" w:rsidRPr="009001F2" w:rsidRDefault="00A73DB2" w:rsidP="002A207E">
      <w:pPr>
        <w:rPr>
          <w:rFonts w:ascii="Georgia" w:hAnsi="Georgia"/>
        </w:rPr>
      </w:pPr>
      <w:r w:rsidRPr="009001F2">
        <w:rPr>
          <w:rFonts w:ascii="Georgia" w:hAnsi="Georgia"/>
          <w:color w:val="1F497D" w:themeColor="text2"/>
        </w:rPr>
        <w:t xml:space="preserve">Comando </w:t>
      </w:r>
      <w:r>
        <w:rPr>
          <w:rFonts w:ascii="Georgia" w:hAnsi="Georgia"/>
          <w:color w:val="1F497D" w:themeColor="text2"/>
        </w:rPr>
        <w:t xml:space="preserve">en </w:t>
      </w:r>
      <w:r w:rsidRPr="009001F2">
        <w:rPr>
          <w:rFonts w:ascii="Georgia" w:hAnsi="Georgia"/>
          <w:color w:val="1F497D" w:themeColor="text2"/>
        </w:rPr>
        <w:t>R</w:t>
      </w:r>
    </w:p>
    <w:p w14:paraId="001609C1" w14:textId="77777777" w:rsidR="00A73DB2" w:rsidRDefault="006864BA" w:rsidP="002A207E">
      <w:pPr>
        <w:spacing w:after="0"/>
        <w:rPr>
          <w:rFonts w:ascii="Georgia" w:hAnsi="Georgia"/>
        </w:rPr>
      </w:pPr>
      <w:r>
        <w:rPr>
          <w:rFonts w:asciiTheme="minorHAnsi" w:hAnsiTheme="minorHAnsi"/>
          <w:noProof/>
          <w:lang w:val="en-GB" w:eastAsia="en-GB"/>
        </w:rPr>
        <mc:AlternateContent>
          <mc:Choice Requires="wps">
            <w:drawing>
              <wp:anchor distT="0" distB="0" distL="114300" distR="114300" simplePos="0" relativeHeight="251674624" behindDoc="0" locked="0" layoutInCell="1" allowOverlap="1" wp14:anchorId="599DBFDE" wp14:editId="13D68D54">
                <wp:simplePos x="0" y="0"/>
                <wp:positionH relativeFrom="column">
                  <wp:posOffset>-93980</wp:posOffset>
                </wp:positionH>
                <wp:positionV relativeFrom="paragraph">
                  <wp:posOffset>13970</wp:posOffset>
                </wp:positionV>
                <wp:extent cx="4150360" cy="1208405"/>
                <wp:effectExtent l="0" t="0" r="2540" b="0"/>
                <wp:wrapNone/>
                <wp:docPr id="295" name="2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50360" cy="1208405"/>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A72228" id="25 Rectángulo" o:spid="_x0000_s1026" style="position:absolute;margin-left:-7.4pt;margin-top:1.1pt;width:326.8pt;height:95.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" fillcolor="#4f81bd [3204]" strokecolor="#243f60 [1604]" strokeweight="2pt">
                <v:fill opacity="0"/>
                <v:path arrowok="t"/>
              </v:rect>
            </w:pict>
          </mc:Fallback>
        </mc:AlternateContent>
      </w:r>
    </w:p>
    <w:p w14:paraId="6880F239" w14:textId="77777777" w:rsidR="00A73DB2" w:rsidRPr="00F165EA" w:rsidRDefault="00A73DB2" w:rsidP="002A207E">
      <w:pPr>
        <w:spacing w:after="0"/>
        <w:rPr>
          <w:rFonts w:ascii="Georgia" w:hAnsi="Georgia"/>
          <w:lang w:val="en-US"/>
        </w:rPr>
      </w:pPr>
      <w:proofErr w:type="spellStart"/>
      <w:r w:rsidRPr="00F165EA">
        <w:rPr>
          <w:rFonts w:ascii="Georgia" w:hAnsi="Georgia"/>
          <w:lang w:val="en-US"/>
        </w:rPr>
        <w:t>setwd</w:t>
      </w:r>
      <w:proofErr w:type="spellEnd"/>
      <w:r w:rsidRPr="00F165EA">
        <w:rPr>
          <w:rFonts w:ascii="Georgia" w:hAnsi="Georgia"/>
          <w:lang w:val="en-US"/>
        </w:rPr>
        <w:t>=("&lt;DIR&gt;")</w:t>
      </w:r>
    </w:p>
    <w:p w14:paraId="35D96EFE" w14:textId="77777777" w:rsidR="00A73DB2" w:rsidRPr="009001F2" w:rsidRDefault="00A73DB2" w:rsidP="002A207E">
      <w:pPr>
        <w:spacing w:after="0"/>
        <w:rPr>
          <w:rFonts w:ascii="Georgia" w:hAnsi="Georgia"/>
          <w:lang w:val="en-US"/>
        </w:rPr>
      </w:pPr>
      <w:r w:rsidRPr="009001F2">
        <w:rPr>
          <w:rFonts w:ascii="Georgia" w:hAnsi="Georgia"/>
          <w:lang w:val="en-US"/>
        </w:rPr>
        <w:t>fichero1 &lt;- read.csv(file="&lt;DIR&gt;/bldg-MC2.csv</w:t>
      </w:r>
      <w:proofErr w:type="gramStart"/>
      <w:r w:rsidRPr="009001F2">
        <w:rPr>
          <w:rFonts w:ascii="Georgia" w:hAnsi="Georgia"/>
          <w:lang w:val="en-US"/>
        </w:rPr>
        <w:t>" ,</w:t>
      </w:r>
      <w:proofErr w:type="gramEnd"/>
      <w:r w:rsidRPr="009001F2">
        <w:rPr>
          <w:rFonts w:ascii="Georgia" w:hAnsi="Georgia"/>
          <w:lang w:val="en-US"/>
        </w:rPr>
        <w:t xml:space="preserve">  </w:t>
      </w:r>
      <w:proofErr w:type="spellStart"/>
      <w:r w:rsidRPr="009001F2">
        <w:rPr>
          <w:rFonts w:ascii="Georgia" w:hAnsi="Georgia"/>
          <w:lang w:val="en-US"/>
        </w:rPr>
        <w:t>sep</w:t>
      </w:r>
      <w:proofErr w:type="spellEnd"/>
      <w:r w:rsidRPr="009001F2">
        <w:rPr>
          <w:rFonts w:ascii="Georgia" w:hAnsi="Georgia"/>
          <w:lang w:val="en-US"/>
        </w:rPr>
        <w:t xml:space="preserve"> = ",")</w:t>
      </w:r>
    </w:p>
    <w:p w14:paraId="7183D82B" w14:textId="77777777" w:rsidR="00A73DB2" w:rsidRPr="009001F2" w:rsidRDefault="00A73DB2" w:rsidP="002A207E">
      <w:pPr>
        <w:spacing w:after="0"/>
        <w:rPr>
          <w:rFonts w:ascii="Georgia" w:hAnsi="Georgia"/>
          <w:lang w:val="en-US"/>
        </w:rPr>
      </w:pPr>
    </w:p>
    <w:p w14:paraId="6A08D7EA" w14:textId="77777777" w:rsidR="00A73DB2" w:rsidRPr="0056720B" w:rsidRDefault="00A73DB2" w:rsidP="002A207E">
      <w:pPr>
        <w:spacing w:after="0"/>
        <w:rPr>
          <w:rFonts w:ascii="Georgia" w:hAnsi="Georgia"/>
          <w:lang w:val="es-ES"/>
        </w:rPr>
      </w:pPr>
      <w:proofErr w:type="spellStart"/>
      <w:r w:rsidRPr="0056720B">
        <w:rPr>
          <w:rFonts w:ascii="Georgia" w:hAnsi="Georgia"/>
          <w:lang w:val="es-ES"/>
        </w:rPr>
        <w:t>names</w:t>
      </w:r>
      <w:proofErr w:type="spellEnd"/>
      <w:r w:rsidRPr="0056720B">
        <w:rPr>
          <w:rFonts w:ascii="Georgia" w:hAnsi="Georgia"/>
          <w:lang w:val="es-ES"/>
        </w:rPr>
        <w:t>(fichero1)</w:t>
      </w:r>
    </w:p>
    <w:p w14:paraId="7050143B" w14:textId="77777777" w:rsidR="00A73DB2" w:rsidRPr="0056720B" w:rsidRDefault="00A73DB2" w:rsidP="002A207E">
      <w:pPr>
        <w:spacing w:after="0"/>
        <w:rPr>
          <w:rFonts w:ascii="Georgia" w:hAnsi="Georgia"/>
          <w:lang w:val="es-ES"/>
        </w:rPr>
      </w:pPr>
    </w:p>
    <w:p w14:paraId="4B250EAC" w14:textId="77777777" w:rsidR="00A73DB2" w:rsidRPr="0056720B" w:rsidRDefault="00A73DB2" w:rsidP="002A207E">
      <w:pPr>
        <w:spacing w:after="0"/>
        <w:rPr>
          <w:rFonts w:ascii="Georgia" w:hAnsi="Georgia"/>
          <w:lang w:val="es-ES"/>
        </w:rPr>
      </w:pPr>
    </w:p>
    <w:p w14:paraId="67B0C468" w14:textId="77777777" w:rsidR="00A73DB2" w:rsidRPr="0056720B" w:rsidRDefault="00A73DB2" w:rsidP="002A207E">
      <w:pPr>
        <w:spacing w:after="0"/>
        <w:rPr>
          <w:rFonts w:ascii="Georgia" w:hAnsi="Georgia"/>
          <w:lang w:val="es-ES"/>
        </w:rPr>
      </w:pPr>
    </w:p>
    <w:p w14:paraId="036BC784" w14:textId="77777777" w:rsidR="00A73DB2" w:rsidRPr="0056720B" w:rsidRDefault="00A73DB2" w:rsidP="002A207E">
      <w:pPr>
        <w:spacing w:after="0"/>
        <w:rPr>
          <w:rFonts w:ascii="Georgia" w:hAnsi="Georgia"/>
          <w:sz w:val="18"/>
          <w:szCs w:val="18"/>
          <w:lang w:val="es-ES"/>
        </w:rPr>
      </w:pPr>
      <w:r w:rsidRPr="0056720B">
        <w:rPr>
          <w:rFonts w:ascii="Georgia" w:hAnsi="Georgia"/>
          <w:color w:val="1F497D" w:themeColor="text2"/>
          <w:lang w:val="es-ES"/>
        </w:rPr>
        <w:t xml:space="preserve">Salida   (Ejemplo) </w:t>
      </w:r>
    </w:p>
    <w:p w14:paraId="58D1BE7C" w14:textId="77777777" w:rsidR="00A73DB2" w:rsidRPr="0056720B" w:rsidRDefault="00A73DB2" w:rsidP="002A207E">
      <w:pPr>
        <w:spacing w:after="0"/>
        <w:rPr>
          <w:rFonts w:ascii="Georgia" w:hAnsi="Georgia"/>
          <w:sz w:val="18"/>
          <w:szCs w:val="18"/>
          <w:lang w:val="es-ES"/>
        </w:rPr>
      </w:pPr>
    </w:p>
    <w:p w14:paraId="01858958" w14:textId="77777777" w:rsidR="00A73DB2" w:rsidRPr="0056720B" w:rsidRDefault="006864BA" w:rsidP="002A207E">
      <w:pPr>
        <w:spacing w:after="0"/>
        <w:rPr>
          <w:rFonts w:ascii="Georgia" w:hAnsi="Georgia"/>
          <w:sz w:val="18"/>
          <w:szCs w:val="18"/>
          <w:lang w:val="es-ES"/>
        </w:rPr>
      </w:pPr>
      <w:r>
        <w:rPr>
          <w:rFonts w:asciiTheme="minorHAnsi" w:hAnsiTheme="minorHAnsi"/>
          <w:noProof/>
          <w:lang w:val="en-GB" w:eastAsia="en-GB"/>
        </w:rPr>
        <mc:AlternateContent>
          <mc:Choice Requires="wps">
            <w:drawing>
              <wp:anchor distT="0" distB="0" distL="114300" distR="114300" simplePos="0" relativeHeight="251675648" behindDoc="1" locked="0" layoutInCell="1" allowOverlap="1" wp14:anchorId="28F895A6" wp14:editId="6391DBBE">
                <wp:simplePos x="0" y="0"/>
                <wp:positionH relativeFrom="column">
                  <wp:posOffset>-95885</wp:posOffset>
                </wp:positionH>
                <wp:positionV relativeFrom="paragraph">
                  <wp:posOffset>48260</wp:posOffset>
                </wp:positionV>
                <wp:extent cx="5700395" cy="3814445"/>
                <wp:effectExtent l="0" t="0" r="0" b="0"/>
                <wp:wrapNone/>
                <wp:docPr id="294" name="26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0395" cy="3814445"/>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AAE6B5" id="26 Rectángulo" o:spid="_x0000_s1026" style="position:absolute;margin-left:-7.55pt;margin-top:3.8pt;width:448.85pt;height:300.3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" fillcolor="#4f81bd [3204]" strokecolor="#243f60 [1604]" strokeweight="2pt">
                <v:fill opacity="0"/>
                <v:path arrowok="t"/>
              </v:rect>
            </w:pict>
          </mc:Fallback>
        </mc:AlternateContent>
      </w:r>
    </w:p>
    <w:p w14:paraId="7AF2B6D4" w14:textId="77777777" w:rsidR="00A73DB2" w:rsidRPr="0056720B" w:rsidRDefault="00A73DB2" w:rsidP="002A207E">
      <w:pPr>
        <w:spacing w:after="0"/>
        <w:rPr>
          <w:rFonts w:ascii="Georgia" w:hAnsi="Georgia"/>
          <w:sz w:val="18"/>
          <w:szCs w:val="18"/>
          <w:lang w:val="es-ES"/>
        </w:rPr>
      </w:pPr>
      <w:r w:rsidRPr="0056720B">
        <w:rPr>
          <w:rFonts w:ascii="Georgia" w:hAnsi="Georgia"/>
          <w:sz w:val="16"/>
          <w:szCs w:val="18"/>
          <w:lang w:val="es-ES"/>
        </w:rPr>
        <w:t xml:space="preserve"> [1] "</w:t>
      </w:r>
      <w:proofErr w:type="spellStart"/>
      <w:r w:rsidRPr="0056720B">
        <w:rPr>
          <w:rFonts w:ascii="Georgia" w:hAnsi="Georgia"/>
          <w:sz w:val="16"/>
          <w:szCs w:val="18"/>
          <w:lang w:val="es-ES"/>
        </w:rPr>
        <w:t>Date.Time</w:t>
      </w:r>
      <w:proofErr w:type="spellEnd"/>
      <w:r w:rsidRPr="0056720B">
        <w:rPr>
          <w:rFonts w:ascii="Georgia" w:hAnsi="Georgia"/>
          <w:sz w:val="16"/>
          <w:szCs w:val="18"/>
          <w:lang w:val="es-ES"/>
        </w:rPr>
        <w:t xml:space="preserve">"                                              </w:t>
      </w:r>
      <w:r w:rsidRPr="0056720B">
        <w:rPr>
          <w:rFonts w:ascii="Georgia" w:hAnsi="Georgia"/>
          <w:sz w:val="16"/>
          <w:szCs w:val="18"/>
          <w:lang w:val="es-ES"/>
        </w:rPr>
        <w:tab/>
      </w:r>
      <w:r w:rsidRPr="0056720B">
        <w:rPr>
          <w:rFonts w:ascii="Georgia" w:hAnsi="Georgia"/>
          <w:sz w:val="16"/>
          <w:szCs w:val="18"/>
          <w:lang w:val="es-ES"/>
        </w:rPr>
        <w:tab/>
        <w:t xml:space="preserve"> "</w:t>
      </w:r>
      <w:proofErr w:type="spellStart"/>
      <w:r w:rsidRPr="0056720B">
        <w:rPr>
          <w:rFonts w:ascii="Georgia" w:hAnsi="Georgia"/>
          <w:sz w:val="16"/>
          <w:szCs w:val="18"/>
          <w:lang w:val="es-ES"/>
        </w:rPr>
        <w:t>Drybulb.Temperature</w:t>
      </w:r>
      <w:proofErr w:type="spellEnd"/>
      <w:r w:rsidRPr="0056720B">
        <w:rPr>
          <w:rFonts w:ascii="Georgia" w:hAnsi="Georgia"/>
          <w:sz w:val="16"/>
          <w:szCs w:val="18"/>
          <w:lang w:val="es-ES"/>
        </w:rPr>
        <w:t>"</w:t>
      </w:r>
    </w:p>
    <w:p w14:paraId="4C5CD642"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 "</w:t>
      </w:r>
      <w:proofErr w:type="spellStart"/>
      <w:proofErr w:type="gramStart"/>
      <w:r w:rsidRPr="00380A94">
        <w:rPr>
          <w:rFonts w:ascii="Georgia" w:hAnsi="Georgia"/>
          <w:sz w:val="16"/>
          <w:szCs w:val="18"/>
          <w:lang w:val="en-US"/>
        </w:rPr>
        <w:t>Water.Heater.Tank.Temperature</w:t>
      </w:r>
      <w:proofErr w:type="spellEnd"/>
      <w:proofErr w:type="gramEnd"/>
      <w:r w:rsidRPr="00380A94">
        <w:rPr>
          <w:rFonts w:ascii="Georgia" w:hAnsi="Georgia"/>
          <w:sz w:val="16"/>
          <w:szCs w:val="18"/>
          <w:lang w:val="en-US"/>
        </w:rPr>
        <w:t xml:space="preserve">"                           </w:t>
      </w:r>
      <w:r>
        <w:rPr>
          <w:rFonts w:ascii="Georgia" w:hAnsi="Georgia"/>
          <w:sz w:val="16"/>
          <w:szCs w:val="18"/>
          <w:lang w:val="en-US"/>
        </w:rPr>
        <w:tab/>
      </w:r>
      <w:r w:rsidRPr="00380A94">
        <w:rPr>
          <w:rFonts w:ascii="Georgia" w:hAnsi="Georgia"/>
          <w:sz w:val="16"/>
          <w:szCs w:val="18"/>
          <w:lang w:val="en-US"/>
        </w:rPr>
        <w:t>"</w:t>
      </w:r>
      <w:proofErr w:type="spellStart"/>
      <w:r w:rsidRPr="00380A94">
        <w:rPr>
          <w:rFonts w:ascii="Georgia" w:hAnsi="Georgia"/>
          <w:sz w:val="16"/>
          <w:szCs w:val="18"/>
          <w:lang w:val="en-US"/>
        </w:rPr>
        <w:t>Water.Heater.Gas.Rate</w:t>
      </w:r>
      <w:proofErr w:type="spellEnd"/>
      <w:r w:rsidRPr="00380A94">
        <w:rPr>
          <w:rFonts w:ascii="Georgia" w:hAnsi="Georgia"/>
          <w:sz w:val="16"/>
          <w:szCs w:val="18"/>
          <w:lang w:val="en-US"/>
        </w:rPr>
        <w:t>"</w:t>
      </w:r>
    </w:p>
    <w:p w14:paraId="20946EEE"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[5] "</w:t>
      </w:r>
      <w:proofErr w:type="spellStart"/>
      <w:proofErr w:type="gramStart"/>
      <w:r w:rsidRPr="00380A94">
        <w:rPr>
          <w:rFonts w:ascii="Georgia" w:hAnsi="Georgia"/>
          <w:sz w:val="16"/>
          <w:szCs w:val="18"/>
          <w:lang w:val="en-US"/>
        </w:rPr>
        <w:t>Supply.Side.Inlet.Mass</w:t>
      </w:r>
      <w:proofErr w:type="gramEnd"/>
      <w:r w:rsidRPr="00380A94">
        <w:rPr>
          <w:rFonts w:ascii="Georgia" w:hAnsi="Georgia"/>
          <w:sz w:val="16"/>
          <w:szCs w:val="18"/>
          <w:lang w:val="en-US"/>
        </w:rPr>
        <w:t>.Flow.Rate</w:t>
      </w:r>
      <w:proofErr w:type="spellEnd"/>
      <w:r w:rsidRPr="00380A94">
        <w:rPr>
          <w:rFonts w:ascii="Georgia" w:hAnsi="Georgia"/>
          <w:sz w:val="16"/>
          <w:szCs w:val="18"/>
          <w:lang w:val="en-US"/>
        </w:rPr>
        <w:t xml:space="preserve">"                        </w:t>
      </w:r>
      <w:r>
        <w:rPr>
          <w:rFonts w:ascii="Georgia" w:hAnsi="Georgia"/>
          <w:sz w:val="16"/>
          <w:szCs w:val="18"/>
          <w:lang w:val="en-US"/>
        </w:rPr>
        <w:tab/>
      </w:r>
      <w:r w:rsidRPr="00380A94">
        <w:rPr>
          <w:rFonts w:ascii="Georgia" w:hAnsi="Georgia"/>
          <w:sz w:val="16"/>
          <w:szCs w:val="18"/>
          <w:lang w:val="en-US"/>
        </w:rPr>
        <w:t>"</w:t>
      </w:r>
      <w:proofErr w:type="spellStart"/>
      <w:r w:rsidRPr="00380A94">
        <w:rPr>
          <w:rFonts w:ascii="Georgia" w:hAnsi="Georgia"/>
          <w:sz w:val="16"/>
          <w:szCs w:val="18"/>
          <w:lang w:val="en-US"/>
        </w:rPr>
        <w:t>Supply.Side.Inlet.Temperature</w:t>
      </w:r>
      <w:proofErr w:type="spellEnd"/>
      <w:r w:rsidRPr="00380A94">
        <w:rPr>
          <w:rFonts w:ascii="Georgia" w:hAnsi="Georgia"/>
          <w:sz w:val="16"/>
          <w:szCs w:val="18"/>
          <w:lang w:val="en-US"/>
        </w:rPr>
        <w:t>"</w:t>
      </w:r>
    </w:p>
    <w:p w14:paraId="797068D7"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[7] "</w:t>
      </w:r>
      <w:proofErr w:type="spellStart"/>
      <w:proofErr w:type="gramStart"/>
      <w:r w:rsidRPr="00380A94">
        <w:rPr>
          <w:rFonts w:ascii="Georgia" w:hAnsi="Georgia"/>
          <w:sz w:val="16"/>
          <w:szCs w:val="18"/>
          <w:lang w:val="en-US"/>
        </w:rPr>
        <w:t>Supply.Side.Outlet.Temperature</w:t>
      </w:r>
      <w:proofErr w:type="spellEnd"/>
      <w:proofErr w:type="gramEnd"/>
      <w:r w:rsidRPr="00380A94">
        <w:rPr>
          <w:rFonts w:ascii="Georgia" w:hAnsi="Georgia"/>
          <w:sz w:val="16"/>
          <w:szCs w:val="18"/>
          <w:lang w:val="en-US"/>
        </w:rPr>
        <w:t xml:space="preserve">"                          </w:t>
      </w:r>
      <w:r>
        <w:rPr>
          <w:rFonts w:ascii="Georgia" w:hAnsi="Georgia"/>
          <w:sz w:val="16"/>
          <w:szCs w:val="18"/>
          <w:lang w:val="en-US"/>
        </w:rPr>
        <w:tab/>
      </w:r>
      <w:r w:rsidRPr="00380A94">
        <w:rPr>
          <w:rFonts w:ascii="Georgia" w:hAnsi="Georgia"/>
          <w:sz w:val="16"/>
          <w:szCs w:val="18"/>
          <w:lang w:val="en-US"/>
        </w:rPr>
        <w:t>"</w:t>
      </w:r>
      <w:proofErr w:type="spellStart"/>
      <w:r w:rsidRPr="00380A94">
        <w:rPr>
          <w:rFonts w:ascii="Georgia" w:hAnsi="Georgia"/>
          <w:sz w:val="16"/>
          <w:szCs w:val="18"/>
          <w:lang w:val="en-US"/>
        </w:rPr>
        <w:t>HVAC.Electric.Demand.Power</w:t>
      </w:r>
      <w:proofErr w:type="spellEnd"/>
      <w:r w:rsidRPr="00380A94">
        <w:rPr>
          <w:rFonts w:ascii="Georgia" w:hAnsi="Georgia"/>
          <w:sz w:val="16"/>
          <w:szCs w:val="18"/>
          <w:lang w:val="en-US"/>
        </w:rPr>
        <w:t>"</w:t>
      </w:r>
    </w:p>
    <w:p w14:paraId="6872EBC6"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[9] "</w:t>
      </w:r>
      <w:proofErr w:type="spellStart"/>
      <w:proofErr w:type="gramStart"/>
      <w:r w:rsidRPr="00380A94">
        <w:rPr>
          <w:rFonts w:ascii="Georgia" w:hAnsi="Georgia"/>
          <w:sz w:val="16"/>
          <w:szCs w:val="18"/>
          <w:lang w:val="en-US"/>
        </w:rPr>
        <w:t>Total.Electric.Demand.Power</w:t>
      </w:r>
      <w:proofErr w:type="spellEnd"/>
      <w:proofErr w:type="gramEnd"/>
      <w:r w:rsidRPr="00380A94">
        <w:rPr>
          <w:rFonts w:ascii="Georgia" w:hAnsi="Georgia"/>
          <w:sz w:val="16"/>
          <w:szCs w:val="18"/>
          <w:lang w:val="en-US"/>
        </w:rPr>
        <w:t>"                             "</w:t>
      </w:r>
      <w:proofErr w:type="spellStart"/>
      <w:r w:rsidRPr="00380A94">
        <w:rPr>
          <w:rFonts w:ascii="Georgia" w:hAnsi="Georgia"/>
          <w:sz w:val="16"/>
          <w:szCs w:val="18"/>
          <w:lang w:val="en-US"/>
        </w:rPr>
        <w:t>Loop.Temp.Schedule</w:t>
      </w:r>
      <w:proofErr w:type="spellEnd"/>
      <w:r w:rsidRPr="00380A94">
        <w:rPr>
          <w:rFonts w:ascii="Georgia" w:hAnsi="Georgia"/>
          <w:sz w:val="16"/>
          <w:szCs w:val="18"/>
          <w:lang w:val="en-US"/>
        </w:rPr>
        <w:t>"</w:t>
      </w:r>
    </w:p>
    <w:p w14:paraId="1BCC0BE2"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[11] "</w:t>
      </w:r>
      <w:proofErr w:type="spellStart"/>
      <w:proofErr w:type="gramStart"/>
      <w:r w:rsidRPr="00380A94">
        <w:rPr>
          <w:rFonts w:ascii="Georgia" w:hAnsi="Georgia"/>
          <w:sz w:val="16"/>
          <w:szCs w:val="18"/>
          <w:lang w:val="en-US"/>
        </w:rPr>
        <w:t>Water.Heater.Setpoint</w:t>
      </w:r>
      <w:proofErr w:type="spellEnd"/>
      <w:proofErr w:type="gramEnd"/>
      <w:r w:rsidRPr="00380A94">
        <w:rPr>
          <w:rFonts w:ascii="Georgia" w:hAnsi="Georgia"/>
          <w:sz w:val="16"/>
          <w:szCs w:val="18"/>
          <w:lang w:val="en-US"/>
        </w:rPr>
        <w:t>"                                   "</w:t>
      </w:r>
      <w:proofErr w:type="spellStart"/>
      <w:r w:rsidRPr="00380A94">
        <w:rPr>
          <w:rFonts w:ascii="Georgia" w:hAnsi="Georgia"/>
          <w:sz w:val="16"/>
          <w:szCs w:val="18"/>
          <w:lang w:val="en-US"/>
        </w:rPr>
        <w:t>DELI.FAN.Power</w:t>
      </w:r>
      <w:proofErr w:type="spellEnd"/>
      <w:r w:rsidRPr="00380A94">
        <w:rPr>
          <w:rFonts w:ascii="Georgia" w:hAnsi="Georgia"/>
          <w:sz w:val="16"/>
          <w:szCs w:val="18"/>
          <w:lang w:val="en-US"/>
        </w:rPr>
        <w:t>"</w:t>
      </w:r>
    </w:p>
    <w:p w14:paraId="7DF0A7BA"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[13] "</w:t>
      </w:r>
      <w:proofErr w:type="spellStart"/>
      <w:r w:rsidRPr="00380A94">
        <w:rPr>
          <w:rFonts w:ascii="Georgia" w:hAnsi="Georgia"/>
          <w:sz w:val="16"/>
          <w:szCs w:val="18"/>
          <w:lang w:val="en-US"/>
        </w:rPr>
        <w:t>Pump.Power</w:t>
      </w:r>
      <w:proofErr w:type="spellEnd"/>
      <w:r w:rsidRPr="00380A94">
        <w:rPr>
          <w:rFonts w:ascii="Georgia" w:hAnsi="Georgia"/>
          <w:sz w:val="16"/>
          <w:szCs w:val="18"/>
          <w:lang w:val="en-US"/>
        </w:rPr>
        <w:t>"                                              "F_1_Z_</w:t>
      </w:r>
      <w:proofErr w:type="gramStart"/>
      <w:r w:rsidRPr="00380A94">
        <w:rPr>
          <w:rFonts w:ascii="Georgia" w:hAnsi="Georgia"/>
          <w:sz w:val="16"/>
          <w:szCs w:val="18"/>
          <w:lang w:val="en-US"/>
        </w:rPr>
        <w:t>1..</w:t>
      </w:r>
      <w:proofErr w:type="gramEnd"/>
      <w:r w:rsidRPr="00380A94">
        <w:rPr>
          <w:rFonts w:ascii="Georgia" w:hAnsi="Georgia"/>
          <w:sz w:val="16"/>
          <w:szCs w:val="18"/>
          <w:lang w:val="en-US"/>
        </w:rPr>
        <w:t>Lights.Power"</w:t>
      </w:r>
    </w:p>
    <w:p w14:paraId="145F877B"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[15] "F_1_Z_</w:t>
      </w:r>
      <w:proofErr w:type="gramStart"/>
      <w:r w:rsidRPr="00380A94">
        <w:rPr>
          <w:rFonts w:ascii="Georgia" w:hAnsi="Georgia"/>
          <w:sz w:val="16"/>
          <w:szCs w:val="18"/>
          <w:lang w:val="en-US"/>
        </w:rPr>
        <w:t>2..</w:t>
      </w:r>
      <w:proofErr w:type="gramEnd"/>
      <w:r w:rsidRPr="00380A94">
        <w:rPr>
          <w:rFonts w:ascii="Georgia" w:hAnsi="Georgia"/>
          <w:sz w:val="16"/>
          <w:szCs w:val="18"/>
          <w:lang w:val="en-US"/>
        </w:rPr>
        <w:t>Lights.Power"                                   "F_1_Z_3..Lights.Power"</w:t>
      </w:r>
    </w:p>
    <w:p w14:paraId="2FDD255E"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[17] "F_1_Z_</w:t>
      </w:r>
      <w:proofErr w:type="gramStart"/>
      <w:r w:rsidRPr="00380A94">
        <w:rPr>
          <w:rFonts w:ascii="Georgia" w:hAnsi="Georgia"/>
          <w:sz w:val="16"/>
          <w:szCs w:val="18"/>
          <w:lang w:val="en-US"/>
        </w:rPr>
        <w:t>4..</w:t>
      </w:r>
      <w:proofErr w:type="gramEnd"/>
      <w:r w:rsidRPr="00380A94">
        <w:rPr>
          <w:rFonts w:ascii="Georgia" w:hAnsi="Georgia"/>
          <w:sz w:val="16"/>
          <w:szCs w:val="18"/>
          <w:lang w:val="en-US"/>
        </w:rPr>
        <w:t>Lights.Power"                                   "F_1_Z_5..Lights.Power"</w:t>
      </w:r>
    </w:p>
    <w:p w14:paraId="51EF5D04"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[19] "F_1_Z_</w:t>
      </w:r>
      <w:proofErr w:type="gramStart"/>
      <w:r w:rsidRPr="00380A94">
        <w:rPr>
          <w:rFonts w:ascii="Georgia" w:hAnsi="Georgia"/>
          <w:sz w:val="16"/>
          <w:szCs w:val="18"/>
          <w:lang w:val="en-US"/>
        </w:rPr>
        <w:t>7..</w:t>
      </w:r>
      <w:proofErr w:type="gramEnd"/>
      <w:r w:rsidRPr="00380A94">
        <w:rPr>
          <w:rFonts w:ascii="Georgia" w:hAnsi="Georgia"/>
          <w:sz w:val="16"/>
          <w:szCs w:val="18"/>
          <w:lang w:val="en-US"/>
        </w:rPr>
        <w:t>Lights.Power"                                   "F_1_Z_8A..Lights.Power"</w:t>
      </w:r>
    </w:p>
    <w:p w14:paraId="66D0426F"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[21] "F_1_Z_</w:t>
      </w:r>
      <w:proofErr w:type="gramStart"/>
      <w:r w:rsidRPr="00380A94">
        <w:rPr>
          <w:rFonts w:ascii="Georgia" w:hAnsi="Georgia"/>
          <w:sz w:val="16"/>
          <w:szCs w:val="18"/>
          <w:lang w:val="en-US"/>
        </w:rPr>
        <w:t>8B..Lights.Power</w:t>
      </w:r>
      <w:proofErr w:type="gramEnd"/>
      <w:r w:rsidRPr="00380A94">
        <w:rPr>
          <w:rFonts w:ascii="Georgia" w:hAnsi="Georgia"/>
          <w:sz w:val="16"/>
          <w:szCs w:val="18"/>
          <w:lang w:val="en-US"/>
        </w:rPr>
        <w:t>"                                  "F_1_Z_1..Equipment.Power"</w:t>
      </w:r>
    </w:p>
    <w:p w14:paraId="5E919050"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[23] "F_1_Z_</w:t>
      </w:r>
      <w:proofErr w:type="gramStart"/>
      <w:r w:rsidRPr="00380A94">
        <w:rPr>
          <w:rFonts w:ascii="Georgia" w:hAnsi="Georgia"/>
          <w:sz w:val="16"/>
          <w:szCs w:val="18"/>
          <w:lang w:val="en-US"/>
        </w:rPr>
        <w:t>2..</w:t>
      </w:r>
      <w:proofErr w:type="gramEnd"/>
      <w:r w:rsidRPr="00380A94">
        <w:rPr>
          <w:rFonts w:ascii="Georgia" w:hAnsi="Georgia"/>
          <w:sz w:val="16"/>
          <w:szCs w:val="18"/>
          <w:lang w:val="en-US"/>
        </w:rPr>
        <w:t>Equipment.Power"                                "F_1_Z_3..Equipment.Power"</w:t>
      </w:r>
    </w:p>
    <w:p w14:paraId="115A2DCC"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[25] "F_1_Z_</w:t>
      </w:r>
      <w:proofErr w:type="gramStart"/>
      <w:r w:rsidRPr="00380A94">
        <w:rPr>
          <w:rFonts w:ascii="Georgia" w:hAnsi="Georgia"/>
          <w:sz w:val="16"/>
          <w:szCs w:val="18"/>
          <w:lang w:val="en-US"/>
        </w:rPr>
        <w:t>4..</w:t>
      </w:r>
      <w:proofErr w:type="gramEnd"/>
      <w:r w:rsidRPr="00380A94">
        <w:rPr>
          <w:rFonts w:ascii="Georgia" w:hAnsi="Georgia"/>
          <w:sz w:val="16"/>
          <w:szCs w:val="18"/>
          <w:lang w:val="en-US"/>
        </w:rPr>
        <w:t>Equipment.Power"                                "F_1_Z_5..Equipment.Power"</w:t>
      </w:r>
    </w:p>
    <w:p w14:paraId="4B9BB1B1"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[27] "F_1_Z_</w:t>
      </w:r>
      <w:proofErr w:type="gramStart"/>
      <w:r w:rsidRPr="00380A94">
        <w:rPr>
          <w:rFonts w:ascii="Georgia" w:hAnsi="Georgia"/>
          <w:sz w:val="16"/>
          <w:szCs w:val="18"/>
          <w:lang w:val="en-US"/>
        </w:rPr>
        <w:t>7..</w:t>
      </w:r>
      <w:proofErr w:type="gramEnd"/>
      <w:r w:rsidRPr="00380A94">
        <w:rPr>
          <w:rFonts w:ascii="Georgia" w:hAnsi="Georgia"/>
          <w:sz w:val="16"/>
          <w:szCs w:val="18"/>
          <w:lang w:val="en-US"/>
        </w:rPr>
        <w:t>Equipment.Power"                                "F_1_Z_8A..Equipment.Power"</w:t>
      </w:r>
    </w:p>
    <w:p w14:paraId="2EFCB130"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[29] "F_1_Z_</w:t>
      </w:r>
      <w:proofErr w:type="gramStart"/>
      <w:r w:rsidRPr="00380A94">
        <w:rPr>
          <w:rFonts w:ascii="Georgia" w:hAnsi="Georgia"/>
          <w:sz w:val="16"/>
          <w:szCs w:val="18"/>
          <w:lang w:val="en-US"/>
        </w:rPr>
        <w:t>8B..Equipment.Power</w:t>
      </w:r>
      <w:proofErr w:type="gramEnd"/>
      <w:r w:rsidRPr="00380A94">
        <w:rPr>
          <w:rFonts w:ascii="Georgia" w:hAnsi="Georgia"/>
          <w:sz w:val="16"/>
          <w:szCs w:val="18"/>
          <w:lang w:val="en-US"/>
        </w:rPr>
        <w:t>"                               "F_1_Z_1..Thermostat.Temp"</w:t>
      </w:r>
    </w:p>
    <w:p w14:paraId="2F2648C5"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[31] "F_1_Z_</w:t>
      </w:r>
      <w:proofErr w:type="gramStart"/>
      <w:r w:rsidRPr="00380A94">
        <w:rPr>
          <w:rFonts w:ascii="Georgia" w:hAnsi="Georgia"/>
          <w:sz w:val="16"/>
          <w:szCs w:val="18"/>
          <w:lang w:val="en-US"/>
        </w:rPr>
        <w:t>1..</w:t>
      </w:r>
      <w:proofErr w:type="gramEnd"/>
      <w:r w:rsidRPr="00380A94">
        <w:rPr>
          <w:rFonts w:ascii="Georgia" w:hAnsi="Georgia"/>
          <w:sz w:val="16"/>
          <w:szCs w:val="18"/>
          <w:lang w:val="en-US"/>
        </w:rPr>
        <w:t>Thermostat.Heating.Setpoint"                    "F_1_Z_1..Thermostat.Cooling.Setpoint"</w:t>
      </w:r>
    </w:p>
    <w:p w14:paraId="6AC2683C"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[33] "F_1_Z_</w:t>
      </w:r>
      <w:proofErr w:type="gramStart"/>
      <w:r w:rsidRPr="00380A94">
        <w:rPr>
          <w:rFonts w:ascii="Georgia" w:hAnsi="Georgia"/>
          <w:sz w:val="16"/>
          <w:szCs w:val="18"/>
          <w:lang w:val="en-US"/>
        </w:rPr>
        <w:t>2..</w:t>
      </w:r>
      <w:proofErr w:type="gramEnd"/>
      <w:r w:rsidRPr="00380A94">
        <w:rPr>
          <w:rFonts w:ascii="Georgia" w:hAnsi="Georgia"/>
          <w:sz w:val="16"/>
          <w:szCs w:val="18"/>
          <w:lang w:val="en-US"/>
        </w:rPr>
        <w:t>Thermostat.Temp"                                "F_1_Z_2..Thermostat.Heating.Setpoint"</w:t>
      </w:r>
    </w:p>
    <w:p w14:paraId="3F25A841"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[35] "F_1_Z_</w:t>
      </w:r>
      <w:proofErr w:type="gramStart"/>
      <w:r w:rsidRPr="00380A94">
        <w:rPr>
          <w:rFonts w:ascii="Georgia" w:hAnsi="Georgia"/>
          <w:sz w:val="16"/>
          <w:szCs w:val="18"/>
          <w:lang w:val="en-US"/>
        </w:rPr>
        <w:t>2..</w:t>
      </w:r>
      <w:proofErr w:type="gramEnd"/>
      <w:r w:rsidRPr="00380A94">
        <w:rPr>
          <w:rFonts w:ascii="Georgia" w:hAnsi="Georgia"/>
          <w:sz w:val="16"/>
          <w:szCs w:val="18"/>
          <w:lang w:val="en-US"/>
        </w:rPr>
        <w:t>Thermostat.Cooling.Setpoint"                    "F_1_Z_3..Thermostat.Temp"</w:t>
      </w:r>
    </w:p>
    <w:p w14:paraId="22B49304"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[37] "F_1_Z_</w:t>
      </w:r>
      <w:proofErr w:type="gramStart"/>
      <w:r w:rsidRPr="00380A94">
        <w:rPr>
          <w:rFonts w:ascii="Georgia" w:hAnsi="Georgia"/>
          <w:sz w:val="16"/>
          <w:szCs w:val="18"/>
          <w:lang w:val="en-US"/>
        </w:rPr>
        <w:t>3..</w:t>
      </w:r>
      <w:proofErr w:type="gramEnd"/>
      <w:r w:rsidRPr="00380A94">
        <w:rPr>
          <w:rFonts w:ascii="Georgia" w:hAnsi="Georgia"/>
          <w:sz w:val="16"/>
          <w:szCs w:val="18"/>
          <w:lang w:val="en-US"/>
        </w:rPr>
        <w:t>Thermostat.Heating.Setpoint"                    "F_1_Z_3..Thermostat.Cooling.Setpoint"</w:t>
      </w:r>
    </w:p>
    <w:p w14:paraId="0478CC49"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[39] "F_1_Z_</w:t>
      </w:r>
      <w:proofErr w:type="gramStart"/>
      <w:r w:rsidRPr="00380A94">
        <w:rPr>
          <w:rFonts w:ascii="Georgia" w:hAnsi="Georgia"/>
          <w:sz w:val="16"/>
          <w:szCs w:val="18"/>
          <w:lang w:val="en-US"/>
        </w:rPr>
        <w:t>4..</w:t>
      </w:r>
      <w:proofErr w:type="gramEnd"/>
      <w:r w:rsidRPr="00380A94">
        <w:rPr>
          <w:rFonts w:ascii="Georgia" w:hAnsi="Georgia"/>
          <w:sz w:val="16"/>
          <w:szCs w:val="18"/>
          <w:lang w:val="en-US"/>
        </w:rPr>
        <w:t>Thermostat.Temp"                                "F_1_Z_4..Thermostat.Heating.Setpoint"</w:t>
      </w:r>
    </w:p>
    <w:p w14:paraId="2941B91B"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[41] "F_1_Z_</w:t>
      </w:r>
      <w:proofErr w:type="gramStart"/>
      <w:r w:rsidRPr="00380A94">
        <w:rPr>
          <w:rFonts w:ascii="Georgia" w:hAnsi="Georgia"/>
          <w:sz w:val="16"/>
          <w:szCs w:val="18"/>
          <w:lang w:val="en-US"/>
        </w:rPr>
        <w:t>4..</w:t>
      </w:r>
      <w:proofErr w:type="gramEnd"/>
      <w:r w:rsidRPr="00380A94">
        <w:rPr>
          <w:rFonts w:ascii="Georgia" w:hAnsi="Georgia"/>
          <w:sz w:val="16"/>
          <w:szCs w:val="18"/>
          <w:lang w:val="en-US"/>
        </w:rPr>
        <w:t>Thermostat.Cooling.Setpoint"                    "F_1_Z_5..Thermostat.Temp"</w:t>
      </w:r>
    </w:p>
    <w:p w14:paraId="5966F735" w14:textId="77777777" w:rsidR="00A73DB2" w:rsidRPr="00380A94" w:rsidRDefault="006864BA" w:rsidP="002A207E">
      <w:pPr>
        <w:spacing w:after="0"/>
        <w:rPr>
          <w:rFonts w:ascii="Georgia" w:hAnsi="Georgia"/>
          <w:sz w:val="16"/>
          <w:szCs w:val="18"/>
          <w:lang w:val="en-US"/>
        </w:rPr>
      </w:pPr>
      <w:r>
        <w:rPr>
          <w:rFonts w:ascii="Georgia" w:hAnsi="Georgia"/>
          <w:noProof/>
          <w:sz w:val="16"/>
          <w:szCs w:val="18"/>
          <w:lang w:val="en-GB" w:eastAsia="en-GB"/>
        </w:rPr>
        <w:lastRenderedPageBreak/>
        <mc:AlternateContent>
          <mc:Choice Requires="wps">
            <w:drawing>
              <wp:anchor distT="0" distB="0" distL="114300" distR="114300" simplePos="0" relativeHeight="251746304" behindDoc="1" locked="0" layoutInCell="1" allowOverlap="1" wp14:anchorId="6DA7EB14" wp14:editId="5DF23D0C">
                <wp:simplePos x="0" y="0"/>
                <wp:positionH relativeFrom="column">
                  <wp:posOffset>-113030</wp:posOffset>
                </wp:positionH>
                <wp:positionV relativeFrom="paragraph">
                  <wp:posOffset>-120650</wp:posOffset>
                </wp:positionV>
                <wp:extent cx="5916930" cy="3048000"/>
                <wp:effectExtent l="0" t="0" r="7620" b="0"/>
                <wp:wrapNone/>
                <wp:docPr id="293" name="26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6930" cy="304800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13BAB6" id="26 Rectángulo" o:spid="_x0000_s1026" style="position:absolute;margin-left:-8.9pt;margin-top:-9.5pt;width:465.9pt;height:240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" fillcolor="#4f81bd [3204]" strokecolor="#243f60 [1604]" strokeweight="2pt">
                <v:fill opacity="0"/>
                <v:path arrowok="t"/>
              </v:rect>
            </w:pict>
          </mc:Fallback>
        </mc:AlternateContent>
      </w:r>
      <w:r w:rsidR="00A73DB2" w:rsidRPr="00380A94">
        <w:rPr>
          <w:rFonts w:ascii="Georgia" w:hAnsi="Georgia"/>
          <w:sz w:val="16"/>
          <w:szCs w:val="18"/>
          <w:lang w:val="en-US"/>
        </w:rPr>
        <w:t>[43] "F_1_Z_</w:t>
      </w:r>
      <w:proofErr w:type="gramStart"/>
      <w:r w:rsidR="00A73DB2" w:rsidRPr="00380A94">
        <w:rPr>
          <w:rFonts w:ascii="Georgia" w:hAnsi="Georgia"/>
          <w:sz w:val="16"/>
          <w:szCs w:val="18"/>
          <w:lang w:val="en-US"/>
        </w:rPr>
        <w:t>5..</w:t>
      </w:r>
      <w:proofErr w:type="gramEnd"/>
      <w:r w:rsidR="00A73DB2" w:rsidRPr="00380A94">
        <w:rPr>
          <w:rFonts w:ascii="Georgia" w:hAnsi="Georgia"/>
          <w:sz w:val="16"/>
          <w:szCs w:val="18"/>
          <w:lang w:val="en-US"/>
        </w:rPr>
        <w:t>Thermostat.Heating.Setpoint"                    "F_1_Z_5..Thermostat.Cooling.Setpoint"</w:t>
      </w:r>
    </w:p>
    <w:p w14:paraId="5E268125"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[45] "F_1_Z_</w:t>
      </w:r>
      <w:proofErr w:type="gramStart"/>
      <w:r w:rsidRPr="00380A94">
        <w:rPr>
          <w:rFonts w:ascii="Georgia" w:hAnsi="Georgia"/>
          <w:sz w:val="16"/>
          <w:szCs w:val="18"/>
          <w:lang w:val="en-US"/>
        </w:rPr>
        <w:t>7..</w:t>
      </w:r>
      <w:proofErr w:type="gramEnd"/>
      <w:r w:rsidRPr="00380A94">
        <w:rPr>
          <w:rFonts w:ascii="Georgia" w:hAnsi="Georgia"/>
          <w:sz w:val="16"/>
          <w:szCs w:val="18"/>
          <w:lang w:val="en-US"/>
        </w:rPr>
        <w:t>Thermostat.Temp"                                "F_1_Z_7..Thermostat.Heating.Setpoint"</w:t>
      </w:r>
    </w:p>
    <w:p w14:paraId="063560EE"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[47] "F_1_Z_</w:t>
      </w:r>
      <w:proofErr w:type="gramStart"/>
      <w:r w:rsidRPr="00380A94">
        <w:rPr>
          <w:rFonts w:ascii="Georgia" w:hAnsi="Georgia"/>
          <w:sz w:val="16"/>
          <w:szCs w:val="18"/>
          <w:lang w:val="en-US"/>
        </w:rPr>
        <w:t>7..</w:t>
      </w:r>
      <w:proofErr w:type="gramEnd"/>
      <w:r w:rsidRPr="00380A94">
        <w:rPr>
          <w:rFonts w:ascii="Georgia" w:hAnsi="Georgia"/>
          <w:sz w:val="16"/>
          <w:szCs w:val="18"/>
          <w:lang w:val="en-US"/>
        </w:rPr>
        <w:t>Thermostat.Cooling.Setpoint"                    "F_1_Z_8A..Thermostat.Temp"</w:t>
      </w:r>
    </w:p>
    <w:p w14:paraId="48D440EF"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[49] "F_1_Z_</w:t>
      </w:r>
      <w:proofErr w:type="gramStart"/>
      <w:r w:rsidRPr="00380A94">
        <w:rPr>
          <w:rFonts w:ascii="Georgia" w:hAnsi="Georgia"/>
          <w:sz w:val="16"/>
          <w:szCs w:val="18"/>
          <w:lang w:val="en-US"/>
        </w:rPr>
        <w:t>8A..Thermostat.Heating.Setpoint</w:t>
      </w:r>
      <w:proofErr w:type="gramEnd"/>
      <w:r w:rsidRPr="00380A94">
        <w:rPr>
          <w:rFonts w:ascii="Georgia" w:hAnsi="Georgia"/>
          <w:sz w:val="16"/>
          <w:szCs w:val="18"/>
          <w:lang w:val="en-US"/>
        </w:rPr>
        <w:t>"                   "F_1_Z_8A..Thermostat.Cooling.Setpoint"</w:t>
      </w:r>
    </w:p>
    <w:p w14:paraId="11CBECB0"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[51] "F_1_Z_</w:t>
      </w:r>
      <w:proofErr w:type="gramStart"/>
      <w:r w:rsidRPr="00380A94">
        <w:rPr>
          <w:rFonts w:ascii="Georgia" w:hAnsi="Georgia"/>
          <w:sz w:val="16"/>
          <w:szCs w:val="18"/>
          <w:lang w:val="en-US"/>
        </w:rPr>
        <w:t>8B..Thermostat.Temp</w:t>
      </w:r>
      <w:proofErr w:type="gramEnd"/>
      <w:r w:rsidRPr="00380A94">
        <w:rPr>
          <w:rFonts w:ascii="Georgia" w:hAnsi="Georgia"/>
          <w:sz w:val="16"/>
          <w:szCs w:val="18"/>
          <w:lang w:val="en-US"/>
        </w:rPr>
        <w:t>"                               "F_1_Z_8B..Thermostat.Heating.Setpoint"</w:t>
      </w:r>
    </w:p>
    <w:p w14:paraId="5743E9F0"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 xml:space="preserve"> [53] "F_1_Z_</w:t>
      </w:r>
      <w:proofErr w:type="gramStart"/>
      <w:r w:rsidRPr="00380A94">
        <w:rPr>
          <w:rFonts w:ascii="Georgia" w:hAnsi="Georgia"/>
          <w:sz w:val="16"/>
          <w:szCs w:val="18"/>
          <w:lang w:val="en-US"/>
        </w:rPr>
        <w:t>8B..Thermostat.Cooling.Setpoint</w:t>
      </w:r>
      <w:proofErr w:type="gramEnd"/>
      <w:r w:rsidRPr="00380A94">
        <w:rPr>
          <w:rFonts w:ascii="Georgia" w:hAnsi="Georgia"/>
          <w:sz w:val="16"/>
          <w:szCs w:val="18"/>
          <w:lang w:val="en-US"/>
        </w:rPr>
        <w:t>"                   "F_1.VAV.Availability.Manager.Night.Cycle.Control.Status"</w:t>
      </w:r>
    </w:p>
    <w:p w14:paraId="63727965"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[55] "</w:t>
      </w:r>
      <w:proofErr w:type="gramStart"/>
      <w:r w:rsidRPr="00380A94">
        <w:rPr>
          <w:rFonts w:ascii="Georgia" w:hAnsi="Georgia"/>
          <w:sz w:val="16"/>
          <w:szCs w:val="18"/>
          <w:lang w:val="en-US"/>
        </w:rPr>
        <w:t>F_1_VAV_SYS.SUPPLY.FAN.Fan.Power</w:t>
      </w:r>
      <w:proofErr w:type="gramEnd"/>
      <w:r w:rsidRPr="00380A94">
        <w:rPr>
          <w:rFonts w:ascii="Georgia" w:hAnsi="Georgia"/>
          <w:sz w:val="16"/>
          <w:szCs w:val="18"/>
          <w:lang w:val="en-US"/>
        </w:rPr>
        <w:t>"                        "F_1_BATH_EXHAUST.Fan.Power"</w:t>
      </w:r>
    </w:p>
    <w:p w14:paraId="39A81665"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[57] "</w:t>
      </w:r>
      <w:proofErr w:type="gramStart"/>
      <w:r w:rsidRPr="00380A94">
        <w:rPr>
          <w:rFonts w:ascii="Georgia" w:hAnsi="Georgia"/>
          <w:sz w:val="16"/>
          <w:szCs w:val="18"/>
          <w:lang w:val="en-US"/>
        </w:rPr>
        <w:t>F_1_Z_1.VAV.REHEAT.Damper.Position</w:t>
      </w:r>
      <w:proofErr w:type="gramEnd"/>
      <w:r w:rsidRPr="00380A94">
        <w:rPr>
          <w:rFonts w:ascii="Georgia" w:hAnsi="Georgia"/>
          <w:sz w:val="16"/>
          <w:szCs w:val="18"/>
          <w:lang w:val="en-US"/>
        </w:rPr>
        <w:t>"                      "F_1_Z_2.VAV.REHEAT.Damper.Position"</w:t>
      </w:r>
    </w:p>
    <w:p w14:paraId="00700074"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[59] "</w:t>
      </w:r>
      <w:proofErr w:type="gramStart"/>
      <w:r w:rsidRPr="00380A94">
        <w:rPr>
          <w:rFonts w:ascii="Georgia" w:hAnsi="Georgia"/>
          <w:sz w:val="16"/>
          <w:szCs w:val="18"/>
          <w:lang w:val="en-US"/>
        </w:rPr>
        <w:t>F_1_Z_3.VAV.REHEAT.Damper.Position</w:t>
      </w:r>
      <w:proofErr w:type="gramEnd"/>
      <w:r w:rsidRPr="00380A94">
        <w:rPr>
          <w:rFonts w:ascii="Georgia" w:hAnsi="Georgia"/>
          <w:sz w:val="16"/>
          <w:szCs w:val="18"/>
          <w:lang w:val="en-US"/>
        </w:rPr>
        <w:t>"                      "F_1_Z_4.VAV.REHEAT.Damper.Position"</w:t>
      </w:r>
    </w:p>
    <w:p w14:paraId="63CE1ADC"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[61] "</w:t>
      </w:r>
      <w:proofErr w:type="gramStart"/>
      <w:r w:rsidRPr="00380A94">
        <w:rPr>
          <w:rFonts w:ascii="Georgia" w:hAnsi="Georgia"/>
          <w:sz w:val="16"/>
          <w:szCs w:val="18"/>
          <w:lang w:val="en-US"/>
        </w:rPr>
        <w:t>F_1_Z_5.VAV.REHEAT.Damper.Position</w:t>
      </w:r>
      <w:proofErr w:type="gramEnd"/>
      <w:r w:rsidRPr="00380A94">
        <w:rPr>
          <w:rFonts w:ascii="Georgia" w:hAnsi="Georgia"/>
          <w:sz w:val="16"/>
          <w:szCs w:val="18"/>
          <w:lang w:val="en-US"/>
        </w:rPr>
        <w:t>"                      "F_1_Z_7.VAV.REHEAT.Damper.Position"</w:t>
      </w:r>
    </w:p>
    <w:p w14:paraId="74E95704"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[63] "</w:t>
      </w:r>
      <w:proofErr w:type="gramStart"/>
      <w:r w:rsidRPr="00380A94">
        <w:rPr>
          <w:rFonts w:ascii="Georgia" w:hAnsi="Georgia"/>
          <w:sz w:val="16"/>
          <w:szCs w:val="18"/>
          <w:lang w:val="en-US"/>
        </w:rPr>
        <w:t>F_1_Z_8A.VAV.REHEAT.Damper.Position</w:t>
      </w:r>
      <w:proofErr w:type="gramEnd"/>
      <w:r w:rsidRPr="00380A94">
        <w:rPr>
          <w:rFonts w:ascii="Georgia" w:hAnsi="Georgia"/>
          <w:sz w:val="16"/>
          <w:szCs w:val="18"/>
          <w:lang w:val="en-US"/>
        </w:rPr>
        <w:t>"                     "F_1_Z_8B.VAV.REHEAT.Damper.Position"</w:t>
      </w:r>
    </w:p>
    <w:p w14:paraId="36BC2BBD"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[65] "F_1_Z_</w:t>
      </w:r>
      <w:proofErr w:type="gramStart"/>
      <w:r w:rsidRPr="00380A94">
        <w:rPr>
          <w:rFonts w:ascii="Georgia" w:hAnsi="Georgia"/>
          <w:sz w:val="16"/>
          <w:szCs w:val="18"/>
          <w:lang w:val="en-US"/>
        </w:rPr>
        <w:t>1.REHEAT.COIL</w:t>
      </w:r>
      <w:proofErr w:type="gramEnd"/>
      <w:r w:rsidRPr="00380A94">
        <w:rPr>
          <w:rFonts w:ascii="Georgia" w:hAnsi="Georgia"/>
          <w:sz w:val="16"/>
          <w:szCs w:val="18"/>
          <w:lang w:val="en-US"/>
        </w:rPr>
        <w:t>.Power"                               "F_1_Z_2.REHEAT.COIL.Power"</w:t>
      </w:r>
    </w:p>
    <w:p w14:paraId="6BE6D217"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[67] "F_1_Z_</w:t>
      </w:r>
      <w:proofErr w:type="gramStart"/>
      <w:r w:rsidRPr="00380A94">
        <w:rPr>
          <w:rFonts w:ascii="Georgia" w:hAnsi="Georgia"/>
          <w:sz w:val="16"/>
          <w:szCs w:val="18"/>
          <w:lang w:val="en-US"/>
        </w:rPr>
        <w:t>3.REHEAT.COIL</w:t>
      </w:r>
      <w:proofErr w:type="gramEnd"/>
      <w:r w:rsidRPr="00380A94">
        <w:rPr>
          <w:rFonts w:ascii="Georgia" w:hAnsi="Georgia"/>
          <w:sz w:val="16"/>
          <w:szCs w:val="18"/>
          <w:lang w:val="en-US"/>
        </w:rPr>
        <w:t>.Power"                               "F_1_Z_4.REHEAT.COIL.Power"</w:t>
      </w:r>
    </w:p>
    <w:p w14:paraId="1116B3CB"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[69] "F_1_Z_</w:t>
      </w:r>
      <w:proofErr w:type="gramStart"/>
      <w:r w:rsidRPr="00380A94">
        <w:rPr>
          <w:rFonts w:ascii="Georgia" w:hAnsi="Georgia"/>
          <w:sz w:val="16"/>
          <w:szCs w:val="18"/>
          <w:lang w:val="en-US"/>
        </w:rPr>
        <w:t>5.REHEAT.COIL</w:t>
      </w:r>
      <w:proofErr w:type="gramEnd"/>
      <w:r w:rsidRPr="00380A94">
        <w:rPr>
          <w:rFonts w:ascii="Georgia" w:hAnsi="Georgia"/>
          <w:sz w:val="16"/>
          <w:szCs w:val="18"/>
          <w:lang w:val="en-US"/>
        </w:rPr>
        <w:t>.Power"                               "F_1_Z_7.REHEAT.COIL.Power"</w:t>
      </w:r>
    </w:p>
    <w:p w14:paraId="2EFC3AE7"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[71] "F_1_Z_8</w:t>
      </w:r>
      <w:proofErr w:type="gramStart"/>
      <w:r w:rsidRPr="00380A94">
        <w:rPr>
          <w:rFonts w:ascii="Georgia" w:hAnsi="Georgia"/>
          <w:sz w:val="16"/>
          <w:szCs w:val="18"/>
          <w:lang w:val="en-US"/>
        </w:rPr>
        <w:t>A.REHEAT.COIL</w:t>
      </w:r>
      <w:proofErr w:type="gramEnd"/>
      <w:r w:rsidRPr="00380A94">
        <w:rPr>
          <w:rFonts w:ascii="Georgia" w:hAnsi="Georgia"/>
          <w:sz w:val="16"/>
          <w:szCs w:val="18"/>
          <w:lang w:val="en-US"/>
        </w:rPr>
        <w:t>.Power"                              "F_1_Z_8B.REHEAT.COIL.Power"</w:t>
      </w:r>
    </w:p>
    <w:p w14:paraId="1D6C86B0" w14:textId="77777777" w:rsidR="00A73DB2" w:rsidRDefault="00A73DB2" w:rsidP="002A207E">
      <w:pPr>
        <w:spacing w:after="0"/>
        <w:rPr>
          <w:rFonts w:ascii="Georgia" w:hAnsi="Georgia"/>
          <w:sz w:val="16"/>
          <w:szCs w:val="18"/>
          <w:lang w:val="en-US"/>
        </w:rPr>
      </w:pPr>
      <w:r w:rsidRPr="00380A94">
        <w:rPr>
          <w:rFonts w:ascii="Georgia" w:hAnsi="Georgia"/>
          <w:sz w:val="16"/>
          <w:szCs w:val="18"/>
          <w:lang w:val="en-US"/>
        </w:rPr>
        <w:t>[73] "F_1_VAV_</w:t>
      </w:r>
      <w:proofErr w:type="gramStart"/>
      <w:r w:rsidRPr="00380A94">
        <w:rPr>
          <w:rFonts w:ascii="Georgia" w:hAnsi="Georgia"/>
          <w:sz w:val="16"/>
          <w:szCs w:val="18"/>
          <w:lang w:val="en-US"/>
        </w:rPr>
        <w:t>SYS.HEATING.COIL.Power</w:t>
      </w:r>
      <w:proofErr w:type="gramEnd"/>
      <w:r w:rsidRPr="00380A94">
        <w:rPr>
          <w:rFonts w:ascii="Georgia" w:hAnsi="Georgia"/>
          <w:sz w:val="16"/>
          <w:szCs w:val="18"/>
          <w:lang w:val="en-US"/>
        </w:rPr>
        <w:t>"                          "F_1_VAV_SYS.Outdoor.Air.Flow.Fraction"</w:t>
      </w:r>
    </w:p>
    <w:p w14:paraId="6777CE73" w14:textId="77777777" w:rsidR="00DB5DC3" w:rsidRDefault="00DB5DC3" w:rsidP="002A207E">
      <w:pPr>
        <w:spacing w:after="0"/>
        <w:rPr>
          <w:rFonts w:ascii="Georgia" w:hAnsi="Georgia"/>
          <w:sz w:val="16"/>
          <w:szCs w:val="18"/>
          <w:lang w:val="en-US"/>
        </w:rPr>
      </w:pPr>
    </w:p>
    <w:p w14:paraId="7A37FAAC" w14:textId="77777777" w:rsidR="00DB5DC3" w:rsidRDefault="00DB5DC3" w:rsidP="002A207E">
      <w:pPr>
        <w:spacing w:after="0"/>
        <w:rPr>
          <w:rFonts w:ascii="Georgia" w:hAnsi="Georgia"/>
          <w:sz w:val="16"/>
          <w:szCs w:val="18"/>
          <w:lang w:val="en-US"/>
        </w:rPr>
      </w:pPr>
    </w:p>
    <w:p w14:paraId="5098A413" w14:textId="77777777" w:rsidR="004B3081" w:rsidRDefault="004B3081" w:rsidP="002A207E">
      <w:pPr>
        <w:spacing w:after="0"/>
        <w:rPr>
          <w:rFonts w:ascii="Georgia" w:hAnsi="Georgia"/>
          <w:sz w:val="16"/>
          <w:szCs w:val="18"/>
          <w:lang w:val="en-US"/>
        </w:rPr>
      </w:pPr>
    </w:p>
    <w:p w14:paraId="0ADB5608" w14:textId="77777777" w:rsidR="004B3081" w:rsidRDefault="004B3081" w:rsidP="002A207E">
      <w:pPr>
        <w:spacing w:after="0"/>
        <w:rPr>
          <w:rFonts w:ascii="Georgia" w:hAnsi="Georgia"/>
          <w:sz w:val="16"/>
          <w:szCs w:val="18"/>
          <w:lang w:val="en-US"/>
        </w:rPr>
      </w:pPr>
    </w:p>
    <w:p w14:paraId="1B801E51" w14:textId="77777777" w:rsidR="00A73DB2" w:rsidRPr="00504AB3" w:rsidRDefault="00A73DB2" w:rsidP="002A207E">
      <w:pPr>
        <w:pStyle w:val="Heading2"/>
      </w:pPr>
      <w:bookmarkStart w:id="149" w:name="_Toc488444293"/>
      <w:r>
        <w:t xml:space="preserve">Descripción de </w:t>
      </w:r>
      <w:r w:rsidRPr="00504AB3">
        <w:t>Columnas</w:t>
      </w:r>
      <w:bookmarkEnd w:id="149"/>
      <w:r w:rsidRPr="00504AB3">
        <w:t xml:space="preserve"> </w:t>
      </w:r>
    </w:p>
    <w:p w14:paraId="1D17BFC0" w14:textId="77777777" w:rsidR="00A73DB2" w:rsidRPr="00A97BDA" w:rsidRDefault="00A73DB2" w:rsidP="002A207E">
      <w:pPr>
        <w:spacing w:after="0"/>
        <w:rPr>
          <w:rFonts w:ascii="Georgia" w:hAnsi="Georgia"/>
          <w:sz w:val="16"/>
          <w:szCs w:val="18"/>
          <w:lang w:val="es-ES"/>
        </w:rPr>
      </w:pPr>
    </w:p>
    <w:p w14:paraId="3323F6AD" w14:textId="77777777" w:rsidR="00A73DB2" w:rsidRPr="00505C60" w:rsidRDefault="00A73DB2" w:rsidP="002A207E">
      <w:pPr>
        <w:rPr>
          <w:rFonts w:ascii="Georgia" w:hAnsi="Georgia"/>
        </w:rPr>
      </w:pPr>
      <w:r>
        <w:rPr>
          <w:rFonts w:ascii="Georgia" w:hAnsi="Georgia"/>
        </w:rPr>
        <w:t xml:space="preserve">Las </w:t>
      </w:r>
      <w:r w:rsidRPr="00505C60">
        <w:rPr>
          <w:rFonts w:ascii="Georgia" w:hAnsi="Georgia"/>
        </w:rPr>
        <w:t>descripciones de los valores (columnas) encontrad</w:t>
      </w:r>
      <w:r>
        <w:rPr>
          <w:rFonts w:ascii="Georgia" w:hAnsi="Georgia"/>
        </w:rPr>
        <w:t>o</w:t>
      </w:r>
      <w:r w:rsidRPr="00505C60">
        <w:rPr>
          <w:rFonts w:ascii="Georgia" w:hAnsi="Georgia"/>
        </w:rPr>
        <w:t>s en los ficheros son</w:t>
      </w:r>
      <w:r>
        <w:rPr>
          <w:rFonts w:ascii="Georgia" w:hAnsi="Georgia"/>
        </w:rPr>
        <w:t xml:space="preserve"> del tipo</w:t>
      </w:r>
      <w:r w:rsidRPr="00505C60">
        <w:rPr>
          <w:rFonts w:ascii="Georgia" w:hAnsi="Georgia"/>
        </w:rPr>
        <w:t>:</w:t>
      </w:r>
    </w:p>
    <w:p w14:paraId="05BB2118" w14:textId="77777777" w:rsidR="00A73DB2" w:rsidRDefault="00A73DB2" w:rsidP="002A207E">
      <w:pPr>
        <w:rPr>
          <w:rFonts w:ascii="Georgia" w:hAnsi="Georgia"/>
        </w:rPr>
      </w:pPr>
      <w:r>
        <w:rPr>
          <w:rFonts w:ascii="Georgia" w:hAnsi="Georgia"/>
          <w:noProof/>
          <w:lang w:val="en-GB" w:eastAsia="en-GB"/>
        </w:rPr>
        <w:drawing>
          <wp:inline distT="0" distB="0" distL="0" distR="0" wp14:anchorId="311CED05" wp14:editId="3DBDB5BA">
            <wp:extent cx="5393690" cy="3378835"/>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3690" cy="3378835"/>
                    </a:xfrm>
                    <a:prstGeom prst="rect">
                      <a:avLst/>
                    </a:prstGeom>
                    <a:noFill/>
                    <a:ln>
                      <a:noFill/>
                    </a:ln>
                  </pic:spPr>
                </pic:pic>
              </a:graphicData>
            </a:graphic>
          </wp:inline>
        </w:drawing>
      </w:r>
    </w:p>
    <w:p w14:paraId="76F14BD0" w14:textId="77777777" w:rsidR="004B3081" w:rsidRDefault="004B3081" w:rsidP="002A207E">
      <w:pPr>
        <w:rPr>
          <w:rFonts w:ascii="Georgia" w:hAnsi="Georgia"/>
        </w:rPr>
      </w:pPr>
    </w:p>
    <w:p w14:paraId="21F67050" w14:textId="77777777" w:rsidR="004B3081" w:rsidRDefault="004B3081" w:rsidP="002A207E">
      <w:pPr>
        <w:rPr>
          <w:rFonts w:ascii="Georgia" w:hAnsi="Georgia"/>
        </w:rPr>
      </w:pPr>
    </w:p>
    <w:p w14:paraId="063F6962" w14:textId="77777777" w:rsidR="00A73DB2" w:rsidRDefault="00A73DB2" w:rsidP="002A207E">
      <w:pPr>
        <w:rPr>
          <w:rFonts w:ascii="Georgia" w:hAnsi="Georgia"/>
          <w:lang w:val="en-US"/>
        </w:rPr>
      </w:pPr>
      <w:r>
        <w:rPr>
          <w:rFonts w:ascii="Georgia" w:hAnsi="Georgia"/>
          <w:noProof/>
          <w:lang w:val="en-GB" w:eastAsia="en-GB"/>
        </w:rPr>
        <w:lastRenderedPageBreak/>
        <w:drawing>
          <wp:inline distT="0" distB="0" distL="0" distR="0" wp14:anchorId="31F18367" wp14:editId="194AD04D">
            <wp:extent cx="5339166" cy="3840181"/>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39166" cy="3840181"/>
                    </a:xfrm>
                    <a:prstGeom prst="rect">
                      <a:avLst/>
                    </a:prstGeom>
                    <a:noFill/>
                    <a:ln>
                      <a:noFill/>
                    </a:ln>
                  </pic:spPr>
                </pic:pic>
              </a:graphicData>
            </a:graphic>
          </wp:inline>
        </w:drawing>
      </w:r>
    </w:p>
    <w:p w14:paraId="49BA908B" w14:textId="77777777" w:rsidR="004B3081" w:rsidRDefault="004B3081" w:rsidP="002A207E">
      <w:pPr>
        <w:rPr>
          <w:rFonts w:ascii="Georgia" w:hAnsi="Georgia"/>
          <w:lang w:val="en-US"/>
        </w:rPr>
      </w:pPr>
    </w:p>
    <w:p w14:paraId="15480A54" w14:textId="77777777" w:rsidR="00A73DB2" w:rsidRDefault="00A73DB2" w:rsidP="002A207E">
      <w:pPr>
        <w:rPr>
          <w:rFonts w:ascii="Georgia" w:hAnsi="Georgia"/>
          <w:lang w:val="en-US"/>
        </w:rPr>
      </w:pPr>
      <w:r>
        <w:rPr>
          <w:rFonts w:ascii="Georgia" w:hAnsi="Georgia"/>
          <w:noProof/>
          <w:lang w:val="en-GB" w:eastAsia="en-GB"/>
        </w:rPr>
        <w:drawing>
          <wp:inline distT="0" distB="0" distL="0" distR="0" wp14:anchorId="6625D131" wp14:editId="53D73FFB">
            <wp:extent cx="5277079" cy="2113606"/>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9435" cy="2114550"/>
                    </a:xfrm>
                    <a:prstGeom prst="rect">
                      <a:avLst/>
                    </a:prstGeom>
                    <a:noFill/>
                    <a:ln>
                      <a:noFill/>
                    </a:ln>
                  </pic:spPr>
                </pic:pic>
              </a:graphicData>
            </a:graphic>
          </wp:inline>
        </w:drawing>
      </w:r>
    </w:p>
    <w:p w14:paraId="07C0E63A" w14:textId="77777777" w:rsidR="008E0BFC" w:rsidRDefault="008E0BFC" w:rsidP="002A207E">
      <w:pPr>
        <w:rPr>
          <w:rFonts w:ascii="Georgia" w:hAnsi="Georgia"/>
          <w:lang w:val="en-US"/>
        </w:rPr>
      </w:pPr>
    </w:p>
    <w:p w14:paraId="0E4CEAE8" w14:textId="77777777" w:rsidR="008E0BFC" w:rsidRDefault="008E0BFC" w:rsidP="002A207E">
      <w:pPr>
        <w:rPr>
          <w:rFonts w:ascii="Georgia" w:hAnsi="Georgia"/>
          <w:lang w:val="en-US"/>
        </w:rPr>
      </w:pPr>
    </w:p>
    <w:p w14:paraId="37DC83B9" w14:textId="77777777" w:rsidR="008E0BFC" w:rsidRDefault="008E0BFC" w:rsidP="002A207E">
      <w:pPr>
        <w:rPr>
          <w:rFonts w:ascii="Georgia" w:hAnsi="Georgia"/>
          <w:lang w:val="en-US"/>
        </w:rPr>
      </w:pPr>
    </w:p>
    <w:p w14:paraId="21B627F3" w14:textId="77777777" w:rsidR="008E0BFC" w:rsidRDefault="008E0BFC" w:rsidP="002A207E">
      <w:pPr>
        <w:rPr>
          <w:rFonts w:ascii="Georgia" w:hAnsi="Georgia"/>
          <w:lang w:val="en-US"/>
        </w:rPr>
      </w:pPr>
    </w:p>
    <w:p w14:paraId="642763A7" w14:textId="77777777" w:rsidR="00A73DB2" w:rsidRPr="001464A6" w:rsidRDefault="00A73DB2" w:rsidP="002A207E">
      <w:pPr>
        <w:rPr>
          <w:rFonts w:ascii="Georgia" w:hAnsi="Georgia"/>
          <w:lang w:val="en-US"/>
        </w:rPr>
      </w:pPr>
    </w:p>
    <w:p w14:paraId="5626D75B" w14:textId="77777777" w:rsidR="008E0BFC" w:rsidRDefault="008E0BFC" w:rsidP="002A207E">
      <w:pPr>
        <w:rPr>
          <w:rFonts w:ascii="Georgia" w:hAnsi="Georgia"/>
          <w:lang w:val="en-US"/>
        </w:rPr>
      </w:pPr>
    </w:p>
    <w:p w14:paraId="2B20A829" w14:textId="77777777" w:rsidR="00A73DB2" w:rsidRPr="00505C60" w:rsidRDefault="00A73DB2" w:rsidP="002A207E">
      <w:pPr>
        <w:pStyle w:val="Heading2"/>
      </w:pPr>
      <w:bookmarkStart w:id="150" w:name="_Toc488444294"/>
      <w:r w:rsidRPr="00505C60">
        <w:lastRenderedPageBreak/>
        <w:t xml:space="preserve">Comandos </w:t>
      </w:r>
      <w:r>
        <w:t>en R</w:t>
      </w:r>
      <w:bookmarkEnd w:id="150"/>
      <w:r>
        <w:t xml:space="preserve"> </w:t>
      </w:r>
    </w:p>
    <w:p w14:paraId="1EDFE82A" w14:textId="77777777" w:rsidR="00A73DB2" w:rsidRPr="00000592" w:rsidRDefault="00A73DB2" w:rsidP="002A207E">
      <w:pPr>
        <w:rPr>
          <w:rFonts w:ascii="Georgia" w:hAnsi="Georgia"/>
        </w:rPr>
      </w:pPr>
    </w:p>
    <w:p w14:paraId="0EDA60BD" w14:textId="77777777" w:rsidR="00A73DB2" w:rsidRDefault="00A73DB2" w:rsidP="00423978">
      <w:pPr>
        <w:rPr>
          <w:rFonts w:ascii="Georgia" w:hAnsi="Georgia"/>
          <w:color w:val="1F497D" w:themeColor="text2"/>
        </w:rPr>
      </w:pPr>
      <w:r>
        <w:rPr>
          <w:rFonts w:ascii="Georgia" w:hAnsi="Georgia"/>
          <w:color w:val="1F497D" w:themeColor="text2"/>
        </w:rPr>
        <w:t>Shell Script  (Generalización a todas las columnas del fichero de entrada)</w:t>
      </w:r>
    </w:p>
    <w:p w14:paraId="6ABDDF17" w14:textId="77777777" w:rsidR="006A0F69" w:rsidRDefault="006A0F69" w:rsidP="00423978">
      <w:pPr>
        <w:rPr>
          <w:rFonts w:ascii="Georgia" w:hAnsi="Georgia"/>
        </w:rPr>
      </w:pPr>
    </w:p>
    <w:p w14:paraId="11246A8C" w14:textId="77777777" w:rsidR="00A73DB2" w:rsidRPr="006E0A78" w:rsidRDefault="006864BA" w:rsidP="002A207E">
      <w:pPr>
        <w:spacing w:after="0"/>
        <w:rPr>
          <w:rFonts w:ascii="Georgia" w:hAnsi="Georgia"/>
          <w:sz w:val="18"/>
          <w:lang w:val="es-ES"/>
        </w:rPr>
      </w:pPr>
      <w:r>
        <w:rPr>
          <w:rFonts w:asciiTheme="minorHAnsi" w:hAnsiTheme="minorHAnsi"/>
          <w:noProof/>
          <w:lang w:val="en-GB" w:eastAsia="en-GB"/>
        </w:rPr>
        <mc:AlternateContent>
          <mc:Choice Requires="wps">
            <w:drawing>
              <wp:anchor distT="0" distB="0" distL="114300" distR="114300" simplePos="0" relativeHeight="251692032" behindDoc="1" locked="0" layoutInCell="1" allowOverlap="1" wp14:anchorId="03BE71B4" wp14:editId="3C1CC0FC">
                <wp:simplePos x="0" y="0"/>
                <wp:positionH relativeFrom="column">
                  <wp:posOffset>-93980</wp:posOffset>
                </wp:positionH>
                <wp:positionV relativeFrom="paragraph">
                  <wp:posOffset>13970</wp:posOffset>
                </wp:positionV>
                <wp:extent cx="5925820" cy="5170170"/>
                <wp:effectExtent l="0" t="0" r="0" b="0"/>
                <wp:wrapNone/>
                <wp:docPr id="31" name="2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5820" cy="517017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3BDEFB" id="25 Rectángulo" o:spid="_x0000_s1026" style="position:absolute;margin-left:-7.4pt;margin-top:1.1pt;width:466.6pt;height:407.1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" fillcolor="#4f81bd [3204]" strokecolor="#243f60 [1604]" strokeweight="2pt">
                <v:fill opacity="0"/>
                <v:path arrowok="t"/>
              </v:rect>
            </w:pict>
          </mc:Fallback>
        </mc:AlternateContent>
      </w:r>
    </w:p>
    <w:p w14:paraId="3D1833A2" w14:textId="77777777" w:rsidR="00A73DB2" w:rsidRPr="00A73DB2" w:rsidRDefault="00A73DB2" w:rsidP="002A207E">
      <w:pPr>
        <w:spacing w:after="0"/>
        <w:rPr>
          <w:rFonts w:ascii="Georgia" w:hAnsi="Georgia"/>
          <w:sz w:val="18"/>
          <w:lang w:val="en-US"/>
        </w:rPr>
      </w:pPr>
      <w:proofErr w:type="spellStart"/>
      <w:r w:rsidRPr="00A73DB2">
        <w:rPr>
          <w:rFonts w:ascii="Georgia" w:hAnsi="Georgia"/>
          <w:sz w:val="18"/>
          <w:lang w:val="en-US"/>
        </w:rPr>
        <w:t>i</w:t>
      </w:r>
      <w:proofErr w:type="spellEnd"/>
      <w:r w:rsidRPr="00A73DB2">
        <w:rPr>
          <w:rFonts w:ascii="Georgia" w:hAnsi="Georgia"/>
          <w:sz w:val="18"/>
          <w:lang w:val="en-US"/>
        </w:rPr>
        <w:t>=1</w:t>
      </w:r>
    </w:p>
    <w:p w14:paraId="64819F39"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while [[ $</w:t>
      </w:r>
      <w:proofErr w:type="spellStart"/>
      <w:r w:rsidRPr="00030D30">
        <w:rPr>
          <w:rFonts w:ascii="Georgia" w:hAnsi="Georgia"/>
          <w:sz w:val="18"/>
          <w:lang w:val="en-US"/>
        </w:rPr>
        <w:t>i</w:t>
      </w:r>
      <w:proofErr w:type="spellEnd"/>
      <w:r w:rsidRPr="00030D30">
        <w:rPr>
          <w:rFonts w:ascii="Georgia" w:hAnsi="Georgia"/>
          <w:sz w:val="18"/>
          <w:lang w:val="en-US"/>
        </w:rPr>
        <w:t xml:space="preserve"> -le </w:t>
      </w:r>
      <w:proofErr w:type="gramStart"/>
      <w:r w:rsidRPr="00030D30">
        <w:rPr>
          <w:rFonts w:ascii="Georgia" w:hAnsi="Georgia"/>
          <w:sz w:val="18"/>
          <w:lang w:val="en-US"/>
        </w:rPr>
        <w:t>416 ]</w:t>
      </w:r>
      <w:proofErr w:type="gramEnd"/>
      <w:r w:rsidRPr="00030D30">
        <w:rPr>
          <w:rFonts w:ascii="Georgia" w:hAnsi="Georgia"/>
          <w:sz w:val="18"/>
          <w:lang w:val="en-US"/>
        </w:rPr>
        <w:t>]</w:t>
      </w:r>
    </w:p>
    <w:p w14:paraId="5BC63196"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do</w:t>
      </w:r>
    </w:p>
    <w:p w14:paraId="5D692633" w14:textId="77777777" w:rsidR="00A73DB2" w:rsidRPr="00030D30" w:rsidRDefault="00A73DB2" w:rsidP="002A207E">
      <w:pPr>
        <w:spacing w:after="0"/>
        <w:rPr>
          <w:rFonts w:ascii="Georgia" w:hAnsi="Georgia"/>
          <w:sz w:val="18"/>
          <w:lang w:val="en-US"/>
        </w:rPr>
      </w:pPr>
    </w:p>
    <w:p w14:paraId="25EB6325"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 &lt;- (fichero1</w:t>
      </w:r>
      <w:proofErr w:type="gramStart"/>
      <w:r w:rsidRPr="00030D30">
        <w:rPr>
          <w:rFonts w:ascii="Georgia" w:hAnsi="Georgia"/>
          <w:sz w:val="18"/>
          <w:lang w:val="en-US"/>
        </w:rPr>
        <w:t>[,c</w:t>
      </w:r>
      <w:proofErr w:type="gramEnd"/>
      <w:r w:rsidRPr="00030D30">
        <w:rPr>
          <w:rFonts w:ascii="Georgia" w:hAnsi="Georgia"/>
          <w:sz w:val="18"/>
          <w:lang w:val="en-US"/>
        </w:rPr>
        <w:t>(1,"$i")])"</w:t>
      </w:r>
    </w:p>
    <w:p w14:paraId="52475C81" w14:textId="77777777" w:rsidR="00A73DB2"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xml:space="preserve"> = </w:t>
      </w:r>
      <w:proofErr w:type="spellStart"/>
      <w:proofErr w:type="gramStart"/>
      <w:r w:rsidRPr="00030D30">
        <w:rPr>
          <w:rFonts w:ascii="Georgia" w:hAnsi="Georgia"/>
          <w:sz w:val="18"/>
          <w:lang w:val="en-US"/>
        </w:rPr>
        <w:t>as.POSIXct</w:t>
      </w:r>
      <w:proofErr w:type="spellEnd"/>
      <w:proofErr w:type="gramEnd"/>
      <w:r w:rsidRPr="00030D30">
        <w:rPr>
          <w:rFonts w:ascii="Georgia" w:hAnsi="Georgia"/>
          <w:sz w:val="18"/>
          <w:lang w:val="en-US"/>
        </w:rPr>
        <w:t>(</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xml:space="preserve">, </w:t>
      </w:r>
    </w:p>
    <w:p w14:paraId="16B4A771" w14:textId="77777777" w:rsidR="00A73DB2" w:rsidRPr="00030D30" w:rsidRDefault="00A73DB2" w:rsidP="002A207E">
      <w:pPr>
        <w:spacing w:after="0"/>
        <w:rPr>
          <w:rFonts w:ascii="Georgia" w:hAnsi="Georgia"/>
          <w:sz w:val="18"/>
          <w:lang w:val="en-US"/>
        </w:rPr>
      </w:pPr>
      <w:r>
        <w:rPr>
          <w:rFonts w:ascii="Georgia" w:hAnsi="Georgia"/>
          <w:sz w:val="18"/>
          <w:lang w:val="en-US"/>
        </w:rPr>
        <w:t xml:space="preserve">           </w:t>
      </w:r>
      <w:r w:rsidRPr="00030D30">
        <w:rPr>
          <w:rFonts w:ascii="Georgia" w:hAnsi="Georgia"/>
          <w:sz w:val="18"/>
          <w:lang w:val="en-US"/>
        </w:rPr>
        <w:t>format=\"%Y-%m-%d %</w:t>
      </w:r>
      <w:proofErr w:type="gramStart"/>
      <w:r w:rsidRPr="00030D30">
        <w:rPr>
          <w:rFonts w:ascii="Georgia" w:hAnsi="Georgia"/>
          <w:sz w:val="18"/>
          <w:lang w:val="en-US"/>
        </w:rPr>
        <w:t>H:%</w:t>
      </w:r>
      <w:proofErr w:type="gramEnd"/>
      <w:r w:rsidRPr="00030D30">
        <w:rPr>
          <w:rFonts w:ascii="Georgia" w:hAnsi="Georgia"/>
          <w:sz w:val="18"/>
          <w:lang w:val="en-US"/>
        </w:rPr>
        <w:t>M:%S\",</w:t>
      </w:r>
      <w:proofErr w:type="spellStart"/>
      <w:r w:rsidRPr="00030D30">
        <w:rPr>
          <w:rFonts w:ascii="Georgia" w:hAnsi="Georgia"/>
          <w:sz w:val="18"/>
          <w:lang w:val="en-US"/>
        </w:rPr>
        <w:t>tz</w:t>
      </w:r>
      <w:proofErr w:type="spellEnd"/>
      <w:r w:rsidRPr="00030D30">
        <w:rPr>
          <w:rFonts w:ascii="Georgia" w:hAnsi="Georgia"/>
          <w:sz w:val="18"/>
          <w:lang w:val="en-US"/>
        </w:rPr>
        <w:t>=\"CET\")"</w:t>
      </w:r>
    </w:p>
    <w:p w14:paraId="2B886714"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 xml:space="preserve">"\$hour &lt;- </w:t>
      </w:r>
      <w:proofErr w:type="spellStart"/>
      <w:proofErr w:type="gramStart"/>
      <w:r w:rsidRPr="00030D30">
        <w:rPr>
          <w:rFonts w:ascii="Georgia" w:hAnsi="Georgia"/>
          <w:sz w:val="18"/>
          <w:lang w:val="en-US"/>
        </w:rPr>
        <w:t>as.numeric</w:t>
      </w:r>
      <w:proofErr w:type="spellEnd"/>
      <w:proofErr w:type="gramEnd"/>
      <w:r w:rsidRPr="00030D30">
        <w:rPr>
          <w:rFonts w:ascii="Georgia" w:hAnsi="Georgia"/>
          <w:sz w:val="18"/>
          <w:lang w:val="en-US"/>
        </w:rPr>
        <w:t>(format(</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format=\"%H\"))"</w:t>
      </w:r>
    </w:p>
    <w:p w14:paraId="2AE7399E"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xml:space="preserve"> &lt;- </w:t>
      </w:r>
      <w:proofErr w:type="gramStart"/>
      <w:r w:rsidRPr="00030D30">
        <w:rPr>
          <w:rFonts w:ascii="Georgia" w:hAnsi="Georgia"/>
          <w:sz w:val="18"/>
          <w:lang w:val="en-US"/>
        </w:rPr>
        <w:t>format(</w:t>
      </w:r>
      <w:proofErr w:type="spellStart"/>
      <w:proofErr w:type="gramEnd"/>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format=\"%Y-%m-%d %H\")"</w:t>
      </w:r>
    </w:p>
    <w:p w14:paraId="039A2397"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 xml:space="preserve"> &lt;- melt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 xml:space="preserve">", </w:t>
      </w:r>
      <w:proofErr w:type="gramStart"/>
      <w:r w:rsidRPr="00030D30">
        <w:rPr>
          <w:rFonts w:ascii="Georgia" w:hAnsi="Georgia"/>
          <w:sz w:val="18"/>
          <w:lang w:val="en-US"/>
        </w:rPr>
        <w:t>c(</w:t>
      </w:r>
      <w:proofErr w:type="gram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w:t>
      </w:r>
    </w:p>
    <w:p w14:paraId="4B540C61"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 xml:space="preserve"> &lt;-cast (</w:t>
      </w:r>
      <w:proofErr w:type="spellStart"/>
      <w:r w:rsidRPr="00030D30">
        <w:rPr>
          <w:rFonts w:ascii="Georgia" w:hAnsi="Georgia"/>
          <w:sz w:val="18"/>
          <w:lang w:val="en-US"/>
        </w:rPr>
        <w:t>fichero</w:t>
      </w:r>
      <w:proofErr w:type="spellEnd"/>
      <w:r w:rsidRPr="00030D30">
        <w:rPr>
          <w:rFonts w:ascii="Georgia" w:hAnsi="Georgia"/>
          <w:sz w:val="18"/>
          <w:lang w:val="en-US"/>
        </w:rPr>
        <w:t xml:space="preserve">, </w:t>
      </w:r>
      <w:proofErr w:type="spellStart"/>
      <w:r w:rsidRPr="00030D30">
        <w:rPr>
          <w:rFonts w:ascii="Georgia" w:hAnsi="Georgia"/>
          <w:sz w:val="18"/>
          <w:lang w:val="en-US"/>
        </w:rPr>
        <w:t>Date.Time~variable</w:t>
      </w:r>
      <w:proofErr w:type="spellEnd"/>
      <w:r w:rsidRPr="00030D30">
        <w:rPr>
          <w:rFonts w:ascii="Georgia" w:hAnsi="Georgia"/>
          <w:sz w:val="18"/>
          <w:lang w:val="en-US"/>
        </w:rPr>
        <w:t>, mean)"</w:t>
      </w:r>
    </w:p>
    <w:p w14:paraId="726BCBBD" w14:textId="77777777" w:rsidR="00A73DB2" w:rsidRPr="00030D30" w:rsidRDefault="00A73DB2" w:rsidP="002A207E">
      <w:pPr>
        <w:spacing w:after="0"/>
        <w:rPr>
          <w:rFonts w:ascii="Georgia" w:hAnsi="Georgia"/>
          <w:sz w:val="18"/>
          <w:lang w:val="en-US"/>
        </w:rPr>
      </w:pPr>
    </w:p>
    <w:p w14:paraId="2C73FE15"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xml:space="preserve"> = </w:t>
      </w:r>
      <w:proofErr w:type="spellStart"/>
      <w:proofErr w:type="gramStart"/>
      <w:r w:rsidRPr="00030D30">
        <w:rPr>
          <w:rFonts w:ascii="Georgia" w:hAnsi="Georgia"/>
          <w:sz w:val="18"/>
          <w:lang w:val="en-US"/>
        </w:rPr>
        <w:t>as.POSIXct</w:t>
      </w:r>
      <w:proofErr w:type="spellEnd"/>
      <w:proofErr w:type="gramEnd"/>
      <w:r w:rsidRPr="00030D30">
        <w:rPr>
          <w:rFonts w:ascii="Georgia" w:hAnsi="Georgia"/>
          <w:sz w:val="18"/>
          <w:lang w:val="en-US"/>
        </w:rPr>
        <w:t>(</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format=\"%Y-%m-%d\",</w:t>
      </w:r>
      <w:proofErr w:type="spellStart"/>
      <w:r w:rsidRPr="00030D30">
        <w:rPr>
          <w:rFonts w:ascii="Georgia" w:hAnsi="Georgia"/>
          <w:sz w:val="18"/>
          <w:lang w:val="en-US"/>
        </w:rPr>
        <w:t>tz</w:t>
      </w:r>
      <w:proofErr w:type="spellEnd"/>
      <w:r w:rsidRPr="00030D30">
        <w:rPr>
          <w:rFonts w:ascii="Georgia" w:hAnsi="Georgia"/>
          <w:sz w:val="18"/>
          <w:lang w:val="en-US"/>
        </w:rPr>
        <w:t>=\"CET\")"</w:t>
      </w:r>
    </w:p>
    <w:p w14:paraId="78E73F2C" w14:textId="77777777" w:rsidR="00A73DB2" w:rsidRPr="00030D30" w:rsidRDefault="00A73DB2" w:rsidP="002A207E">
      <w:pPr>
        <w:spacing w:after="0"/>
        <w:rPr>
          <w:rFonts w:ascii="Georgia" w:hAnsi="Georgia"/>
          <w:sz w:val="18"/>
          <w:lang w:val="en-US"/>
        </w:rPr>
      </w:pPr>
    </w:p>
    <w:p w14:paraId="5A6F6921"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sp</w:t>
      </w:r>
      <w:proofErr w:type="spellEnd"/>
      <w:r w:rsidRPr="00030D30">
        <w:rPr>
          <w:rFonts w:ascii="Georgia" w:hAnsi="Georgia"/>
          <w:sz w:val="18"/>
          <w:lang w:val="en-US"/>
        </w:rPr>
        <w:t xml:space="preserve"> &lt;- </w:t>
      </w:r>
      <w:proofErr w:type="spellStart"/>
      <w:r w:rsidRPr="00030D30">
        <w:rPr>
          <w:rFonts w:ascii="Georgia" w:hAnsi="Georgia"/>
          <w:sz w:val="18"/>
          <w:lang w:val="en-US"/>
        </w:rPr>
        <w:t>ggplot</w:t>
      </w:r>
      <w:proofErr w:type="spellEnd"/>
      <w:r w:rsidRPr="00030D30">
        <w:rPr>
          <w:rFonts w:ascii="Georgia" w:hAnsi="Georgia"/>
          <w:sz w:val="18"/>
          <w:lang w:val="en-US"/>
        </w:rPr>
        <w:t>(data=(</w:t>
      </w:r>
      <w:proofErr w:type="spellStart"/>
      <w:r w:rsidRPr="00030D30">
        <w:rPr>
          <w:rFonts w:ascii="Georgia" w:hAnsi="Georgia"/>
          <w:sz w:val="18"/>
          <w:lang w:val="en-US"/>
        </w:rPr>
        <w:t>fichero</w:t>
      </w:r>
      <w:proofErr w:type="spellEnd"/>
      <w:r w:rsidRPr="00030D30">
        <w:rPr>
          <w:rFonts w:ascii="Georgia" w:hAnsi="Georgia"/>
          <w:sz w:val="18"/>
          <w:lang w:val="en-US"/>
        </w:rPr>
        <w:t xml:space="preserve">), </w:t>
      </w:r>
      <w:proofErr w:type="spellStart"/>
      <w:r w:rsidRPr="00030D30">
        <w:rPr>
          <w:rFonts w:ascii="Georgia" w:hAnsi="Georgia"/>
          <w:sz w:val="18"/>
          <w:lang w:val="en-US"/>
        </w:rPr>
        <w:t>aes_string</w:t>
      </w:r>
      <w:proofErr w:type="spellEnd"/>
      <w:r w:rsidRPr="00030D30">
        <w:rPr>
          <w:rFonts w:ascii="Georgia" w:hAnsi="Georgia"/>
          <w:sz w:val="18"/>
          <w:lang w:val="en-US"/>
        </w:rPr>
        <w:t>(x=(</w:t>
      </w:r>
      <w:proofErr w:type="spellStart"/>
      <w:r w:rsidRPr="00030D30">
        <w:rPr>
          <w:rFonts w:ascii="Georgia" w:hAnsi="Georgia"/>
          <w:sz w:val="18"/>
          <w:lang w:val="en-US"/>
        </w:rPr>
        <w:t>colnames</w:t>
      </w:r>
      <w:proofErr w:type="spellEnd"/>
      <w:r w:rsidRPr="00030D30">
        <w:rPr>
          <w:rFonts w:ascii="Georgia" w:hAnsi="Georgia"/>
          <w:sz w:val="18"/>
          <w:lang w:val="en-US"/>
        </w:rPr>
        <w:t>(</w:t>
      </w:r>
      <w:proofErr w:type="spellStart"/>
      <w:r w:rsidRPr="00030D30">
        <w:rPr>
          <w:rFonts w:ascii="Georgia" w:hAnsi="Georgia"/>
          <w:sz w:val="18"/>
          <w:lang w:val="en-US"/>
        </w:rPr>
        <w:t>fichero</w:t>
      </w:r>
      <w:proofErr w:type="spellEnd"/>
      <w:proofErr w:type="gramStart"/>
      <w:r w:rsidRPr="00030D30">
        <w:rPr>
          <w:rFonts w:ascii="Georgia" w:hAnsi="Georgia"/>
          <w:sz w:val="18"/>
          <w:lang w:val="en-US"/>
        </w:rPr>
        <w:t>)[</w:t>
      </w:r>
      <w:proofErr w:type="gramEnd"/>
      <w:r w:rsidRPr="00030D30">
        <w:rPr>
          <w:rFonts w:ascii="Georgia" w:hAnsi="Georgia"/>
          <w:sz w:val="18"/>
          <w:lang w:val="en-US"/>
        </w:rPr>
        <w:t>3]), y=(</w:t>
      </w:r>
      <w:proofErr w:type="spellStart"/>
      <w:r w:rsidRPr="00030D30">
        <w:rPr>
          <w:rFonts w:ascii="Georgia" w:hAnsi="Georgia"/>
          <w:sz w:val="18"/>
          <w:lang w:val="en-US"/>
        </w:rPr>
        <w:t>colnames</w:t>
      </w:r>
      <w:proofErr w:type="spellEnd"/>
      <w:r w:rsidRPr="00030D30">
        <w:rPr>
          <w:rFonts w:ascii="Georgia" w:hAnsi="Georgia"/>
          <w:sz w:val="18"/>
          <w:lang w:val="en-US"/>
        </w:rPr>
        <w:t>(</w:t>
      </w:r>
      <w:proofErr w:type="spellStart"/>
      <w:r w:rsidRPr="00030D30">
        <w:rPr>
          <w:rFonts w:ascii="Georgia" w:hAnsi="Georgia"/>
          <w:sz w:val="18"/>
          <w:lang w:val="en-US"/>
        </w:rPr>
        <w:t>fichero</w:t>
      </w:r>
      <w:proofErr w:type="spellEnd"/>
      <w:r w:rsidRPr="00030D30">
        <w:rPr>
          <w:rFonts w:ascii="Georgia" w:hAnsi="Georgia"/>
          <w:sz w:val="18"/>
          <w:lang w:val="en-US"/>
        </w:rPr>
        <w:t>)[2]), group=\"</w:t>
      </w:r>
      <w:proofErr w:type="spellStart"/>
      <w:r w:rsidRPr="00030D30">
        <w:rPr>
          <w:rFonts w:ascii="Georgia" w:hAnsi="Georgia"/>
          <w:sz w:val="18"/>
          <w:lang w:val="en-US"/>
        </w:rPr>
        <w:t>Date.Time</w:t>
      </w:r>
      <w:proofErr w:type="spellEnd"/>
      <w:r w:rsidRPr="00030D30">
        <w:rPr>
          <w:rFonts w:ascii="Georgia" w:hAnsi="Georgia"/>
          <w:sz w:val="18"/>
          <w:lang w:val="en-US"/>
        </w:rPr>
        <w:t xml:space="preserve">\")) + </w:t>
      </w:r>
      <w:proofErr w:type="spellStart"/>
      <w:r w:rsidRPr="00030D30">
        <w:rPr>
          <w:rFonts w:ascii="Georgia" w:hAnsi="Georgia"/>
          <w:sz w:val="18"/>
          <w:lang w:val="en-US"/>
        </w:rPr>
        <w:t>geom_line</w:t>
      </w:r>
      <w:proofErr w:type="spellEnd"/>
      <w:r w:rsidRPr="00030D30">
        <w:rPr>
          <w:rFonts w:ascii="Georgia" w:hAnsi="Georgia"/>
          <w:sz w:val="18"/>
          <w:lang w:val="en-US"/>
        </w:rPr>
        <w:t>()"</w:t>
      </w:r>
    </w:p>
    <w:p w14:paraId="7F20F16C" w14:textId="77777777" w:rsidR="00A73DB2" w:rsidRPr="00030D30" w:rsidRDefault="00A73DB2" w:rsidP="002A207E">
      <w:pPr>
        <w:spacing w:after="0"/>
        <w:rPr>
          <w:rFonts w:ascii="Georgia" w:hAnsi="Georgia"/>
          <w:sz w:val="18"/>
          <w:lang w:val="en-US"/>
        </w:rPr>
      </w:pPr>
    </w:p>
    <w:p w14:paraId="2DDAC5A8"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sp</w:t>
      </w:r>
      <w:proofErr w:type="spellEnd"/>
      <w:r w:rsidRPr="00030D30">
        <w:rPr>
          <w:rFonts w:ascii="Georgia" w:hAnsi="Georgia"/>
          <w:sz w:val="18"/>
          <w:lang w:val="en-US"/>
        </w:rPr>
        <w:t xml:space="preserve"> + </w:t>
      </w:r>
      <w:proofErr w:type="spellStart"/>
      <w:r w:rsidRPr="00030D30">
        <w:rPr>
          <w:rFonts w:ascii="Georgia" w:hAnsi="Georgia"/>
          <w:sz w:val="18"/>
          <w:lang w:val="en-US"/>
        </w:rPr>
        <w:t>facet_</w:t>
      </w:r>
      <w:proofErr w:type="gramStart"/>
      <w:r w:rsidRPr="00030D30">
        <w:rPr>
          <w:rFonts w:ascii="Georgia" w:hAnsi="Georgia"/>
          <w:sz w:val="18"/>
          <w:lang w:val="en-US"/>
        </w:rPr>
        <w:t>wrap</w:t>
      </w:r>
      <w:proofErr w:type="spellEnd"/>
      <w:r w:rsidRPr="00030D30">
        <w:rPr>
          <w:rFonts w:ascii="Georgia" w:hAnsi="Georgia"/>
          <w:sz w:val="18"/>
          <w:lang w:val="en-US"/>
        </w:rPr>
        <w:t>( ~</w:t>
      </w:r>
      <w:proofErr w:type="gramEnd"/>
      <w:r w:rsidRPr="00030D30">
        <w:rPr>
          <w:rFonts w:ascii="Georgia" w:hAnsi="Georgia"/>
          <w:sz w:val="18"/>
          <w:lang w:val="en-US"/>
        </w:rPr>
        <w:t xml:space="preserve"> </w:t>
      </w:r>
      <w:proofErr w:type="spellStart"/>
      <w:r w:rsidRPr="00030D30">
        <w:rPr>
          <w:rFonts w:ascii="Georgia" w:hAnsi="Georgia"/>
          <w:sz w:val="18"/>
          <w:lang w:val="en-US"/>
        </w:rPr>
        <w:t>Date.Time</w:t>
      </w:r>
      <w:proofErr w:type="spellEnd"/>
      <w:r w:rsidRPr="00030D30">
        <w:rPr>
          <w:rFonts w:ascii="Georgia" w:hAnsi="Georgia"/>
          <w:sz w:val="18"/>
          <w:lang w:val="en-US"/>
        </w:rPr>
        <w:t xml:space="preserve">, </w:t>
      </w:r>
      <w:proofErr w:type="spellStart"/>
      <w:r w:rsidRPr="00030D30">
        <w:rPr>
          <w:rFonts w:ascii="Georgia" w:hAnsi="Georgia"/>
          <w:sz w:val="18"/>
          <w:lang w:val="en-US"/>
        </w:rPr>
        <w:t>ncol</w:t>
      </w:r>
      <w:proofErr w:type="spellEnd"/>
      <w:r w:rsidRPr="00030D30">
        <w:rPr>
          <w:rFonts w:ascii="Georgia" w:hAnsi="Georgia"/>
          <w:sz w:val="18"/>
          <w:lang w:val="en-US"/>
        </w:rPr>
        <w:t>=2)"</w:t>
      </w:r>
    </w:p>
    <w:p w14:paraId="3CDD769A"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 xml:space="preserve">echo "p &lt;- </w:t>
      </w:r>
      <w:proofErr w:type="spellStart"/>
      <w:proofErr w:type="gramStart"/>
      <w:r w:rsidRPr="00030D30">
        <w:rPr>
          <w:rFonts w:ascii="Georgia" w:hAnsi="Georgia"/>
          <w:sz w:val="18"/>
          <w:lang w:val="en-US"/>
        </w:rPr>
        <w:t>ggplotly</w:t>
      </w:r>
      <w:proofErr w:type="spellEnd"/>
      <w:r w:rsidRPr="00030D30">
        <w:rPr>
          <w:rFonts w:ascii="Georgia" w:hAnsi="Georgia"/>
          <w:sz w:val="18"/>
          <w:lang w:val="en-US"/>
        </w:rPr>
        <w:t>(</w:t>
      </w:r>
      <w:proofErr w:type="gramEnd"/>
      <w:r w:rsidRPr="00030D30">
        <w:rPr>
          <w:rFonts w:ascii="Georgia" w:hAnsi="Georgia"/>
          <w:sz w:val="18"/>
          <w:lang w:val="en-US"/>
        </w:rPr>
        <w:t>)"</w:t>
      </w:r>
    </w:p>
    <w:p w14:paraId="171BD11B" w14:textId="77777777" w:rsidR="00A73DB2" w:rsidRPr="00030D30" w:rsidRDefault="00A73DB2" w:rsidP="002A207E">
      <w:pPr>
        <w:spacing w:after="0"/>
        <w:rPr>
          <w:rFonts w:ascii="Georgia" w:hAnsi="Georgia"/>
          <w:sz w:val="18"/>
          <w:lang w:val="en-US"/>
        </w:rPr>
      </w:pPr>
    </w:p>
    <w:p w14:paraId="2131C683"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ggsave</w:t>
      </w:r>
      <w:proofErr w:type="spellEnd"/>
      <w:r w:rsidRPr="00030D30">
        <w:rPr>
          <w:rFonts w:ascii="Georgia" w:hAnsi="Georgia"/>
          <w:sz w:val="18"/>
          <w:lang w:val="en-US"/>
        </w:rPr>
        <w:t>(filename=\"</w:t>
      </w:r>
      <w:proofErr w:type="spellStart"/>
      <w:r w:rsidRPr="00030D30">
        <w:rPr>
          <w:rFonts w:ascii="Georgia" w:hAnsi="Georgia"/>
          <w:sz w:val="18"/>
          <w:lang w:val="en-US"/>
        </w:rPr>
        <w:t>myPlot</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png</w:t>
      </w:r>
      <w:proofErr w:type="spellEnd"/>
      <w:r w:rsidRPr="00030D30">
        <w:rPr>
          <w:rFonts w:ascii="Georgia" w:hAnsi="Georgia"/>
          <w:sz w:val="18"/>
          <w:lang w:val="en-US"/>
        </w:rPr>
        <w:t>\")"</w:t>
      </w:r>
    </w:p>
    <w:p w14:paraId="0D9950EE" w14:textId="77777777" w:rsidR="00A73DB2" w:rsidRPr="00030D30" w:rsidRDefault="00A73DB2" w:rsidP="002A207E">
      <w:pPr>
        <w:spacing w:after="0"/>
        <w:rPr>
          <w:rFonts w:ascii="Georgia" w:hAnsi="Georgia"/>
          <w:sz w:val="18"/>
          <w:lang w:val="en-US"/>
        </w:rPr>
      </w:pPr>
    </w:p>
    <w:p w14:paraId="4DC27CEC"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 xml:space="preserve">let </w:t>
      </w:r>
      <w:proofErr w:type="spellStart"/>
      <w:r w:rsidRPr="00030D30">
        <w:rPr>
          <w:rFonts w:ascii="Georgia" w:hAnsi="Georgia"/>
          <w:sz w:val="18"/>
          <w:lang w:val="en-US"/>
        </w:rPr>
        <w:t>i</w:t>
      </w:r>
      <w:proofErr w:type="spellEnd"/>
      <w:r w:rsidRPr="00030D30">
        <w:rPr>
          <w:rFonts w:ascii="Georgia" w:hAnsi="Georgia"/>
          <w:sz w:val="18"/>
          <w:lang w:val="en-US"/>
        </w:rPr>
        <w:t>=i+1</w:t>
      </w:r>
    </w:p>
    <w:p w14:paraId="393F47FF" w14:textId="77777777" w:rsidR="00A73DB2" w:rsidRPr="0049630E" w:rsidRDefault="00A73DB2" w:rsidP="002A207E">
      <w:pPr>
        <w:spacing w:after="0"/>
        <w:rPr>
          <w:rFonts w:ascii="Georgia" w:hAnsi="Georgia"/>
          <w:sz w:val="18"/>
          <w:lang w:val="en-US"/>
        </w:rPr>
      </w:pPr>
      <w:r w:rsidRPr="0049630E">
        <w:rPr>
          <w:rFonts w:ascii="Georgia" w:hAnsi="Georgia"/>
          <w:sz w:val="18"/>
          <w:lang w:val="en-US"/>
        </w:rPr>
        <w:t>done &gt; &lt; FICHERO_SALIDA &gt;</w:t>
      </w:r>
    </w:p>
    <w:p w14:paraId="4BB9C872" w14:textId="77777777" w:rsidR="00A73DB2" w:rsidRPr="0049630E" w:rsidRDefault="00A73DB2" w:rsidP="002A207E">
      <w:pPr>
        <w:spacing w:after="0"/>
        <w:rPr>
          <w:rFonts w:ascii="Georgia" w:hAnsi="Georgia"/>
          <w:lang w:val="en-US"/>
        </w:rPr>
      </w:pPr>
    </w:p>
    <w:p w14:paraId="314B89D8" w14:textId="77777777" w:rsidR="00A73DB2" w:rsidRPr="0049630E" w:rsidRDefault="00A73DB2" w:rsidP="002A207E">
      <w:pPr>
        <w:rPr>
          <w:rFonts w:ascii="Georgia" w:hAnsi="Georgia"/>
          <w:sz w:val="28"/>
          <w:lang w:val="en-US"/>
        </w:rPr>
      </w:pPr>
    </w:p>
    <w:p w14:paraId="39F3E16F" w14:textId="77777777" w:rsidR="006A0F69" w:rsidRPr="00150D66" w:rsidRDefault="006A0F69">
      <w:pPr>
        <w:spacing w:line="276" w:lineRule="auto"/>
        <w:jc w:val="left"/>
        <w:rPr>
          <w:rFonts w:ascii="Georgia" w:hAnsi="Georgia"/>
          <w:color w:val="1F497D" w:themeColor="text2"/>
          <w:lang w:val="en-US"/>
        </w:rPr>
      </w:pPr>
      <w:r w:rsidRPr="00150D66">
        <w:rPr>
          <w:rFonts w:ascii="Georgia" w:hAnsi="Georgia"/>
          <w:color w:val="1F497D" w:themeColor="text2"/>
          <w:lang w:val="en-US"/>
        </w:rPr>
        <w:br w:type="page"/>
      </w:r>
    </w:p>
    <w:p w14:paraId="5C1C417B" w14:textId="77777777" w:rsidR="00423978" w:rsidRDefault="00A73DB2" w:rsidP="002A207E">
      <w:pPr>
        <w:rPr>
          <w:rFonts w:ascii="Georgia" w:hAnsi="Georgia"/>
          <w:color w:val="1F497D" w:themeColor="text2"/>
        </w:rPr>
      </w:pPr>
      <w:r>
        <w:rPr>
          <w:rFonts w:ascii="Georgia" w:hAnsi="Georgia"/>
          <w:color w:val="1F497D" w:themeColor="text2"/>
        </w:rPr>
        <w:lastRenderedPageBreak/>
        <w:t>Ejemplo de Salida   (Columna 2)</w:t>
      </w:r>
    </w:p>
    <w:p w14:paraId="4308E393" w14:textId="77777777" w:rsidR="00A73DB2" w:rsidRDefault="006864BA" w:rsidP="002A207E">
      <w:pPr>
        <w:rPr>
          <w:rFonts w:ascii="Georgia" w:hAnsi="Georgia"/>
          <w:color w:val="1F497D" w:themeColor="text2"/>
        </w:rPr>
      </w:pPr>
      <w:r>
        <w:rPr>
          <w:rFonts w:asciiTheme="minorHAnsi" w:hAnsiTheme="minorHAnsi"/>
          <w:noProof/>
          <w:lang w:val="en-GB" w:eastAsia="en-GB"/>
        </w:rPr>
        <mc:AlternateContent>
          <mc:Choice Requires="wps">
            <w:drawing>
              <wp:anchor distT="0" distB="0" distL="114300" distR="114300" simplePos="0" relativeHeight="251693056" behindDoc="1" locked="0" layoutInCell="1" allowOverlap="1" wp14:anchorId="36245F09" wp14:editId="2C5EADCB">
                <wp:simplePos x="0" y="0"/>
                <wp:positionH relativeFrom="column">
                  <wp:posOffset>-93980</wp:posOffset>
                </wp:positionH>
                <wp:positionV relativeFrom="paragraph">
                  <wp:posOffset>142240</wp:posOffset>
                </wp:positionV>
                <wp:extent cx="5974080" cy="2838450"/>
                <wp:effectExtent l="0" t="0" r="7620" b="0"/>
                <wp:wrapNone/>
                <wp:docPr id="29" name="2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4080" cy="283845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BA6BEF" id="25 Rectángulo" o:spid="_x0000_s1026" style="position:absolute;margin-left:-7.4pt;margin-top:11.2pt;width:470.4pt;height:223.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" fillcolor="#4f81bd [3204]" strokecolor="#243f60 [1604]" strokeweight="2pt">
                <v:fill opacity="0"/>
                <v:path arrowok="t"/>
              </v:rect>
            </w:pict>
          </mc:Fallback>
        </mc:AlternateContent>
      </w:r>
    </w:p>
    <w:p w14:paraId="470F5AB7" w14:textId="77777777" w:rsidR="00A73DB2" w:rsidRPr="00B22D50" w:rsidRDefault="00A73DB2" w:rsidP="002A207E">
      <w:pPr>
        <w:spacing w:after="0"/>
        <w:rPr>
          <w:rFonts w:ascii="Georgia" w:hAnsi="Georgia"/>
          <w:sz w:val="18"/>
          <w:lang w:val="en-US"/>
        </w:rPr>
      </w:pPr>
      <w:r w:rsidRPr="00B22D50">
        <w:rPr>
          <w:rFonts w:ascii="Georgia" w:hAnsi="Georgia"/>
          <w:sz w:val="18"/>
          <w:lang w:val="en-US"/>
        </w:rPr>
        <w:t>fichero2 &lt;- (fichero1</w:t>
      </w:r>
      <w:proofErr w:type="gramStart"/>
      <w:r w:rsidRPr="00B22D50">
        <w:rPr>
          <w:rFonts w:ascii="Georgia" w:hAnsi="Georgia"/>
          <w:sz w:val="18"/>
          <w:lang w:val="en-US"/>
        </w:rPr>
        <w:t>[,c</w:t>
      </w:r>
      <w:proofErr w:type="gramEnd"/>
      <w:r w:rsidRPr="00B22D50">
        <w:rPr>
          <w:rFonts w:ascii="Georgia" w:hAnsi="Georgia"/>
          <w:sz w:val="18"/>
          <w:lang w:val="en-US"/>
        </w:rPr>
        <w:t>(1,2)])</w:t>
      </w:r>
    </w:p>
    <w:p w14:paraId="3317EFEE" w14:textId="77777777" w:rsidR="00A73DB2" w:rsidRPr="00666E33" w:rsidRDefault="00A73DB2" w:rsidP="002A207E">
      <w:pPr>
        <w:spacing w:after="0"/>
        <w:rPr>
          <w:rFonts w:ascii="Georgia" w:hAnsi="Georgia"/>
          <w:sz w:val="18"/>
          <w:lang w:val="en-US"/>
        </w:rPr>
      </w:pPr>
      <w:r w:rsidRPr="00666E33">
        <w:rPr>
          <w:rFonts w:ascii="Georgia" w:hAnsi="Georgia"/>
          <w:sz w:val="18"/>
          <w:lang w:val="en-US"/>
        </w:rPr>
        <w:t xml:space="preserve">fichero2$Date.Time = </w:t>
      </w:r>
      <w:proofErr w:type="spellStart"/>
      <w:proofErr w:type="gramStart"/>
      <w:r w:rsidRPr="00666E33">
        <w:rPr>
          <w:rFonts w:ascii="Georgia" w:hAnsi="Georgia"/>
          <w:sz w:val="18"/>
          <w:lang w:val="en-US"/>
        </w:rPr>
        <w:t>as.POSIXct</w:t>
      </w:r>
      <w:proofErr w:type="spellEnd"/>
      <w:proofErr w:type="gramEnd"/>
      <w:r w:rsidRPr="00666E33">
        <w:rPr>
          <w:rFonts w:ascii="Georgia" w:hAnsi="Georgia"/>
          <w:sz w:val="18"/>
          <w:lang w:val="en-US"/>
        </w:rPr>
        <w:t>(fichero2$Date.Time, format="%Y-%m-%d %H:%M:%S",</w:t>
      </w:r>
      <w:proofErr w:type="spellStart"/>
      <w:r w:rsidRPr="00666E33">
        <w:rPr>
          <w:rFonts w:ascii="Georgia" w:hAnsi="Georgia"/>
          <w:sz w:val="18"/>
          <w:lang w:val="en-US"/>
        </w:rPr>
        <w:t>tz</w:t>
      </w:r>
      <w:proofErr w:type="spellEnd"/>
      <w:r w:rsidRPr="00666E33">
        <w:rPr>
          <w:rFonts w:ascii="Georgia" w:hAnsi="Georgia"/>
          <w:sz w:val="18"/>
          <w:lang w:val="en-US"/>
        </w:rPr>
        <w:t>="CET")</w:t>
      </w:r>
    </w:p>
    <w:p w14:paraId="385C41F2" w14:textId="77777777" w:rsidR="00A73DB2" w:rsidRPr="00666E33" w:rsidRDefault="00A73DB2" w:rsidP="002A207E">
      <w:pPr>
        <w:spacing w:after="0"/>
        <w:rPr>
          <w:rFonts w:ascii="Georgia" w:hAnsi="Georgia"/>
          <w:sz w:val="18"/>
          <w:lang w:val="en-US"/>
        </w:rPr>
      </w:pPr>
      <w:r w:rsidRPr="00666E33">
        <w:rPr>
          <w:rFonts w:ascii="Georgia" w:hAnsi="Georgia"/>
          <w:sz w:val="18"/>
          <w:lang w:val="en-US"/>
        </w:rPr>
        <w:t xml:space="preserve">fichero2$hour &lt;- </w:t>
      </w:r>
      <w:proofErr w:type="spellStart"/>
      <w:proofErr w:type="gramStart"/>
      <w:r w:rsidRPr="00666E33">
        <w:rPr>
          <w:rFonts w:ascii="Georgia" w:hAnsi="Georgia"/>
          <w:sz w:val="18"/>
          <w:lang w:val="en-US"/>
        </w:rPr>
        <w:t>as.numeric</w:t>
      </w:r>
      <w:proofErr w:type="spellEnd"/>
      <w:proofErr w:type="gramEnd"/>
      <w:r w:rsidRPr="00666E33">
        <w:rPr>
          <w:rFonts w:ascii="Georgia" w:hAnsi="Georgia"/>
          <w:sz w:val="18"/>
          <w:lang w:val="en-US"/>
        </w:rPr>
        <w:t>(format(fichero2$Date.Time, format="%H"))</w:t>
      </w:r>
    </w:p>
    <w:p w14:paraId="465ABB81" w14:textId="77777777" w:rsidR="00A73DB2" w:rsidRPr="00666E33" w:rsidRDefault="00A73DB2" w:rsidP="002A207E">
      <w:pPr>
        <w:spacing w:after="0"/>
        <w:rPr>
          <w:rFonts w:ascii="Georgia" w:hAnsi="Georgia"/>
          <w:sz w:val="18"/>
          <w:lang w:val="en-US"/>
        </w:rPr>
      </w:pPr>
      <w:r w:rsidRPr="00666E33">
        <w:rPr>
          <w:rFonts w:ascii="Georgia" w:hAnsi="Georgia"/>
          <w:sz w:val="18"/>
          <w:lang w:val="en-US"/>
        </w:rPr>
        <w:t xml:space="preserve">fichero2$Date.Time &lt;- </w:t>
      </w:r>
      <w:proofErr w:type="gramStart"/>
      <w:r w:rsidRPr="00666E33">
        <w:rPr>
          <w:rFonts w:ascii="Georgia" w:hAnsi="Georgia"/>
          <w:sz w:val="18"/>
          <w:lang w:val="en-US"/>
        </w:rPr>
        <w:t>format(</w:t>
      </w:r>
      <w:proofErr w:type="gramEnd"/>
      <w:r w:rsidRPr="00666E33">
        <w:rPr>
          <w:rFonts w:ascii="Georgia" w:hAnsi="Georgia"/>
          <w:sz w:val="18"/>
          <w:lang w:val="en-US"/>
        </w:rPr>
        <w:t>fichero2$Date.Time, format="%Y-%m-%d %H")</w:t>
      </w:r>
    </w:p>
    <w:p w14:paraId="21D80E7E" w14:textId="77777777" w:rsidR="00A73DB2" w:rsidRPr="00666E33" w:rsidRDefault="00A73DB2" w:rsidP="002A207E">
      <w:pPr>
        <w:spacing w:after="0"/>
        <w:rPr>
          <w:rFonts w:ascii="Georgia" w:hAnsi="Georgia"/>
          <w:sz w:val="18"/>
          <w:lang w:val="en-US"/>
        </w:rPr>
      </w:pPr>
      <w:proofErr w:type="spellStart"/>
      <w:r w:rsidRPr="00666E33">
        <w:rPr>
          <w:rFonts w:ascii="Georgia" w:hAnsi="Georgia"/>
          <w:sz w:val="18"/>
          <w:lang w:val="en-US"/>
        </w:rPr>
        <w:t>fichero</w:t>
      </w:r>
      <w:proofErr w:type="spellEnd"/>
      <w:r w:rsidRPr="00666E33">
        <w:rPr>
          <w:rFonts w:ascii="Georgia" w:hAnsi="Georgia"/>
          <w:sz w:val="18"/>
          <w:lang w:val="en-US"/>
        </w:rPr>
        <w:t xml:space="preserve"> &lt;- melt (fichero2, </w:t>
      </w:r>
      <w:proofErr w:type="gramStart"/>
      <w:r w:rsidRPr="00666E33">
        <w:rPr>
          <w:rFonts w:ascii="Georgia" w:hAnsi="Georgia"/>
          <w:sz w:val="18"/>
          <w:lang w:val="en-US"/>
        </w:rPr>
        <w:t>c(</w:t>
      </w:r>
      <w:proofErr w:type="gramEnd"/>
      <w:r w:rsidRPr="00666E33">
        <w:rPr>
          <w:rFonts w:ascii="Georgia" w:hAnsi="Georgia"/>
          <w:sz w:val="18"/>
          <w:lang w:val="en-US"/>
        </w:rPr>
        <w:t>"</w:t>
      </w:r>
      <w:proofErr w:type="spellStart"/>
      <w:r w:rsidRPr="00666E33">
        <w:rPr>
          <w:rFonts w:ascii="Georgia" w:hAnsi="Georgia"/>
          <w:sz w:val="18"/>
          <w:lang w:val="en-US"/>
        </w:rPr>
        <w:t>Date.Time</w:t>
      </w:r>
      <w:proofErr w:type="spellEnd"/>
      <w:r w:rsidRPr="00666E33">
        <w:rPr>
          <w:rFonts w:ascii="Georgia" w:hAnsi="Georgia"/>
          <w:sz w:val="18"/>
          <w:lang w:val="en-US"/>
        </w:rPr>
        <w:t>"))</w:t>
      </w:r>
    </w:p>
    <w:p w14:paraId="78B0CE50" w14:textId="77777777" w:rsidR="00A73DB2" w:rsidRPr="00666E33" w:rsidRDefault="00A73DB2" w:rsidP="002A207E">
      <w:pPr>
        <w:spacing w:after="0"/>
        <w:rPr>
          <w:rFonts w:ascii="Georgia" w:hAnsi="Georgia"/>
          <w:sz w:val="18"/>
          <w:lang w:val="en-US"/>
        </w:rPr>
      </w:pPr>
      <w:proofErr w:type="spellStart"/>
      <w:r w:rsidRPr="00666E33">
        <w:rPr>
          <w:rFonts w:ascii="Georgia" w:hAnsi="Georgia"/>
          <w:sz w:val="18"/>
          <w:lang w:val="en-US"/>
        </w:rPr>
        <w:t>fichero</w:t>
      </w:r>
      <w:proofErr w:type="spellEnd"/>
      <w:r w:rsidRPr="00666E33">
        <w:rPr>
          <w:rFonts w:ascii="Georgia" w:hAnsi="Georgia"/>
          <w:sz w:val="18"/>
          <w:lang w:val="en-US"/>
        </w:rPr>
        <w:t xml:space="preserve"> &lt;-cast (</w:t>
      </w:r>
      <w:proofErr w:type="spellStart"/>
      <w:r w:rsidRPr="00666E33">
        <w:rPr>
          <w:rFonts w:ascii="Georgia" w:hAnsi="Georgia"/>
          <w:sz w:val="18"/>
          <w:lang w:val="en-US"/>
        </w:rPr>
        <w:t>fichero</w:t>
      </w:r>
      <w:proofErr w:type="spellEnd"/>
      <w:r w:rsidRPr="00666E33">
        <w:rPr>
          <w:rFonts w:ascii="Georgia" w:hAnsi="Georgia"/>
          <w:sz w:val="18"/>
          <w:lang w:val="en-US"/>
        </w:rPr>
        <w:t xml:space="preserve">, </w:t>
      </w:r>
      <w:proofErr w:type="spellStart"/>
      <w:r w:rsidRPr="00666E33">
        <w:rPr>
          <w:rFonts w:ascii="Georgia" w:hAnsi="Georgia"/>
          <w:sz w:val="18"/>
          <w:lang w:val="en-US"/>
        </w:rPr>
        <w:t>Date.Time~variable</w:t>
      </w:r>
      <w:proofErr w:type="spellEnd"/>
      <w:r w:rsidRPr="00666E33">
        <w:rPr>
          <w:rFonts w:ascii="Georgia" w:hAnsi="Georgia"/>
          <w:sz w:val="18"/>
          <w:lang w:val="en-US"/>
        </w:rPr>
        <w:t>, mean)</w:t>
      </w:r>
    </w:p>
    <w:p w14:paraId="31E7CB66" w14:textId="77777777" w:rsidR="00A73DB2" w:rsidRPr="00666E33" w:rsidRDefault="00A73DB2" w:rsidP="002A207E">
      <w:pPr>
        <w:spacing w:after="0"/>
        <w:rPr>
          <w:rFonts w:ascii="Georgia" w:hAnsi="Georgia"/>
          <w:sz w:val="18"/>
          <w:lang w:val="en-US"/>
        </w:rPr>
      </w:pPr>
      <w:proofErr w:type="spellStart"/>
      <w:r w:rsidRPr="00666E33">
        <w:rPr>
          <w:rFonts w:ascii="Georgia" w:hAnsi="Georgia"/>
          <w:sz w:val="18"/>
          <w:lang w:val="en-US"/>
        </w:rPr>
        <w:t>fichero$Date.Time</w:t>
      </w:r>
      <w:proofErr w:type="spellEnd"/>
      <w:r w:rsidRPr="00666E33">
        <w:rPr>
          <w:rFonts w:ascii="Georgia" w:hAnsi="Georgia"/>
          <w:sz w:val="18"/>
          <w:lang w:val="en-US"/>
        </w:rPr>
        <w:t xml:space="preserve"> = </w:t>
      </w:r>
      <w:proofErr w:type="spellStart"/>
      <w:proofErr w:type="gramStart"/>
      <w:r w:rsidRPr="00666E33">
        <w:rPr>
          <w:rFonts w:ascii="Georgia" w:hAnsi="Georgia"/>
          <w:sz w:val="18"/>
          <w:lang w:val="en-US"/>
        </w:rPr>
        <w:t>as.POSIXct</w:t>
      </w:r>
      <w:proofErr w:type="spellEnd"/>
      <w:proofErr w:type="gramEnd"/>
      <w:r w:rsidRPr="00666E33">
        <w:rPr>
          <w:rFonts w:ascii="Georgia" w:hAnsi="Georgia"/>
          <w:sz w:val="18"/>
          <w:lang w:val="en-US"/>
        </w:rPr>
        <w:t>(</w:t>
      </w:r>
      <w:proofErr w:type="spellStart"/>
      <w:r w:rsidRPr="00666E33">
        <w:rPr>
          <w:rFonts w:ascii="Georgia" w:hAnsi="Georgia"/>
          <w:sz w:val="18"/>
          <w:lang w:val="en-US"/>
        </w:rPr>
        <w:t>fichero$Date.Time</w:t>
      </w:r>
      <w:proofErr w:type="spellEnd"/>
      <w:r w:rsidRPr="00666E33">
        <w:rPr>
          <w:rFonts w:ascii="Georgia" w:hAnsi="Georgia"/>
          <w:sz w:val="18"/>
          <w:lang w:val="en-US"/>
        </w:rPr>
        <w:t>, format="%Y-%m-%d",</w:t>
      </w:r>
      <w:proofErr w:type="spellStart"/>
      <w:r w:rsidRPr="00666E33">
        <w:rPr>
          <w:rFonts w:ascii="Georgia" w:hAnsi="Georgia"/>
          <w:sz w:val="18"/>
          <w:lang w:val="en-US"/>
        </w:rPr>
        <w:t>tz</w:t>
      </w:r>
      <w:proofErr w:type="spellEnd"/>
      <w:r w:rsidRPr="00666E33">
        <w:rPr>
          <w:rFonts w:ascii="Georgia" w:hAnsi="Georgia"/>
          <w:sz w:val="18"/>
          <w:lang w:val="en-US"/>
        </w:rPr>
        <w:t>="CET")</w:t>
      </w:r>
    </w:p>
    <w:p w14:paraId="2472D71B" w14:textId="77777777" w:rsidR="00A73DB2" w:rsidRPr="00666E33" w:rsidRDefault="00A73DB2" w:rsidP="002A207E">
      <w:pPr>
        <w:spacing w:after="0"/>
        <w:rPr>
          <w:rFonts w:ascii="Georgia" w:hAnsi="Georgia"/>
          <w:sz w:val="18"/>
          <w:lang w:val="en-US"/>
        </w:rPr>
      </w:pPr>
      <w:proofErr w:type="spellStart"/>
      <w:r w:rsidRPr="00666E33">
        <w:rPr>
          <w:rFonts w:ascii="Georgia" w:hAnsi="Georgia"/>
          <w:sz w:val="18"/>
          <w:lang w:val="en-US"/>
        </w:rPr>
        <w:t>sp</w:t>
      </w:r>
      <w:proofErr w:type="spellEnd"/>
      <w:r w:rsidRPr="00666E33">
        <w:rPr>
          <w:rFonts w:ascii="Georgia" w:hAnsi="Georgia"/>
          <w:sz w:val="18"/>
          <w:lang w:val="en-US"/>
        </w:rPr>
        <w:t xml:space="preserve"> &lt;- </w:t>
      </w:r>
      <w:proofErr w:type="spellStart"/>
      <w:r w:rsidRPr="00666E33">
        <w:rPr>
          <w:rFonts w:ascii="Georgia" w:hAnsi="Georgia"/>
          <w:sz w:val="18"/>
          <w:lang w:val="en-US"/>
        </w:rPr>
        <w:t>ggplot</w:t>
      </w:r>
      <w:proofErr w:type="spellEnd"/>
      <w:r w:rsidRPr="00666E33">
        <w:rPr>
          <w:rFonts w:ascii="Georgia" w:hAnsi="Georgia"/>
          <w:sz w:val="18"/>
          <w:lang w:val="en-US"/>
        </w:rPr>
        <w:t>(data=(</w:t>
      </w:r>
      <w:proofErr w:type="spellStart"/>
      <w:r w:rsidRPr="00666E33">
        <w:rPr>
          <w:rFonts w:ascii="Georgia" w:hAnsi="Georgia"/>
          <w:sz w:val="18"/>
          <w:lang w:val="en-US"/>
        </w:rPr>
        <w:t>fichero</w:t>
      </w:r>
      <w:proofErr w:type="spellEnd"/>
      <w:r w:rsidRPr="00666E33">
        <w:rPr>
          <w:rFonts w:ascii="Georgia" w:hAnsi="Georgia"/>
          <w:sz w:val="18"/>
          <w:lang w:val="en-US"/>
        </w:rPr>
        <w:t xml:space="preserve">), </w:t>
      </w:r>
      <w:proofErr w:type="spellStart"/>
      <w:r w:rsidRPr="00666E33">
        <w:rPr>
          <w:rFonts w:ascii="Georgia" w:hAnsi="Georgia"/>
          <w:sz w:val="18"/>
          <w:lang w:val="en-US"/>
        </w:rPr>
        <w:t>aes_string</w:t>
      </w:r>
      <w:proofErr w:type="spellEnd"/>
      <w:r w:rsidRPr="00666E33">
        <w:rPr>
          <w:rFonts w:ascii="Georgia" w:hAnsi="Georgia"/>
          <w:sz w:val="18"/>
          <w:lang w:val="en-US"/>
        </w:rPr>
        <w:t>(x=(</w:t>
      </w:r>
      <w:proofErr w:type="spellStart"/>
      <w:r w:rsidRPr="00666E33">
        <w:rPr>
          <w:rFonts w:ascii="Georgia" w:hAnsi="Georgia"/>
          <w:sz w:val="18"/>
          <w:lang w:val="en-US"/>
        </w:rPr>
        <w:t>colnames</w:t>
      </w:r>
      <w:proofErr w:type="spellEnd"/>
      <w:r w:rsidRPr="00666E33">
        <w:rPr>
          <w:rFonts w:ascii="Georgia" w:hAnsi="Georgia"/>
          <w:sz w:val="18"/>
          <w:lang w:val="en-US"/>
        </w:rPr>
        <w:t>(</w:t>
      </w:r>
      <w:proofErr w:type="spellStart"/>
      <w:r w:rsidRPr="00666E33">
        <w:rPr>
          <w:rFonts w:ascii="Georgia" w:hAnsi="Georgia"/>
          <w:sz w:val="18"/>
          <w:lang w:val="en-US"/>
        </w:rPr>
        <w:t>fichero</w:t>
      </w:r>
      <w:proofErr w:type="spellEnd"/>
      <w:proofErr w:type="gramStart"/>
      <w:r w:rsidRPr="00666E33">
        <w:rPr>
          <w:rFonts w:ascii="Georgia" w:hAnsi="Georgia"/>
          <w:sz w:val="18"/>
          <w:lang w:val="en-US"/>
        </w:rPr>
        <w:t>)[</w:t>
      </w:r>
      <w:proofErr w:type="gramEnd"/>
      <w:r w:rsidRPr="00666E33">
        <w:rPr>
          <w:rFonts w:ascii="Georgia" w:hAnsi="Georgia"/>
          <w:sz w:val="18"/>
          <w:lang w:val="en-US"/>
        </w:rPr>
        <w:t>3]), y=(</w:t>
      </w:r>
      <w:proofErr w:type="spellStart"/>
      <w:r w:rsidRPr="00666E33">
        <w:rPr>
          <w:rFonts w:ascii="Georgia" w:hAnsi="Georgia"/>
          <w:sz w:val="18"/>
          <w:lang w:val="en-US"/>
        </w:rPr>
        <w:t>colnames</w:t>
      </w:r>
      <w:proofErr w:type="spellEnd"/>
      <w:r w:rsidRPr="00666E33">
        <w:rPr>
          <w:rFonts w:ascii="Georgia" w:hAnsi="Georgia"/>
          <w:sz w:val="18"/>
          <w:lang w:val="en-US"/>
        </w:rPr>
        <w:t>(</w:t>
      </w:r>
      <w:proofErr w:type="spellStart"/>
      <w:r w:rsidRPr="00666E33">
        <w:rPr>
          <w:rFonts w:ascii="Georgia" w:hAnsi="Georgia"/>
          <w:sz w:val="18"/>
          <w:lang w:val="en-US"/>
        </w:rPr>
        <w:t>fichero</w:t>
      </w:r>
      <w:proofErr w:type="spellEnd"/>
      <w:r w:rsidRPr="00666E33">
        <w:rPr>
          <w:rFonts w:ascii="Georgia" w:hAnsi="Georgia"/>
          <w:sz w:val="18"/>
          <w:lang w:val="en-US"/>
        </w:rPr>
        <w:t>)[2]), group="</w:t>
      </w:r>
      <w:proofErr w:type="spellStart"/>
      <w:r w:rsidRPr="00666E33">
        <w:rPr>
          <w:rFonts w:ascii="Georgia" w:hAnsi="Georgia"/>
          <w:sz w:val="18"/>
          <w:lang w:val="en-US"/>
        </w:rPr>
        <w:t>Date.Time</w:t>
      </w:r>
      <w:proofErr w:type="spellEnd"/>
      <w:r w:rsidRPr="00666E33">
        <w:rPr>
          <w:rFonts w:ascii="Georgia" w:hAnsi="Georgia"/>
          <w:sz w:val="18"/>
          <w:lang w:val="en-US"/>
        </w:rPr>
        <w:t xml:space="preserve">")) + </w:t>
      </w:r>
      <w:proofErr w:type="spellStart"/>
      <w:r w:rsidRPr="00666E33">
        <w:rPr>
          <w:rFonts w:ascii="Georgia" w:hAnsi="Georgia"/>
          <w:sz w:val="18"/>
          <w:lang w:val="en-US"/>
        </w:rPr>
        <w:t>geom_line</w:t>
      </w:r>
      <w:proofErr w:type="spellEnd"/>
      <w:r w:rsidRPr="00666E33">
        <w:rPr>
          <w:rFonts w:ascii="Georgia" w:hAnsi="Georgia"/>
          <w:sz w:val="18"/>
          <w:lang w:val="en-US"/>
        </w:rPr>
        <w:t>()</w:t>
      </w:r>
    </w:p>
    <w:p w14:paraId="64B2F27C" w14:textId="77777777" w:rsidR="00A73DB2" w:rsidRPr="00666E33" w:rsidRDefault="00A73DB2" w:rsidP="002A207E">
      <w:pPr>
        <w:spacing w:after="0"/>
        <w:rPr>
          <w:rFonts w:ascii="Georgia" w:hAnsi="Georgia"/>
          <w:sz w:val="18"/>
          <w:lang w:val="en-US"/>
        </w:rPr>
      </w:pPr>
      <w:proofErr w:type="spellStart"/>
      <w:r w:rsidRPr="00666E33">
        <w:rPr>
          <w:rFonts w:ascii="Georgia" w:hAnsi="Georgia"/>
          <w:sz w:val="18"/>
          <w:lang w:val="en-US"/>
        </w:rPr>
        <w:t>sp</w:t>
      </w:r>
      <w:proofErr w:type="spellEnd"/>
      <w:r w:rsidRPr="00666E33">
        <w:rPr>
          <w:rFonts w:ascii="Georgia" w:hAnsi="Georgia"/>
          <w:sz w:val="18"/>
          <w:lang w:val="en-US"/>
        </w:rPr>
        <w:t xml:space="preserve"> + </w:t>
      </w:r>
      <w:proofErr w:type="spellStart"/>
      <w:r w:rsidRPr="00666E33">
        <w:rPr>
          <w:rFonts w:ascii="Georgia" w:hAnsi="Georgia"/>
          <w:sz w:val="18"/>
          <w:lang w:val="en-US"/>
        </w:rPr>
        <w:t>facet_</w:t>
      </w:r>
      <w:proofErr w:type="gramStart"/>
      <w:r w:rsidRPr="00666E33">
        <w:rPr>
          <w:rFonts w:ascii="Georgia" w:hAnsi="Georgia"/>
          <w:sz w:val="18"/>
          <w:lang w:val="en-US"/>
        </w:rPr>
        <w:t>wrap</w:t>
      </w:r>
      <w:proofErr w:type="spellEnd"/>
      <w:r w:rsidRPr="00666E33">
        <w:rPr>
          <w:rFonts w:ascii="Georgia" w:hAnsi="Georgia"/>
          <w:sz w:val="18"/>
          <w:lang w:val="en-US"/>
        </w:rPr>
        <w:t>( ~</w:t>
      </w:r>
      <w:proofErr w:type="gramEnd"/>
      <w:r w:rsidRPr="00666E33">
        <w:rPr>
          <w:rFonts w:ascii="Georgia" w:hAnsi="Georgia"/>
          <w:sz w:val="18"/>
          <w:lang w:val="en-US"/>
        </w:rPr>
        <w:t xml:space="preserve"> </w:t>
      </w:r>
      <w:proofErr w:type="spellStart"/>
      <w:r w:rsidRPr="00666E33">
        <w:rPr>
          <w:rFonts w:ascii="Georgia" w:hAnsi="Georgia"/>
          <w:sz w:val="18"/>
          <w:lang w:val="en-US"/>
        </w:rPr>
        <w:t>Date.Time</w:t>
      </w:r>
      <w:proofErr w:type="spellEnd"/>
      <w:r w:rsidRPr="00666E33">
        <w:rPr>
          <w:rFonts w:ascii="Georgia" w:hAnsi="Georgia"/>
          <w:sz w:val="18"/>
          <w:lang w:val="en-US"/>
        </w:rPr>
        <w:t xml:space="preserve">, </w:t>
      </w:r>
      <w:proofErr w:type="spellStart"/>
      <w:r w:rsidRPr="00666E33">
        <w:rPr>
          <w:rFonts w:ascii="Georgia" w:hAnsi="Georgia"/>
          <w:sz w:val="18"/>
          <w:lang w:val="en-US"/>
        </w:rPr>
        <w:t>ncol</w:t>
      </w:r>
      <w:proofErr w:type="spellEnd"/>
      <w:r w:rsidRPr="00666E33">
        <w:rPr>
          <w:rFonts w:ascii="Georgia" w:hAnsi="Georgia"/>
          <w:sz w:val="18"/>
          <w:lang w:val="en-US"/>
        </w:rPr>
        <w:t>=2)</w:t>
      </w:r>
    </w:p>
    <w:p w14:paraId="400D6A6B" w14:textId="77777777" w:rsidR="00A73DB2" w:rsidRPr="00666E33" w:rsidRDefault="00A73DB2" w:rsidP="002A207E">
      <w:pPr>
        <w:spacing w:after="0"/>
        <w:rPr>
          <w:rFonts w:ascii="Georgia" w:hAnsi="Georgia"/>
          <w:sz w:val="18"/>
          <w:lang w:val="en-US"/>
        </w:rPr>
      </w:pPr>
      <w:r w:rsidRPr="00666E33">
        <w:rPr>
          <w:rFonts w:ascii="Georgia" w:hAnsi="Georgia"/>
          <w:sz w:val="18"/>
          <w:lang w:val="en-US"/>
        </w:rPr>
        <w:t xml:space="preserve">p &lt;- </w:t>
      </w:r>
      <w:proofErr w:type="spellStart"/>
      <w:proofErr w:type="gramStart"/>
      <w:r w:rsidRPr="00666E33">
        <w:rPr>
          <w:rFonts w:ascii="Georgia" w:hAnsi="Georgia"/>
          <w:sz w:val="18"/>
          <w:lang w:val="en-US"/>
        </w:rPr>
        <w:t>ggplotly</w:t>
      </w:r>
      <w:proofErr w:type="spellEnd"/>
      <w:r w:rsidRPr="00666E33">
        <w:rPr>
          <w:rFonts w:ascii="Georgia" w:hAnsi="Georgia"/>
          <w:sz w:val="18"/>
          <w:lang w:val="en-US"/>
        </w:rPr>
        <w:t>(</w:t>
      </w:r>
      <w:proofErr w:type="gramEnd"/>
      <w:r w:rsidRPr="00666E33">
        <w:rPr>
          <w:rFonts w:ascii="Georgia" w:hAnsi="Georgia"/>
          <w:sz w:val="18"/>
          <w:lang w:val="en-US"/>
        </w:rPr>
        <w:t>)</w:t>
      </w:r>
    </w:p>
    <w:p w14:paraId="5DB86FDF" w14:textId="77777777" w:rsidR="00A73DB2" w:rsidRPr="00666E33" w:rsidRDefault="00A73DB2" w:rsidP="002A207E">
      <w:pPr>
        <w:spacing w:after="0"/>
        <w:rPr>
          <w:rFonts w:ascii="Georgia" w:hAnsi="Georgia"/>
          <w:sz w:val="18"/>
          <w:lang w:val="en-US"/>
        </w:rPr>
      </w:pPr>
      <w:proofErr w:type="spellStart"/>
      <w:r w:rsidRPr="00666E33">
        <w:rPr>
          <w:rFonts w:ascii="Georgia" w:hAnsi="Georgia"/>
          <w:sz w:val="18"/>
          <w:lang w:val="en-US"/>
        </w:rPr>
        <w:t>ggsave</w:t>
      </w:r>
      <w:proofErr w:type="spellEnd"/>
      <w:r w:rsidRPr="00666E33">
        <w:rPr>
          <w:rFonts w:ascii="Georgia" w:hAnsi="Georgia"/>
          <w:sz w:val="18"/>
          <w:lang w:val="en-US"/>
        </w:rPr>
        <w:t>(filename="myPlot2.png")</w:t>
      </w:r>
    </w:p>
    <w:p w14:paraId="07A8B886" w14:textId="77777777" w:rsidR="00A73DB2" w:rsidRDefault="00A73DB2" w:rsidP="002A207E">
      <w:pPr>
        <w:rPr>
          <w:sz w:val="24"/>
          <w:lang w:val="en-US"/>
        </w:rPr>
      </w:pPr>
      <w:r w:rsidRPr="0049630E">
        <w:rPr>
          <w:sz w:val="24"/>
          <w:lang w:val="en-US"/>
        </w:rPr>
        <w:br w:type="page"/>
      </w:r>
    </w:p>
    <w:p w14:paraId="6EBB9F7B" w14:textId="77777777" w:rsidR="00A73DB2" w:rsidRDefault="00D76773" w:rsidP="002A207E">
      <w:pPr>
        <w:pStyle w:val="Heading2"/>
      </w:pPr>
      <w:bookmarkStart w:id="151" w:name="_Toc488444295"/>
      <w:r>
        <w:lastRenderedPageBreak/>
        <w:t xml:space="preserve">Tipos de </w:t>
      </w:r>
      <w:r w:rsidR="00A73DB2">
        <w:t>Gráficas</w:t>
      </w:r>
      <w:bookmarkEnd w:id="151"/>
      <w:r w:rsidR="00A73DB2">
        <w:t xml:space="preserve">  </w:t>
      </w:r>
    </w:p>
    <w:p w14:paraId="2EE2115E" w14:textId="77777777" w:rsidR="00A73DB2" w:rsidRDefault="00A73DB2" w:rsidP="002A207E">
      <w:pPr>
        <w:rPr>
          <w:rFonts w:ascii="Georgia" w:hAnsi="Georgia"/>
        </w:rPr>
      </w:pPr>
      <w:r>
        <w:rPr>
          <w:rFonts w:ascii="Georgia" w:hAnsi="Georgia"/>
        </w:rPr>
        <w:t>En esta sección se presentan los diferentes tipos de gráficos generados en R:</w:t>
      </w:r>
    </w:p>
    <w:p w14:paraId="31C11B57" w14:textId="77777777" w:rsidR="00A73DB2" w:rsidRPr="00000592" w:rsidRDefault="00A73DB2" w:rsidP="002A207E">
      <w:pPr>
        <w:rPr>
          <w:rFonts w:ascii="Georgia" w:hAnsi="Georgia"/>
        </w:rPr>
      </w:pPr>
    </w:p>
    <w:p w14:paraId="5842AA6D" w14:textId="77777777" w:rsidR="00A73DB2" w:rsidRDefault="00A73DB2" w:rsidP="002A207E">
      <w:pPr>
        <w:rPr>
          <w:rFonts w:ascii="Georgia" w:hAnsi="Georgia"/>
          <w:color w:val="1F497D" w:themeColor="text2"/>
        </w:rPr>
      </w:pPr>
      <w:r>
        <w:rPr>
          <w:rFonts w:ascii="Georgia" w:hAnsi="Georgia"/>
          <w:color w:val="1F497D" w:themeColor="text2"/>
        </w:rPr>
        <w:t>Gráficas simples (validación puntual)</w:t>
      </w:r>
    </w:p>
    <w:p w14:paraId="1090FEED" w14:textId="77777777" w:rsidR="00A73DB2" w:rsidRDefault="00A73DB2" w:rsidP="002A207E">
      <w:pPr>
        <w:jc w:val="center"/>
        <w:rPr>
          <w:rFonts w:ascii="Georgia" w:hAnsi="Georgia"/>
          <w:color w:val="1F497D" w:themeColor="text2"/>
        </w:rPr>
      </w:pPr>
      <w:r>
        <w:rPr>
          <w:rFonts w:ascii="Georgia" w:hAnsi="Georgia"/>
          <w:noProof/>
          <w:color w:val="1F497D" w:themeColor="text2"/>
          <w:lang w:val="en-GB" w:eastAsia="en-GB"/>
        </w:rPr>
        <w:drawing>
          <wp:inline distT="0" distB="0" distL="0" distR="0" wp14:anchorId="473E1033" wp14:editId="33004AFF">
            <wp:extent cx="5400040" cy="2569954"/>
            <wp:effectExtent l="19050" t="0" r="0" b="0"/>
            <wp:docPr id="25" name="Imagen 1" descr="C:\Users\agsf111\Desktop\TFM - MC2 2016\Documentos tecnicos - Google scholar\ggplot2\2 Ficheros antes de generalizacion Solucion Mar\Grafico-simple 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sf111\Desktop\TFM - MC2 2016\Documentos tecnicos - Google scholar\ggplot2\2 Ficheros antes de generalizacion Solucion Mar\Grafico-simple 1A.png"/>
                    <pic:cNvPicPr>
                      <a:picLocks noChangeAspect="1" noChangeArrowheads="1"/>
                    </pic:cNvPicPr>
                  </pic:nvPicPr>
                  <pic:blipFill>
                    <a:blip r:embed="rId47" cstate="print"/>
                    <a:srcRect/>
                    <a:stretch>
                      <a:fillRect/>
                    </a:stretch>
                  </pic:blipFill>
                  <pic:spPr bwMode="auto">
                    <a:xfrm>
                      <a:off x="0" y="0"/>
                      <a:ext cx="5400040" cy="2569954"/>
                    </a:xfrm>
                    <a:prstGeom prst="rect">
                      <a:avLst/>
                    </a:prstGeom>
                    <a:noFill/>
                    <a:ln w="9525">
                      <a:noFill/>
                      <a:miter lim="800000"/>
                      <a:headEnd/>
                      <a:tailEnd/>
                    </a:ln>
                  </pic:spPr>
                </pic:pic>
              </a:graphicData>
            </a:graphic>
          </wp:inline>
        </w:drawing>
      </w:r>
    </w:p>
    <w:p w14:paraId="25909015" w14:textId="77777777" w:rsidR="00A73DB2" w:rsidRDefault="00A73DB2" w:rsidP="002A207E">
      <w:pPr>
        <w:rPr>
          <w:rFonts w:ascii="Georgia" w:hAnsi="Georgia"/>
          <w:color w:val="1F497D" w:themeColor="text2"/>
        </w:rPr>
      </w:pPr>
      <w:r>
        <w:rPr>
          <w:rFonts w:ascii="Georgia" w:hAnsi="Georgia"/>
          <w:color w:val="1F497D" w:themeColor="text2"/>
        </w:rPr>
        <w:t>Gráficas 2 semanas por zona  (comparación)</w:t>
      </w:r>
    </w:p>
    <w:p w14:paraId="35F44222" w14:textId="77777777" w:rsidR="00A73DB2" w:rsidRDefault="00A73DB2" w:rsidP="002A207E">
      <w:pPr>
        <w:rPr>
          <w:rFonts w:ascii="Georgia" w:hAnsi="Georgia"/>
          <w:color w:val="1F497D" w:themeColor="text2"/>
        </w:rPr>
      </w:pPr>
    </w:p>
    <w:p w14:paraId="7699D748" w14:textId="77777777" w:rsidR="00A73DB2" w:rsidRDefault="00A73DB2" w:rsidP="002A207E">
      <w:pPr>
        <w:jc w:val="center"/>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noProof/>
          <w:color w:val="17365D" w:themeColor="text2" w:themeShade="BF"/>
          <w:spacing w:val="5"/>
          <w:kern w:val="28"/>
          <w:sz w:val="52"/>
          <w:szCs w:val="52"/>
          <w:lang w:val="en-GB" w:eastAsia="en-GB"/>
        </w:rPr>
        <w:drawing>
          <wp:inline distT="0" distB="0" distL="0" distR="0" wp14:anchorId="2D49E3A4" wp14:editId="06AEDD9A">
            <wp:extent cx="5397607" cy="3169403"/>
            <wp:effectExtent l="19050" t="0" r="0" b="0"/>
            <wp:docPr id="26" name="Imagen 2" descr="C:\Users\agsf111\Desktop\TFM - MC2 2016\Documentos tecnicos - Google scholar\ggplot2\Haziu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sf111\Desktop\TFM - MC2 2016\Documentos tecnicos - Google scholar\ggplot2\Hazium_1.png"/>
                    <pic:cNvPicPr>
                      <a:picLocks noChangeAspect="1" noChangeArrowheads="1"/>
                    </pic:cNvPicPr>
                  </pic:nvPicPr>
                  <pic:blipFill>
                    <a:blip r:embed="rId48" cstate="print"/>
                    <a:srcRect/>
                    <a:stretch>
                      <a:fillRect/>
                    </a:stretch>
                  </pic:blipFill>
                  <pic:spPr bwMode="auto">
                    <a:xfrm>
                      <a:off x="0" y="0"/>
                      <a:ext cx="5400040" cy="3170832"/>
                    </a:xfrm>
                    <a:prstGeom prst="rect">
                      <a:avLst/>
                    </a:prstGeom>
                    <a:noFill/>
                    <a:ln w="9525">
                      <a:noFill/>
                      <a:miter lim="800000"/>
                      <a:headEnd/>
                      <a:tailEnd/>
                    </a:ln>
                  </pic:spPr>
                </pic:pic>
              </a:graphicData>
            </a:graphic>
          </wp:inline>
        </w:drawing>
      </w:r>
    </w:p>
    <w:p w14:paraId="06E4E98F" w14:textId="77777777" w:rsidR="00772E1C" w:rsidRDefault="00772E1C" w:rsidP="002A207E">
      <w:pPr>
        <w:jc w:val="left"/>
        <w:rPr>
          <w:rFonts w:asciiTheme="majorHAnsi" w:eastAsiaTheme="majorEastAsia" w:hAnsiTheme="majorHAnsi" w:cstheme="majorBidi"/>
          <w:color w:val="17365D" w:themeColor="text2" w:themeShade="BF"/>
          <w:spacing w:val="5"/>
          <w:kern w:val="28"/>
          <w:sz w:val="52"/>
          <w:szCs w:val="52"/>
        </w:rPr>
      </w:pPr>
      <w:r>
        <w:br w:type="page"/>
      </w:r>
    </w:p>
    <w:p w14:paraId="16E0C4EE" w14:textId="77777777" w:rsidR="00A73DB2" w:rsidRDefault="00A0357C" w:rsidP="002A207E">
      <w:pPr>
        <w:pStyle w:val="Heading1"/>
      </w:pPr>
      <w:r>
        <w:lastRenderedPageBreak/>
        <w:t xml:space="preserve">  </w:t>
      </w:r>
      <w:bookmarkStart w:id="152" w:name="_Toc488444296"/>
      <w:proofErr w:type="spellStart"/>
      <w:r w:rsidR="00A73DB2">
        <w:t>Bibliografía</w:t>
      </w:r>
      <w:bookmarkEnd w:id="152"/>
      <w:proofErr w:type="spellEnd"/>
    </w:p>
    <w:p w14:paraId="47EF97DB" w14:textId="77777777" w:rsidR="00071D0B" w:rsidRDefault="00071D0B" w:rsidP="00071D0B">
      <w:pPr>
        <w:pStyle w:val="ListParagraph"/>
        <w:shd w:val="clear" w:color="auto" w:fill="FFFFFF"/>
        <w:spacing w:after="0" w:line="240" w:lineRule="auto"/>
        <w:rPr>
          <w:rFonts w:ascii="Times New Roman" w:eastAsia="Times New Roman" w:hAnsi="Times New Roman" w:cs="Times New Roman"/>
          <w:i/>
          <w:color w:val="333333"/>
          <w:lang w:val="en-US" w:eastAsia="es-ES"/>
        </w:rPr>
      </w:pPr>
    </w:p>
    <w:p w14:paraId="4DA18BA4" w14:textId="77777777" w:rsidR="00071D0B" w:rsidRPr="008C60A8" w:rsidRDefault="00071D0B" w:rsidP="00071D0B">
      <w:pPr>
        <w:pStyle w:val="ListParagraph"/>
        <w:numPr>
          <w:ilvl w:val="0"/>
          <w:numId w:val="25"/>
        </w:numPr>
        <w:shd w:val="clear" w:color="auto" w:fill="FFFFFF"/>
        <w:spacing w:after="0" w:line="240" w:lineRule="auto"/>
        <w:rPr>
          <w:rFonts w:ascii="Times New Roman" w:eastAsia="Times New Roman" w:hAnsi="Times New Roman" w:cs="Times New Roman"/>
          <w:i/>
          <w:color w:val="333333"/>
          <w:lang w:val="en-US" w:eastAsia="es-ES"/>
        </w:rPr>
      </w:pPr>
      <w:r w:rsidRPr="008C60A8">
        <w:rPr>
          <w:rFonts w:ascii="Times New Roman" w:eastAsia="Times New Roman" w:hAnsi="Times New Roman" w:cs="Times New Roman"/>
          <w:i/>
          <w:color w:val="333333"/>
          <w:lang w:val="en-US" w:eastAsia="es-ES"/>
        </w:rPr>
        <w:t>R in Action - Data Analysis and Graphics with R</w:t>
      </w:r>
    </w:p>
    <w:p w14:paraId="4976FFAC" w14:textId="77777777" w:rsidR="00071D0B" w:rsidRDefault="00071D0B" w:rsidP="00071D0B">
      <w:pPr>
        <w:shd w:val="clear" w:color="auto" w:fill="FFFFFF"/>
        <w:spacing w:after="0" w:line="240" w:lineRule="auto"/>
        <w:jc w:val="left"/>
        <w:rPr>
          <w:rFonts w:ascii="Times New Roman" w:eastAsia="Times New Roman" w:hAnsi="Times New Roman" w:cs="Times New Roman"/>
          <w:i/>
          <w:lang w:val="en-US" w:eastAsia="es-ES"/>
        </w:rPr>
      </w:pPr>
      <w:r w:rsidRPr="00E10D49">
        <w:rPr>
          <w:rFonts w:ascii="Times New Roman" w:eastAsia="Times New Roman" w:hAnsi="Times New Roman" w:cs="Times New Roman"/>
          <w:lang w:val="en-US" w:eastAsia="es-ES"/>
        </w:rPr>
        <w:t xml:space="preserve">    </w:t>
      </w:r>
      <w:r w:rsidRPr="00E10D49">
        <w:rPr>
          <w:rFonts w:ascii="Times New Roman" w:eastAsia="Times New Roman" w:hAnsi="Times New Roman" w:cs="Times New Roman"/>
          <w:lang w:val="en-US" w:eastAsia="es-ES"/>
        </w:rPr>
        <w:tab/>
      </w:r>
      <w:r>
        <w:rPr>
          <w:rFonts w:ascii="Times New Roman" w:eastAsia="Times New Roman" w:hAnsi="Times New Roman" w:cs="Times New Roman"/>
          <w:i/>
          <w:lang w:val="en-US" w:eastAsia="es-ES"/>
        </w:rPr>
        <w:t xml:space="preserve">Robert </w:t>
      </w:r>
      <w:proofErr w:type="spellStart"/>
      <w:proofErr w:type="gramStart"/>
      <w:r>
        <w:rPr>
          <w:rFonts w:ascii="Times New Roman" w:eastAsia="Times New Roman" w:hAnsi="Times New Roman" w:cs="Times New Roman"/>
          <w:i/>
          <w:lang w:val="en-US" w:eastAsia="es-ES"/>
        </w:rPr>
        <w:t>I.</w:t>
      </w:r>
      <w:r w:rsidRPr="00FE4212">
        <w:rPr>
          <w:rFonts w:ascii="Times New Roman" w:eastAsia="Times New Roman" w:hAnsi="Times New Roman" w:cs="Times New Roman"/>
          <w:i/>
          <w:lang w:val="en-US" w:eastAsia="es-ES"/>
        </w:rPr>
        <w:t>Kabacoff</w:t>
      </w:r>
      <w:proofErr w:type="spellEnd"/>
      <w:proofErr w:type="gramEnd"/>
      <w:r w:rsidRPr="00E10D49">
        <w:rPr>
          <w:rFonts w:ascii="Times New Roman" w:eastAsia="Times New Roman" w:hAnsi="Times New Roman" w:cs="Times New Roman"/>
          <w:i/>
          <w:lang w:val="en-US" w:eastAsia="es-ES"/>
        </w:rPr>
        <w:t>.</w:t>
      </w:r>
      <w:r>
        <w:rPr>
          <w:rFonts w:ascii="Times New Roman" w:eastAsia="Times New Roman" w:hAnsi="Times New Roman" w:cs="Times New Roman"/>
          <w:i/>
          <w:lang w:val="en-US" w:eastAsia="es-ES"/>
        </w:rPr>
        <w:t xml:space="preserve"> </w:t>
      </w:r>
      <w:r w:rsidRPr="00E10D49">
        <w:rPr>
          <w:rFonts w:ascii="Times New Roman" w:eastAsia="Times New Roman" w:hAnsi="Times New Roman" w:cs="Times New Roman"/>
          <w:i/>
          <w:lang w:val="en-US" w:eastAsia="es-ES"/>
        </w:rPr>
        <w:t xml:space="preserve">  </w:t>
      </w:r>
      <w:r w:rsidRPr="00E10D49">
        <w:rPr>
          <w:rFonts w:ascii="Times New Roman" w:hAnsi="Times New Roman" w:cs="Times New Roman"/>
          <w:i/>
          <w:szCs w:val="18"/>
          <w:lang w:val="en-US"/>
        </w:rPr>
        <w:t>Manning Publications</w:t>
      </w:r>
      <w:r w:rsidRPr="00E10D49">
        <w:rPr>
          <w:rFonts w:ascii="Times New Roman" w:eastAsia="Times New Roman" w:hAnsi="Times New Roman" w:cs="Times New Roman"/>
          <w:i/>
          <w:sz w:val="28"/>
          <w:lang w:val="en-US" w:eastAsia="es-ES"/>
        </w:rPr>
        <w:t xml:space="preserve"> </w:t>
      </w:r>
      <w:r w:rsidRPr="00E10D49">
        <w:rPr>
          <w:rFonts w:ascii="Times New Roman" w:eastAsia="Times New Roman" w:hAnsi="Times New Roman" w:cs="Times New Roman"/>
          <w:i/>
          <w:lang w:val="en-US" w:eastAsia="es-ES"/>
        </w:rPr>
        <w:t>(</w:t>
      </w:r>
      <w:r w:rsidRPr="00FE4212">
        <w:rPr>
          <w:rFonts w:ascii="Times New Roman" w:eastAsia="Times New Roman" w:hAnsi="Times New Roman" w:cs="Times New Roman"/>
          <w:i/>
          <w:lang w:val="en-US" w:eastAsia="es-ES"/>
        </w:rPr>
        <w:t>2011</w:t>
      </w:r>
      <w:r w:rsidRPr="00E10D49">
        <w:rPr>
          <w:rFonts w:ascii="Times New Roman" w:eastAsia="Times New Roman" w:hAnsi="Times New Roman" w:cs="Times New Roman"/>
          <w:i/>
          <w:lang w:val="en-US" w:eastAsia="es-ES"/>
        </w:rPr>
        <w:t>) </w:t>
      </w:r>
    </w:p>
    <w:p w14:paraId="753B554E" w14:textId="77777777" w:rsidR="00071D0B" w:rsidRPr="00FE4212" w:rsidRDefault="00071D0B" w:rsidP="00071D0B">
      <w:pPr>
        <w:shd w:val="clear" w:color="auto" w:fill="FFFFFF"/>
        <w:spacing w:after="0" w:line="240" w:lineRule="auto"/>
        <w:jc w:val="left"/>
        <w:rPr>
          <w:rFonts w:ascii="Times New Roman" w:eastAsia="Times New Roman" w:hAnsi="Times New Roman" w:cs="Times New Roman"/>
          <w:i/>
          <w:color w:val="777777"/>
          <w:lang w:val="en-US" w:eastAsia="es-ES"/>
        </w:rPr>
      </w:pPr>
    </w:p>
    <w:p w14:paraId="004479CA" w14:textId="77777777" w:rsidR="00071D0B" w:rsidRPr="00914F29" w:rsidRDefault="00071D0B" w:rsidP="00071D0B">
      <w:pPr>
        <w:pStyle w:val="ListParagraph"/>
        <w:numPr>
          <w:ilvl w:val="0"/>
          <w:numId w:val="25"/>
        </w:numPr>
        <w:spacing w:after="0" w:line="240" w:lineRule="auto"/>
        <w:rPr>
          <w:rFonts w:ascii="Times-Roman" w:hAnsi="Times-Roman" w:cs="Times-Roman"/>
          <w:lang w:val="en-US"/>
        </w:rPr>
      </w:pPr>
      <w:r w:rsidRPr="00914F29">
        <w:rPr>
          <w:rFonts w:ascii="Times New Roman" w:hAnsi="Times New Roman" w:cs="Times New Roman"/>
          <w:i/>
          <w:lang w:val="en-US"/>
        </w:rPr>
        <w:t>The R Book</w:t>
      </w:r>
      <w:r w:rsidRPr="00914F29">
        <w:rPr>
          <w:rFonts w:ascii="Times New Roman" w:hAnsi="Times New Roman" w:cs="Times New Roman"/>
          <w:lang w:val="en-US"/>
        </w:rPr>
        <w:t xml:space="preserve"> </w:t>
      </w:r>
    </w:p>
    <w:p w14:paraId="5E00F5F3" w14:textId="77777777" w:rsidR="00071D0B" w:rsidRPr="00914F29" w:rsidRDefault="00071D0B" w:rsidP="00071D0B">
      <w:pPr>
        <w:spacing w:after="0" w:line="240" w:lineRule="auto"/>
        <w:ind w:firstLine="708"/>
        <w:rPr>
          <w:rFonts w:ascii="Times New Roman" w:hAnsi="Times New Roman" w:cs="Times New Roman"/>
          <w:i/>
          <w:lang w:val="en-US"/>
        </w:rPr>
      </w:pPr>
      <w:r w:rsidRPr="00914F29">
        <w:rPr>
          <w:rFonts w:ascii="Times New Roman" w:hAnsi="Times New Roman" w:cs="Times New Roman"/>
          <w:i/>
          <w:lang w:val="en-US"/>
        </w:rPr>
        <w:t>John Wiley &amp; Sons (2013)</w:t>
      </w:r>
    </w:p>
    <w:p w14:paraId="65E854A0" w14:textId="77777777" w:rsidR="00071D0B" w:rsidRDefault="00071D0B" w:rsidP="00071D0B">
      <w:pPr>
        <w:spacing w:after="0" w:line="240" w:lineRule="auto"/>
        <w:ind w:firstLine="708"/>
        <w:rPr>
          <w:rFonts w:ascii="Times New Roman" w:hAnsi="Times New Roman" w:cs="Times New Roman"/>
          <w:i/>
          <w:sz w:val="20"/>
          <w:szCs w:val="16"/>
          <w:lang w:val="en-US"/>
        </w:rPr>
      </w:pPr>
    </w:p>
    <w:p w14:paraId="1D037530" w14:textId="77777777" w:rsidR="00071D0B" w:rsidRPr="00AC4CC3" w:rsidRDefault="00071D0B" w:rsidP="00071D0B">
      <w:pPr>
        <w:pStyle w:val="ListParagraph"/>
        <w:numPr>
          <w:ilvl w:val="0"/>
          <w:numId w:val="25"/>
        </w:numPr>
        <w:autoSpaceDE w:val="0"/>
        <w:autoSpaceDN w:val="0"/>
        <w:adjustRightInd w:val="0"/>
        <w:spacing w:after="0" w:line="240" w:lineRule="auto"/>
        <w:rPr>
          <w:rFonts w:ascii="Times New Roman" w:hAnsi="Times New Roman" w:cs="Times New Roman"/>
          <w:i/>
          <w:lang w:val="en-US"/>
        </w:rPr>
      </w:pPr>
      <w:r w:rsidRPr="00AC4CC3">
        <w:rPr>
          <w:rFonts w:ascii="Times New Roman" w:hAnsi="Times New Roman" w:cs="Times New Roman"/>
          <w:i/>
          <w:lang w:val="en-US"/>
        </w:rPr>
        <w:t>R Graphics Cookbook</w:t>
      </w:r>
    </w:p>
    <w:p w14:paraId="28B37DF8" w14:textId="77777777" w:rsidR="00071D0B" w:rsidRDefault="00071D0B" w:rsidP="00071D0B">
      <w:pPr>
        <w:pStyle w:val="ListParagraph"/>
        <w:spacing w:after="0" w:line="240" w:lineRule="auto"/>
        <w:rPr>
          <w:rFonts w:ascii="Times New Roman" w:eastAsia="MinionPro-Regular" w:hAnsi="Times New Roman" w:cs="Times New Roman"/>
          <w:i/>
          <w:lang w:val="en-US"/>
        </w:rPr>
      </w:pPr>
      <w:r w:rsidRPr="00AC4CC3">
        <w:rPr>
          <w:rFonts w:ascii="Times New Roman" w:eastAsia="MinionPro-Regular" w:hAnsi="Times New Roman" w:cs="Times New Roman"/>
          <w:i/>
          <w:lang w:val="en-US"/>
        </w:rPr>
        <w:t xml:space="preserve">Winston Chang. </w:t>
      </w:r>
      <w:r>
        <w:rPr>
          <w:rFonts w:ascii="Times New Roman" w:eastAsia="MinionPro-Regular" w:hAnsi="Times New Roman" w:cs="Times New Roman"/>
          <w:i/>
          <w:lang w:val="en-US"/>
        </w:rPr>
        <w:t xml:space="preserve"> </w:t>
      </w:r>
      <w:r w:rsidRPr="00AC4CC3">
        <w:rPr>
          <w:rFonts w:ascii="Times New Roman" w:eastAsia="MinionPro-Regular" w:hAnsi="Times New Roman" w:cs="Times New Roman"/>
          <w:i/>
          <w:lang w:val="en-US"/>
        </w:rPr>
        <w:t xml:space="preserve">O’Reilly Media </w:t>
      </w:r>
      <w:r>
        <w:rPr>
          <w:rFonts w:ascii="Times New Roman" w:eastAsia="MinionPro-Regular" w:hAnsi="Times New Roman" w:cs="Times New Roman"/>
          <w:i/>
          <w:lang w:val="en-US"/>
        </w:rPr>
        <w:t>(</w:t>
      </w:r>
      <w:r w:rsidRPr="00AC4CC3">
        <w:rPr>
          <w:rFonts w:ascii="Times New Roman" w:eastAsia="MinionPro-Regular" w:hAnsi="Times New Roman" w:cs="Times New Roman"/>
          <w:i/>
          <w:lang w:val="en-US"/>
        </w:rPr>
        <w:t>2013)</w:t>
      </w:r>
    </w:p>
    <w:p w14:paraId="08F44A2B" w14:textId="77777777" w:rsidR="00071D0B" w:rsidRDefault="00071D0B" w:rsidP="00071D0B">
      <w:pPr>
        <w:pStyle w:val="ListParagraph"/>
        <w:spacing w:after="0" w:line="240" w:lineRule="auto"/>
        <w:rPr>
          <w:rFonts w:ascii="Times New Roman" w:eastAsia="MinionPro-Regular" w:hAnsi="Times New Roman" w:cs="Times New Roman"/>
          <w:i/>
          <w:lang w:val="en-US"/>
        </w:rPr>
      </w:pPr>
    </w:p>
    <w:p w14:paraId="1ECE1A81" w14:textId="77777777" w:rsidR="00071D0B" w:rsidRDefault="00071D0B" w:rsidP="00071D0B">
      <w:pPr>
        <w:pStyle w:val="ListParagraph"/>
        <w:numPr>
          <w:ilvl w:val="0"/>
          <w:numId w:val="25"/>
        </w:numPr>
        <w:autoSpaceDE w:val="0"/>
        <w:autoSpaceDN w:val="0"/>
        <w:adjustRightInd w:val="0"/>
        <w:spacing w:after="0" w:line="240" w:lineRule="auto"/>
        <w:rPr>
          <w:rFonts w:ascii="Times New Roman" w:hAnsi="Times New Roman" w:cs="Times New Roman"/>
          <w:bCs/>
          <w:i/>
          <w:lang w:val="en-US"/>
        </w:rPr>
      </w:pPr>
      <w:r w:rsidRPr="005D36F5">
        <w:rPr>
          <w:rFonts w:ascii="Times New Roman" w:hAnsi="Times New Roman" w:cs="Times New Roman"/>
          <w:bCs/>
          <w:i/>
          <w:lang w:val="en-US"/>
        </w:rPr>
        <w:t>Data Mining</w:t>
      </w:r>
      <w:r>
        <w:rPr>
          <w:rFonts w:ascii="Times New Roman" w:hAnsi="Times New Roman" w:cs="Times New Roman"/>
          <w:bCs/>
          <w:i/>
          <w:lang w:val="en-US"/>
        </w:rPr>
        <w:t xml:space="preserve">:  </w:t>
      </w:r>
      <w:r w:rsidRPr="005D36F5">
        <w:rPr>
          <w:rFonts w:ascii="Times New Roman" w:hAnsi="Times New Roman" w:cs="Times New Roman"/>
          <w:bCs/>
          <w:i/>
          <w:lang w:val="en-US"/>
        </w:rPr>
        <w:t>Concepts and Techniques</w:t>
      </w:r>
      <w:r>
        <w:rPr>
          <w:rFonts w:ascii="Times New Roman" w:hAnsi="Times New Roman" w:cs="Times New Roman"/>
          <w:bCs/>
          <w:i/>
          <w:lang w:val="en-US"/>
        </w:rPr>
        <w:t xml:space="preserve">    </w:t>
      </w:r>
    </w:p>
    <w:p w14:paraId="63DB9A42" w14:textId="77777777" w:rsidR="00071D0B" w:rsidRDefault="00071D0B" w:rsidP="00071D0B">
      <w:pPr>
        <w:autoSpaceDE w:val="0"/>
        <w:autoSpaceDN w:val="0"/>
        <w:adjustRightInd w:val="0"/>
        <w:spacing w:after="0" w:line="240" w:lineRule="auto"/>
        <w:ind w:firstLine="708"/>
        <w:jc w:val="left"/>
        <w:rPr>
          <w:rFonts w:ascii="Times New Roman" w:hAnsi="Times New Roman" w:cs="Times New Roman"/>
          <w:bCs/>
          <w:i/>
          <w:lang w:val="en-US"/>
        </w:rPr>
      </w:pPr>
      <w:r w:rsidRPr="005D36F5">
        <w:rPr>
          <w:rFonts w:ascii="Times New Roman" w:hAnsi="Times New Roman" w:cs="Times New Roman"/>
          <w:i/>
          <w:lang w:val="en-US"/>
        </w:rPr>
        <w:t>Jiawei Han</w:t>
      </w:r>
      <w:r>
        <w:rPr>
          <w:rFonts w:ascii="Times New Roman" w:hAnsi="Times New Roman" w:cs="Times New Roman"/>
          <w:i/>
          <w:lang w:val="en-US"/>
        </w:rPr>
        <w:t xml:space="preserve">, </w:t>
      </w:r>
      <w:r w:rsidRPr="004F39EB">
        <w:rPr>
          <w:rFonts w:ascii="Times New Roman" w:hAnsi="Times New Roman" w:cs="Times New Roman"/>
          <w:i/>
          <w:lang w:val="en-US"/>
        </w:rPr>
        <w:t xml:space="preserve">Micheline </w:t>
      </w:r>
      <w:proofErr w:type="spellStart"/>
      <w:r w:rsidRPr="004F39EB">
        <w:rPr>
          <w:rFonts w:ascii="Times New Roman" w:hAnsi="Times New Roman" w:cs="Times New Roman"/>
          <w:i/>
          <w:lang w:val="en-US"/>
        </w:rPr>
        <w:t>Kamber</w:t>
      </w:r>
      <w:proofErr w:type="spellEnd"/>
      <w:r>
        <w:rPr>
          <w:rFonts w:ascii="Times New Roman" w:hAnsi="Times New Roman" w:cs="Times New Roman"/>
          <w:i/>
          <w:lang w:val="en-US"/>
        </w:rPr>
        <w:t xml:space="preserve">, </w:t>
      </w:r>
      <w:r w:rsidRPr="004F39EB">
        <w:rPr>
          <w:rFonts w:ascii="Times New Roman" w:hAnsi="Times New Roman" w:cs="Times New Roman"/>
          <w:i/>
          <w:lang w:val="en-US"/>
        </w:rPr>
        <w:t>Jian Pei</w:t>
      </w:r>
      <w:r>
        <w:rPr>
          <w:rFonts w:ascii="Times New Roman" w:hAnsi="Times New Roman" w:cs="Times New Roman"/>
          <w:i/>
          <w:lang w:val="en-US"/>
        </w:rPr>
        <w:t xml:space="preserve">.  Morgan </w:t>
      </w:r>
      <w:r w:rsidRPr="005D36F5">
        <w:rPr>
          <w:rFonts w:ascii="Times New Roman" w:hAnsi="Times New Roman" w:cs="Times New Roman"/>
          <w:i/>
          <w:lang w:val="en-US"/>
        </w:rPr>
        <w:t>Kaufmann</w:t>
      </w:r>
      <w:r>
        <w:rPr>
          <w:rFonts w:ascii="Times New Roman" w:hAnsi="Times New Roman" w:cs="Times New Roman"/>
          <w:i/>
          <w:lang w:val="en-US"/>
        </w:rPr>
        <w:t xml:space="preserve"> </w:t>
      </w:r>
      <w:r w:rsidRPr="005D36F5">
        <w:rPr>
          <w:rFonts w:ascii="Times New Roman" w:hAnsi="Times New Roman" w:cs="Times New Roman"/>
          <w:i/>
          <w:lang w:val="en-US"/>
        </w:rPr>
        <w:t>Publishers</w:t>
      </w:r>
      <w:r>
        <w:rPr>
          <w:rFonts w:ascii="Times New Roman" w:hAnsi="Times New Roman" w:cs="Times New Roman"/>
          <w:bCs/>
          <w:i/>
          <w:lang w:val="en-US"/>
        </w:rPr>
        <w:t xml:space="preserve"> </w:t>
      </w:r>
      <w:r w:rsidRPr="005D36F5">
        <w:rPr>
          <w:rFonts w:ascii="Times New Roman" w:hAnsi="Times New Roman" w:cs="Times New Roman"/>
          <w:bCs/>
          <w:i/>
          <w:lang w:val="en-US"/>
        </w:rPr>
        <w:t>(3</w:t>
      </w:r>
      <w:r w:rsidRPr="005D36F5">
        <w:rPr>
          <w:rFonts w:ascii="Times New Roman" w:hAnsi="Times New Roman" w:cs="Times New Roman"/>
          <w:bCs/>
          <w:i/>
          <w:vertAlign w:val="superscript"/>
          <w:lang w:val="en-US"/>
        </w:rPr>
        <w:t>rd</w:t>
      </w:r>
      <w:r>
        <w:rPr>
          <w:rFonts w:ascii="Times New Roman" w:hAnsi="Times New Roman" w:cs="Times New Roman"/>
          <w:bCs/>
          <w:i/>
          <w:lang w:val="en-US"/>
        </w:rPr>
        <w:t xml:space="preserve"> Ed.)</w:t>
      </w:r>
    </w:p>
    <w:p w14:paraId="7AB9B62E" w14:textId="77777777" w:rsidR="00071D0B" w:rsidRDefault="00071D0B" w:rsidP="00071D0B">
      <w:pPr>
        <w:autoSpaceDE w:val="0"/>
        <w:autoSpaceDN w:val="0"/>
        <w:adjustRightInd w:val="0"/>
        <w:spacing w:after="0" w:line="240" w:lineRule="auto"/>
        <w:ind w:firstLine="708"/>
        <w:jc w:val="left"/>
        <w:rPr>
          <w:rFonts w:ascii="Times New Roman" w:hAnsi="Times New Roman" w:cs="Times New Roman"/>
          <w:bCs/>
          <w:i/>
          <w:lang w:val="en-US"/>
        </w:rPr>
      </w:pPr>
    </w:p>
    <w:p w14:paraId="418F0B9B" w14:textId="77777777" w:rsidR="00071D0B" w:rsidRPr="00071D0B" w:rsidRDefault="00071D0B" w:rsidP="00071D0B">
      <w:pPr>
        <w:pStyle w:val="ListParagraph"/>
        <w:numPr>
          <w:ilvl w:val="0"/>
          <w:numId w:val="25"/>
        </w:numPr>
        <w:autoSpaceDE w:val="0"/>
        <w:autoSpaceDN w:val="0"/>
        <w:adjustRightInd w:val="0"/>
        <w:spacing w:after="0" w:line="240" w:lineRule="auto"/>
        <w:rPr>
          <w:rFonts w:ascii="Times New Roman" w:hAnsi="Times New Roman" w:cs="Times New Roman"/>
          <w:bCs/>
          <w:i/>
          <w:lang w:val="en-US"/>
        </w:rPr>
      </w:pPr>
      <w:r w:rsidRPr="00150D66">
        <w:rPr>
          <w:rFonts w:ascii="Times New Roman" w:hAnsi="Times New Roman"/>
          <w:bCs/>
          <w:i/>
          <w:noProof/>
          <w:lang w:val="en-US"/>
        </w:rPr>
        <w:t>R and Data Mining: Examples and Case Studies</w:t>
      </w:r>
    </w:p>
    <w:p w14:paraId="27BD0DC1" w14:textId="77777777" w:rsidR="009E4C80" w:rsidRDefault="00071D0B" w:rsidP="00071D0B">
      <w:pPr>
        <w:spacing w:line="240" w:lineRule="auto"/>
        <w:rPr>
          <w:rFonts w:ascii="Times New Roman" w:hAnsi="Times New Roman"/>
          <w:i/>
          <w:lang w:val="en-US"/>
        </w:rPr>
      </w:pPr>
      <w:r w:rsidRPr="00150D66">
        <w:rPr>
          <w:rFonts w:ascii="Times New Roman" w:hAnsi="Times New Roman"/>
          <w:i/>
          <w:lang w:val="en-US"/>
        </w:rPr>
        <w:t xml:space="preserve">            </w:t>
      </w:r>
      <w:proofErr w:type="spellStart"/>
      <w:r w:rsidRPr="00150D66">
        <w:rPr>
          <w:rFonts w:ascii="Times New Roman" w:hAnsi="Times New Roman"/>
          <w:i/>
          <w:lang w:val="en-US"/>
        </w:rPr>
        <w:t>Luís</w:t>
      </w:r>
      <w:proofErr w:type="spellEnd"/>
      <w:r w:rsidRPr="00150D66">
        <w:rPr>
          <w:rFonts w:ascii="Times New Roman" w:hAnsi="Times New Roman"/>
          <w:i/>
          <w:lang w:val="en-US"/>
        </w:rPr>
        <w:t xml:space="preserve"> </w:t>
      </w:r>
      <w:proofErr w:type="spellStart"/>
      <w:r w:rsidRPr="00150D66">
        <w:rPr>
          <w:rFonts w:ascii="Times New Roman" w:hAnsi="Times New Roman"/>
          <w:i/>
          <w:lang w:val="en-US"/>
        </w:rPr>
        <w:t>Torgo</w:t>
      </w:r>
      <w:proofErr w:type="spellEnd"/>
      <w:r w:rsidRPr="00150D66">
        <w:rPr>
          <w:rFonts w:ascii="Times New Roman" w:hAnsi="Times New Roman"/>
          <w:i/>
          <w:lang w:val="en-US"/>
        </w:rPr>
        <w:t>.  Chapman &amp; Hall/</w:t>
      </w:r>
      <w:proofErr w:type="gramStart"/>
      <w:r w:rsidRPr="00150D66">
        <w:rPr>
          <w:rFonts w:ascii="Times New Roman" w:hAnsi="Times New Roman"/>
          <w:i/>
          <w:lang w:val="en-US"/>
        </w:rPr>
        <w:t>CRC  (</w:t>
      </w:r>
      <w:proofErr w:type="gramEnd"/>
      <w:r w:rsidRPr="00150D66">
        <w:rPr>
          <w:rFonts w:ascii="Times New Roman" w:hAnsi="Times New Roman"/>
          <w:i/>
          <w:lang w:val="en-US"/>
        </w:rPr>
        <w:t>2011)</w:t>
      </w:r>
    </w:p>
    <w:p w14:paraId="1AC573CA" w14:textId="77777777" w:rsidR="009E4C80" w:rsidRPr="009E4C80" w:rsidRDefault="009E4C80" w:rsidP="00071D0B">
      <w:pPr>
        <w:spacing w:line="240" w:lineRule="auto"/>
        <w:rPr>
          <w:rFonts w:ascii="Times New Roman" w:hAnsi="Times New Roman"/>
          <w:i/>
          <w:lang w:val="en-US"/>
        </w:rPr>
      </w:pPr>
    </w:p>
    <w:p w14:paraId="23F7DB96" w14:textId="77777777" w:rsidR="009E4C80" w:rsidRPr="009E4C80" w:rsidRDefault="009E4C80" w:rsidP="009E4C80">
      <w:pPr>
        <w:pStyle w:val="ListParagraph"/>
        <w:numPr>
          <w:ilvl w:val="0"/>
          <w:numId w:val="25"/>
        </w:numPr>
        <w:autoSpaceDE w:val="0"/>
        <w:autoSpaceDN w:val="0"/>
        <w:adjustRightInd w:val="0"/>
        <w:spacing w:after="0" w:line="240" w:lineRule="auto"/>
        <w:rPr>
          <w:rFonts w:ascii="Times New Roman" w:hAnsi="Times New Roman" w:cs="Times New Roman"/>
          <w:bCs/>
          <w:i/>
          <w:lang w:val="en-US"/>
        </w:rPr>
      </w:pPr>
      <w:r w:rsidRPr="009E4C80">
        <w:rPr>
          <w:rFonts w:ascii="Times New Roman" w:hAnsi="Times New Roman" w:cs="Times New Roman"/>
          <w:bCs/>
          <w:i/>
          <w:lang w:val="en-US"/>
        </w:rPr>
        <w:t>Anomaly Detection: A Survey</w:t>
      </w:r>
    </w:p>
    <w:p w14:paraId="76AFBCBD" w14:textId="77777777" w:rsidR="009E4C80" w:rsidRPr="009E4C80" w:rsidRDefault="009E4C80" w:rsidP="009E4C80">
      <w:pPr>
        <w:autoSpaceDE w:val="0"/>
        <w:autoSpaceDN w:val="0"/>
        <w:adjustRightInd w:val="0"/>
        <w:spacing w:after="0" w:line="240" w:lineRule="auto"/>
        <w:ind w:firstLine="708"/>
        <w:jc w:val="left"/>
        <w:rPr>
          <w:rFonts w:ascii="Times New Roman" w:hAnsi="Times New Roman" w:cs="Times New Roman"/>
          <w:i/>
          <w:lang w:val="en-US"/>
        </w:rPr>
      </w:pPr>
      <w:r w:rsidRPr="009E4C80">
        <w:rPr>
          <w:rFonts w:ascii="Times New Roman" w:hAnsi="Times New Roman" w:cs="Times New Roman"/>
          <w:i/>
          <w:lang w:val="en-US"/>
        </w:rPr>
        <w:t>VARUN CHANDOLA, ARINDAM BANERJEE, and VIPIN KUMAR</w:t>
      </w:r>
    </w:p>
    <w:p w14:paraId="4EE8A827" w14:textId="77777777" w:rsidR="009E4C80" w:rsidRPr="009E4C80" w:rsidRDefault="009E4C80" w:rsidP="009E4C80">
      <w:pPr>
        <w:pStyle w:val="ListParagraph"/>
        <w:spacing w:line="240" w:lineRule="auto"/>
        <w:rPr>
          <w:rFonts w:ascii="Times New Roman" w:hAnsi="Times New Roman" w:cs="Times New Roman"/>
          <w:i/>
          <w:lang w:val="en-US"/>
        </w:rPr>
      </w:pPr>
      <w:r>
        <w:rPr>
          <w:rFonts w:ascii="Times New Roman" w:hAnsi="Times New Roman" w:cs="Times New Roman"/>
          <w:i/>
          <w:iCs/>
          <w:lang w:val="en-US"/>
        </w:rPr>
        <w:t>(</w:t>
      </w:r>
      <w:proofErr w:type="spellStart"/>
      <w:r w:rsidRPr="009E4C80">
        <w:rPr>
          <w:rFonts w:ascii="Times New Roman" w:hAnsi="Times New Roman" w:cs="Times New Roman"/>
          <w:i/>
          <w:iCs/>
          <w:lang w:val="es-ES"/>
        </w:rPr>
        <w:t>University</w:t>
      </w:r>
      <w:proofErr w:type="spellEnd"/>
      <w:r w:rsidRPr="009E4C80">
        <w:rPr>
          <w:rFonts w:ascii="Times New Roman" w:hAnsi="Times New Roman" w:cs="Times New Roman"/>
          <w:i/>
          <w:iCs/>
          <w:lang w:val="es-ES"/>
        </w:rPr>
        <w:t xml:space="preserve"> of Minnesota</w:t>
      </w:r>
      <w:r>
        <w:rPr>
          <w:rFonts w:ascii="Times New Roman" w:hAnsi="Times New Roman" w:cs="Times New Roman"/>
          <w:i/>
          <w:iCs/>
          <w:lang w:val="es-ES"/>
        </w:rPr>
        <w:t>)</w:t>
      </w:r>
    </w:p>
    <w:p w14:paraId="4E87C5FF" w14:textId="77777777" w:rsidR="00071D0B" w:rsidRDefault="00071D0B" w:rsidP="00071D0B">
      <w:pPr>
        <w:pStyle w:val="ListParagraph"/>
        <w:spacing w:line="240" w:lineRule="auto"/>
        <w:jc w:val="both"/>
        <w:rPr>
          <w:rFonts w:ascii="Times New Roman" w:hAnsi="Times New Roman" w:cs="Times New Roman"/>
          <w:lang w:val="en-US"/>
        </w:rPr>
      </w:pPr>
    </w:p>
    <w:p w14:paraId="49C39BB5" w14:textId="77777777" w:rsidR="00071D0B" w:rsidRPr="00F21D36" w:rsidRDefault="00071D0B" w:rsidP="00071D0B">
      <w:pPr>
        <w:pStyle w:val="ListParagraph"/>
        <w:numPr>
          <w:ilvl w:val="0"/>
          <w:numId w:val="25"/>
        </w:numPr>
        <w:spacing w:line="240" w:lineRule="auto"/>
        <w:jc w:val="both"/>
        <w:rPr>
          <w:rFonts w:ascii="Times New Roman" w:hAnsi="Times New Roman" w:cs="Times New Roman"/>
          <w:i/>
          <w:lang w:val="en-US"/>
        </w:rPr>
      </w:pPr>
      <w:r w:rsidRPr="00F21D36">
        <w:rPr>
          <w:rFonts w:ascii="Times New Roman" w:hAnsi="Times New Roman" w:cs="Times New Roman"/>
          <w:i/>
          <w:lang w:val="en-US"/>
        </w:rPr>
        <w:t xml:space="preserve">Package Reshape   </w:t>
      </w:r>
    </w:p>
    <w:p w14:paraId="703940F3" w14:textId="77777777" w:rsidR="00071D0B" w:rsidRPr="001863B4" w:rsidRDefault="003026EC" w:rsidP="00071D0B">
      <w:pPr>
        <w:pStyle w:val="ListParagraph"/>
        <w:spacing w:line="240" w:lineRule="auto"/>
        <w:jc w:val="both"/>
        <w:rPr>
          <w:rFonts w:ascii="Times New Roman" w:hAnsi="Times New Roman" w:cs="Times New Roman"/>
          <w:i/>
          <w:sz w:val="18"/>
          <w:lang w:val="en-US"/>
        </w:rPr>
      </w:pPr>
      <w:hyperlink r:id="rId49" w:history="1">
        <w:r w:rsidR="00071D0B" w:rsidRPr="00150D66">
          <w:rPr>
            <w:rStyle w:val="Hyperlink"/>
            <w:rFonts w:ascii="Times New Roman" w:hAnsi="Times New Roman"/>
            <w:i/>
            <w:sz w:val="20"/>
            <w:lang w:val="en-US"/>
          </w:rPr>
          <w:t>https://cran.r-project.org/web/packages/reshape/reshape.pdf</w:t>
        </w:r>
      </w:hyperlink>
      <w:r w:rsidR="00071D0B" w:rsidRPr="001863B4">
        <w:rPr>
          <w:rFonts w:ascii="Times New Roman" w:hAnsi="Times New Roman" w:cs="Times New Roman"/>
          <w:i/>
          <w:sz w:val="20"/>
          <w:lang w:val="en-US"/>
        </w:rPr>
        <w:t xml:space="preserve"> </w:t>
      </w:r>
    </w:p>
    <w:p w14:paraId="5F7D8E15" w14:textId="77777777" w:rsidR="00071D0B" w:rsidRPr="00F21D36" w:rsidRDefault="00071D0B" w:rsidP="00071D0B">
      <w:pPr>
        <w:pStyle w:val="ListParagraph"/>
        <w:spacing w:line="240" w:lineRule="auto"/>
        <w:jc w:val="both"/>
        <w:rPr>
          <w:rFonts w:ascii="Times New Roman" w:hAnsi="Times New Roman" w:cs="Times New Roman"/>
          <w:i/>
          <w:sz w:val="18"/>
          <w:lang w:val="en-US"/>
        </w:rPr>
      </w:pPr>
    </w:p>
    <w:p w14:paraId="6EC0935E" w14:textId="77777777" w:rsidR="00071D0B" w:rsidRPr="00066E41" w:rsidRDefault="00071D0B" w:rsidP="00071D0B">
      <w:pPr>
        <w:pStyle w:val="ListParagraph"/>
        <w:numPr>
          <w:ilvl w:val="0"/>
          <w:numId w:val="25"/>
        </w:numPr>
        <w:spacing w:after="0" w:line="240" w:lineRule="auto"/>
        <w:jc w:val="both"/>
        <w:rPr>
          <w:rFonts w:ascii="Times New Roman" w:hAnsi="Times New Roman" w:cs="Times New Roman"/>
          <w:i/>
        </w:rPr>
      </w:pPr>
      <w:proofErr w:type="spellStart"/>
      <w:r w:rsidRPr="00066E41">
        <w:rPr>
          <w:rFonts w:ascii="Times New Roman" w:hAnsi="Times New Roman" w:cs="Times New Roman"/>
          <w:i/>
        </w:rPr>
        <w:t>Package</w:t>
      </w:r>
      <w:proofErr w:type="spellEnd"/>
      <w:r w:rsidRPr="00066E41">
        <w:rPr>
          <w:rFonts w:ascii="Times New Roman" w:hAnsi="Times New Roman" w:cs="Times New Roman"/>
          <w:i/>
        </w:rPr>
        <w:t xml:space="preserve"> DTW</w:t>
      </w:r>
    </w:p>
    <w:p w14:paraId="6CE271E2" w14:textId="77777777" w:rsidR="00071D0B" w:rsidRPr="00066E41" w:rsidRDefault="003026EC" w:rsidP="00071D0B">
      <w:pPr>
        <w:pStyle w:val="ListParagraph"/>
        <w:spacing w:after="0" w:line="240" w:lineRule="auto"/>
        <w:jc w:val="both"/>
        <w:rPr>
          <w:rFonts w:ascii="Times New Roman" w:hAnsi="Times New Roman" w:cs="Times New Roman"/>
          <w:i/>
          <w:sz w:val="20"/>
        </w:rPr>
      </w:pPr>
      <w:hyperlink r:id="rId50" w:history="1">
        <w:r w:rsidR="00071D0B" w:rsidRPr="00066E41">
          <w:rPr>
            <w:rStyle w:val="Hyperlink"/>
            <w:rFonts w:ascii="Times New Roman" w:hAnsi="Times New Roman"/>
            <w:i/>
            <w:sz w:val="20"/>
          </w:rPr>
          <w:t>https://cran.r-project.org/web/packages/dtw/dtw.pdf</w:t>
        </w:r>
      </w:hyperlink>
    </w:p>
    <w:p w14:paraId="4637EB4E" w14:textId="77777777" w:rsidR="00071D0B" w:rsidRPr="00066E41" w:rsidRDefault="00071D0B" w:rsidP="00071D0B">
      <w:pPr>
        <w:pStyle w:val="ListParagraph"/>
        <w:spacing w:after="0" w:line="240" w:lineRule="auto"/>
        <w:jc w:val="both"/>
        <w:rPr>
          <w:rFonts w:ascii="Times New Roman" w:hAnsi="Times New Roman" w:cs="Times New Roman"/>
          <w:i/>
          <w:sz w:val="18"/>
        </w:rPr>
      </w:pPr>
    </w:p>
    <w:p w14:paraId="6A4AE115" w14:textId="77777777" w:rsidR="00071D0B" w:rsidRPr="00066E41" w:rsidRDefault="00071D0B" w:rsidP="00071D0B">
      <w:pPr>
        <w:pStyle w:val="ListParagraph"/>
        <w:numPr>
          <w:ilvl w:val="0"/>
          <w:numId w:val="25"/>
        </w:numPr>
        <w:spacing w:line="240" w:lineRule="auto"/>
        <w:jc w:val="both"/>
        <w:rPr>
          <w:rFonts w:ascii="Times New Roman" w:hAnsi="Times New Roman" w:cs="Times New Roman"/>
          <w:i/>
        </w:rPr>
      </w:pPr>
      <w:proofErr w:type="spellStart"/>
      <w:r w:rsidRPr="00066E41">
        <w:rPr>
          <w:rFonts w:ascii="Times New Roman" w:hAnsi="Times New Roman" w:cs="Times New Roman"/>
          <w:i/>
        </w:rPr>
        <w:t>Package</w:t>
      </w:r>
      <w:proofErr w:type="spellEnd"/>
      <w:r w:rsidRPr="00066E41">
        <w:rPr>
          <w:rFonts w:ascii="Times New Roman" w:hAnsi="Times New Roman" w:cs="Times New Roman"/>
          <w:i/>
        </w:rPr>
        <w:t xml:space="preserve"> ggplot2</w:t>
      </w:r>
    </w:p>
    <w:p w14:paraId="55A9C2FC" w14:textId="77777777" w:rsidR="00071D0B" w:rsidRPr="00066E41" w:rsidRDefault="003026EC" w:rsidP="00071D0B">
      <w:pPr>
        <w:pStyle w:val="ListParagraph"/>
        <w:spacing w:line="240" w:lineRule="auto"/>
        <w:jc w:val="both"/>
        <w:rPr>
          <w:rFonts w:ascii="Times New Roman" w:hAnsi="Times New Roman" w:cs="Times New Roman"/>
          <w:i/>
        </w:rPr>
      </w:pPr>
      <w:hyperlink r:id="rId51" w:history="1">
        <w:r w:rsidR="00071D0B" w:rsidRPr="00066E41">
          <w:rPr>
            <w:rStyle w:val="Hyperlink"/>
            <w:rFonts w:ascii="Times New Roman" w:hAnsi="Times New Roman"/>
            <w:i/>
            <w:sz w:val="22"/>
          </w:rPr>
          <w:t>https://cran.r-project.org/web/packages/ggplot2/ggplot2.pdf</w:t>
        </w:r>
      </w:hyperlink>
    </w:p>
    <w:p w14:paraId="6CAA2E03" w14:textId="77777777" w:rsidR="00071D0B" w:rsidRDefault="00071D0B" w:rsidP="00071D0B">
      <w:pPr>
        <w:pStyle w:val="ListParagraph"/>
        <w:spacing w:line="240" w:lineRule="auto"/>
        <w:jc w:val="both"/>
        <w:rPr>
          <w:rFonts w:ascii="Times New Roman" w:hAnsi="Times New Roman" w:cs="Times New Roman"/>
          <w:i/>
        </w:rPr>
      </w:pPr>
    </w:p>
    <w:p w14:paraId="57B41B94" w14:textId="77777777" w:rsidR="00071D0B" w:rsidRDefault="00071D0B" w:rsidP="00071D0B">
      <w:pPr>
        <w:pStyle w:val="ListParagraph"/>
        <w:numPr>
          <w:ilvl w:val="0"/>
          <w:numId w:val="25"/>
        </w:numPr>
        <w:spacing w:line="240" w:lineRule="auto"/>
        <w:jc w:val="both"/>
        <w:rPr>
          <w:rFonts w:ascii="Times New Roman" w:hAnsi="Times New Roman" w:cs="Times New Roman"/>
          <w:i/>
        </w:rPr>
      </w:pPr>
      <w:proofErr w:type="spellStart"/>
      <w:r w:rsidRPr="00066E41">
        <w:rPr>
          <w:rFonts w:ascii="Times New Roman" w:hAnsi="Times New Roman" w:cs="Times New Roman"/>
          <w:i/>
        </w:rPr>
        <w:t>Package</w:t>
      </w:r>
      <w:proofErr w:type="spellEnd"/>
      <w:r w:rsidRPr="00066E41">
        <w:rPr>
          <w:rFonts w:ascii="Times New Roman" w:hAnsi="Times New Roman" w:cs="Times New Roman"/>
          <w:i/>
        </w:rPr>
        <w:t xml:space="preserve"> </w:t>
      </w:r>
      <w:proofErr w:type="spellStart"/>
      <w:r w:rsidRPr="00066E41">
        <w:rPr>
          <w:rFonts w:ascii="Times New Roman" w:hAnsi="Times New Roman" w:cs="Times New Roman"/>
          <w:i/>
        </w:rPr>
        <w:t>dplyr</w:t>
      </w:r>
      <w:proofErr w:type="spellEnd"/>
    </w:p>
    <w:p w14:paraId="3392EB96" w14:textId="77777777" w:rsidR="00071D0B" w:rsidRPr="00066E41" w:rsidRDefault="003026EC" w:rsidP="00071D0B">
      <w:pPr>
        <w:pStyle w:val="ListParagraph"/>
        <w:spacing w:line="240" w:lineRule="auto"/>
        <w:jc w:val="both"/>
        <w:rPr>
          <w:rFonts w:ascii="Times New Roman" w:hAnsi="Times New Roman" w:cs="Times New Roman"/>
          <w:i/>
        </w:rPr>
      </w:pPr>
      <w:hyperlink r:id="rId52" w:history="1">
        <w:r w:rsidR="00071D0B" w:rsidRPr="00066E41">
          <w:rPr>
            <w:rStyle w:val="Hyperlink"/>
            <w:rFonts w:ascii="Times New Roman" w:hAnsi="Times New Roman"/>
            <w:i/>
            <w:sz w:val="22"/>
          </w:rPr>
          <w:t>https://cran.r-project.org/web/packages/dplyr/dplyr.pdf</w:t>
        </w:r>
      </w:hyperlink>
    </w:p>
    <w:p w14:paraId="2664A5C5" w14:textId="77777777" w:rsidR="00071D0B" w:rsidRPr="007A1B7F" w:rsidRDefault="00071D0B" w:rsidP="00071D0B">
      <w:pPr>
        <w:pStyle w:val="ListParagraph"/>
        <w:spacing w:line="240" w:lineRule="auto"/>
        <w:ind w:left="1428"/>
        <w:jc w:val="both"/>
        <w:rPr>
          <w:rFonts w:ascii="Georgia" w:hAnsi="Georgia"/>
        </w:rPr>
      </w:pPr>
    </w:p>
    <w:p w14:paraId="7E384CF5" w14:textId="77777777" w:rsidR="00071D0B" w:rsidRPr="008170C4" w:rsidRDefault="003026EC" w:rsidP="00071D0B">
      <w:pPr>
        <w:pStyle w:val="ListParagraph"/>
        <w:numPr>
          <w:ilvl w:val="0"/>
          <w:numId w:val="25"/>
        </w:numPr>
        <w:spacing w:line="240" w:lineRule="auto"/>
        <w:rPr>
          <w:rFonts w:ascii="Times New Roman" w:hAnsi="Times New Roman" w:cs="Times New Roman"/>
          <w:i/>
        </w:rPr>
      </w:pPr>
      <w:hyperlink r:id="rId53" w:history="1">
        <w:r w:rsidR="00071D0B" w:rsidRPr="008170C4">
          <w:rPr>
            <w:rStyle w:val="Hyperlink"/>
            <w:rFonts w:ascii="Times New Roman" w:hAnsi="Times New Roman"/>
            <w:i/>
            <w:sz w:val="22"/>
          </w:rPr>
          <w:t>http://stats.idre.ucla.edu/r/faq/how-can-i-reshape-my-data-in-r/</w:t>
        </w:r>
      </w:hyperlink>
      <w:r w:rsidR="00071D0B" w:rsidRPr="008170C4">
        <w:rPr>
          <w:rFonts w:ascii="Times New Roman" w:hAnsi="Times New Roman" w:cs="Times New Roman"/>
          <w:i/>
        </w:rPr>
        <w:t xml:space="preserve"> </w:t>
      </w:r>
    </w:p>
    <w:p w14:paraId="50ED3D67" w14:textId="77777777" w:rsidR="00071D0B" w:rsidRPr="008170C4" w:rsidRDefault="00071D0B" w:rsidP="00071D0B">
      <w:pPr>
        <w:pStyle w:val="ListParagraph"/>
        <w:spacing w:after="0" w:line="240" w:lineRule="auto"/>
        <w:ind w:left="2149"/>
        <w:jc w:val="both"/>
        <w:rPr>
          <w:rFonts w:ascii="Georgia" w:hAnsi="Georgia"/>
        </w:rPr>
      </w:pPr>
    </w:p>
    <w:p w14:paraId="38596F8F" w14:textId="77777777" w:rsidR="00071D0B" w:rsidRPr="008170C4" w:rsidRDefault="003026EC" w:rsidP="00071D0B">
      <w:pPr>
        <w:pStyle w:val="ListParagraph"/>
        <w:numPr>
          <w:ilvl w:val="0"/>
          <w:numId w:val="25"/>
        </w:numPr>
        <w:spacing w:line="240" w:lineRule="auto"/>
        <w:rPr>
          <w:rStyle w:val="Hyperlink"/>
          <w:rFonts w:ascii="Times New Roman" w:hAnsi="Times New Roman"/>
          <w:i/>
          <w:sz w:val="22"/>
        </w:rPr>
      </w:pPr>
      <w:hyperlink r:id="rId54" w:history="1">
        <w:r w:rsidR="00071D0B" w:rsidRPr="008170C4">
          <w:rPr>
            <w:rStyle w:val="Hyperlink"/>
            <w:rFonts w:ascii="Times New Roman" w:hAnsi="Times New Roman"/>
            <w:i/>
            <w:sz w:val="22"/>
          </w:rPr>
          <w:t>https://cran.rstudio.com/web/packages/dplyr/vignettes/introduction.html</w:t>
        </w:r>
      </w:hyperlink>
    </w:p>
    <w:p w14:paraId="5A19A44E" w14:textId="77777777" w:rsidR="00071D0B" w:rsidRPr="008170C4" w:rsidRDefault="00071D0B" w:rsidP="00071D0B">
      <w:pPr>
        <w:pStyle w:val="ListParagraph"/>
        <w:spacing w:line="240" w:lineRule="auto"/>
        <w:rPr>
          <w:rFonts w:ascii="Times New Roman" w:hAnsi="Times New Roman" w:cs="Times New Roman"/>
          <w:i/>
        </w:rPr>
      </w:pPr>
    </w:p>
    <w:p w14:paraId="24C118A2" w14:textId="77777777" w:rsidR="00071D0B" w:rsidRPr="00C9640B" w:rsidRDefault="003026EC" w:rsidP="00071D0B">
      <w:pPr>
        <w:pStyle w:val="ListParagraph"/>
        <w:numPr>
          <w:ilvl w:val="0"/>
          <w:numId w:val="25"/>
        </w:numPr>
        <w:spacing w:line="240" w:lineRule="auto"/>
        <w:rPr>
          <w:rFonts w:ascii="Georgia" w:hAnsi="Georgia"/>
          <w:lang w:val="es-ES"/>
        </w:rPr>
      </w:pPr>
      <w:hyperlink r:id="rId55" w:history="1">
        <w:r w:rsidR="00071D0B" w:rsidRPr="008170C4">
          <w:rPr>
            <w:rStyle w:val="Hyperlink"/>
            <w:rFonts w:ascii="Times New Roman" w:hAnsi="Times New Roman"/>
            <w:i/>
            <w:sz w:val="22"/>
            <w:lang w:val="es-ES"/>
          </w:rPr>
          <w:t>http://stackoverflow.com/questions/26043627/r-extract-day-from-datetime</w:t>
        </w:r>
      </w:hyperlink>
      <w:r w:rsidR="00071D0B" w:rsidRPr="008170C4">
        <w:rPr>
          <w:rFonts w:ascii="Times New Roman" w:hAnsi="Times New Roman" w:cs="Times New Roman"/>
          <w:i/>
          <w:lang w:val="es-ES"/>
        </w:rPr>
        <w:t xml:space="preserve">   </w:t>
      </w:r>
    </w:p>
    <w:p w14:paraId="1EDABF98" w14:textId="77777777" w:rsidR="00071D0B" w:rsidRPr="00C9640B" w:rsidRDefault="00071D0B" w:rsidP="00071D0B">
      <w:pPr>
        <w:pStyle w:val="ListParagraph"/>
        <w:spacing w:line="240" w:lineRule="auto"/>
        <w:rPr>
          <w:rFonts w:ascii="Georgia" w:hAnsi="Georgia"/>
          <w:lang w:val="es-ES"/>
        </w:rPr>
      </w:pPr>
    </w:p>
    <w:p w14:paraId="48F4DB4C" w14:textId="77777777" w:rsidR="00071D0B" w:rsidRDefault="003026EC" w:rsidP="00071D0B">
      <w:pPr>
        <w:pStyle w:val="ListParagraph"/>
        <w:numPr>
          <w:ilvl w:val="0"/>
          <w:numId w:val="25"/>
        </w:numPr>
        <w:spacing w:line="240" w:lineRule="auto"/>
        <w:jc w:val="both"/>
        <w:rPr>
          <w:rFonts w:ascii="Times New Roman" w:hAnsi="Times New Roman" w:cs="Times New Roman"/>
          <w:i/>
          <w:lang w:val="es-ES"/>
        </w:rPr>
      </w:pPr>
      <w:hyperlink r:id="rId56" w:history="1">
        <w:r w:rsidR="00071D0B" w:rsidRPr="00C9640B">
          <w:rPr>
            <w:rStyle w:val="Hyperlink"/>
            <w:rFonts w:ascii="Times New Roman" w:hAnsi="Times New Roman"/>
            <w:i/>
            <w:sz w:val="22"/>
            <w:lang w:val="es-ES"/>
          </w:rPr>
          <w:t>http://dtw.r-forge.r-project.org/</w:t>
        </w:r>
      </w:hyperlink>
      <w:r w:rsidR="00071D0B" w:rsidRPr="00C9640B">
        <w:rPr>
          <w:rFonts w:ascii="Times New Roman" w:hAnsi="Times New Roman" w:cs="Times New Roman"/>
          <w:i/>
          <w:lang w:val="es-ES"/>
        </w:rPr>
        <w:t xml:space="preserve">  </w:t>
      </w:r>
    </w:p>
    <w:p w14:paraId="748DCB79" w14:textId="77777777" w:rsidR="00071D0B" w:rsidRPr="00FC085F" w:rsidRDefault="00071D0B" w:rsidP="00071D0B">
      <w:pPr>
        <w:pStyle w:val="ListParagraph"/>
        <w:spacing w:line="240" w:lineRule="auto"/>
        <w:rPr>
          <w:rFonts w:ascii="Times New Roman" w:hAnsi="Times New Roman" w:cs="Times New Roman"/>
          <w:i/>
          <w:lang w:val="es-ES"/>
        </w:rPr>
      </w:pPr>
    </w:p>
    <w:p w14:paraId="7EC3CB20" w14:textId="77777777" w:rsidR="00071D0B" w:rsidRDefault="003026EC" w:rsidP="00071D0B">
      <w:pPr>
        <w:pStyle w:val="ListParagraph"/>
        <w:numPr>
          <w:ilvl w:val="0"/>
          <w:numId w:val="25"/>
        </w:numPr>
        <w:spacing w:line="240" w:lineRule="auto"/>
        <w:jc w:val="both"/>
        <w:rPr>
          <w:rFonts w:ascii="Times New Roman" w:hAnsi="Times New Roman" w:cs="Times New Roman"/>
          <w:i/>
          <w:lang w:val="es-ES"/>
        </w:rPr>
      </w:pPr>
      <w:hyperlink r:id="rId57" w:history="1">
        <w:r w:rsidR="00071D0B" w:rsidRPr="00C9640B">
          <w:rPr>
            <w:rStyle w:val="Hyperlink"/>
            <w:rFonts w:ascii="Times New Roman" w:hAnsi="Times New Roman"/>
            <w:i/>
            <w:sz w:val="22"/>
            <w:lang w:val="es-ES"/>
          </w:rPr>
          <w:t>https://en.wikipedia.org/wiki/Dynamic_time_warping</w:t>
        </w:r>
      </w:hyperlink>
      <w:r w:rsidR="00071D0B" w:rsidRPr="00C9640B">
        <w:rPr>
          <w:rFonts w:ascii="Times New Roman" w:hAnsi="Times New Roman" w:cs="Times New Roman"/>
          <w:i/>
          <w:lang w:val="es-ES"/>
        </w:rPr>
        <w:t xml:space="preserve">  </w:t>
      </w:r>
    </w:p>
    <w:p w14:paraId="385499AA" w14:textId="77777777" w:rsidR="00071D0B" w:rsidRPr="00C9640B" w:rsidRDefault="00071D0B" w:rsidP="00071D0B">
      <w:pPr>
        <w:pStyle w:val="ListParagraph"/>
        <w:spacing w:line="240" w:lineRule="auto"/>
        <w:jc w:val="both"/>
        <w:rPr>
          <w:rFonts w:ascii="Times New Roman" w:hAnsi="Times New Roman" w:cs="Times New Roman"/>
          <w:i/>
          <w:lang w:val="es-ES"/>
        </w:rPr>
      </w:pPr>
    </w:p>
    <w:p w14:paraId="2097DF28" w14:textId="77777777" w:rsidR="00071D0B" w:rsidRPr="0078593A" w:rsidRDefault="003026EC" w:rsidP="00071D0B">
      <w:pPr>
        <w:pStyle w:val="ListParagraph"/>
        <w:numPr>
          <w:ilvl w:val="0"/>
          <w:numId w:val="25"/>
        </w:numPr>
        <w:spacing w:line="240" w:lineRule="auto"/>
        <w:jc w:val="both"/>
        <w:rPr>
          <w:rFonts w:ascii="Times New Roman" w:hAnsi="Times New Roman" w:cs="Times New Roman"/>
          <w:i/>
          <w:lang w:val="es-ES"/>
        </w:rPr>
      </w:pPr>
      <w:hyperlink r:id="rId58" w:history="1">
        <w:r w:rsidR="00071D0B" w:rsidRPr="0078593A">
          <w:rPr>
            <w:rStyle w:val="Hyperlink"/>
            <w:rFonts w:ascii="Times New Roman" w:hAnsi="Times New Roman"/>
            <w:i/>
            <w:sz w:val="22"/>
            <w:lang w:val="es-ES"/>
          </w:rPr>
          <w:t>http://web.science.mq.edu.au/~cassidy/comp449/html/ch11s02.html</w:t>
        </w:r>
      </w:hyperlink>
      <w:r w:rsidR="00071D0B" w:rsidRPr="0078593A">
        <w:rPr>
          <w:rFonts w:ascii="Times New Roman" w:hAnsi="Times New Roman" w:cs="Times New Roman"/>
          <w:i/>
          <w:lang w:val="es-ES"/>
        </w:rPr>
        <w:t xml:space="preserve"> </w:t>
      </w:r>
    </w:p>
    <w:p w14:paraId="7D58D78C" w14:textId="77777777" w:rsidR="00071D0B" w:rsidRPr="0078593A" w:rsidRDefault="00071D0B" w:rsidP="00071D0B">
      <w:pPr>
        <w:pStyle w:val="ListParagraph"/>
        <w:spacing w:line="240" w:lineRule="auto"/>
        <w:rPr>
          <w:rFonts w:ascii="Times New Roman" w:hAnsi="Times New Roman" w:cs="Times New Roman"/>
          <w:i/>
          <w:lang w:val="es-ES"/>
        </w:rPr>
      </w:pPr>
    </w:p>
    <w:p w14:paraId="545203C7" w14:textId="77777777" w:rsidR="00071D0B" w:rsidRPr="0078593A" w:rsidRDefault="003026EC" w:rsidP="00071D0B">
      <w:pPr>
        <w:pStyle w:val="ListParagraph"/>
        <w:numPr>
          <w:ilvl w:val="0"/>
          <w:numId w:val="25"/>
        </w:numPr>
        <w:spacing w:line="240" w:lineRule="auto"/>
        <w:jc w:val="both"/>
        <w:rPr>
          <w:rFonts w:ascii="Times New Roman" w:hAnsi="Times New Roman" w:cs="Times New Roman"/>
          <w:i/>
          <w:lang w:val="en-US"/>
        </w:rPr>
      </w:pPr>
      <w:hyperlink r:id="rId59" w:history="1">
        <w:r w:rsidR="00071D0B" w:rsidRPr="00150D66">
          <w:rPr>
            <w:rStyle w:val="Hyperlink"/>
            <w:rFonts w:ascii="Times New Roman" w:hAnsi="Times New Roman"/>
            <w:i/>
            <w:sz w:val="22"/>
            <w:lang w:val="en-US"/>
          </w:rPr>
          <w:t>https://www.jstatsoft.org/article/view/v031i07</w:t>
        </w:r>
      </w:hyperlink>
      <w:r w:rsidR="00071D0B" w:rsidRPr="0078593A">
        <w:rPr>
          <w:rFonts w:ascii="Times New Roman" w:hAnsi="Times New Roman" w:cs="Times New Roman"/>
          <w:i/>
          <w:lang w:val="en-US"/>
        </w:rPr>
        <w:t xml:space="preserve"> (5 DTW - Time Series Algorithm.pdf)</w:t>
      </w:r>
    </w:p>
    <w:p w14:paraId="6967D51D" w14:textId="77777777" w:rsidR="00071D0B" w:rsidRPr="0078593A" w:rsidRDefault="00071D0B" w:rsidP="00071D0B">
      <w:pPr>
        <w:pStyle w:val="ListParagraph"/>
        <w:spacing w:line="240" w:lineRule="auto"/>
        <w:rPr>
          <w:rFonts w:ascii="Times New Roman" w:hAnsi="Times New Roman" w:cs="Times New Roman"/>
          <w:i/>
          <w:lang w:val="en-US"/>
        </w:rPr>
      </w:pPr>
    </w:p>
    <w:p w14:paraId="4F67A1FC" w14:textId="77777777" w:rsidR="00071D0B" w:rsidRPr="0078593A" w:rsidRDefault="00071D0B"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s-ES" w:eastAsia="es-ES"/>
        </w:rPr>
      </w:pPr>
      <w:r w:rsidRPr="0078593A">
        <w:rPr>
          <w:rFonts w:ascii="Times New Roman" w:eastAsia="Times New Roman" w:hAnsi="Times New Roman" w:cs="Times New Roman"/>
          <w:i/>
          <w:lang w:val="es-ES" w:eastAsia="es-ES"/>
        </w:rPr>
        <w:t>bibing.us.es/proyectos/abreproy/5316/fichero/PFC_Un+algoritmo+eficientev1.0.pdf</w:t>
      </w:r>
    </w:p>
    <w:p w14:paraId="55BE2254" w14:textId="77777777" w:rsidR="00071D0B" w:rsidRPr="0078593A" w:rsidRDefault="00071D0B" w:rsidP="00071D0B">
      <w:pPr>
        <w:pStyle w:val="ListParagraph"/>
        <w:rPr>
          <w:rFonts w:ascii="Times New Roman" w:hAnsi="Times New Roman" w:cs="Times New Roman"/>
          <w:i/>
        </w:rPr>
      </w:pPr>
    </w:p>
    <w:p w14:paraId="7A37CBED" w14:textId="77777777" w:rsidR="00071D0B" w:rsidRPr="0078593A" w:rsidRDefault="003026EC"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s-ES" w:eastAsia="es-ES"/>
        </w:rPr>
      </w:pPr>
      <w:hyperlink r:id="rId60" w:history="1">
        <w:r w:rsidR="00071D0B" w:rsidRPr="0078593A">
          <w:rPr>
            <w:rStyle w:val="Hyperlink"/>
            <w:rFonts w:ascii="Times New Roman" w:hAnsi="Times New Roman"/>
            <w:i/>
            <w:sz w:val="22"/>
            <w:lang w:val="es-ES"/>
          </w:rPr>
          <w:t>https://home.deib.polimi.it/matteucc/Clustering/tutorial_html/hierarchical.html</w:t>
        </w:r>
      </w:hyperlink>
      <w:r w:rsidR="00071D0B" w:rsidRPr="0078593A">
        <w:rPr>
          <w:rFonts w:ascii="Times New Roman" w:hAnsi="Times New Roman" w:cs="Times New Roman"/>
          <w:i/>
          <w:lang w:val="es-ES"/>
        </w:rPr>
        <w:t xml:space="preserve"> </w:t>
      </w:r>
    </w:p>
    <w:p w14:paraId="49973404" w14:textId="77777777" w:rsidR="00071D0B" w:rsidRPr="0078593A" w:rsidRDefault="00071D0B" w:rsidP="00071D0B">
      <w:pPr>
        <w:pStyle w:val="ListParagraph"/>
        <w:rPr>
          <w:rFonts w:ascii="Times New Roman" w:hAnsi="Times New Roman" w:cs="Times New Roman"/>
          <w:bCs/>
          <w:i/>
        </w:rPr>
      </w:pPr>
    </w:p>
    <w:p w14:paraId="48B34D1A" w14:textId="77777777" w:rsidR="00071D0B" w:rsidRPr="0078593A" w:rsidRDefault="00071D0B"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s-ES" w:eastAsia="es-ES"/>
        </w:rPr>
      </w:pPr>
      <w:r w:rsidRPr="0078593A">
        <w:rPr>
          <w:rFonts w:ascii="Times New Roman" w:hAnsi="Times New Roman" w:cs="Times New Roman"/>
          <w:bCs/>
          <w:i/>
        </w:rPr>
        <w:t xml:space="preserve">Artículo  4  Art - </w:t>
      </w:r>
      <w:proofErr w:type="spellStart"/>
      <w:r w:rsidRPr="0078593A">
        <w:rPr>
          <w:rFonts w:ascii="Times New Roman" w:hAnsi="Times New Roman" w:cs="Times New Roman"/>
          <w:bCs/>
          <w:i/>
        </w:rPr>
        <w:t>Hierarchical</w:t>
      </w:r>
      <w:proofErr w:type="spellEnd"/>
      <w:r w:rsidRPr="0078593A">
        <w:rPr>
          <w:rFonts w:ascii="Times New Roman" w:hAnsi="Times New Roman" w:cs="Times New Roman"/>
          <w:bCs/>
          <w:i/>
        </w:rPr>
        <w:t xml:space="preserve"> </w:t>
      </w:r>
      <w:proofErr w:type="spellStart"/>
      <w:r w:rsidRPr="0078593A">
        <w:rPr>
          <w:rFonts w:ascii="Times New Roman" w:hAnsi="Times New Roman" w:cs="Times New Roman"/>
          <w:bCs/>
          <w:i/>
        </w:rPr>
        <w:t>clustering</w:t>
      </w:r>
      <w:proofErr w:type="spellEnd"/>
      <w:r w:rsidRPr="0078593A">
        <w:rPr>
          <w:rFonts w:ascii="Times New Roman" w:hAnsi="Times New Roman" w:cs="Times New Roman"/>
          <w:bCs/>
          <w:i/>
        </w:rPr>
        <w:t xml:space="preserve"> concepts.pdf</w:t>
      </w:r>
    </w:p>
    <w:p w14:paraId="21A1BB82" w14:textId="77777777" w:rsidR="00071D0B" w:rsidRPr="0078593A" w:rsidRDefault="00071D0B" w:rsidP="00071D0B">
      <w:pPr>
        <w:pStyle w:val="ListParagraph"/>
        <w:rPr>
          <w:rFonts w:ascii="Times New Roman" w:hAnsi="Times New Roman" w:cs="Times New Roman"/>
          <w:i/>
        </w:rPr>
      </w:pPr>
    </w:p>
    <w:p w14:paraId="54A334A1" w14:textId="77777777" w:rsidR="00071D0B" w:rsidRPr="0078593A" w:rsidRDefault="00071D0B"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n-US" w:eastAsia="es-ES"/>
        </w:rPr>
      </w:pPr>
      <w:proofErr w:type="spellStart"/>
      <w:proofErr w:type="gramStart"/>
      <w:r w:rsidRPr="0078593A">
        <w:rPr>
          <w:rFonts w:ascii="Times New Roman" w:hAnsi="Times New Roman" w:cs="Times New Roman"/>
          <w:i/>
          <w:lang w:val="en-US"/>
        </w:rPr>
        <w:t>Artículo</w:t>
      </w:r>
      <w:proofErr w:type="spellEnd"/>
      <w:r w:rsidRPr="0078593A">
        <w:rPr>
          <w:rFonts w:ascii="Times New Roman" w:hAnsi="Times New Roman" w:cs="Times New Roman"/>
          <w:i/>
          <w:lang w:val="en-US"/>
        </w:rPr>
        <w:t xml:space="preserve">  1</w:t>
      </w:r>
      <w:proofErr w:type="gramEnd"/>
      <w:r w:rsidRPr="0078593A">
        <w:rPr>
          <w:rFonts w:ascii="Times New Roman" w:hAnsi="Times New Roman" w:cs="Times New Roman"/>
          <w:i/>
          <w:lang w:val="en-US"/>
        </w:rPr>
        <w:t xml:space="preserve">  Art - Clustering – Hierarchical.pdf</w:t>
      </w:r>
    </w:p>
    <w:p w14:paraId="1426EC7E" w14:textId="77777777" w:rsidR="00071D0B" w:rsidRPr="0078593A" w:rsidRDefault="00071D0B" w:rsidP="00071D0B">
      <w:pPr>
        <w:pStyle w:val="ListParagraph"/>
        <w:rPr>
          <w:rFonts w:ascii="Times New Roman" w:hAnsi="Times New Roman" w:cs="Times New Roman"/>
          <w:i/>
        </w:rPr>
      </w:pPr>
    </w:p>
    <w:p w14:paraId="344B55BF" w14:textId="77777777" w:rsidR="00071D0B" w:rsidRPr="0078593A" w:rsidRDefault="00071D0B"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n-US" w:eastAsia="es-ES"/>
        </w:rPr>
      </w:pPr>
      <w:r w:rsidRPr="0078593A">
        <w:rPr>
          <w:rFonts w:ascii="Times New Roman" w:hAnsi="Times New Roman" w:cs="Times New Roman"/>
          <w:i/>
        </w:rPr>
        <w:t xml:space="preserve">Artículo  2  Art - </w:t>
      </w:r>
      <w:proofErr w:type="spellStart"/>
      <w:r w:rsidRPr="0078593A">
        <w:rPr>
          <w:rFonts w:ascii="Times New Roman" w:hAnsi="Times New Roman" w:cs="Times New Roman"/>
          <w:i/>
        </w:rPr>
        <w:t>Hierarchical</w:t>
      </w:r>
      <w:proofErr w:type="spellEnd"/>
      <w:r w:rsidRPr="0078593A">
        <w:rPr>
          <w:rFonts w:ascii="Times New Roman" w:hAnsi="Times New Roman" w:cs="Times New Roman"/>
          <w:i/>
        </w:rPr>
        <w:t xml:space="preserve"> </w:t>
      </w:r>
      <w:proofErr w:type="spellStart"/>
      <w:r w:rsidRPr="0078593A">
        <w:rPr>
          <w:rFonts w:ascii="Times New Roman" w:hAnsi="Times New Roman" w:cs="Times New Roman"/>
          <w:i/>
        </w:rPr>
        <w:t>Clustering</w:t>
      </w:r>
      <w:proofErr w:type="spellEnd"/>
      <w:r w:rsidRPr="0078593A">
        <w:rPr>
          <w:rFonts w:ascii="Times New Roman" w:hAnsi="Times New Roman" w:cs="Times New Roman"/>
          <w:i/>
        </w:rPr>
        <w:t xml:space="preserve"> – Dendrogramas.pdf</w:t>
      </w:r>
    </w:p>
    <w:p w14:paraId="49254E29" w14:textId="77777777" w:rsidR="00071D0B" w:rsidRPr="0078593A" w:rsidRDefault="00071D0B" w:rsidP="00071D0B">
      <w:pPr>
        <w:pStyle w:val="ListParagraph"/>
        <w:rPr>
          <w:rFonts w:ascii="Times New Roman" w:hAnsi="Times New Roman" w:cs="Times New Roman"/>
          <w:i/>
          <w:lang w:val="en-US"/>
        </w:rPr>
      </w:pPr>
    </w:p>
    <w:p w14:paraId="37346991" w14:textId="77777777" w:rsidR="00071D0B" w:rsidRPr="0078593A" w:rsidRDefault="00071D0B"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n-US" w:eastAsia="es-ES"/>
        </w:rPr>
      </w:pPr>
      <w:proofErr w:type="spellStart"/>
      <w:proofErr w:type="gramStart"/>
      <w:r w:rsidRPr="0078593A">
        <w:rPr>
          <w:rFonts w:ascii="Times New Roman" w:hAnsi="Times New Roman" w:cs="Times New Roman"/>
          <w:i/>
          <w:lang w:val="en-US"/>
        </w:rPr>
        <w:t>Artículo</w:t>
      </w:r>
      <w:proofErr w:type="spellEnd"/>
      <w:r w:rsidRPr="0078593A">
        <w:rPr>
          <w:rFonts w:ascii="Times New Roman" w:hAnsi="Times New Roman" w:cs="Times New Roman"/>
          <w:i/>
          <w:lang w:val="en-US"/>
        </w:rPr>
        <w:t xml:space="preserve">  3</w:t>
      </w:r>
      <w:proofErr w:type="gramEnd"/>
      <w:r w:rsidRPr="0078593A">
        <w:rPr>
          <w:rFonts w:ascii="Times New Roman" w:hAnsi="Times New Roman" w:cs="Times New Roman"/>
          <w:i/>
          <w:lang w:val="en-US"/>
        </w:rPr>
        <w:t xml:space="preserve">  Art - How to read a Dendrogram.pdf</w:t>
      </w:r>
    </w:p>
    <w:p w14:paraId="70C29E03" w14:textId="77777777" w:rsidR="00071D0B" w:rsidRPr="0078593A" w:rsidRDefault="00071D0B" w:rsidP="00071D0B">
      <w:pPr>
        <w:pStyle w:val="ListParagraph"/>
        <w:rPr>
          <w:rFonts w:ascii="Times New Roman" w:hAnsi="Times New Roman" w:cs="Times New Roman"/>
          <w:i/>
          <w:lang w:val="en-US"/>
        </w:rPr>
      </w:pPr>
    </w:p>
    <w:p w14:paraId="7534DE16" w14:textId="77777777" w:rsidR="00071D0B" w:rsidRPr="0078593A" w:rsidRDefault="003026EC" w:rsidP="00071D0B">
      <w:pPr>
        <w:pStyle w:val="ListParagraph"/>
        <w:numPr>
          <w:ilvl w:val="0"/>
          <w:numId w:val="25"/>
        </w:numPr>
        <w:shd w:val="clear" w:color="auto" w:fill="FFFFFF"/>
        <w:spacing w:after="0" w:line="240" w:lineRule="auto"/>
        <w:jc w:val="both"/>
        <w:rPr>
          <w:rFonts w:ascii="Times New Roman" w:hAnsi="Times New Roman" w:cs="Times New Roman"/>
          <w:i/>
          <w:lang w:val="en-US"/>
        </w:rPr>
      </w:pPr>
      <w:hyperlink r:id="rId61" w:history="1">
        <w:r w:rsidR="00071D0B" w:rsidRPr="00150D66">
          <w:rPr>
            <w:rStyle w:val="Hyperlink"/>
            <w:rFonts w:ascii="Times New Roman" w:hAnsi="Times New Roman"/>
            <w:i/>
            <w:sz w:val="22"/>
            <w:lang w:val="en-US"/>
          </w:rPr>
          <w:t>http://www.cookbook-r.com/Graphs/Facets_(ggplot2)/</w:t>
        </w:r>
      </w:hyperlink>
      <w:r w:rsidR="00071D0B" w:rsidRPr="0078593A">
        <w:rPr>
          <w:rFonts w:ascii="Times New Roman" w:hAnsi="Times New Roman" w:cs="Times New Roman"/>
          <w:i/>
          <w:lang w:val="en-US"/>
        </w:rPr>
        <w:t xml:space="preserve"> </w:t>
      </w:r>
    </w:p>
    <w:p w14:paraId="0838DBB8" w14:textId="77777777" w:rsidR="0046398F" w:rsidRPr="00A73DB2" w:rsidRDefault="0046398F" w:rsidP="002A207E">
      <w:pPr>
        <w:rPr>
          <w:lang w:val="en-US"/>
        </w:rPr>
      </w:pPr>
    </w:p>
    <w:sectPr w:rsidR="0046398F" w:rsidRPr="00A73DB2" w:rsidSect="00D50699">
      <w:headerReference w:type="default" r:id="rId62"/>
      <w:footerReference w:type="default" r:id="rId63"/>
      <w:pgSz w:w="11906" w:h="16838"/>
      <w:pgMar w:top="1418" w:right="851" w:bottom="1418" w:left="1985"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DANIEL ALCAIDE VILLAR" w:date="2017-07-22T22:18:00Z" w:initials="DAV">
    <w:p w14:paraId="361BC764" w14:textId="77777777" w:rsidR="003026EC" w:rsidRDefault="003026EC">
      <w:pPr>
        <w:pStyle w:val="CommentText"/>
      </w:pPr>
      <w:r>
        <w:rPr>
          <w:rStyle w:val="CommentReference"/>
        </w:rPr>
        <w:annotationRef/>
      </w:r>
      <w:r>
        <w:t xml:space="preserve">Anomalías y </w:t>
      </w:r>
      <w:proofErr w:type="spellStart"/>
      <w:r>
        <w:t>outliers</w:t>
      </w:r>
      <w:proofErr w:type="spellEnd"/>
      <w:r>
        <w:t xml:space="preserve"> son sinónimos. Para mi esta frase es totalmente redundante.</w:t>
      </w:r>
    </w:p>
  </w:comment>
  <w:comment w:id="9" w:author="DANIEL ALCAIDE VILLAR" w:date="2017-07-22T22:20:00Z" w:initials="DAV">
    <w:p w14:paraId="76A19916" w14:textId="7A8948A1" w:rsidR="003026EC" w:rsidRDefault="003026EC">
      <w:pPr>
        <w:pStyle w:val="CommentText"/>
      </w:pPr>
      <w:r>
        <w:rPr>
          <w:rStyle w:val="CommentReference"/>
        </w:rPr>
        <w:annotationRef/>
      </w:r>
      <w:r>
        <w:t>Debes mencionar que la solución presentada para estos datos específicos se puede utilizar para otros conjuntos de datos similares. La solución presentada para resolver este problema específico puede convertirse en una metodología general</w:t>
      </w:r>
    </w:p>
  </w:comment>
  <w:comment w:id="11" w:author="DANIEL ALCAIDE VILLAR" w:date="2017-07-22T22:26:00Z" w:initials="DAV">
    <w:p w14:paraId="5691C0D4" w14:textId="2E4FF587" w:rsidR="003026EC" w:rsidRDefault="003026EC">
      <w:pPr>
        <w:pStyle w:val="CommentText"/>
      </w:pPr>
      <w:r>
        <w:rPr>
          <w:rStyle w:val="CommentReference"/>
        </w:rPr>
        <w:annotationRef/>
      </w:r>
      <w:r>
        <w:t xml:space="preserve">Debes mencionar algo sobre el tamaño de los datos. Parte de la dificultad de este proyecto es el elevado número de mediciones y detectar patrones no es siempre sencillo. También, la necesidad por comprender mejor estos datos hizo decantarse por una técnica que fuera capaz de resumir los datos como es el </w:t>
      </w:r>
      <w:proofErr w:type="spellStart"/>
      <w:r>
        <w:t>clustering</w:t>
      </w:r>
      <w:proofErr w:type="spellEnd"/>
      <w:r>
        <w:t>.</w:t>
      </w:r>
    </w:p>
  </w:comment>
  <w:comment w:id="13" w:author="DANIEL ALCAIDE VILLAR" w:date="2017-07-22T22:30:00Z" w:initials="DAV">
    <w:p w14:paraId="1626FDF2" w14:textId="669AD583" w:rsidR="003026EC" w:rsidRDefault="003026EC">
      <w:pPr>
        <w:pStyle w:val="CommentText"/>
      </w:pPr>
      <w:r>
        <w:rPr>
          <w:rStyle w:val="CommentReference"/>
        </w:rPr>
        <w:annotationRef/>
      </w:r>
      <w:r>
        <w:t>Esto es verdad? Tienes fuentes que lo justifican?</w:t>
      </w:r>
    </w:p>
  </w:comment>
  <w:comment w:id="14" w:author="DANIEL ALCAIDE VILLAR" w:date="2017-07-22T22:32:00Z" w:initials="DAV">
    <w:p w14:paraId="09CA37FE" w14:textId="0279D17A" w:rsidR="003026EC" w:rsidRDefault="003026EC">
      <w:pPr>
        <w:pStyle w:val="CommentText"/>
      </w:pPr>
      <w:r>
        <w:rPr>
          <w:rStyle w:val="CommentReference"/>
        </w:rPr>
        <w:annotationRef/>
      </w:r>
      <w:r>
        <w:t>Yo pondría: en este proyecto proponemos la combinación de…</w:t>
      </w:r>
    </w:p>
  </w:comment>
  <w:comment w:id="15" w:author="DANIEL ALCAIDE VILLAR" w:date="2017-07-22T22:34:00Z" w:initials="DAV">
    <w:p w14:paraId="16F41563" w14:textId="762688B6" w:rsidR="003026EC" w:rsidRDefault="003026EC">
      <w:pPr>
        <w:pStyle w:val="CommentText"/>
      </w:pPr>
      <w:r>
        <w:rPr>
          <w:rStyle w:val="CommentReference"/>
        </w:rPr>
        <w:annotationRef/>
      </w:r>
      <w:r>
        <w:t>Esto se puede resumir en análisis visual</w:t>
      </w:r>
    </w:p>
  </w:comment>
  <w:comment w:id="18" w:author="DANIEL ALCAIDE VILLAR" w:date="2017-07-22T22:37:00Z" w:initials="DAV">
    <w:p w14:paraId="406F4983" w14:textId="0751C177" w:rsidR="003026EC" w:rsidRDefault="003026EC">
      <w:pPr>
        <w:pStyle w:val="CommentText"/>
      </w:pPr>
      <w:r>
        <w:rPr>
          <w:rStyle w:val="CommentReference"/>
        </w:rPr>
        <w:annotationRef/>
      </w:r>
      <w:r>
        <w:t xml:space="preserve">Detectar anomalías en series temporales </w:t>
      </w:r>
      <w:proofErr w:type="spellStart"/>
      <w:r>
        <w:t>multivariante</w:t>
      </w:r>
      <w:proofErr w:type="spellEnd"/>
      <w:r>
        <w:t>. No en cualquier tipo de dato</w:t>
      </w:r>
    </w:p>
  </w:comment>
  <w:comment w:id="21" w:author="DANIEL ALCAIDE VILLAR" w:date="2017-07-22T22:44:00Z" w:initials="DAV">
    <w:p w14:paraId="517A698F" w14:textId="1A564FEF" w:rsidR="003026EC" w:rsidRDefault="003026EC">
      <w:pPr>
        <w:pStyle w:val="CommentText"/>
      </w:pPr>
      <w:r>
        <w:rPr>
          <w:rStyle w:val="CommentReference"/>
        </w:rPr>
        <w:annotationRef/>
      </w:r>
      <w:r>
        <w:t>Con el que contribuir en la toma de decisiones.</w:t>
      </w:r>
    </w:p>
  </w:comment>
  <w:comment w:id="23" w:author="DANIEL ALCAIDE VILLAR" w:date="2017-07-22T22:48:00Z" w:initials="DAV">
    <w:p w14:paraId="6F22E23F" w14:textId="43F71790" w:rsidR="003026EC" w:rsidRDefault="003026EC">
      <w:pPr>
        <w:pStyle w:val="CommentText"/>
      </w:pPr>
      <w:r>
        <w:rPr>
          <w:rStyle w:val="CommentReference"/>
        </w:rPr>
        <w:annotationRef/>
      </w:r>
      <w:r>
        <w:t>Puedes añadir el porqué de R y no otro software</w:t>
      </w:r>
    </w:p>
  </w:comment>
  <w:comment w:id="24" w:author="DANIEL ALCAIDE VILLAR" w:date="2017-07-22T22:46:00Z" w:initials="DAV">
    <w:p w14:paraId="7AA9408C" w14:textId="48E679B1" w:rsidR="003026EC" w:rsidRDefault="003026EC">
      <w:pPr>
        <w:pStyle w:val="CommentText"/>
      </w:pPr>
      <w:r>
        <w:rPr>
          <w:rStyle w:val="CommentReference"/>
        </w:rPr>
        <w:annotationRef/>
      </w:r>
      <w:proofErr w:type="spellStart"/>
      <w:r>
        <w:t>Oftwa</w:t>
      </w:r>
      <w:proofErr w:type="spellEnd"/>
      <w:r>
        <w:t xml:space="preserve"> de los datos originales</w:t>
      </w:r>
    </w:p>
  </w:comment>
  <w:comment w:id="26" w:author="DANIEL ALCAIDE VILLAR" w:date="2017-07-22T22:53:00Z" w:initials="DAV">
    <w:p w14:paraId="4C0DEC8C" w14:textId="1C60BF2D" w:rsidR="003026EC" w:rsidRDefault="003026EC">
      <w:pPr>
        <w:pStyle w:val="CommentText"/>
      </w:pPr>
      <w:r>
        <w:rPr>
          <w:rStyle w:val="CommentReference"/>
        </w:rPr>
        <w:annotationRef/>
      </w:r>
      <w:r>
        <w:t>Y el caso capitulo 2?</w:t>
      </w:r>
    </w:p>
  </w:comment>
  <w:comment w:id="29" w:author="DANIEL ALCAIDE VILLAR" w:date="2017-07-22T22:56:00Z" w:initials="DAV">
    <w:p w14:paraId="38140A0F" w14:textId="4634E751" w:rsidR="003026EC" w:rsidRDefault="003026EC">
      <w:pPr>
        <w:pStyle w:val="CommentText"/>
      </w:pPr>
      <w:r>
        <w:rPr>
          <w:rStyle w:val="CommentReference"/>
        </w:rPr>
        <w:annotationRef/>
      </w:r>
      <w:r>
        <w:t>Las referencias deben ser en formato APA</w:t>
      </w:r>
    </w:p>
  </w:comment>
  <w:comment w:id="34" w:author="Daniel Alcaide" w:date="2017-07-23T09:25:00Z" w:initials="DA">
    <w:p w14:paraId="7D450E9E" w14:textId="2E968097" w:rsidR="00BD2D9C" w:rsidRDefault="00BD2D9C">
      <w:pPr>
        <w:pStyle w:val="CommentText"/>
      </w:pPr>
      <w:r>
        <w:rPr>
          <w:rStyle w:val="CommentReference"/>
        </w:rPr>
        <w:annotationRef/>
      </w:r>
      <w:r>
        <w:t>Referencias deben ir en formato APA</w:t>
      </w:r>
    </w:p>
  </w:comment>
  <w:comment w:id="35" w:author="Daniel Alcaide" w:date="2017-07-23T09:26:00Z" w:initials="DA">
    <w:p w14:paraId="385843D7" w14:textId="57527A23" w:rsidR="00754278" w:rsidRDefault="00754278">
      <w:pPr>
        <w:pStyle w:val="CommentText"/>
      </w:pPr>
      <w:r>
        <w:rPr>
          <w:rStyle w:val="CommentReference"/>
        </w:rPr>
        <w:annotationRef/>
      </w:r>
      <w:r>
        <w:t>Algo redundante a lo del párrafo anterior. Revísalo</w:t>
      </w:r>
    </w:p>
  </w:comment>
  <w:comment w:id="45" w:author="Daniel Alcaide" w:date="2017-07-23T09:31:00Z" w:initials="DA">
    <w:p w14:paraId="4FECBF0F" w14:textId="60743A07" w:rsidR="00754278" w:rsidRDefault="00754278">
      <w:pPr>
        <w:pStyle w:val="CommentText"/>
      </w:pPr>
      <w:r>
        <w:rPr>
          <w:rStyle w:val="CommentReference"/>
        </w:rPr>
        <w:annotationRef/>
      </w:r>
      <w:r>
        <w:t xml:space="preserve">Anteriormente este término no aparecía en cursiva. Utiliza el mismo criterio en todo el documento. </w:t>
      </w:r>
    </w:p>
  </w:comment>
  <w:comment w:id="48" w:author="Daniel Alcaide" w:date="2017-07-23T09:32:00Z" w:initials="DA">
    <w:p w14:paraId="0ADFE7B8" w14:textId="77777777" w:rsidR="00754278" w:rsidRDefault="00754278" w:rsidP="00754278">
      <w:pPr>
        <w:pStyle w:val="CommentText"/>
        <w:numPr>
          <w:ilvl w:val="0"/>
          <w:numId w:val="40"/>
        </w:numPr>
      </w:pPr>
      <w:r>
        <w:rPr>
          <w:rStyle w:val="CommentReference"/>
        </w:rPr>
        <w:annotationRef/>
      </w:r>
      <w:r>
        <w:t>Parece que la imagen esta cortada</w:t>
      </w:r>
    </w:p>
    <w:p w14:paraId="207D684D" w14:textId="7C60D56A" w:rsidR="00754278" w:rsidRDefault="00754278" w:rsidP="00754278">
      <w:pPr>
        <w:pStyle w:val="CommentText"/>
        <w:numPr>
          <w:ilvl w:val="0"/>
          <w:numId w:val="40"/>
        </w:numPr>
      </w:pPr>
      <w:r>
        <w:t xml:space="preserve">El identificador de la figura </w:t>
      </w:r>
      <w:r w:rsidR="00974DE8">
        <w:t xml:space="preserve">yo lo pondría como pie de figura y añadiría un título / descripción a cada imagen. </w:t>
      </w:r>
    </w:p>
  </w:comment>
  <w:comment w:id="58" w:author="Daniel Alcaide" w:date="2017-07-23T10:25:00Z" w:initials="DA">
    <w:p w14:paraId="2DD8853A" w14:textId="36A9F7A4" w:rsidR="00F22F05" w:rsidRDefault="00F22F05">
      <w:pPr>
        <w:pStyle w:val="CommentText"/>
      </w:pPr>
      <w:r>
        <w:rPr>
          <w:rStyle w:val="CommentReference"/>
        </w:rPr>
        <w:annotationRef/>
      </w:r>
      <w:r>
        <w:t>Lo mismo de la Figura 1</w:t>
      </w:r>
    </w:p>
  </w:comment>
  <w:comment w:id="65" w:author="Daniel Alcaide" w:date="2017-07-23T10:27:00Z" w:initials="DA">
    <w:p w14:paraId="40BD6E55" w14:textId="2B3601DA" w:rsidR="00F22F05" w:rsidRDefault="00F22F05">
      <w:pPr>
        <w:pStyle w:val="CommentText"/>
      </w:pPr>
      <w:r>
        <w:rPr>
          <w:rStyle w:val="CommentReference"/>
        </w:rPr>
        <w:annotationRef/>
      </w:r>
      <w:r>
        <w:t xml:space="preserve">Los pies de </w:t>
      </w:r>
      <w:proofErr w:type="spellStart"/>
      <w:r>
        <w:t>pág</w:t>
      </w:r>
      <w:proofErr w:type="spellEnd"/>
      <w:r>
        <w:t xml:space="preserve"> van así, las referencias no. Puedes utilizar como referencia el TFM de ejemplo que te envié al comenzar el TFM </w:t>
      </w:r>
    </w:p>
  </w:comment>
  <w:comment w:id="71" w:author="Daniel Alcaide" w:date="2017-07-23T10:31:00Z" w:initials="DA">
    <w:p w14:paraId="51F1D239" w14:textId="2E4D6403" w:rsidR="00F22F05" w:rsidRDefault="00F22F05">
      <w:pPr>
        <w:pStyle w:val="CommentText"/>
      </w:pPr>
      <w:r>
        <w:rPr>
          <w:rStyle w:val="CommentReference"/>
        </w:rPr>
        <w:annotationRef/>
      </w:r>
      <w:r>
        <w:t>Aplicar formato APA</w:t>
      </w:r>
    </w:p>
  </w:comment>
  <w:comment w:id="76" w:author="Daniel Alcaide" w:date="2017-07-23T10:33:00Z" w:initials="DA">
    <w:p w14:paraId="7FCDF42F" w14:textId="13B786A3" w:rsidR="00F22F05" w:rsidRDefault="00F22F05">
      <w:pPr>
        <w:pStyle w:val="CommentText"/>
      </w:pPr>
      <w:r>
        <w:rPr>
          <w:rStyle w:val="CommentReference"/>
        </w:rPr>
        <w:annotationRef/>
      </w:r>
      <w:r>
        <w:t>No existe esta sección</w:t>
      </w:r>
    </w:p>
  </w:comment>
  <w:comment w:id="79" w:author="Daniel Alcaide" w:date="2017-07-23T10:33:00Z" w:initials="DA">
    <w:p w14:paraId="4998B1D4" w14:textId="2C61427E" w:rsidR="000D542F" w:rsidRDefault="000D542F">
      <w:pPr>
        <w:pStyle w:val="CommentText"/>
      </w:pPr>
      <w:r>
        <w:rPr>
          <w:rStyle w:val="CommentReference"/>
        </w:rPr>
        <w:annotationRef/>
      </w:r>
      <w:r>
        <w:t>No pongas puntos suspensivos</w:t>
      </w:r>
    </w:p>
  </w:comment>
  <w:comment w:id="88" w:author="Daniel Alcaide" w:date="2017-07-23T10:41:00Z" w:initials="DA">
    <w:p w14:paraId="2C3FCDB1" w14:textId="08A021DA" w:rsidR="00BB6A03" w:rsidRDefault="00BB6A03">
      <w:pPr>
        <w:pStyle w:val="CommentText"/>
      </w:pPr>
      <w:r>
        <w:rPr>
          <w:rStyle w:val="CommentReference"/>
        </w:rPr>
        <w:annotationRef/>
      </w:r>
      <w:r>
        <w:t xml:space="preserve">Esta bien </w:t>
      </w:r>
      <w:proofErr w:type="spellStart"/>
      <w:r>
        <w:t>linkado</w:t>
      </w:r>
      <w:proofErr w:type="spellEnd"/>
      <w:r>
        <w:t>? No encuentro el número 6</w:t>
      </w:r>
    </w:p>
  </w:comment>
  <w:comment w:id="90" w:author="Daniel Alcaide" w:date="2017-07-23T10:42:00Z" w:initials="DA">
    <w:p w14:paraId="023F6A5C" w14:textId="20FA5956" w:rsidR="00BB6A03" w:rsidRDefault="00BB6A03">
      <w:pPr>
        <w:pStyle w:val="CommentText"/>
      </w:pPr>
      <w:r>
        <w:rPr>
          <w:rStyle w:val="CommentReference"/>
        </w:rPr>
        <w:annotationRef/>
      </w:r>
      <w:r>
        <w:t>Revisa todas las referencias y ponlas en formato APA.</w:t>
      </w:r>
    </w:p>
  </w:comment>
  <w:comment w:id="91" w:author="Daniel Alcaide" w:date="2017-07-23T11:05:00Z" w:initials="DA">
    <w:p w14:paraId="068CF295" w14:textId="718CF052" w:rsidR="00B0762E" w:rsidRDefault="00B0762E">
      <w:pPr>
        <w:pStyle w:val="CommentText"/>
      </w:pPr>
      <w:r>
        <w:rPr>
          <w:rStyle w:val="CommentReference"/>
        </w:rPr>
        <w:annotationRef/>
      </w:r>
      <w:r>
        <w:t>Esto se basa en la referencia 7?</w:t>
      </w:r>
    </w:p>
  </w:comment>
  <w:comment w:id="93" w:author="Daniel Alcaide" w:date="2017-07-23T10:43:00Z" w:initials="DA">
    <w:p w14:paraId="3F4208A4" w14:textId="1C20FF10" w:rsidR="00BB6A03" w:rsidRDefault="00BB6A03">
      <w:pPr>
        <w:pStyle w:val="CommentText"/>
      </w:pPr>
      <w:r>
        <w:rPr>
          <w:rStyle w:val="CommentReference"/>
        </w:rPr>
        <w:annotationRef/>
      </w:r>
      <w:r>
        <w:t>Una vez le hayas dado el formato correcto a las referencias, debes colocarlas todas al final de documento en un capitulo llamado Referencias o Bibliografía.</w:t>
      </w:r>
    </w:p>
  </w:comment>
  <w:comment w:id="95" w:author="Daniel Alcaide" w:date="2017-07-23T11:11:00Z" w:initials="DA">
    <w:p w14:paraId="5CBEEDBB" w14:textId="40C9D5C2" w:rsidR="00F97D5C" w:rsidRDefault="00F97D5C">
      <w:pPr>
        <w:pStyle w:val="CommentText"/>
      </w:pPr>
      <w:r>
        <w:rPr>
          <w:rStyle w:val="CommentReference"/>
        </w:rPr>
        <w:annotationRef/>
      </w:r>
      <w:r>
        <w:t xml:space="preserve">Identifica las imágenes y referéncialas en el el texto. (Por ejemplo: …como se puede ver en la Figura xx…. [o algo por el estilo])   </w:t>
      </w:r>
    </w:p>
  </w:comment>
  <w:comment w:id="97" w:author="Daniel Alcaide" w:date="2017-07-23T11:13:00Z" w:initials="DA">
    <w:p w14:paraId="1A1A5855" w14:textId="30139A10" w:rsidR="00F97D5C" w:rsidRDefault="00F97D5C">
      <w:pPr>
        <w:pStyle w:val="CommentText"/>
      </w:pPr>
      <w:r>
        <w:rPr>
          <w:rStyle w:val="CommentReference"/>
        </w:rPr>
        <w:annotationRef/>
      </w:r>
      <w:r>
        <w:t>Identificadores únicos Figura 1, 2,3, …99. No utilices el término imagen de la derecha.</w:t>
      </w:r>
    </w:p>
  </w:comment>
  <w:comment w:id="96" w:author="Daniel Alcaide" w:date="2017-07-23T11:10:00Z" w:initials="DA">
    <w:p w14:paraId="0DAC5CEA" w14:textId="69F0FA4B" w:rsidR="00F97D5C" w:rsidRDefault="00F97D5C">
      <w:pPr>
        <w:pStyle w:val="CommentText"/>
      </w:pPr>
      <w:r>
        <w:rPr>
          <w:rStyle w:val="CommentReference"/>
        </w:rPr>
        <w:annotationRef/>
      </w:r>
      <w:proofErr w:type="spellStart"/>
      <w:r>
        <w:t>Entinedo</w:t>
      </w:r>
      <w:proofErr w:type="spellEnd"/>
      <w:r>
        <w:t xml:space="preserve"> que se utiliza con el algoritmo “</w:t>
      </w:r>
      <w:proofErr w:type="spellStart"/>
      <w:r>
        <w:t>Farthest-neighbor</w:t>
      </w:r>
      <w:proofErr w:type="spellEnd"/>
      <w:r>
        <w:t>”, verdad?</w:t>
      </w:r>
    </w:p>
  </w:comment>
  <w:comment w:id="99" w:author="Daniel Alcaide" w:date="2017-07-23T11:17:00Z" w:initials="DA">
    <w:p w14:paraId="449F70A3" w14:textId="5142E5DD" w:rsidR="00800F54" w:rsidRDefault="00800F54">
      <w:pPr>
        <w:pStyle w:val="CommentText"/>
      </w:pPr>
      <w:r>
        <w:rPr>
          <w:rStyle w:val="CommentReference"/>
        </w:rPr>
        <w:annotationRef/>
      </w:r>
      <w:r>
        <w:t>Intenta ampliarlo para que quede más equilibrado</w:t>
      </w:r>
      <w:r w:rsidR="00CE1781">
        <w:t>. Quizás si no encuentras más intenta desarrollarlas  las que tienes.</w:t>
      </w:r>
    </w:p>
  </w:comment>
  <w:comment w:id="100" w:author="Daniel Alcaide" w:date="2017-07-23T12:12:00Z" w:initials="DA">
    <w:p w14:paraId="2F57A763" w14:textId="448749D3" w:rsidR="004509FF" w:rsidRDefault="004509FF">
      <w:pPr>
        <w:pStyle w:val="CommentText"/>
      </w:pPr>
      <w:r>
        <w:rPr>
          <w:rStyle w:val="CommentReference"/>
        </w:rPr>
        <w:annotationRef/>
      </w:r>
      <w:r>
        <w:t>Entiendo que hay una que se llama mean y otra que se llama media. Mirar página 27</w:t>
      </w:r>
    </w:p>
  </w:comment>
  <w:comment w:id="109" w:author="Daniel Alcaide" w:date="2017-07-23T12:29:00Z" w:initials="DA">
    <w:p w14:paraId="6E594494" w14:textId="74009AB9" w:rsidR="00740FA0" w:rsidRDefault="00740FA0">
      <w:pPr>
        <w:pStyle w:val="CommentText"/>
      </w:pPr>
      <w:r>
        <w:rPr>
          <w:rStyle w:val="CommentReference"/>
        </w:rPr>
        <w:annotationRef/>
      </w:r>
      <w:r>
        <w:t>Pon el identificador en el pie de la imagen y añade un pie de imagen</w:t>
      </w:r>
    </w:p>
  </w:comment>
  <w:comment w:id="113" w:author="Daniel Alcaide" w:date="2017-07-23T12:32:00Z" w:initials="DA">
    <w:p w14:paraId="563C912F" w14:textId="379D1469" w:rsidR="00740FA0" w:rsidRDefault="00740FA0">
      <w:pPr>
        <w:pStyle w:val="CommentText"/>
      </w:pPr>
      <w:r>
        <w:rPr>
          <w:rStyle w:val="CommentReference"/>
        </w:rPr>
        <w:annotationRef/>
      </w:r>
      <w:r>
        <w:t>En la imagen no has indicado que es el grupo A y que es grupo B</w:t>
      </w:r>
    </w:p>
  </w:comment>
  <w:comment w:id="119" w:author="Daniel Alcaide" w:date="2017-07-23T12:35:00Z" w:initials="DA">
    <w:p w14:paraId="67464529" w14:textId="3EC803EA" w:rsidR="00A756CB" w:rsidRDefault="00A756CB">
      <w:pPr>
        <w:pStyle w:val="CommentText"/>
      </w:pPr>
      <w:r>
        <w:rPr>
          <w:rStyle w:val="CommentReference"/>
        </w:rPr>
        <w:annotationRef/>
      </w:r>
      <w:r>
        <w:t>Recuerda añadir pies de imagen a cada una</w:t>
      </w:r>
    </w:p>
  </w:comment>
  <w:comment w:id="126" w:author="Daniel Alcaide" w:date="2017-07-23T12:36:00Z" w:initials="DA">
    <w:p w14:paraId="1A4B1089" w14:textId="4C46A4B6" w:rsidR="00A756CB" w:rsidRDefault="00A756CB">
      <w:pPr>
        <w:pStyle w:val="CommentText"/>
      </w:pPr>
      <w:r>
        <w:rPr>
          <w:rStyle w:val="CommentReference"/>
        </w:rPr>
        <w:annotationRef/>
      </w:r>
      <w:r>
        <w:t>No utilices número suspensivos, no es formal</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1BC764" w15:done="0"/>
  <w15:commentEx w15:paraId="76A19916" w15:done="0"/>
  <w15:commentEx w15:paraId="5691C0D4" w15:done="0"/>
  <w15:commentEx w15:paraId="1626FDF2" w15:done="0"/>
  <w15:commentEx w15:paraId="09CA37FE" w15:done="0"/>
  <w15:commentEx w15:paraId="16F41563" w15:done="0"/>
  <w15:commentEx w15:paraId="406F4983" w15:done="0"/>
  <w15:commentEx w15:paraId="517A698F" w15:done="0"/>
  <w15:commentEx w15:paraId="6F22E23F" w15:done="0"/>
  <w15:commentEx w15:paraId="7AA9408C" w15:done="0"/>
  <w15:commentEx w15:paraId="4C0DEC8C" w15:done="0"/>
  <w15:commentEx w15:paraId="38140A0F" w15:done="0"/>
  <w15:commentEx w15:paraId="7D450E9E" w15:done="0"/>
  <w15:commentEx w15:paraId="385843D7" w15:done="0"/>
  <w15:commentEx w15:paraId="4FECBF0F" w15:done="0"/>
  <w15:commentEx w15:paraId="207D684D" w15:done="0"/>
  <w15:commentEx w15:paraId="2DD8853A" w15:done="0"/>
  <w15:commentEx w15:paraId="40BD6E55" w15:done="0"/>
  <w15:commentEx w15:paraId="51F1D239" w15:done="0"/>
  <w15:commentEx w15:paraId="7FCDF42F" w15:done="0"/>
  <w15:commentEx w15:paraId="4998B1D4" w15:done="0"/>
  <w15:commentEx w15:paraId="2C3FCDB1" w15:done="0"/>
  <w15:commentEx w15:paraId="023F6A5C" w15:done="0"/>
  <w15:commentEx w15:paraId="068CF295" w15:done="0"/>
  <w15:commentEx w15:paraId="3F4208A4" w15:done="0"/>
  <w15:commentEx w15:paraId="5CBEEDBB" w15:done="0"/>
  <w15:commentEx w15:paraId="1A1A5855" w15:done="0"/>
  <w15:commentEx w15:paraId="0DAC5CEA" w15:done="0"/>
  <w15:commentEx w15:paraId="449F70A3" w15:done="0"/>
  <w15:commentEx w15:paraId="2F57A763" w15:done="0"/>
  <w15:commentEx w15:paraId="6E594494" w15:done="0"/>
  <w15:commentEx w15:paraId="563C912F" w15:done="0"/>
  <w15:commentEx w15:paraId="67464529" w15:done="0"/>
  <w15:commentEx w15:paraId="1A4B108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61BC764" w16cid:durableId="1D1E4DB7"/>
  <w16cid:commentId w16cid:paraId="76A19916" w16cid:durableId="1D1E4E29"/>
  <w16cid:commentId w16cid:paraId="5691C0D4" w16cid:durableId="1D1E4F82"/>
  <w16cid:commentId w16cid:paraId="1626FDF2" w16cid:durableId="1D1E5098"/>
  <w16cid:commentId w16cid:paraId="09CA37FE" w16cid:durableId="1D1E5111"/>
  <w16cid:commentId w16cid:paraId="16F41563" w16cid:durableId="1D1E5173"/>
  <w16cid:commentId w16cid:paraId="406F4983" w16cid:durableId="1D1E5238"/>
  <w16cid:commentId w16cid:paraId="517A698F" w16cid:durableId="1D1E53EB"/>
  <w16cid:commentId w16cid:paraId="6F22E23F" w16cid:durableId="1D1E54B7"/>
  <w16cid:commentId w16cid:paraId="7AA9408C" w16cid:durableId="1D1E5460"/>
  <w16cid:commentId w16cid:paraId="4C0DEC8C" w16cid:durableId="1D1E55D0"/>
  <w16cid:commentId w16cid:paraId="38140A0F" w16cid:durableId="1D1E568C"/>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CCEE03" w14:textId="77777777" w:rsidR="00DC0646" w:rsidRDefault="00DC0646" w:rsidP="00320A2D">
      <w:pPr>
        <w:spacing w:after="0" w:line="240" w:lineRule="auto"/>
      </w:pPr>
      <w:r>
        <w:separator/>
      </w:r>
    </w:p>
  </w:endnote>
  <w:endnote w:type="continuationSeparator" w:id="0">
    <w:p w14:paraId="13B63877" w14:textId="77777777" w:rsidR="00DC0646" w:rsidRDefault="00DC0646"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TTE1019D78t00">
    <w:panose1 w:val="00000000000000000000"/>
    <w:charset w:val="00"/>
    <w:family w:val="auto"/>
    <w:notTrueType/>
    <w:pitch w:val="default"/>
    <w:sig w:usb0="00000003" w:usb1="00000000" w:usb2="00000000" w:usb3="00000000" w:csb0="00000001" w:csb1="00000000"/>
  </w:font>
  <w:font w:name="Helvetica-Bold">
    <w:altName w:val="Arial"/>
    <w:charset w:val="00"/>
    <w:family w:val="auto"/>
    <w:pitch w:val="variable"/>
    <w:sig w:usb0="E00002FF" w:usb1="5000785B" w:usb2="00000000" w:usb3="00000000" w:csb0="0000019F" w:csb1="00000000"/>
  </w:font>
  <w:font w:name="NewCenturySchlbk-Roman">
    <w:panose1 w:val="00000000000000000000"/>
    <w:charset w:val="00"/>
    <w:family w:val="roman"/>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Minion-Bold">
    <w:altName w:val="Calibri"/>
    <w:panose1 w:val="00000000000000000000"/>
    <w:charset w:val="00"/>
    <w:family w:val="auto"/>
    <w:notTrueType/>
    <w:pitch w:val="default"/>
    <w:sig w:usb0="00000003" w:usb1="00000000" w:usb2="00000000" w:usb3="00000000" w:csb0="00000001" w:csb1="00000000"/>
  </w:font>
  <w:font w:name="Times-Roman">
    <w:altName w:val="Times"/>
    <w:panose1 w:val="00000000000000000000"/>
    <w:charset w:val="00"/>
    <w:family w:val="auto"/>
    <w:notTrueType/>
    <w:pitch w:val="default"/>
    <w:sig w:usb0="00000003" w:usb1="00000000" w:usb2="00000000" w:usb3="00000000" w:csb0="00000001" w:csb1="00000000"/>
  </w:font>
  <w:font w:name="Minion-Regular">
    <w:altName w:val="Calibri"/>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auto"/>
    <w:notTrueType/>
    <w:pitch w:val="default"/>
    <w:sig w:usb0="00000003" w:usb1="00000000" w:usb2="00000000" w:usb3="00000000" w:csb0="00000001" w:csb1="00000000"/>
  </w:font>
  <w:font w:name="RMTMI">
    <w:altName w:val="Calibri"/>
    <w:panose1 w:val="00000000000000000000"/>
    <w:charset w:val="00"/>
    <w:family w:val="auto"/>
    <w:notTrueType/>
    <w:pitch w:val="default"/>
    <w:sig w:usb0="00000003" w:usb1="00000000" w:usb2="00000000" w:usb3="00000000" w:csb0="00000001" w:csb1="00000000"/>
  </w:font>
  <w:font w:name="MTSY">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alibri,Italic">
    <w:altName w:val="Calibri"/>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0"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B3331" w14:textId="6AF32305" w:rsidR="003026EC" w:rsidRDefault="003026E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Detección de Anomalías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A756CB" w:rsidRPr="00A756CB">
      <w:rPr>
        <w:rFonts w:asciiTheme="majorHAnsi" w:eastAsiaTheme="majorEastAsia" w:hAnsiTheme="majorHAnsi" w:cstheme="majorBidi"/>
        <w:noProof/>
        <w:lang w:val="es-ES"/>
      </w:rPr>
      <w:t>45</w:t>
    </w:r>
    <w:r>
      <w:rPr>
        <w:rFonts w:asciiTheme="majorHAnsi" w:eastAsiaTheme="majorEastAsia" w:hAnsiTheme="majorHAnsi" w:cstheme="majorBidi"/>
      </w:rPr>
      <w:fldChar w:fldCharType="end"/>
    </w:r>
  </w:p>
  <w:p w14:paraId="4A17B09F" w14:textId="77777777" w:rsidR="003026EC" w:rsidRDefault="003026E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43634B" w14:textId="77777777" w:rsidR="00DC0646" w:rsidRDefault="00DC0646" w:rsidP="00320A2D">
      <w:pPr>
        <w:spacing w:after="0" w:line="240" w:lineRule="auto"/>
      </w:pPr>
      <w:r>
        <w:separator/>
      </w:r>
    </w:p>
  </w:footnote>
  <w:footnote w:type="continuationSeparator" w:id="0">
    <w:p w14:paraId="05C6E1D2" w14:textId="77777777" w:rsidR="00DC0646" w:rsidRDefault="00DC0646" w:rsidP="00320A2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Arial"/>
        <w:b/>
        <w:i/>
        <w:color w:val="000000"/>
        <w:lang w:val="en-US"/>
      </w:rPr>
      <w:alias w:val="Título"/>
      <w:id w:val="77738743"/>
      <w:placeholder>
        <w:docPart w:val="C166974B56B34048AC1C602209C11D90"/>
      </w:placeholder>
      <w:dataBinding w:prefixMappings="xmlns:ns0='http://schemas.openxmlformats.org/package/2006/metadata/core-properties' xmlns:ns1='http://purl.org/dc/elements/1.1/'" w:xpath="/ns0:coreProperties[1]/ns1:title[1]" w:storeItemID="{6C3C8BC8-F283-45AE-878A-BAB7291924A1}"/>
      <w:text/>
    </w:sdtPr>
    <w:sdtContent>
      <w:p w14:paraId="5CEBCE74" w14:textId="77777777" w:rsidR="003026EC" w:rsidRPr="00E77B63" w:rsidRDefault="003026EC" w:rsidP="00E77B63">
        <w:pPr>
          <w:pStyle w:val="Header"/>
          <w:pBdr>
            <w:bottom w:val="thickThinSmallGap" w:sz="24" w:space="1" w:color="622423" w:themeColor="accent2" w:themeShade="7F"/>
          </w:pBdr>
          <w:jc w:val="center"/>
          <w:rPr>
            <w:i/>
            <w:lang w:val="en-US"/>
          </w:rPr>
        </w:pPr>
        <w:r w:rsidRPr="004E5F5A">
          <w:rPr>
            <w:rFonts w:cs="Arial"/>
            <w:b/>
            <w:i/>
            <w:color w:val="000000"/>
            <w:lang w:val="en-US"/>
          </w:rPr>
          <w:t xml:space="preserve">Alberto González San Francisco                            </w:t>
        </w:r>
        <w:r>
          <w:rPr>
            <w:rFonts w:cs="Arial"/>
            <w:b/>
            <w:i/>
            <w:color w:val="000000"/>
            <w:lang w:val="en-US"/>
          </w:rPr>
          <w:t xml:space="preserve"> </w:t>
        </w:r>
        <w:r w:rsidRPr="004E5F5A">
          <w:rPr>
            <w:rFonts w:cs="Arial"/>
            <w:b/>
            <w:i/>
            <w:color w:val="000000"/>
            <w:lang w:val="en-US"/>
          </w:rPr>
          <w:t xml:space="preserve"> Master Visual Analytics and Big Data</w:t>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1178F"/>
    <w:multiLevelType w:val="hybridMultilevel"/>
    <w:tmpl w:val="1DE642A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6730851"/>
    <w:multiLevelType w:val="hybridMultilevel"/>
    <w:tmpl w:val="B78AB6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3D4E8C"/>
    <w:multiLevelType w:val="hybridMultilevel"/>
    <w:tmpl w:val="86723F8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BA8624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D9092C"/>
    <w:multiLevelType w:val="hybridMultilevel"/>
    <w:tmpl w:val="3A567F9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4952CA"/>
    <w:multiLevelType w:val="hybridMultilevel"/>
    <w:tmpl w:val="916AFF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6342CC"/>
    <w:multiLevelType w:val="hybridMultilevel"/>
    <w:tmpl w:val="7EF4F0D0"/>
    <w:lvl w:ilvl="0" w:tplc="13E0E8D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DD8415E"/>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F5736EF"/>
    <w:multiLevelType w:val="hybridMultilevel"/>
    <w:tmpl w:val="0CBCC60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11367D2B"/>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505A12"/>
    <w:multiLevelType w:val="hybridMultilevel"/>
    <w:tmpl w:val="79BCC21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37C412E"/>
    <w:multiLevelType w:val="hybridMultilevel"/>
    <w:tmpl w:val="8DC689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ED1773F"/>
    <w:multiLevelType w:val="multilevel"/>
    <w:tmpl w:val="0208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862099"/>
    <w:multiLevelType w:val="hybridMultilevel"/>
    <w:tmpl w:val="639239B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262B7292"/>
    <w:multiLevelType w:val="hybridMultilevel"/>
    <w:tmpl w:val="410E368C"/>
    <w:lvl w:ilvl="0" w:tplc="0C0A000D">
      <w:start w:val="1"/>
      <w:numFmt w:val="bullet"/>
      <w:lvlText w:val=""/>
      <w:lvlJc w:val="left"/>
      <w:pPr>
        <w:ind w:left="2868" w:hanging="360"/>
      </w:pPr>
      <w:rPr>
        <w:rFonts w:ascii="Wingdings" w:hAnsi="Wingdings" w:hint="default"/>
      </w:rPr>
    </w:lvl>
    <w:lvl w:ilvl="1" w:tplc="0C0A0003" w:tentative="1">
      <w:start w:val="1"/>
      <w:numFmt w:val="bullet"/>
      <w:lvlText w:val="o"/>
      <w:lvlJc w:val="left"/>
      <w:pPr>
        <w:ind w:left="3588" w:hanging="360"/>
      </w:pPr>
      <w:rPr>
        <w:rFonts w:ascii="Courier New" w:hAnsi="Courier New" w:cs="Courier New" w:hint="default"/>
      </w:rPr>
    </w:lvl>
    <w:lvl w:ilvl="2" w:tplc="0C0A0005" w:tentative="1">
      <w:start w:val="1"/>
      <w:numFmt w:val="bullet"/>
      <w:lvlText w:val=""/>
      <w:lvlJc w:val="left"/>
      <w:pPr>
        <w:ind w:left="4308" w:hanging="360"/>
      </w:pPr>
      <w:rPr>
        <w:rFonts w:ascii="Wingdings" w:hAnsi="Wingdings" w:hint="default"/>
      </w:rPr>
    </w:lvl>
    <w:lvl w:ilvl="3" w:tplc="0C0A0001" w:tentative="1">
      <w:start w:val="1"/>
      <w:numFmt w:val="bullet"/>
      <w:lvlText w:val=""/>
      <w:lvlJc w:val="left"/>
      <w:pPr>
        <w:ind w:left="5028" w:hanging="360"/>
      </w:pPr>
      <w:rPr>
        <w:rFonts w:ascii="Symbol" w:hAnsi="Symbol" w:hint="default"/>
      </w:rPr>
    </w:lvl>
    <w:lvl w:ilvl="4" w:tplc="0C0A0003" w:tentative="1">
      <w:start w:val="1"/>
      <w:numFmt w:val="bullet"/>
      <w:lvlText w:val="o"/>
      <w:lvlJc w:val="left"/>
      <w:pPr>
        <w:ind w:left="5748" w:hanging="360"/>
      </w:pPr>
      <w:rPr>
        <w:rFonts w:ascii="Courier New" w:hAnsi="Courier New" w:cs="Courier New" w:hint="default"/>
      </w:rPr>
    </w:lvl>
    <w:lvl w:ilvl="5" w:tplc="0C0A0005" w:tentative="1">
      <w:start w:val="1"/>
      <w:numFmt w:val="bullet"/>
      <w:lvlText w:val=""/>
      <w:lvlJc w:val="left"/>
      <w:pPr>
        <w:ind w:left="6468" w:hanging="360"/>
      </w:pPr>
      <w:rPr>
        <w:rFonts w:ascii="Wingdings" w:hAnsi="Wingdings" w:hint="default"/>
      </w:rPr>
    </w:lvl>
    <w:lvl w:ilvl="6" w:tplc="0C0A0001" w:tentative="1">
      <w:start w:val="1"/>
      <w:numFmt w:val="bullet"/>
      <w:lvlText w:val=""/>
      <w:lvlJc w:val="left"/>
      <w:pPr>
        <w:ind w:left="7188" w:hanging="360"/>
      </w:pPr>
      <w:rPr>
        <w:rFonts w:ascii="Symbol" w:hAnsi="Symbol" w:hint="default"/>
      </w:rPr>
    </w:lvl>
    <w:lvl w:ilvl="7" w:tplc="0C0A0003" w:tentative="1">
      <w:start w:val="1"/>
      <w:numFmt w:val="bullet"/>
      <w:lvlText w:val="o"/>
      <w:lvlJc w:val="left"/>
      <w:pPr>
        <w:ind w:left="7908" w:hanging="360"/>
      </w:pPr>
      <w:rPr>
        <w:rFonts w:ascii="Courier New" w:hAnsi="Courier New" w:cs="Courier New" w:hint="default"/>
      </w:rPr>
    </w:lvl>
    <w:lvl w:ilvl="8" w:tplc="0C0A0005" w:tentative="1">
      <w:start w:val="1"/>
      <w:numFmt w:val="bullet"/>
      <w:lvlText w:val=""/>
      <w:lvlJc w:val="left"/>
      <w:pPr>
        <w:ind w:left="8628" w:hanging="360"/>
      </w:pPr>
      <w:rPr>
        <w:rFonts w:ascii="Wingdings" w:hAnsi="Wingdings" w:hint="default"/>
      </w:rPr>
    </w:lvl>
  </w:abstractNum>
  <w:abstractNum w:abstractNumId="15">
    <w:nsid w:val="2779153E"/>
    <w:multiLevelType w:val="hybridMultilevel"/>
    <w:tmpl w:val="E29AF1A6"/>
    <w:lvl w:ilvl="0" w:tplc="0C0A000D">
      <w:start w:val="1"/>
      <w:numFmt w:val="bullet"/>
      <w:lvlText w:val=""/>
      <w:lvlJc w:val="left"/>
      <w:pPr>
        <w:ind w:left="1630" w:hanging="360"/>
      </w:pPr>
      <w:rPr>
        <w:rFonts w:ascii="Wingdings" w:hAnsi="Wingdings" w:hint="default"/>
      </w:rPr>
    </w:lvl>
    <w:lvl w:ilvl="1" w:tplc="0C0A0003" w:tentative="1">
      <w:start w:val="1"/>
      <w:numFmt w:val="bullet"/>
      <w:lvlText w:val="o"/>
      <w:lvlJc w:val="left"/>
      <w:pPr>
        <w:ind w:left="2350" w:hanging="360"/>
      </w:pPr>
      <w:rPr>
        <w:rFonts w:ascii="Courier New" w:hAnsi="Courier New" w:cs="Courier New" w:hint="default"/>
      </w:rPr>
    </w:lvl>
    <w:lvl w:ilvl="2" w:tplc="0C0A0005" w:tentative="1">
      <w:start w:val="1"/>
      <w:numFmt w:val="bullet"/>
      <w:lvlText w:val=""/>
      <w:lvlJc w:val="left"/>
      <w:pPr>
        <w:ind w:left="3070" w:hanging="360"/>
      </w:pPr>
      <w:rPr>
        <w:rFonts w:ascii="Wingdings" w:hAnsi="Wingdings" w:hint="default"/>
      </w:rPr>
    </w:lvl>
    <w:lvl w:ilvl="3" w:tplc="0C0A0001" w:tentative="1">
      <w:start w:val="1"/>
      <w:numFmt w:val="bullet"/>
      <w:lvlText w:val=""/>
      <w:lvlJc w:val="left"/>
      <w:pPr>
        <w:ind w:left="3790" w:hanging="360"/>
      </w:pPr>
      <w:rPr>
        <w:rFonts w:ascii="Symbol" w:hAnsi="Symbol" w:hint="default"/>
      </w:rPr>
    </w:lvl>
    <w:lvl w:ilvl="4" w:tplc="0C0A0003" w:tentative="1">
      <w:start w:val="1"/>
      <w:numFmt w:val="bullet"/>
      <w:lvlText w:val="o"/>
      <w:lvlJc w:val="left"/>
      <w:pPr>
        <w:ind w:left="4510" w:hanging="360"/>
      </w:pPr>
      <w:rPr>
        <w:rFonts w:ascii="Courier New" w:hAnsi="Courier New" w:cs="Courier New" w:hint="default"/>
      </w:rPr>
    </w:lvl>
    <w:lvl w:ilvl="5" w:tplc="0C0A0005" w:tentative="1">
      <w:start w:val="1"/>
      <w:numFmt w:val="bullet"/>
      <w:lvlText w:val=""/>
      <w:lvlJc w:val="left"/>
      <w:pPr>
        <w:ind w:left="5230" w:hanging="360"/>
      </w:pPr>
      <w:rPr>
        <w:rFonts w:ascii="Wingdings" w:hAnsi="Wingdings" w:hint="default"/>
      </w:rPr>
    </w:lvl>
    <w:lvl w:ilvl="6" w:tplc="0C0A0001" w:tentative="1">
      <w:start w:val="1"/>
      <w:numFmt w:val="bullet"/>
      <w:lvlText w:val=""/>
      <w:lvlJc w:val="left"/>
      <w:pPr>
        <w:ind w:left="5950" w:hanging="360"/>
      </w:pPr>
      <w:rPr>
        <w:rFonts w:ascii="Symbol" w:hAnsi="Symbol" w:hint="default"/>
      </w:rPr>
    </w:lvl>
    <w:lvl w:ilvl="7" w:tplc="0C0A0003" w:tentative="1">
      <w:start w:val="1"/>
      <w:numFmt w:val="bullet"/>
      <w:lvlText w:val="o"/>
      <w:lvlJc w:val="left"/>
      <w:pPr>
        <w:ind w:left="6670" w:hanging="360"/>
      </w:pPr>
      <w:rPr>
        <w:rFonts w:ascii="Courier New" w:hAnsi="Courier New" w:cs="Courier New" w:hint="default"/>
      </w:rPr>
    </w:lvl>
    <w:lvl w:ilvl="8" w:tplc="0C0A0005" w:tentative="1">
      <w:start w:val="1"/>
      <w:numFmt w:val="bullet"/>
      <w:lvlText w:val=""/>
      <w:lvlJc w:val="left"/>
      <w:pPr>
        <w:ind w:left="7390" w:hanging="360"/>
      </w:pPr>
      <w:rPr>
        <w:rFonts w:ascii="Wingdings" w:hAnsi="Wingdings" w:hint="default"/>
      </w:rPr>
    </w:lvl>
  </w:abstractNum>
  <w:abstractNum w:abstractNumId="16">
    <w:nsid w:val="289C2667"/>
    <w:multiLevelType w:val="hybridMultilevel"/>
    <w:tmpl w:val="DF6E2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EA81843"/>
    <w:multiLevelType w:val="hybridMultilevel"/>
    <w:tmpl w:val="0C2A0684"/>
    <w:lvl w:ilvl="0" w:tplc="0E60BF56">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F6D1C64"/>
    <w:multiLevelType w:val="hybridMultilevel"/>
    <w:tmpl w:val="A7CE2C7E"/>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0B37612"/>
    <w:multiLevelType w:val="multilevel"/>
    <w:tmpl w:val="51C202D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Arial" w:hAnsi="Arial" w:cs="Arial" w:hint="default"/>
        <w:color w:val="auto"/>
        <w:sz w:val="28"/>
      </w:rPr>
    </w:lvl>
    <w:lvl w:ilvl="2">
      <w:start w:val="1"/>
      <w:numFmt w:val="decimal"/>
      <w:pStyle w:val="Heading3"/>
      <w:lvlText w:val="%1.%2.%3"/>
      <w:lvlJc w:val="left"/>
      <w:pPr>
        <w:ind w:left="720" w:hanging="720"/>
      </w:pPr>
      <w:rPr>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2466D2C"/>
    <w:multiLevelType w:val="hybridMultilevel"/>
    <w:tmpl w:val="021EA4A8"/>
    <w:lvl w:ilvl="0" w:tplc="0C0A000B">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1">
    <w:nsid w:val="32F22577"/>
    <w:multiLevelType w:val="hybridMultilevel"/>
    <w:tmpl w:val="45D454A6"/>
    <w:lvl w:ilvl="0" w:tplc="0C0A000D">
      <w:start w:val="1"/>
      <w:numFmt w:val="bullet"/>
      <w:lvlText w:val=""/>
      <w:lvlJc w:val="left"/>
      <w:pPr>
        <w:ind w:left="2148" w:hanging="360"/>
      </w:pPr>
      <w:rPr>
        <w:rFonts w:ascii="Wingdings" w:hAnsi="Wingdings" w:hint="default"/>
      </w:rPr>
    </w:lvl>
    <w:lvl w:ilvl="1" w:tplc="0C0A0003">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2">
    <w:nsid w:val="35C61DB9"/>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C280F2E"/>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3CB80EDB"/>
    <w:multiLevelType w:val="multilevel"/>
    <w:tmpl w:val="1EA4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DD84CA5"/>
    <w:multiLevelType w:val="hybridMultilevel"/>
    <w:tmpl w:val="1202184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nsid w:val="457726F7"/>
    <w:multiLevelType w:val="hybridMultilevel"/>
    <w:tmpl w:val="D63E873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E9D141F"/>
    <w:multiLevelType w:val="multilevel"/>
    <w:tmpl w:val="31281D1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0D54C8F"/>
    <w:multiLevelType w:val="hybridMultilevel"/>
    <w:tmpl w:val="4FEC8DD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nsid w:val="51A90AED"/>
    <w:multiLevelType w:val="hybridMultilevel"/>
    <w:tmpl w:val="0DC47D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2930932"/>
    <w:multiLevelType w:val="hybridMultilevel"/>
    <w:tmpl w:val="DC2627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AC749B8"/>
    <w:multiLevelType w:val="hybridMultilevel"/>
    <w:tmpl w:val="6C6036C8"/>
    <w:lvl w:ilvl="0" w:tplc="13E0E8DA">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8AF452C"/>
    <w:multiLevelType w:val="hybridMultilevel"/>
    <w:tmpl w:val="2B3AD7F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9C27E55"/>
    <w:multiLevelType w:val="hybridMultilevel"/>
    <w:tmpl w:val="91A6F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AB621EF"/>
    <w:multiLevelType w:val="hybridMultilevel"/>
    <w:tmpl w:val="C6321FD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E2E21BE"/>
    <w:multiLevelType w:val="hybridMultilevel"/>
    <w:tmpl w:val="38E6323E"/>
    <w:lvl w:ilvl="0" w:tplc="E676F9DC">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E4B0958"/>
    <w:multiLevelType w:val="hybridMultilevel"/>
    <w:tmpl w:val="BF56CF96"/>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nsid w:val="71BC1279"/>
    <w:multiLevelType w:val="hybridMultilevel"/>
    <w:tmpl w:val="098A73B0"/>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F4C6469"/>
    <w:multiLevelType w:val="hybridMultilevel"/>
    <w:tmpl w:val="7F8C87B0"/>
    <w:lvl w:ilvl="0" w:tplc="0E60BF56">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25"/>
  </w:num>
  <w:num w:numId="3">
    <w:abstractNumId w:val="32"/>
  </w:num>
  <w:num w:numId="4">
    <w:abstractNumId w:val="13"/>
  </w:num>
  <w:num w:numId="5">
    <w:abstractNumId w:val="28"/>
  </w:num>
  <w:num w:numId="6">
    <w:abstractNumId w:val="22"/>
  </w:num>
  <w:num w:numId="7">
    <w:abstractNumId w:val="30"/>
  </w:num>
  <w:num w:numId="8">
    <w:abstractNumId w:val="15"/>
  </w:num>
  <w:num w:numId="9">
    <w:abstractNumId w:val="1"/>
  </w:num>
  <w:num w:numId="10">
    <w:abstractNumId w:val="34"/>
  </w:num>
  <w:num w:numId="11">
    <w:abstractNumId w:val="8"/>
  </w:num>
  <w:num w:numId="12">
    <w:abstractNumId w:val="5"/>
  </w:num>
  <w:num w:numId="13">
    <w:abstractNumId w:val="26"/>
  </w:num>
  <w:num w:numId="14">
    <w:abstractNumId w:val="37"/>
  </w:num>
  <w:num w:numId="15">
    <w:abstractNumId w:val="36"/>
  </w:num>
  <w:num w:numId="16">
    <w:abstractNumId w:val="21"/>
  </w:num>
  <w:num w:numId="17">
    <w:abstractNumId w:val="14"/>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7"/>
  </w:num>
  <w:num w:numId="21">
    <w:abstractNumId w:val="2"/>
  </w:num>
  <w:num w:numId="22">
    <w:abstractNumId w:val="3"/>
  </w:num>
  <w:num w:numId="23">
    <w:abstractNumId w:val="19"/>
  </w:num>
  <w:num w:numId="24">
    <w:abstractNumId w:val="23"/>
  </w:num>
  <w:num w:numId="25">
    <w:abstractNumId w:val="4"/>
  </w:num>
  <w:num w:numId="26">
    <w:abstractNumId w:val="35"/>
  </w:num>
  <w:num w:numId="27">
    <w:abstractNumId w:val="31"/>
  </w:num>
  <w:num w:numId="28">
    <w:abstractNumId w:val="33"/>
  </w:num>
  <w:num w:numId="29">
    <w:abstractNumId w:val="38"/>
  </w:num>
  <w:num w:numId="30">
    <w:abstractNumId w:val="17"/>
  </w:num>
  <w:num w:numId="31">
    <w:abstractNumId w:val="24"/>
  </w:num>
  <w:num w:numId="32">
    <w:abstractNumId w:val="20"/>
  </w:num>
  <w:num w:numId="33">
    <w:abstractNumId w:val="10"/>
  </w:num>
  <w:num w:numId="34">
    <w:abstractNumId w:val="18"/>
  </w:num>
  <w:num w:numId="35">
    <w:abstractNumId w:val="12"/>
  </w:num>
  <w:num w:numId="36">
    <w:abstractNumId w:val="6"/>
  </w:num>
  <w:num w:numId="37">
    <w:abstractNumId w:val="11"/>
  </w:num>
  <w:num w:numId="38">
    <w:abstractNumId w:val="0"/>
  </w:num>
  <w:num w:numId="39">
    <w:abstractNumId w:val="16"/>
  </w:num>
  <w:num w:numId="40">
    <w:abstractNumId w:val="29"/>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ALCAIDE VILLAR">
    <w15:presenceInfo w15:providerId="Windows Live" w15:userId="67fa5a4c-abf9-424d-b482-1f07155d97ba"/>
  </w15:person>
  <w15:person w15:author="Daniel Alcaide">
    <w15:presenceInfo w15:providerId="None" w15:userId="Daniel Alcai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A2D"/>
    <w:rsid w:val="00000B41"/>
    <w:rsid w:val="0000362D"/>
    <w:rsid w:val="00004F79"/>
    <w:rsid w:val="00005BA2"/>
    <w:rsid w:val="000120A5"/>
    <w:rsid w:val="000138BE"/>
    <w:rsid w:val="00021D38"/>
    <w:rsid w:val="0002293E"/>
    <w:rsid w:val="0002467D"/>
    <w:rsid w:val="00026111"/>
    <w:rsid w:val="0002680C"/>
    <w:rsid w:val="00026D0B"/>
    <w:rsid w:val="00031972"/>
    <w:rsid w:val="00031DB1"/>
    <w:rsid w:val="00032879"/>
    <w:rsid w:val="000334AE"/>
    <w:rsid w:val="000334C9"/>
    <w:rsid w:val="000352AE"/>
    <w:rsid w:val="00037599"/>
    <w:rsid w:val="00042C66"/>
    <w:rsid w:val="00042C7C"/>
    <w:rsid w:val="000436BA"/>
    <w:rsid w:val="000504A0"/>
    <w:rsid w:val="000516A7"/>
    <w:rsid w:val="00060A7B"/>
    <w:rsid w:val="00061753"/>
    <w:rsid w:val="00062B26"/>
    <w:rsid w:val="000647FA"/>
    <w:rsid w:val="000707C2"/>
    <w:rsid w:val="00071D0B"/>
    <w:rsid w:val="00071F1F"/>
    <w:rsid w:val="000737D0"/>
    <w:rsid w:val="0007460F"/>
    <w:rsid w:val="000751DA"/>
    <w:rsid w:val="000761D9"/>
    <w:rsid w:val="00077B6D"/>
    <w:rsid w:val="0008165F"/>
    <w:rsid w:val="0009032D"/>
    <w:rsid w:val="0009119A"/>
    <w:rsid w:val="00091886"/>
    <w:rsid w:val="00092DBD"/>
    <w:rsid w:val="000A12DF"/>
    <w:rsid w:val="000A24F6"/>
    <w:rsid w:val="000A395A"/>
    <w:rsid w:val="000A743C"/>
    <w:rsid w:val="000B571D"/>
    <w:rsid w:val="000B5D0F"/>
    <w:rsid w:val="000B6432"/>
    <w:rsid w:val="000B6ABF"/>
    <w:rsid w:val="000C1888"/>
    <w:rsid w:val="000C53D8"/>
    <w:rsid w:val="000C6824"/>
    <w:rsid w:val="000D065E"/>
    <w:rsid w:val="000D09BE"/>
    <w:rsid w:val="000D244A"/>
    <w:rsid w:val="000D2E75"/>
    <w:rsid w:val="000D542F"/>
    <w:rsid w:val="000D61A4"/>
    <w:rsid w:val="000D6A8F"/>
    <w:rsid w:val="000E2D01"/>
    <w:rsid w:val="000E3874"/>
    <w:rsid w:val="000E3E5A"/>
    <w:rsid w:val="000E717A"/>
    <w:rsid w:val="000E77D1"/>
    <w:rsid w:val="000E7DAE"/>
    <w:rsid w:val="000F304D"/>
    <w:rsid w:val="000F57F4"/>
    <w:rsid w:val="00100075"/>
    <w:rsid w:val="00101121"/>
    <w:rsid w:val="00106BF3"/>
    <w:rsid w:val="00107340"/>
    <w:rsid w:val="0010749F"/>
    <w:rsid w:val="00114FE3"/>
    <w:rsid w:val="00115069"/>
    <w:rsid w:val="00121E2F"/>
    <w:rsid w:val="00122DD6"/>
    <w:rsid w:val="001270D9"/>
    <w:rsid w:val="00127F3A"/>
    <w:rsid w:val="001319D6"/>
    <w:rsid w:val="00132D75"/>
    <w:rsid w:val="001346B9"/>
    <w:rsid w:val="00134CAE"/>
    <w:rsid w:val="00137B5E"/>
    <w:rsid w:val="0014468A"/>
    <w:rsid w:val="00145523"/>
    <w:rsid w:val="00146378"/>
    <w:rsid w:val="00150D66"/>
    <w:rsid w:val="00151071"/>
    <w:rsid w:val="0015311E"/>
    <w:rsid w:val="00153B66"/>
    <w:rsid w:val="001549B4"/>
    <w:rsid w:val="00155BAA"/>
    <w:rsid w:val="001655B9"/>
    <w:rsid w:val="00165A21"/>
    <w:rsid w:val="001729FA"/>
    <w:rsid w:val="0017340F"/>
    <w:rsid w:val="00177DC7"/>
    <w:rsid w:val="001802F0"/>
    <w:rsid w:val="00184383"/>
    <w:rsid w:val="0018477C"/>
    <w:rsid w:val="00184AA4"/>
    <w:rsid w:val="00184F83"/>
    <w:rsid w:val="00185C5D"/>
    <w:rsid w:val="001923B1"/>
    <w:rsid w:val="001932E7"/>
    <w:rsid w:val="00194492"/>
    <w:rsid w:val="001A1BEB"/>
    <w:rsid w:val="001A4753"/>
    <w:rsid w:val="001B2E00"/>
    <w:rsid w:val="001B3091"/>
    <w:rsid w:val="001B5FB2"/>
    <w:rsid w:val="001B7A1B"/>
    <w:rsid w:val="001C1DEC"/>
    <w:rsid w:val="001C3A24"/>
    <w:rsid w:val="001D0F9E"/>
    <w:rsid w:val="001D209F"/>
    <w:rsid w:val="001D2F16"/>
    <w:rsid w:val="001D59AD"/>
    <w:rsid w:val="001E0274"/>
    <w:rsid w:val="001E3806"/>
    <w:rsid w:val="001F1FEB"/>
    <w:rsid w:val="001F5D7E"/>
    <w:rsid w:val="001F7EB3"/>
    <w:rsid w:val="002026FA"/>
    <w:rsid w:val="002056E3"/>
    <w:rsid w:val="00205BFD"/>
    <w:rsid w:val="0020778C"/>
    <w:rsid w:val="002104ED"/>
    <w:rsid w:val="002143CF"/>
    <w:rsid w:val="002144E1"/>
    <w:rsid w:val="00216EA6"/>
    <w:rsid w:val="0021718B"/>
    <w:rsid w:val="00222AF9"/>
    <w:rsid w:val="00234606"/>
    <w:rsid w:val="002415E0"/>
    <w:rsid w:val="00244EEE"/>
    <w:rsid w:val="0024553B"/>
    <w:rsid w:val="002455A6"/>
    <w:rsid w:val="002536BD"/>
    <w:rsid w:val="0025377D"/>
    <w:rsid w:val="0025396D"/>
    <w:rsid w:val="00256F70"/>
    <w:rsid w:val="00257571"/>
    <w:rsid w:val="0026106C"/>
    <w:rsid w:val="00264D34"/>
    <w:rsid w:val="002722D5"/>
    <w:rsid w:val="00272BF4"/>
    <w:rsid w:val="0027326F"/>
    <w:rsid w:val="002734DB"/>
    <w:rsid w:val="00274DB8"/>
    <w:rsid w:val="00276C04"/>
    <w:rsid w:val="00283D1F"/>
    <w:rsid w:val="00284130"/>
    <w:rsid w:val="00284AC3"/>
    <w:rsid w:val="00285502"/>
    <w:rsid w:val="0029233C"/>
    <w:rsid w:val="002934D2"/>
    <w:rsid w:val="0029361B"/>
    <w:rsid w:val="0029559E"/>
    <w:rsid w:val="0029669B"/>
    <w:rsid w:val="002A1C96"/>
    <w:rsid w:val="002A207E"/>
    <w:rsid w:val="002A3839"/>
    <w:rsid w:val="002A3DC1"/>
    <w:rsid w:val="002A44BE"/>
    <w:rsid w:val="002B0AFE"/>
    <w:rsid w:val="002B2137"/>
    <w:rsid w:val="002C090D"/>
    <w:rsid w:val="002C3261"/>
    <w:rsid w:val="002C36F6"/>
    <w:rsid w:val="002C3EC5"/>
    <w:rsid w:val="002C6057"/>
    <w:rsid w:val="002C7EE9"/>
    <w:rsid w:val="002E00B4"/>
    <w:rsid w:val="002E0A5D"/>
    <w:rsid w:val="002E16E8"/>
    <w:rsid w:val="002E4430"/>
    <w:rsid w:val="002F03B2"/>
    <w:rsid w:val="002F06D9"/>
    <w:rsid w:val="002F3140"/>
    <w:rsid w:val="002F3F5D"/>
    <w:rsid w:val="002F539B"/>
    <w:rsid w:val="002F5E17"/>
    <w:rsid w:val="002F716A"/>
    <w:rsid w:val="002F7A6C"/>
    <w:rsid w:val="003026EC"/>
    <w:rsid w:val="003058F4"/>
    <w:rsid w:val="00306E6C"/>
    <w:rsid w:val="00316340"/>
    <w:rsid w:val="00316986"/>
    <w:rsid w:val="00320A2D"/>
    <w:rsid w:val="00326671"/>
    <w:rsid w:val="00327A80"/>
    <w:rsid w:val="00342944"/>
    <w:rsid w:val="00353219"/>
    <w:rsid w:val="00353F46"/>
    <w:rsid w:val="00353F90"/>
    <w:rsid w:val="0035590B"/>
    <w:rsid w:val="00356CAB"/>
    <w:rsid w:val="00371794"/>
    <w:rsid w:val="00373807"/>
    <w:rsid w:val="00376003"/>
    <w:rsid w:val="00376246"/>
    <w:rsid w:val="003775B9"/>
    <w:rsid w:val="00377D5A"/>
    <w:rsid w:val="00377EF3"/>
    <w:rsid w:val="003800DA"/>
    <w:rsid w:val="00380169"/>
    <w:rsid w:val="003817A1"/>
    <w:rsid w:val="003822AB"/>
    <w:rsid w:val="00385B70"/>
    <w:rsid w:val="0038786D"/>
    <w:rsid w:val="00390AB1"/>
    <w:rsid w:val="00393E6D"/>
    <w:rsid w:val="003A042A"/>
    <w:rsid w:val="003A0C15"/>
    <w:rsid w:val="003A2EE8"/>
    <w:rsid w:val="003A31DD"/>
    <w:rsid w:val="003A3596"/>
    <w:rsid w:val="003A4028"/>
    <w:rsid w:val="003B286F"/>
    <w:rsid w:val="003B2E99"/>
    <w:rsid w:val="003B3EFE"/>
    <w:rsid w:val="003B404C"/>
    <w:rsid w:val="003C0F42"/>
    <w:rsid w:val="003C2B58"/>
    <w:rsid w:val="003C322D"/>
    <w:rsid w:val="003C364E"/>
    <w:rsid w:val="003C545D"/>
    <w:rsid w:val="003D0587"/>
    <w:rsid w:val="003D193B"/>
    <w:rsid w:val="003D3048"/>
    <w:rsid w:val="003D595C"/>
    <w:rsid w:val="003D59AC"/>
    <w:rsid w:val="003D7AE1"/>
    <w:rsid w:val="003F0155"/>
    <w:rsid w:val="003F1714"/>
    <w:rsid w:val="003F28AF"/>
    <w:rsid w:val="003F4C13"/>
    <w:rsid w:val="003F5207"/>
    <w:rsid w:val="003F6382"/>
    <w:rsid w:val="003F67E3"/>
    <w:rsid w:val="003F7135"/>
    <w:rsid w:val="00400374"/>
    <w:rsid w:val="00401308"/>
    <w:rsid w:val="004027A4"/>
    <w:rsid w:val="004040AA"/>
    <w:rsid w:val="004107AB"/>
    <w:rsid w:val="004108BD"/>
    <w:rsid w:val="00416736"/>
    <w:rsid w:val="00416EA2"/>
    <w:rsid w:val="00420B3E"/>
    <w:rsid w:val="00421909"/>
    <w:rsid w:val="00423978"/>
    <w:rsid w:val="00424294"/>
    <w:rsid w:val="00430B08"/>
    <w:rsid w:val="00435788"/>
    <w:rsid w:val="004357F7"/>
    <w:rsid w:val="004372A7"/>
    <w:rsid w:val="00441B4A"/>
    <w:rsid w:val="00444B80"/>
    <w:rsid w:val="00444F93"/>
    <w:rsid w:val="00445233"/>
    <w:rsid w:val="004466FD"/>
    <w:rsid w:val="004509FF"/>
    <w:rsid w:val="00451851"/>
    <w:rsid w:val="00452BBD"/>
    <w:rsid w:val="00454C0A"/>
    <w:rsid w:val="00456377"/>
    <w:rsid w:val="004566E6"/>
    <w:rsid w:val="00457670"/>
    <w:rsid w:val="00457AD5"/>
    <w:rsid w:val="00461DDF"/>
    <w:rsid w:val="0046271B"/>
    <w:rsid w:val="00462E86"/>
    <w:rsid w:val="0046398F"/>
    <w:rsid w:val="00464A30"/>
    <w:rsid w:val="004662D9"/>
    <w:rsid w:val="00467858"/>
    <w:rsid w:val="00470493"/>
    <w:rsid w:val="00471669"/>
    <w:rsid w:val="0047193C"/>
    <w:rsid w:val="00475CBC"/>
    <w:rsid w:val="004769F3"/>
    <w:rsid w:val="00477608"/>
    <w:rsid w:val="00482DC0"/>
    <w:rsid w:val="00483A2D"/>
    <w:rsid w:val="00486B29"/>
    <w:rsid w:val="00497831"/>
    <w:rsid w:val="004A0FA1"/>
    <w:rsid w:val="004A731E"/>
    <w:rsid w:val="004B3081"/>
    <w:rsid w:val="004B3F64"/>
    <w:rsid w:val="004B4478"/>
    <w:rsid w:val="004B7863"/>
    <w:rsid w:val="004C0B3C"/>
    <w:rsid w:val="004C29BA"/>
    <w:rsid w:val="004C4084"/>
    <w:rsid w:val="004C5677"/>
    <w:rsid w:val="004C60F5"/>
    <w:rsid w:val="004C6261"/>
    <w:rsid w:val="004D13CC"/>
    <w:rsid w:val="004D7B96"/>
    <w:rsid w:val="004E0570"/>
    <w:rsid w:val="004E0590"/>
    <w:rsid w:val="004E19AF"/>
    <w:rsid w:val="004E1CF5"/>
    <w:rsid w:val="004E3391"/>
    <w:rsid w:val="004E5F5A"/>
    <w:rsid w:val="004E773C"/>
    <w:rsid w:val="004F6028"/>
    <w:rsid w:val="00506DF8"/>
    <w:rsid w:val="0050737C"/>
    <w:rsid w:val="005141CB"/>
    <w:rsid w:val="00514358"/>
    <w:rsid w:val="00520FF1"/>
    <w:rsid w:val="00521404"/>
    <w:rsid w:val="0052212A"/>
    <w:rsid w:val="0052533B"/>
    <w:rsid w:val="00527CA5"/>
    <w:rsid w:val="00536E3B"/>
    <w:rsid w:val="0054011B"/>
    <w:rsid w:val="00541353"/>
    <w:rsid w:val="005418F2"/>
    <w:rsid w:val="00562155"/>
    <w:rsid w:val="00562373"/>
    <w:rsid w:val="0056317E"/>
    <w:rsid w:val="00563AAA"/>
    <w:rsid w:val="005648A3"/>
    <w:rsid w:val="005658E8"/>
    <w:rsid w:val="00570542"/>
    <w:rsid w:val="0057388C"/>
    <w:rsid w:val="0058064D"/>
    <w:rsid w:val="0058082D"/>
    <w:rsid w:val="00582131"/>
    <w:rsid w:val="005824CC"/>
    <w:rsid w:val="00583629"/>
    <w:rsid w:val="005844A3"/>
    <w:rsid w:val="0058598A"/>
    <w:rsid w:val="00587040"/>
    <w:rsid w:val="00590B07"/>
    <w:rsid w:val="0059234D"/>
    <w:rsid w:val="00592CC1"/>
    <w:rsid w:val="00594046"/>
    <w:rsid w:val="00595ACB"/>
    <w:rsid w:val="005A033D"/>
    <w:rsid w:val="005A0801"/>
    <w:rsid w:val="005A2511"/>
    <w:rsid w:val="005A4EBC"/>
    <w:rsid w:val="005A5BC3"/>
    <w:rsid w:val="005B3953"/>
    <w:rsid w:val="005C41AF"/>
    <w:rsid w:val="005C44C9"/>
    <w:rsid w:val="005D3F74"/>
    <w:rsid w:val="005D77AF"/>
    <w:rsid w:val="005E2754"/>
    <w:rsid w:val="005E5964"/>
    <w:rsid w:val="005E68AE"/>
    <w:rsid w:val="005E6C61"/>
    <w:rsid w:val="005F0089"/>
    <w:rsid w:val="005F05FA"/>
    <w:rsid w:val="006013FE"/>
    <w:rsid w:val="006027FC"/>
    <w:rsid w:val="00603AA7"/>
    <w:rsid w:val="00603CBE"/>
    <w:rsid w:val="006130D1"/>
    <w:rsid w:val="006162CA"/>
    <w:rsid w:val="006213FC"/>
    <w:rsid w:val="00622642"/>
    <w:rsid w:val="006257A4"/>
    <w:rsid w:val="0062704E"/>
    <w:rsid w:val="00630A3B"/>
    <w:rsid w:val="0063148E"/>
    <w:rsid w:val="006429C2"/>
    <w:rsid w:val="00651930"/>
    <w:rsid w:val="006528B8"/>
    <w:rsid w:val="00652E23"/>
    <w:rsid w:val="00654213"/>
    <w:rsid w:val="00663485"/>
    <w:rsid w:val="0066503B"/>
    <w:rsid w:val="00665263"/>
    <w:rsid w:val="00667794"/>
    <w:rsid w:val="00671B62"/>
    <w:rsid w:val="006721CD"/>
    <w:rsid w:val="00675A77"/>
    <w:rsid w:val="00680C03"/>
    <w:rsid w:val="006824D2"/>
    <w:rsid w:val="006858E9"/>
    <w:rsid w:val="006864BA"/>
    <w:rsid w:val="00693EF1"/>
    <w:rsid w:val="0069756D"/>
    <w:rsid w:val="006A0F69"/>
    <w:rsid w:val="006A16BA"/>
    <w:rsid w:val="006A7BBA"/>
    <w:rsid w:val="006B5462"/>
    <w:rsid w:val="006B620B"/>
    <w:rsid w:val="006B7C34"/>
    <w:rsid w:val="006C56CC"/>
    <w:rsid w:val="006C68E1"/>
    <w:rsid w:val="006C7F9C"/>
    <w:rsid w:val="006D371D"/>
    <w:rsid w:val="006D4615"/>
    <w:rsid w:val="006D5DB2"/>
    <w:rsid w:val="006D5F7E"/>
    <w:rsid w:val="006D63CA"/>
    <w:rsid w:val="006D6967"/>
    <w:rsid w:val="006D7725"/>
    <w:rsid w:val="006D792B"/>
    <w:rsid w:val="006E28B0"/>
    <w:rsid w:val="006E4504"/>
    <w:rsid w:val="006E4F80"/>
    <w:rsid w:val="006E6380"/>
    <w:rsid w:val="006E7158"/>
    <w:rsid w:val="006F026A"/>
    <w:rsid w:val="006F2861"/>
    <w:rsid w:val="006F2F08"/>
    <w:rsid w:val="006F75D1"/>
    <w:rsid w:val="007003E3"/>
    <w:rsid w:val="00702169"/>
    <w:rsid w:val="007046AA"/>
    <w:rsid w:val="00712751"/>
    <w:rsid w:val="00712B79"/>
    <w:rsid w:val="00713F4E"/>
    <w:rsid w:val="00714DCE"/>
    <w:rsid w:val="0072202E"/>
    <w:rsid w:val="007234D1"/>
    <w:rsid w:val="00724A9D"/>
    <w:rsid w:val="00730909"/>
    <w:rsid w:val="007309E3"/>
    <w:rsid w:val="00735BA5"/>
    <w:rsid w:val="00737A4B"/>
    <w:rsid w:val="00740FA0"/>
    <w:rsid w:val="00741AA7"/>
    <w:rsid w:val="00747C0C"/>
    <w:rsid w:val="00750218"/>
    <w:rsid w:val="00754278"/>
    <w:rsid w:val="0075662B"/>
    <w:rsid w:val="00764B05"/>
    <w:rsid w:val="007678ED"/>
    <w:rsid w:val="00771A3F"/>
    <w:rsid w:val="00772A1D"/>
    <w:rsid w:val="00772E1C"/>
    <w:rsid w:val="007748DF"/>
    <w:rsid w:val="0077509F"/>
    <w:rsid w:val="00775C92"/>
    <w:rsid w:val="00776AAA"/>
    <w:rsid w:val="00777B9C"/>
    <w:rsid w:val="0078406E"/>
    <w:rsid w:val="00785391"/>
    <w:rsid w:val="00787912"/>
    <w:rsid w:val="007926EA"/>
    <w:rsid w:val="007A3ABF"/>
    <w:rsid w:val="007A5E91"/>
    <w:rsid w:val="007A6583"/>
    <w:rsid w:val="007B30D6"/>
    <w:rsid w:val="007B344E"/>
    <w:rsid w:val="007C0EF8"/>
    <w:rsid w:val="007C1B91"/>
    <w:rsid w:val="007C2556"/>
    <w:rsid w:val="007C39B9"/>
    <w:rsid w:val="007C3DD2"/>
    <w:rsid w:val="007C6C47"/>
    <w:rsid w:val="007D1D39"/>
    <w:rsid w:val="007D3B31"/>
    <w:rsid w:val="007D459E"/>
    <w:rsid w:val="007D51F4"/>
    <w:rsid w:val="007D715E"/>
    <w:rsid w:val="007D73AB"/>
    <w:rsid w:val="007E17F6"/>
    <w:rsid w:val="007E411F"/>
    <w:rsid w:val="007E413A"/>
    <w:rsid w:val="007E72C2"/>
    <w:rsid w:val="007F18B2"/>
    <w:rsid w:val="007F5F68"/>
    <w:rsid w:val="007F6FEC"/>
    <w:rsid w:val="007F7045"/>
    <w:rsid w:val="00800F54"/>
    <w:rsid w:val="0080107F"/>
    <w:rsid w:val="00805802"/>
    <w:rsid w:val="008101ED"/>
    <w:rsid w:val="00813B9E"/>
    <w:rsid w:val="00814D79"/>
    <w:rsid w:val="008157EB"/>
    <w:rsid w:val="008166DD"/>
    <w:rsid w:val="00820455"/>
    <w:rsid w:val="0082371A"/>
    <w:rsid w:val="008273C9"/>
    <w:rsid w:val="00830193"/>
    <w:rsid w:val="00833518"/>
    <w:rsid w:val="00836D27"/>
    <w:rsid w:val="0084294E"/>
    <w:rsid w:val="00852DE1"/>
    <w:rsid w:val="00855EEB"/>
    <w:rsid w:val="00861CBA"/>
    <w:rsid w:val="008628BD"/>
    <w:rsid w:val="00862964"/>
    <w:rsid w:val="00866F9E"/>
    <w:rsid w:val="00867D8D"/>
    <w:rsid w:val="00867F19"/>
    <w:rsid w:val="00870444"/>
    <w:rsid w:val="00870832"/>
    <w:rsid w:val="00871B75"/>
    <w:rsid w:val="008723D8"/>
    <w:rsid w:val="00872411"/>
    <w:rsid w:val="00874850"/>
    <w:rsid w:val="00875313"/>
    <w:rsid w:val="00881281"/>
    <w:rsid w:val="00883005"/>
    <w:rsid w:val="00883577"/>
    <w:rsid w:val="0088739D"/>
    <w:rsid w:val="0089069D"/>
    <w:rsid w:val="008913E3"/>
    <w:rsid w:val="0089370C"/>
    <w:rsid w:val="008971C2"/>
    <w:rsid w:val="008A2A07"/>
    <w:rsid w:val="008A4C8E"/>
    <w:rsid w:val="008A5557"/>
    <w:rsid w:val="008A55AB"/>
    <w:rsid w:val="008A5DB6"/>
    <w:rsid w:val="008A730C"/>
    <w:rsid w:val="008B09D7"/>
    <w:rsid w:val="008C06B0"/>
    <w:rsid w:val="008C1647"/>
    <w:rsid w:val="008C22DD"/>
    <w:rsid w:val="008C4FE6"/>
    <w:rsid w:val="008D2BAD"/>
    <w:rsid w:val="008D2CD4"/>
    <w:rsid w:val="008D44B0"/>
    <w:rsid w:val="008D6DCD"/>
    <w:rsid w:val="008D702C"/>
    <w:rsid w:val="008D70D3"/>
    <w:rsid w:val="008E01FE"/>
    <w:rsid w:val="008E0BFC"/>
    <w:rsid w:val="008E1346"/>
    <w:rsid w:val="008E5244"/>
    <w:rsid w:val="008F0E32"/>
    <w:rsid w:val="008F2571"/>
    <w:rsid w:val="008F622C"/>
    <w:rsid w:val="0090048F"/>
    <w:rsid w:val="009041A6"/>
    <w:rsid w:val="00905961"/>
    <w:rsid w:val="00905B7B"/>
    <w:rsid w:val="009067FE"/>
    <w:rsid w:val="00906F0C"/>
    <w:rsid w:val="009070E7"/>
    <w:rsid w:val="009218AB"/>
    <w:rsid w:val="009223D7"/>
    <w:rsid w:val="00925858"/>
    <w:rsid w:val="00925B05"/>
    <w:rsid w:val="00930017"/>
    <w:rsid w:val="009306C6"/>
    <w:rsid w:val="00930BD7"/>
    <w:rsid w:val="0093249D"/>
    <w:rsid w:val="0093289D"/>
    <w:rsid w:val="00933E00"/>
    <w:rsid w:val="00936A9E"/>
    <w:rsid w:val="00950A60"/>
    <w:rsid w:val="00951728"/>
    <w:rsid w:val="0095372F"/>
    <w:rsid w:val="009546F3"/>
    <w:rsid w:val="00954AF9"/>
    <w:rsid w:val="0096258A"/>
    <w:rsid w:val="00962C46"/>
    <w:rsid w:val="00963BE3"/>
    <w:rsid w:val="009677CE"/>
    <w:rsid w:val="00974DE8"/>
    <w:rsid w:val="009763EA"/>
    <w:rsid w:val="0098247D"/>
    <w:rsid w:val="00982A1D"/>
    <w:rsid w:val="009831E0"/>
    <w:rsid w:val="009854CA"/>
    <w:rsid w:val="00993D69"/>
    <w:rsid w:val="009953DD"/>
    <w:rsid w:val="00997BC9"/>
    <w:rsid w:val="009A093B"/>
    <w:rsid w:val="009A0E07"/>
    <w:rsid w:val="009A2004"/>
    <w:rsid w:val="009A5142"/>
    <w:rsid w:val="009A79D6"/>
    <w:rsid w:val="009B03F7"/>
    <w:rsid w:val="009B0C5C"/>
    <w:rsid w:val="009B13AC"/>
    <w:rsid w:val="009B6467"/>
    <w:rsid w:val="009B7670"/>
    <w:rsid w:val="009B7D35"/>
    <w:rsid w:val="009C592F"/>
    <w:rsid w:val="009C5DB4"/>
    <w:rsid w:val="009D31E0"/>
    <w:rsid w:val="009D6C75"/>
    <w:rsid w:val="009E27C5"/>
    <w:rsid w:val="009E2A11"/>
    <w:rsid w:val="009E4C80"/>
    <w:rsid w:val="009E4D83"/>
    <w:rsid w:val="009F14A5"/>
    <w:rsid w:val="009F3AEE"/>
    <w:rsid w:val="009F5116"/>
    <w:rsid w:val="00A00EBE"/>
    <w:rsid w:val="00A02A61"/>
    <w:rsid w:val="00A02E52"/>
    <w:rsid w:val="00A0357C"/>
    <w:rsid w:val="00A04378"/>
    <w:rsid w:val="00A10F55"/>
    <w:rsid w:val="00A151D8"/>
    <w:rsid w:val="00A177A6"/>
    <w:rsid w:val="00A2028C"/>
    <w:rsid w:val="00A20749"/>
    <w:rsid w:val="00A20761"/>
    <w:rsid w:val="00A212B6"/>
    <w:rsid w:val="00A21D31"/>
    <w:rsid w:val="00A2216B"/>
    <w:rsid w:val="00A23B9A"/>
    <w:rsid w:val="00A250BB"/>
    <w:rsid w:val="00A27298"/>
    <w:rsid w:val="00A27AAD"/>
    <w:rsid w:val="00A3044C"/>
    <w:rsid w:val="00A3137B"/>
    <w:rsid w:val="00A40DDF"/>
    <w:rsid w:val="00A41520"/>
    <w:rsid w:val="00A41F57"/>
    <w:rsid w:val="00A42885"/>
    <w:rsid w:val="00A468DF"/>
    <w:rsid w:val="00A512CD"/>
    <w:rsid w:val="00A51957"/>
    <w:rsid w:val="00A53974"/>
    <w:rsid w:val="00A539FC"/>
    <w:rsid w:val="00A62958"/>
    <w:rsid w:val="00A668F8"/>
    <w:rsid w:val="00A70491"/>
    <w:rsid w:val="00A72A9E"/>
    <w:rsid w:val="00A72EDF"/>
    <w:rsid w:val="00A73161"/>
    <w:rsid w:val="00A739B8"/>
    <w:rsid w:val="00A73DB2"/>
    <w:rsid w:val="00A74A9F"/>
    <w:rsid w:val="00A756CB"/>
    <w:rsid w:val="00A76FFD"/>
    <w:rsid w:val="00A80E01"/>
    <w:rsid w:val="00A82C00"/>
    <w:rsid w:val="00A91779"/>
    <w:rsid w:val="00AA0565"/>
    <w:rsid w:val="00AA2D63"/>
    <w:rsid w:val="00AA3CC2"/>
    <w:rsid w:val="00AA7A1C"/>
    <w:rsid w:val="00AB24F1"/>
    <w:rsid w:val="00AC48DD"/>
    <w:rsid w:val="00AC7E5E"/>
    <w:rsid w:val="00AD1316"/>
    <w:rsid w:val="00AD3044"/>
    <w:rsid w:val="00AD7739"/>
    <w:rsid w:val="00AD7BB1"/>
    <w:rsid w:val="00AE04C1"/>
    <w:rsid w:val="00AE682E"/>
    <w:rsid w:val="00AE7332"/>
    <w:rsid w:val="00AE7C0B"/>
    <w:rsid w:val="00AF474F"/>
    <w:rsid w:val="00AF4F1F"/>
    <w:rsid w:val="00AF5449"/>
    <w:rsid w:val="00AF6126"/>
    <w:rsid w:val="00AF6CA4"/>
    <w:rsid w:val="00B06D25"/>
    <w:rsid w:val="00B0762E"/>
    <w:rsid w:val="00B10A2E"/>
    <w:rsid w:val="00B1359F"/>
    <w:rsid w:val="00B20AB0"/>
    <w:rsid w:val="00B2289E"/>
    <w:rsid w:val="00B22D50"/>
    <w:rsid w:val="00B241AE"/>
    <w:rsid w:val="00B26AD8"/>
    <w:rsid w:val="00B27F3C"/>
    <w:rsid w:val="00B305ED"/>
    <w:rsid w:val="00B310DB"/>
    <w:rsid w:val="00B366D5"/>
    <w:rsid w:val="00B432BF"/>
    <w:rsid w:val="00B47BB0"/>
    <w:rsid w:val="00B509C7"/>
    <w:rsid w:val="00B540E7"/>
    <w:rsid w:val="00B568E2"/>
    <w:rsid w:val="00B645A9"/>
    <w:rsid w:val="00B64D61"/>
    <w:rsid w:val="00B679AC"/>
    <w:rsid w:val="00B70684"/>
    <w:rsid w:val="00B71967"/>
    <w:rsid w:val="00B72955"/>
    <w:rsid w:val="00B72EAE"/>
    <w:rsid w:val="00B73DE4"/>
    <w:rsid w:val="00B7631E"/>
    <w:rsid w:val="00B8034E"/>
    <w:rsid w:val="00B80C87"/>
    <w:rsid w:val="00B92BA6"/>
    <w:rsid w:val="00BA0697"/>
    <w:rsid w:val="00BA634C"/>
    <w:rsid w:val="00BA76D2"/>
    <w:rsid w:val="00BB2777"/>
    <w:rsid w:val="00BB2E7D"/>
    <w:rsid w:val="00BB44EB"/>
    <w:rsid w:val="00BB6A03"/>
    <w:rsid w:val="00BB75CB"/>
    <w:rsid w:val="00BC11B4"/>
    <w:rsid w:val="00BC2B5E"/>
    <w:rsid w:val="00BC2C59"/>
    <w:rsid w:val="00BC2CD7"/>
    <w:rsid w:val="00BC3C92"/>
    <w:rsid w:val="00BC43A0"/>
    <w:rsid w:val="00BC4882"/>
    <w:rsid w:val="00BC5209"/>
    <w:rsid w:val="00BC6A7F"/>
    <w:rsid w:val="00BD2D9C"/>
    <w:rsid w:val="00BD6AE2"/>
    <w:rsid w:val="00BD6D63"/>
    <w:rsid w:val="00BD7609"/>
    <w:rsid w:val="00BE17AD"/>
    <w:rsid w:val="00BE1E3A"/>
    <w:rsid w:val="00BF06DA"/>
    <w:rsid w:val="00BF4532"/>
    <w:rsid w:val="00C003AA"/>
    <w:rsid w:val="00C0345D"/>
    <w:rsid w:val="00C17E39"/>
    <w:rsid w:val="00C24F85"/>
    <w:rsid w:val="00C278CA"/>
    <w:rsid w:val="00C36146"/>
    <w:rsid w:val="00C36567"/>
    <w:rsid w:val="00C4011A"/>
    <w:rsid w:val="00C41582"/>
    <w:rsid w:val="00C46D48"/>
    <w:rsid w:val="00C47EAC"/>
    <w:rsid w:val="00C50711"/>
    <w:rsid w:val="00C52456"/>
    <w:rsid w:val="00C538E7"/>
    <w:rsid w:val="00C549CE"/>
    <w:rsid w:val="00C57BEB"/>
    <w:rsid w:val="00C613D2"/>
    <w:rsid w:val="00C6216F"/>
    <w:rsid w:val="00C65745"/>
    <w:rsid w:val="00C677A2"/>
    <w:rsid w:val="00C6785C"/>
    <w:rsid w:val="00C70E50"/>
    <w:rsid w:val="00C7270B"/>
    <w:rsid w:val="00C8044A"/>
    <w:rsid w:val="00C82442"/>
    <w:rsid w:val="00C8308A"/>
    <w:rsid w:val="00C853D1"/>
    <w:rsid w:val="00C92A25"/>
    <w:rsid w:val="00C933D7"/>
    <w:rsid w:val="00C973A6"/>
    <w:rsid w:val="00CA10F5"/>
    <w:rsid w:val="00CA3D71"/>
    <w:rsid w:val="00CA507F"/>
    <w:rsid w:val="00CA7F39"/>
    <w:rsid w:val="00CB2E74"/>
    <w:rsid w:val="00CB3216"/>
    <w:rsid w:val="00CB45D7"/>
    <w:rsid w:val="00CB5FDB"/>
    <w:rsid w:val="00CC034D"/>
    <w:rsid w:val="00CC341B"/>
    <w:rsid w:val="00CD4525"/>
    <w:rsid w:val="00CD53E1"/>
    <w:rsid w:val="00CD7A4D"/>
    <w:rsid w:val="00CE00F1"/>
    <w:rsid w:val="00CE1781"/>
    <w:rsid w:val="00CE1886"/>
    <w:rsid w:val="00CE3D73"/>
    <w:rsid w:val="00CE6622"/>
    <w:rsid w:val="00CF0C74"/>
    <w:rsid w:val="00CF1594"/>
    <w:rsid w:val="00CF44C5"/>
    <w:rsid w:val="00CF5E2A"/>
    <w:rsid w:val="00D001A1"/>
    <w:rsid w:val="00D008F1"/>
    <w:rsid w:val="00D04805"/>
    <w:rsid w:val="00D05DDF"/>
    <w:rsid w:val="00D13CDF"/>
    <w:rsid w:val="00D14F7D"/>
    <w:rsid w:val="00D16AF2"/>
    <w:rsid w:val="00D17604"/>
    <w:rsid w:val="00D2185F"/>
    <w:rsid w:val="00D239E1"/>
    <w:rsid w:val="00D25C28"/>
    <w:rsid w:val="00D25F65"/>
    <w:rsid w:val="00D26389"/>
    <w:rsid w:val="00D2645F"/>
    <w:rsid w:val="00D269E5"/>
    <w:rsid w:val="00D306F9"/>
    <w:rsid w:val="00D314D2"/>
    <w:rsid w:val="00D322BF"/>
    <w:rsid w:val="00D32E98"/>
    <w:rsid w:val="00D34663"/>
    <w:rsid w:val="00D35849"/>
    <w:rsid w:val="00D43CD5"/>
    <w:rsid w:val="00D44419"/>
    <w:rsid w:val="00D47D6F"/>
    <w:rsid w:val="00D50699"/>
    <w:rsid w:val="00D51368"/>
    <w:rsid w:val="00D5579A"/>
    <w:rsid w:val="00D602E3"/>
    <w:rsid w:val="00D630AD"/>
    <w:rsid w:val="00D63639"/>
    <w:rsid w:val="00D63673"/>
    <w:rsid w:val="00D67A57"/>
    <w:rsid w:val="00D67CFD"/>
    <w:rsid w:val="00D728D4"/>
    <w:rsid w:val="00D73928"/>
    <w:rsid w:val="00D74C5E"/>
    <w:rsid w:val="00D76773"/>
    <w:rsid w:val="00D80032"/>
    <w:rsid w:val="00D83ADC"/>
    <w:rsid w:val="00D90B14"/>
    <w:rsid w:val="00D956CB"/>
    <w:rsid w:val="00DA595D"/>
    <w:rsid w:val="00DB586B"/>
    <w:rsid w:val="00DB5DC3"/>
    <w:rsid w:val="00DC0646"/>
    <w:rsid w:val="00DC4B88"/>
    <w:rsid w:val="00DC4FD9"/>
    <w:rsid w:val="00DC5B4F"/>
    <w:rsid w:val="00DC5CEC"/>
    <w:rsid w:val="00DC747A"/>
    <w:rsid w:val="00DC75BC"/>
    <w:rsid w:val="00DC7A75"/>
    <w:rsid w:val="00DD3FA7"/>
    <w:rsid w:val="00DE039B"/>
    <w:rsid w:val="00DE2FE2"/>
    <w:rsid w:val="00DF2453"/>
    <w:rsid w:val="00DF4727"/>
    <w:rsid w:val="00DF5505"/>
    <w:rsid w:val="00E03BA1"/>
    <w:rsid w:val="00E04AE6"/>
    <w:rsid w:val="00E05A5E"/>
    <w:rsid w:val="00E06106"/>
    <w:rsid w:val="00E07E9B"/>
    <w:rsid w:val="00E10714"/>
    <w:rsid w:val="00E10986"/>
    <w:rsid w:val="00E115D5"/>
    <w:rsid w:val="00E145ED"/>
    <w:rsid w:val="00E154D0"/>
    <w:rsid w:val="00E1558A"/>
    <w:rsid w:val="00E16637"/>
    <w:rsid w:val="00E229F8"/>
    <w:rsid w:val="00E22AFC"/>
    <w:rsid w:val="00E513E9"/>
    <w:rsid w:val="00E519BF"/>
    <w:rsid w:val="00E52A3E"/>
    <w:rsid w:val="00E6219A"/>
    <w:rsid w:val="00E62545"/>
    <w:rsid w:val="00E62FFB"/>
    <w:rsid w:val="00E64437"/>
    <w:rsid w:val="00E670BE"/>
    <w:rsid w:val="00E7065C"/>
    <w:rsid w:val="00E7399A"/>
    <w:rsid w:val="00E7409F"/>
    <w:rsid w:val="00E74854"/>
    <w:rsid w:val="00E75344"/>
    <w:rsid w:val="00E76191"/>
    <w:rsid w:val="00E764F4"/>
    <w:rsid w:val="00E77B63"/>
    <w:rsid w:val="00E77EA1"/>
    <w:rsid w:val="00E8250E"/>
    <w:rsid w:val="00E87CE3"/>
    <w:rsid w:val="00E93CF4"/>
    <w:rsid w:val="00E93E61"/>
    <w:rsid w:val="00E944A8"/>
    <w:rsid w:val="00E96B04"/>
    <w:rsid w:val="00EA5267"/>
    <w:rsid w:val="00EA5879"/>
    <w:rsid w:val="00EA5B83"/>
    <w:rsid w:val="00EB17A9"/>
    <w:rsid w:val="00EB2FC7"/>
    <w:rsid w:val="00EB437A"/>
    <w:rsid w:val="00EB4B80"/>
    <w:rsid w:val="00EB5F3A"/>
    <w:rsid w:val="00EB74F8"/>
    <w:rsid w:val="00EC0F6A"/>
    <w:rsid w:val="00EC229D"/>
    <w:rsid w:val="00EC3FE4"/>
    <w:rsid w:val="00EC440E"/>
    <w:rsid w:val="00EC6A2F"/>
    <w:rsid w:val="00EC79DF"/>
    <w:rsid w:val="00ED2C30"/>
    <w:rsid w:val="00ED3C98"/>
    <w:rsid w:val="00ED6321"/>
    <w:rsid w:val="00EE2142"/>
    <w:rsid w:val="00EE3207"/>
    <w:rsid w:val="00EF28B9"/>
    <w:rsid w:val="00EF3C1A"/>
    <w:rsid w:val="00EF4CD2"/>
    <w:rsid w:val="00EF514F"/>
    <w:rsid w:val="00EF767E"/>
    <w:rsid w:val="00F04E54"/>
    <w:rsid w:val="00F0506E"/>
    <w:rsid w:val="00F14D0D"/>
    <w:rsid w:val="00F15E56"/>
    <w:rsid w:val="00F165EA"/>
    <w:rsid w:val="00F2031E"/>
    <w:rsid w:val="00F20A9B"/>
    <w:rsid w:val="00F22F05"/>
    <w:rsid w:val="00F33F7A"/>
    <w:rsid w:val="00F450DB"/>
    <w:rsid w:val="00F45DC0"/>
    <w:rsid w:val="00F53747"/>
    <w:rsid w:val="00F57E8F"/>
    <w:rsid w:val="00F60AC7"/>
    <w:rsid w:val="00F62A71"/>
    <w:rsid w:val="00F65432"/>
    <w:rsid w:val="00F656D8"/>
    <w:rsid w:val="00F6597E"/>
    <w:rsid w:val="00F70797"/>
    <w:rsid w:val="00F75C93"/>
    <w:rsid w:val="00F808AC"/>
    <w:rsid w:val="00F8311F"/>
    <w:rsid w:val="00F83237"/>
    <w:rsid w:val="00F847C3"/>
    <w:rsid w:val="00F8513F"/>
    <w:rsid w:val="00F86FCB"/>
    <w:rsid w:val="00F87A8A"/>
    <w:rsid w:val="00F95FBC"/>
    <w:rsid w:val="00F97D5C"/>
    <w:rsid w:val="00FA0F96"/>
    <w:rsid w:val="00FA5C57"/>
    <w:rsid w:val="00FB28FB"/>
    <w:rsid w:val="00FB325F"/>
    <w:rsid w:val="00FB43BF"/>
    <w:rsid w:val="00FB4677"/>
    <w:rsid w:val="00FB4FA9"/>
    <w:rsid w:val="00FB5AD1"/>
    <w:rsid w:val="00FC070D"/>
    <w:rsid w:val="00FC7C72"/>
    <w:rsid w:val="00FD0EB5"/>
    <w:rsid w:val="00FD1CA0"/>
    <w:rsid w:val="00FD40EA"/>
    <w:rsid w:val="00FD464D"/>
    <w:rsid w:val="00FD6C5E"/>
    <w:rsid w:val="00FE0F06"/>
    <w:rsid w:val="00FE7B76"/>
    <w:rsid w:val="00FF1F20"/>
    <w:rsid w:val="00FF68A7"/>
    <w:rsid w:val="00FF7F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4305C1"/>
  <w15:docId w15:val="{5BCA5038-31DA-0F46-9D3A-657DC1251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398F"/>
    <w:pPr>
      <w:spacing w:line="360" w:lineRule="auto"/>
      <w:jc w:val="both"/>
    </w:pPr>
    <w:rPr>
      <w:rFonts w:ascii="Arial" w:hAnsi="Arial"/>
    </w:rPr>
  </w:style>
  <w:style w:type="paragraph" w:styleId="Heading1">
    <w:name w:val="heading 1"/>
    <w:basedOn w:val="Normal"/>
    <w:next w:val="Normal"/>
    <w:link w:val="Heading1Char"/>
    <w:uiPriority w:val="9"/>
    <w:qFormat/>
    <w:rsid w:val="0046398F"/>
    <w:pPr>
      <w:numPr>
        <w:numId w:val="23"/>
      </w:numPr>
      <w:spacing w:before="600" w:after="0"/>
      <w:outlineLvl w:val="0"/>
    </w:pPr>
    <w:rPr>
      <w:rFonts w:eastAsia="Times New Roman" w:cs="Times New Roman"/>
      <w:b/>
      <w:bCs/>
      <w:iCs/>
      <w:sz w:val="36"/>
      <w:szCs w:val="32"/>
      <w:lang w:val="en-US" w:bidi="en-US"/>
    </w:rPr>
  </w:style>
  <w:style w:type="paragraph" w:styleId="Heading2">
    <w:name w:val="heading 2"/>
    <w:basedOn w:val="Normal"/>
    <w:next w:val="Normal"/>
    <w:link w:val="Heading2Char"/>
    <w:uiPriority w:val="9"/>
    <w:unhideWhenUsed/>
    <w:qFormat/>
    <w:rsid w:val="0046398F"/>
    <w:pPr>
      <w:keepNext/>
      <w:keepLines/>
      <w:numPr>
        <w:ilvl w:val="1"/>
        <w:numId w:val="23"/>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46398F"/>
    <w:pPr>
      <w:keepNext/>
      <w:keepLines/>
      <w:numPr>
        <w:ilvl w:val="2"/>
        <w:numId w:val="23"/>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866F9E"/>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66F9E"/>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66F9E"/>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66F9E"/>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66F9E"/>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66F9E"/>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98F"/>
    <w:rPr>
      <w:rFonts w:ascii="Arial" w:eastAsia="Times New Roman" w:hAnsi="Arial" w:cs="Times New Roman"/>
      <w:b/>
      <w:bCs/>
      <w:iCs/>
      <w:sz w:val="36"/>
      <w:szCs w:val="32"/>
      <w:lang w:val="en-US" w:bidi="en-US"/>
    </w:rPr>
  </w:style>
  <w:style w:type="character" w:customStyle="1" w:styleId="Heading2Char">
    <w:name w:val="Heading 2 Char"/>
    <w:basedOn w:val="DefaultParagraphFont"/>
    <w:link w:val="Heading2"/>
    <w:uiPriority w:val="9"/>
    <w:rsid w:val="0046398F"/>
    <w:rPr>
      <w:rFonts w:ascii="Arial" w:eastAsiaTheme="majorEastAsia" w:hAnsi="Arial" w:cstheme="majorBidi"/>
      <w:b/>
      <w:bCs/>
      <w:sz w:val="28"/>
      <w:szCs w:val="26"/>
    </w:rPr>
  </w:style>
  <w:style w:type="character" w:customStyle="1" w:styleId="Heading3Char">
    <w:name w:val="Heading 3 Char"/>
    <w:basedOn w:val="DefaultParagraphFont"/>
    <w:link w:val="Heading3"/>
    <w:uiPriority w:val="9"/>
    <w:rsid w:val="0046398F"/>
    <w:rPr>
      <w:rFonts w:ascii="Arial" w:eastAsiaTheme="majorEastAsia" w:hAnsi="Arial" w:cstheme="majorBidi"/>
      <w:b/>
      <w:bCs/>
    </w:rPr>
  </w:style>
  <w:style w:type="character" w:customStyle="1" w:styleId="Heading4Char">
    <w:name w:val="Heading 4 Char"/>
    <w:basedOn w:val="DefaultParagraphFont"/>
    <w:link w:val="Heading4"/>
    <w:uiPriority w:val="9"/>
    <w:semiHidden/>
    <w:rsid w:val="00866F9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66F9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66F9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66F9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66F9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66F9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320A2D"/>
    <w:pPr>
      <w:tabs>
        <w:tab w:val="center" w:pos="4252"/>
        <w:tab w:val="right" w:pos="8504"/>
      </w:tabs>
      <w:spacing w:after="0" w:line="240" w:lineRule="auto"/>
    </w:pPr>
  </w:style>
  <w:style w:type="character" w:customStyle="1" w:styleId="HeaderChar">
    <w:name w:val="Header Char"/>
    <w:basedOn w:val="DefaultParagraphFont"/>
    <w:link w:val="Header"/>
    <w:uiPriority w:val="99"/>
    <w:rsid w:val="00320A2D"/>
  </w:style>
  <w:style w:type="paragraph" w:styleId="Footer">
    <w:name w:val="footer"/>
    <w:basedOn w:val="Normal"/>
    <w:link w:val="FooterChar"/>
    <w:uiPriority w:val="99"/>
    <w:unhideWhenUsed/>
    <w:rsid w:val="00320A2D"/>
    <w:pPr>
      <w:tabs>
        <w:tab w:val="center" w:pos="4252"/>
        <w:tab w:val="right" w:pos="8504"/>
      </w:tabs>
      <w:spacing w:after="0" w:line="240" w:lineRule="auto"/>
    </w:pPr>
  </w:style>
  <w:style w:type="character" w:customStyle="1" w:styleId="FooterChar">
    <w:name w:val="Footer Char"/>
    <w:basedOn w:val="DefaultParagraphFont"/>
    <w:link w:val="Footer"/>
    <w:uiPriority w:val="99"/>
    <w:rsid w:val="00320A2D"/>
  </w:style>
  <w:style w:type="paragraph" w:styleId="BalloonText">
    <w:name w:val="Balloon Text"/>
    <w:basedOn w:val="Normal"/>
    <w:link w:val="BalloonTextChar"/>
    <w:uiPriority w:val="99"/>
    <w:semiHidden/>
    <w:unhideWhenUsed/>
    <w:rsid w:val="00320A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0A2D"/>
    <w:rPr>
      <w:rFonts w:ascii="Tahoma" w:hAnsi="Tahoma" w:cs="Tahoma"/>
      <w:sz w:val="16"/>
      <w:szCs w:val="16"/>
    </w:rPr>
  </w:style>
  <w:style w:type="paragraph" w:styleId="NoSpacing">
    <w:name w:val="No Spacing"/>
    <w:basedOn w:val="Normal"/>
    <w:link w:val="NoSpacingChar"/>
    <w:uiPriority w:val="1"/>
    <w:qFormat/>
    <w:rsid w:val="00320A2D"/>
    <w:pPr>
      <w:spacing w:after="0" w:line="240" w:lineRule="auto"/>
    </w:pPr>
    <w:rPr>
      <w:rFonts w:ascii="Calibri" w:eastAsia="Times New Roman" w:hAnsi="Calibri" w:cs="Times New Roman"/>
      <w:lang w:val="en-US" w:bidi="en-US"/>
    </w:rPr>
  </w:style>
  <w:style w:type="character" w:customStyle="1" w:styleId="NoSpacingChar">
    <w:name w:val="No Spacing Char"/>
    <w:link w:val="NoSpacing"/>
    <w:uiPriority w:val="1"/>
    <w:rsid w:val="00320A2D"/>
    <w:rPr>
      <w:rFonts w:ascii="Calibri" w:eastAsia="Times New Roman" w:hAnsi="Calibri" w:cs="Times New Roman"/>
      <w:lang w:val="en-U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paragraph" w:customStyle="1" w:styleId="Default">
    <w:name w:val="Default"/>
    <w:rsid w:val="00005BA2"/>
    <w:pPr>
      <w:autoSpaceDE w:val="0"/>
      <w:autoSpaceDN w:val="0"/>
      <w:adjustRightInd w:val="0"/>
      <w:spacing w:after="0" w:line="240" w:lineRule="auto"/>
    </w:pPr>
    <w:rPr>
      <w:rFonts w:ascii="Arial" w:hAnsi="Arial" w:cs="Arial"/>
      <w:color w:val="000000"/>
      <w:sz w:val="24"/>
      <w:szCs w:val="24"/>
      <w:lang w:val="es-ES"/>
    </w:rPr>
  </w:style>
  <w:style w:type="paragraph" w:styleId="TOC1">
    <w:name w:val="toc 1"/>
    <w:basedOn w:val="Normal"/>
    <w:next w:val="Normal"/>
    <w:autoRedefine/>
    <w:uiPriority w:val="39"/>
    <w:rsid w:val="00866F9E"/>
    <w:pPr>
      <w:keepLines/>
      <w:tabs>
        <w:tab w:val="left" w:pos="567"/>
        <w:tab w:val="right" w:leader="dot" w:pos="9628"/>
      </w:tabs>
      <w:spacing w:before="180" w:after="180" w:line="240" w:lineRule="auto"/>
      <w:ind w:right="57"/>
      <w:jc w:val="right"/>
    </w:pPr>
    <w:rPr>
      <w:rFonts w:ascii="Times New Roman" w:eastAsia="Times New Roman" w:hAnsi="Times New Roman" w:cs="Times New Roman"/>
      <w:b/>
      <w:caps/>
      <w:sz w:val="24"/>
      <w:szCs w:val="20"/>
      <w:lang w:val="es-ES" w:eastAsia="es-ES"/>
    </w:rPr>
  </w:style>
  <w:style w:type="paragraph" w:styleId="TOC2">
    <w:name w:val="toc 2"/>
    <w:basedOn w:val="Normal"/>
    <w:next w:val="Normal"/>
    <w:autoRedefine/>
    <w:uiPriority w:val="39"/>
    <w:rsid w:val="00867D8D"/>
    <w:pPr>
      <w:keepLines/>
      <w:tabs>
        <w:tab w:val="left" w:pos="1100"/>
        <w:tab w:val="right" w:leader="dot" w:pos="9628"/>
      </w:tabs>
      <w:spacing w:before="120" w:after="120" w:line="240" w:lineRule="auto"/>
      <w:ind w:left="284" w:right="57"/>
      <w:jc w:val="right"/>
    </w:pPr>
    <w:rPr>
      <w:rFonts w:ascii="Times New Roman" w:eastAsia="Times New Roman" w:hAnsi="Times New Roman" w:cs="Times New Roman"/>
      <w:b/>
      <w:noProof/>
      <w:sz w:val="24"/>
      <w:szCs w:val="26"/>
      <w:lang w:val="es-ES" w:eastAsia="es-ES"/>
    </w:rPr>
  </w:style>
  <w:style w:type="paragraph" w:styleId="TOC3">
    <w:name w:val="toc 3"/>
    <w:basedOn w:val="Normal"/>
    <w:next w:val="Normal"/>
    <w:autoRedefine/>
    <w:uiPriority w:val="39"/>
    <w:rsid w:val="00867D8D"/>
    <w:pPr>
      <w:keepLines/>
      <w:tabs>
        <w:tab w:val="left" w:pos="1320"/>
        <w:tab w:val="right" w:leader="dot" w:pos="9628"/>
      </w:tabs>
      <w:spacing w:before="120" w:after="120" w:line="240" w:lineRule="auto"/>
      <w:ind w:left="567" w:right="57"/>
    </w:pPr>
    <w:rPr>
      <w:rFonts w:ascii="Times New Roman" w:eastAsia="Times New Roman" w:hAnsi="Times New Roman" w:cs="Times New Roman"/>
      <w:noProof/>
      <w:sz w:val="24"/>
      <w:szCs w:val="20"/>
      <w:lang w:val="es-ES" w:eastAsia="es-ES"/>
    </w:rPr>
  </w:style>
  <w:style w:type="character" w:styleId="Hyperlink">
    <w:name w:val="Hyperlink"/>
    <w:uiPriority w:val="99"/>
    <w:rsid w:val="00867D8D"/>
    <w:rPr>
      <w:noProof/>
      <w:color w:val="auto"/>
      <w:sz w:val="28"/>
      <w:u w:val="single"/>
    </w:rPr>
  </w:style>
  <w:style w:type="paragraph" w:styleId="Title">
    <w:name w:val="Title"/>
    <w:basedOn w:val="Normal"/>
    <w:next w:val="Normal"/>
    <w:link w:val="TitleChar"/>
    <w:uiPriority w:val="10"/>
    <w:qFormat/>
    <w:rsid w:val="00A73DB2"/>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3DB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A73DB2"/>
    <w:pPr>
      <w:spacing w:line="276" w:lineRule="auto"/>
      <w:ind w:left="720"/>
      <w:contextualSpacing/>
      <w:jc w:val="left"/>
    </w:pPr>
    <w:rPr>
      <w:rFonts w:asciiTheme="minorHAnsi" w:hAnsiTheme="minorHAnsi"/>
    </w:rPr>
  </w:style>
  <w:style w:type="paragraph" w:styleId="HTMLPreformatted">
    <w:name w:val="HTML Preformatted"/>
    <w:basedOn w:val="Normal"/>
    <w:link w:val="HTMLPreformattedChar"/>
    <w:uiPriority w:val="99"/>
    <w:unhideWhenUsed/>
    <w:rsid w:val="00A73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ES" w:eastAsia="es-ES"/>
    </w:rPr>
  </w:style>
  <w:style w:type="character" w:customStyle="1" w:styleId="HTMLPreformattedChar">
    <w:name w:val="HTML Preformatted Char"/>
    <w:basedOn w:val="DefaultParagraphFont"/>
    <w:link w:val="HTMLPreformatted"/>
    <w:uiPriority w:val="99"/>
    <w:rsid w:val="00A73DB2"/>
    <w:rPr>
      <w:rFonts w:ascii="Courier New" w:eastAsia="Times New Roman" w:hAnsi="Courier New" w:cs="Courier New"/>
      <w:sz w:val="20"/>
      <w:szCs w:val="20"/>
      <w:lang w:val="es-ES" w:eastAsia="es-ES"/>
    </w:rPr>
  </w:style>
  <w:style w:type="character" w:customStyle="1" w:styleId="apple-converted-space">
    <w:name w:val="apple-converted-space"/>
    <w:basedOn w:val="DefaultParagraphFont"/>
    <w:rsid w:val="00A73DB2"/>
  </w:style>
  <w:style w:type="paragraph" w:styleId="CommentText">
    <w:name w:val="annotation text"/>
    <w:basedOn w:val="Normal"/>
    <w:link w:val="CommentTextChar"/>
    <w:uiPriority w:val="99"/>
    <w:unhideWhenUsed/>
    <w:rsid w:val="00A73DB2"/>
    <w:pPr>
      <w:spacing w:line="240" w:lineRule="auto"/>
      <w:jc w:val="left"/>
    </w:pPr>
    <w:rPr>
      <w:rFonts w:asciiTheme="minorHAnsi" w:hAnsiTheme="minorHAnsi"/>
      <w:sz w:val="24"/>
      <w:szCs w:val="24"/>
      <w:lang w:val="es-ES"/>
    </w:rPr>
  </w:style>
  <w:style w:type="character" w:customStyle="1" w:styleId="CommentTextChar">
    <w:name w:val="Comment Text Char"/>
    <w:basedOn w:val="DefaultParagraphFont"/>
    <w:link w:val="CommentText"/>
    <w:uiPriority w:val="99"/>
    <w:rsid w:val="00A73DB2"/>
    <w:rPr>
      <w:sz w:val="24"/>
      <w:szCs w:val="24"/>
      <w:lang w:val="es-ES"/>
    </w:rPr>
  </w:style>
  <w:style w:type="character" w:styleId="FollowedHyperlink">
    <w:name w:val="FollowedHyperlink"/>
    <w:basedOn w:val="DefaultParagraphFont"/>
    <w:uiPriority w:val="99"/>
    <w:semiHidden/>
    <w:unhideWhenUsed/>
    <w:rsid w:val="00A73DB2"/>
    <w:rPr>
      <w:color w:val="800080" w:themeColor="followedHyperlink"/>
      <w:u w:val="single"/>
    </w:rPr>
  </w:style>
  <w:style w:type="character" w:styleId="Strong">
    <w:name w:val="Strong"/>
    <w:basedOn w:val="DefaultParagraphFont"/>
    <w:uiPriority w:val="22"/>
    <w:qFormat/>
    <w:rsid w:val="004A731E"/>
    <w:rPr>
      <w:b/>
      <w:bCs/>
    </w:rPr>
  </w:style>
  <w:style w:type="character" w:customStyle="1" w:styleId="estilo21">
    <w:name w:val="estilo21"/>
    <w:basedOn w:val="DefaultParagraphFont"/>
    <w:rsid w:val="004A731E"/>
  </w:style>
  <w:style w:type="character" w:styleId="Emphasis">
    <w:name w:val="Emphasis"/>
    <w:basedOn w:val="DefaultParagraphFont"/>
    <w:uiPriority w:val="20"/>
    <w:qFormat/>
    <w:rsid w:val="004A731E"/>
    <w:rPr>
      <w:i/>
      <w:iCs/>
    </w:rPr>
  </w:style>
  <w:style w:type="character" w:styleId="CommentReference">
    <w:name w:val="annotation reference"/>
    <w:basedOn w:val="DefaultParagraphFont"/>
    <w:uiPriority w:val="99"/>
    <w:semiHidden/>
    <w:unhideWhenUsed/>
    <w:rsid w:val="00667794"/>
    <w:rPr>
      <w:sz w:val="16"/>
      <w:szCs w:val="16"/>
    </w:rPr>
  </w:style>
  <w:style w:type="paragraph" w:styleId="CommentSubject">
    <w:name w:val="annotation subject"/>
    <w:basedOn w:val="CommentText"/>
    <w:next w:val="CommentText"/>
    <w:link w:val="CommentSubjectChar"/>
    <w:uiPriority w:val="99"/>
    <w:semiHidden/>
    <w:unhideWhenUsed/>
    <w:rsid w:val="004B4478"/>
    <w:pPr>
      <w:jc w:val="both"/>
    </w:pPr>
    <w:rPr>
      <w:rFonts w:ascii="Arial" w:hAnsi="Arial"/>
      <w:b/>
      <w:bCs/>
      <w:sz w:val="20"/>
      <w:szCs w:val="20"/>
      <w:lang w:val="es-ES_tradnl"/>
    </w:rPr>
  </w:style>
  <w:style w:type="character" w:customStyle="1" w:styleId="CommentSubjectChar">
    <w:name w:val="Comment Subject Char"/>
    <w:basedOn w:val="CommentTextChar"/>
    <w:link w:val="CommentSubject"/>
    <w:uiPriority w:val="99"/>
    <w:semiHidden/>
    <w:rsid w:val="004B4478"/>
    <w:rPr>
      <w:rFonts w:ascii="Arial" w:hAnsi="Arial"/>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0370">
      <w:bodyDiv w:val="1"/>
      <w:marLeft w:val="0"/>
      <w:marRight w:val="0"/>
      <w:marTop w:val="0"/>
      <w:marBottom w:val="0"/>
      <w:divBdr>
        <w:top w:val="none" w:sz="0" w:space="0" w:color="auto"/>
        <w:left w:val="none" w:sz="0" w:space="0" w:color="auto"/>
        <w:bottom w:val="none" w:sz="0" w:space="0" w:color="auto"/>
        <w:right w:val="none" w:sz="0" w:space="0" w:color="auto"/>
      </w:divBdr>
      <w:divsChild>
        <w:div w:id="1767533399">
          <w:marLeft w:val="150"/>
          <w:marRight w:val="150"/>
          <w:marTop w:val="75"/>
          <w:marBottom w:val="75"/>
          <w:divBdr>
            <w:top w:val="none" w:sz="0" w:space="0" w:color="auto"/>
            <w:left w:val="none" w:sz="0" w:space="0" w:color="auto"/>
            <w:bottom w:val="none" w:sz="0" w:space="0" w:color="auto"/>
            <w:right w:val="none" w:sz="0" w:space="0" w:color="auto"/>
          </w:divBdr>
          <w:divsChild>
            <w:div w:id="118871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copro.com.ar/Deteccion_de_anomalias.html" TargetMode="External"/><Relationship Id="rId14" Type="http://schemas.openxmlformats.org/officeDocument/2006/relationships/hyperlink" Target="http://cucis.ece.northwestern.edu/projects/DMS/publications/AnomalyDetection.pdf%20" TargetMode="External"/><Relationship Id="rId15" Type="http://schemas.openxmlformats.org/officeDocument/2006/relationships/image" Target="media/image3.emf"/><Relationship Id="rId16" Type="http://schemas.openxmlformats.org/officeDocument/2006/relationships/hyperlink" Target="http://cucis.ece.northwestern.edu/projects/DMS/publications/AnomalyDetection.pdf%20"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footer" Target="footer1.xml"/><Relationship Id="rId64" Type="http://schemas.openxmlformats.org/officeDocument/2006/relationships/fontTable" Target="fontTable.xml"/><Relationship Id="rId65" Type="http://schemas.microsoft.com/office/2011/relationships/people" Target="people.xml"/><Relationship Id="rId66" Type="http://schemas.openxmlformats.org/officeDocument/2006/relationships/glossaryDocument" Target="glossary/document.xml"/><Relationship Id="rId67" Type="http://schemas.openxmlformats.org/officeDocument/2006/relationships/theme" Target="theme/theme1.xml"/><Relationship Id="rId68" Type="http://schemas.microsoft.com/office/2016/09/relationships/commentsIds" Target="commentsIds.xml"/><Relationship Id="rId50" Type="http://schemas.openxmlformats.org/officeDocument/2006/relationships/hyperlink" Target="https://cran.r-project.org/web/packages/dtw/dtw.pdf" TargetMode="External"/><Relationship Id="rId51" Type="http://schemas.openxmlformats.org/officeDocument/2006/relationships/hyperlink" Target="https://cran.r-project.org/web/packages/ggplot2/ggplot2.pdf" TargetMode="External"/><Relationship Id="rId52" Type="http://schemas.openxmlformats.org/officeDocument/2006/relationships/hyperlink" Target="https://cran.r-project.org/web/packages/dplyr/dplyr.pdf" TargetMode="External"/><Relationship Id="rId53" Type="http://schemas.openxmlformats.org/officeDocument/2006/relationships/hyperlink" Target="http://stats.idre.ucla.edu/r/faq/how-can-i-reshape-my-data-in-r/" TargetMode="External"/><Relationship Id="rId54" Type="http://schemas.openxmlformats.org/officeDocument/2006/relationships/hyperlink" Target="https://cran.rstudio.com/web/packages/dplyr/vignettes/introduction.html" TargetMode="External"/><Relationship Id="rId55" Type="http://schemas.openxmlformats.org/officeDocument/2006/relationships/hyperlink" Target="http://stackoverflow.com/questions/26043627/r-extract-day-from-datetime" TargetMode="External"/><Relationship Id="rId56" Type="http://schemas.openxmlformats.org/officeDocument/2006/relationships/hyperlink" Target="http://dtw.r-forge.r-project.org/" TargetMode="External"/><Relationship Id="rId57" Type="http://schemas.openxmlformats.org/officeDocument/2006/relationships/hyperlink" Target="https://en.wikipedia.org/wiki/Dynamic_time_warping" TargetMode="External"/><Relationship Id="rId58" Type="http://schemas.openxmlformats.org/officeDocument/2006/relationships/hyperlink" Target="http://web.science.mq.edu.au/~cassidy/comp449/html/ch11s02.html" TargetMode="External"/><Relationship Id="rId59" Type="http://schemas.openxmlformats.org/officeDocument/2006/relationships/hyperlink" Target="https://www.jstatsoft.org/article/view/v031i07" TargetMode="Externa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hyperlink" Target="https://cran.r-project.org/web/packages/reshape/reshape.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vacommunity.org/2016+VAST+Challenge%3A+MC2"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hyperlink" Target="http://wpd.ugr.es/~bioestad/wp-content/uploads/eq3.gif" TargetMode="External"/><Relationship Id="rId23" Type="http://schemas.openxmlformats.org/officeDocument/2006/relationships/image" Target="media/image9.gif"/><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60" Type="http://schemas.openxmlformats.org/officeDocument/2006/relationships/hyperlink" Target="https://home.deib.polimi.it/matteucc/Clustering/tutorial_html/hierarchical.html" TargetMode="External"/><Relationship Id="rId61" Type="http://schemas.openxmlformats.org/officeDocument/2006/relationships/hyperlink" Target="http://www.cookbook-r.com/Graphs/Facets_(ggplot2)/" TargetMode="External"/><Relationship Id="rId62" Type="http://schemas.openxmlformats.org/officeDocument/2006/relationships/header" Target="header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166974B56B34048AC1C602209C11D90"/>
        <w:category>
          <w:name w:val="General"/>
          <w:gallery w:val="placeholder"/>
        </w:category>
        <w:types>
          <w:type w:val="bbPlcHdr"/>
        </w:types>
        <w:behaviors>
          <w:behavior w:val="content"/>
        </w:behaviors>
        <w:guid w:val="{08F7EDE4-7C72-4FEA-896C-2826916EF3A8}"/>
      </w:docPartPr>
      <w:docPartBody>
        <w:p w:rsidR="00A20827" w:rsidRDefault="00A20827" w:rsidP="00A20827">
          <w:pPr>
            <w:pStyle w:val="C166974B56B34048AC1C602209C11D90"/>
          </w:pPr>
          <w:r>
            <w:rPr>
              <w:rFonts w:asciiTheme="majorHAnsi" w:eastAsiaTheme="majorEastAsia" w:hAnsiTheme="majorHAnsi" w:cstheme="majorBidi"/>
              <w:sz w:val="32"/>
              <w:szCs w:val="32"/>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TTE1019D78t00">
    <w:panose1 w:val="00000000000000000000"/>
    <w:charset w:val="00"/>
    <w:family w:val="auto"/>
    <w:notTrueType/>
    <w:pitch w:val="default"/>
    <w:sig w:usb0="00000003" w:usb1="00000000" w:usb2="00000000" w:usb3="00000000" w:csb0="00000001" w:csb1="00000000"/>
  </w:font>
  <w:font w:name="Helvetica-Bold">
    <w:altName w:val="Arial"/>
    <w:charset w:val="00"/>
    <w:family w:val="auto"/>
    <w:pitch w:val="variable"/>
    <w:sig w:usb0="E00002FF" w:usb1="5000785B" w:usb2="00000000" w:usb3="00000000" w:csb0="0000019F" w:csb1="00000000"/>
  </w:font>
  <w:font w:name="NewCenturySchlbk-Roman">
    <w:panose1 w:val="00000000000000000000"/>
    <w:charset w:val="00"/>
    <w:family w:val="roman"/>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Minion-Bold">
    <w:altName w:val="Calibri"/>
    <w:panose1 w:val="00000000000000000000"/>
    <w:charset w:val="00"/>
    <w:family w:val="auto"/>
    <w:notTrueType/>
    <w:pitch w:val="default"/>
    <w:sig w:usb0="00000003" w:usb1="00000000" w:usb2="00000000" w:usb3="00000000" w:csb0="00000001" w:csb1="00000000"/>
  </w:font>
  <w:font w:name="Times-Roman">
    <w:altName w:val="Times"/>
    <w:panose1 w:val="00000000000000000000"/>
    <w:charset w:val="00"/>
    <w:family w:val="auto"/>
    <w:notTrueType/>
    <w:pitch w:val="default"/>
    <w:sig w:usb0="00000003" w:usb1="00000000" w:usb2="00000000" w:usb3="00000000" w:csb0="00000001" w:csb1="00000000"/>
  </w:font>
  <w:font w:name="Minion-Regular">
    <w:altName w:val="Calibri"/>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auto"/>
    <w:notTrueType/>
    <w:pitch w:val="default"/>
    <w:sig w:usb0="00000003" w:usb1="00000000" w:usb2="00000000" w:usb3="00000000" w:csb0="00000001" w:csb1="00000000"/>
  </w:font>
  <w:font w:name="RMTMI">
    <w:altName w:val="Calibri"/>
    <w:panose1 w:val="00000000000000000000"/>
    <w:charset w:val="00"/>
    <w:family w:val="auto"/>
    <w:notTrueType/>
    <w:pitch w:val="default"/>
    <w:sig w:usb0="00000003" w:usb1="00000000" w:usb2="00000000" w:usb3="00000000" w:csb0="00000001" w:csb1="00000000"/>
  </w:font>
  <w:font w:name="MTSY">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alibri,Italic">
    <w:altName w:val="Calibri"/>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0" w:usb1="08070000" w:usb2="00000010" w:usb3="00000000" w:csb0="00020000"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A20827"/>
    <w:rsid w:val="00025E62"/>
    <w:rsid w:val="000F4398"/>
    <w:rsid w:val="00173598"/>
    <w:rsid w:val="001B5038"/>
    <w:rsid w:val="001E0BB5"/>
    <w:rsid w:val="00202886"/>
    <w:rsid w:val="00223E48"/>
    <w:rsid w:val="00250EBF"/>
    <w:rsid w:val="0028575F"/>
    <w:rsid w:val="002867B0"/>
    <w:rsid w:val="00312D3F"/>
    <w:rsid w:val="00323E75"/>
    <w:rsid w:val="00363565"/>
    <w:rsid w:val="00394B59"/>
    <w:rsid w:val="003B3F4E"/>
    <w:rsid w:val="003D78A0"/>
    <w:rsid w:val="003E7BE0"/>
    <w:rsid w:val="0043688E"/>
    <w:rsid w:val="00453A90"/>
    <w:rsid w:val="00487133"/>
    <w:rsid w:val="004C3E5D"/>
    <w:rsid w:val="004E08D6"/>
    <w:rsid w:val="005360B9"/>
    <w:rsid w:val="00582DF4"/>
    <w:rsid w:val="005C69DA"/>
    <w:rsid w:val="00627284"/>
    <w:rsid w:val="00630190"/>
    <w:rsid w:val="006A2157"/>
    <w:rsid w:val="006D319A"/>
    <w:rsid w:val="006F7CB3"/>
    <w:rsid w:val="0076671E"/>
    <w:rsid w:val="0079201E"/>
    <w:rsid w:val="007B7FD2"/>
    <w:rsid w:val="007C5F3E"/>
    <w:rsid w:val="0081266B"/>
    <w:rsid w:val="00850C93"/>
    <w:rsid w:val="008A164A"/>
    <w:rsid w:val="008A6BEE"/>
    <w:rsid w:val="008B7023"/>
    <w:rsid w:val="008D4924"/>
    <w:rsid w:val="00956284"/>
    <w:rsid w:val="009A0649"/>
    <w:rsid w:val="009A4E84"/>
    <w:rsid w:val="009D4CC9"/>
    <w:rsid w:val="009E22CB"/>
    <w:rsid w:val="00A0306E"/>
    <w:rsid w:val="00A03D16"/>
    <w:rsid w:val="00A127F2"/>
    <w:rsid w:val="00A20827"/>
    <w:rsid w:val="00A434B1"/>
    <w:rsid w:val="00A52333"/>
    <w:rsid w:val="00A537FB"/>
    <w:rsid w:val="00AA6101"/>
    <w:rsid w:val="00B225A6"/>
    <w:rsid w:val="00B96517"/>
    <w:rsid w:val="00BF4599"/>
    <w:rsid w:val="00C214FC"/>
    <w:rsid w:val="00C771DF"/>
    <w:rsid w:val="00D33B25"/>
    <w:rsid w:val="00D425BF"/>
    <w:rsid w:val="00D64132"/>
    <w:rsid w:val="00DA2594"/>
    <w:rsid w:val="00DE7602"/>
    <w:rsid w:val="00E96DDB"/>
    <w:rsid w:val="00EA25BB"/>
    <w:rsid w:val="00F163DB"/>
    <w:rsid w:val="00F269AD"/>
    <w:rsid w:val="00F555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0C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BC2D6484B44B61AC7BFA7892ADC5DA">
    <w:name w:val="53BC2D6484B44B61AC7BFA7892ADC5DA"/>
    <w:rsid w:val="00A20827"/>
  </w:style>
  <w:style w:type="paragraph" w:customStyle="1" w:styleId="7BD09CAD16754A3B839735610AA92172">
    <w:name w:val="7BD09CAD16754A3B839735610AA92172"/>
    <w:rsid w:val="00A20827"/>
  </w:style>
  <w:style w:type="paragraph" w:customStyle="1" w:styleId="C166974B56B34048AC1C602209C11D90">
    <w:name w:val="C166974B56B34048AC1C602209C11D90"/>
    <w:rsid w:val="00A208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0B50AB-A1DF-F342-9D7F-7E69B7ACC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67</Pages>
  <Words>14067</Words>
  <Characters>80187</Characters>
  <Application>Microsoft Macintosh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Alberto González San Francisco                              Master Visual Analytics and Big Data</vt:lpstr>
    </vt:vector>
  </TitlesOfParts>
  <Company>Windows uE</Company>
  <LinksUpToDate>false</LinksUpToDate>
  <CharactersWithSpaces>94066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Alberto González San Francisco                              Master Visual Analytics and Big Data</dc:title>
  <dc:creator>03unir</dc:creator>
  <cp:lastModifiedBy>Daniel Alcaide</cp:lastModifiedBy>
  <cp:revision>2</cp:revision>
  <dcterms:created xsi:type="dcterms:W3CDTF">2017-07-23T10:37:00Z</dcterms:created>
  <dcterms:modified xsi:type="dcterms:W3CDTF">2017-07-23T10:37:00Z</dcterms:modified>
</cp:coreProperties>
</file>