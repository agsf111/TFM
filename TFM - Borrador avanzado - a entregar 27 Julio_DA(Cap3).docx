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73E397" w14:textId="77777777" w:rsidR="00320A2D" w:rsidRDefault="00320A2D" w:rsidP="002A207E">
      <w:r>
        <w:rPr>
          <w:noProof/>
          <w:lang w:val="en-GB" w:eastAsia="en-GB"/>
        </w:rPr>
        <w:drawing>
          <wp:inline distT="0" distB="0" distL="0" distR="0" wp14:anchorId="3EADF21D" wp14:editId="322E158F">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42EF08EC" w14:textId="77777777" w:rsidR="00320A2D" w:rsidRDefault="00320A2D" w:rsidP="002A207E"/>
    <w:p w14:paraId="6736233E" w14:textId="77777777" w:rsidR="00320A2D" w:rsidRDefault="00320A2D" w:rsidP="002A207E"/>
    <w:p w14:paraId="22F2F5BD" w14:textId="77777777" w:rsidR="00320A2D" w:rsidRDefault="00320A2D" w:rsidP="002A207E"/>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8"/>
      </w:tblGrid>
      <w:tr w:rsidR="00320A2D" w:rsidRPr="000516A7" w14:paraId="60E20DDB" w14:textId="77777777" w:rsidTr="00881281">
        <w:trPr>
          <w:trHeight w:val="12"/>
        </w:trPr>
        <w:tc>
          <w:tcPr>
            <w:tcW w:w="7919" w:type="dxa"/>
            <w:tcMar>
              <w:top w:w="216" w:type="dxa"/>
              <w:left w:w="115" w:type="dxa"/>
              <w:bottom w:w="216" w:type="dxa"/>
              <w:right w:w="115" w:type="dxa"/>
            </w:tcMar>
          </w:tcPr>
          <w:p w14:paraId="5DCA22EF" w14:textId="77777777" w:rsidR="00562155" w:rsidRPr="00562155" w:rsidRDefault="00562155" w:rsidP="002A207E">
            <w:pPr>
              <w:spacing w:after="0"/>
              <w:rPr>
                <w:rFonts w:ascii="Georgia" w:eastAsia="Times New Roman" w:hAnsi="Georgia" w:cs="Tahoma"/>
                <w:b/>
                <w:sz w:val="28"/>
                <w:szCs w:val="28"/>
                <w:lang w:val="es-ES" w:bidi="en-US"/>
              </w:rPr>
            </w:pPr>
            <w:r w:rsidRPr="00562155">
              <w:rPr>
                <w:rFonts w:ascii="Georgia" w:eastAsia="Times New Roman" w:hAnsi="Georgia" w:cs="Tahoma"/>
                <w:b/>
                <w:sz w:val="28"/>
                <w:szCs w:val="28"/>
                <w:lang w:val="es-ES" w:bidi="en-US"/>
              </w:rPr>
              <w:t>Universidad Internacional de La Rioja (UNIR)</w:t>
            </w:r>
          </w:p>
          <w:p w14:paraId="2EAB0B68" w14:textId="77777777" w:rsidR="00562155" w:rsidRPr="00562155" w:rsidRDefault="00562155" w:rsidP="002A207E">
            <w:pPr>
              <w:spacing w:after="0"/>
              <w:rPr>
                <w:rFonts w:ascii="Georgia" w:eastAsia="Times New Roman" w:hAnsi="Georgia" w:cs="Tahoma"/>
                <w:b/>
                <w:sz w:val="28"/>
                <w:szCs w:val="28"/>
                <w:lang w:val="es-ES" w:bidi="en-US"/>
              </w:rPr>
            </w:pPr>
          </w:p>
          <w:p w14:paraId="72E173CA" w14:textId="77777777" w:rsidR="00562155" w:rsidRDefault="00562155" w:rsidP="002A207E">
            <w:pPr>
              <w:spacing w:after="0"/>
              <w:rPr>
                <w:rFonts w:ascii="Georgia" w:eastAsia="Times New Roman" w:hAnsi="Georgia" w:cs="Tahoma"/>
                <w:b/>
                <w:sz w:val="28"/>
                <w:szCs w:val="28"/>
                <w:lang w:val="es-ES" w:bidi="en-US"/>
              </w:rPr>
            </w:pPr>
            <w:r w:rsidRPr="00562155">
              <w:rPr>
                <w:rFonts w:ascii="Georgia" w:eastAsia="Times New Roman" w:hAnsi="Georgia" w:cs="Tahoma"/>
                <w:b/>
                <w:sz w:val="36"/>
                <w:szCs w:val="28"/>
                <w:lang w:val="es-ES" w:bidi="en-US"/>
              </w:rPr>
              <w:t>Escuela de Ingeniería</w:t>
            </w:r>
            <w:r w:rsidRPr="00562155">
              <w:rPr>
                <w:rFonts w:ascii="Georgia" w:eastAsia="Times New Roman" w:hAnsi="Georgia" w:cs="Tahoma"/>
                <w:b/>
                <w:sz w:val="28"/>
                <w:szCs w:val="28"/>
                <w:lang w:val="es-ES" w:bidi="en-US"/>
              </w:rPr>
              <w:t xml:space="preserve">        </w:t>
            </w:r>
          </w:p>
          <w:p w14:paraId="4E23F282" w14:textId="77777777" w:rsidR="00562155" w:rsidRPr="00562155" w:rsidRDefault="00562155" w:rsidP="002A207E">
            <w:pPr>
              <w:spacing w:after="0"/>
              <w:rPr>
                <w:rFonts w:ascii="Georgia" w:eastAsia="Times New Roman" w:hAnsi="Georgia" w:cs="Tahoma"/>
                <w:b/>
                <w:sz w:val="28"/>
                <w:szCs w:val="28"/>
                <w:lang w:val="es-ES" w:bidi="en-US"/>
              </w:rPr>
            </w:pPr>
            <w:r w:rsidRPr="00562155">
              <w:rPr>
                <w:rFonts w:ascii="Georgia" w:eastAsia="Times New Roman" w:hAnsi="Georgia" w:cs="Tahoma"/>
                <w:b/>
                <w:sz w:val="28"/>
                <w:szCs w:val="28"/>
                <w:lang w:val="es-ES" w:bidi="en-US"/>
              </w:rPr>
              <w:t xml:space="preserve">                                      </w:t>
            </w:r>
          </w:p>
          <w:p w14:paraId="541B553E" w14:textId="77777777" w:rsidR="00005BA2" w:rsidRDefault="00005BA2" w:rsidP="002A207E">
            <w:pPr>
              <w:autoSpaceDE w:val="0"/>
              <w:autoSpaceDN w:val="0"/>
              <w:adjustRightInd w:val="0"/>
              <w:spacing w:after="0"/>
              <w:jc w:val="left"/>
              <w:rPr>
                <w:rFonts w:ascii="Verdana" w:hAnsi="Verdana" w:cs="Verdana"/>
                <w:b/>
                <w:bCs/>
                <w:color w:val="00669A"/>
                <w:sz w:val="21"/>
                <w:szCs w:val="21"/>
                <w:lang w:val="es-ES"/>
              </w:rPr>
            </w:pPr>
            <w:r>
              <w:rPr>
                <w:rFonts w:ascii="Verdana" w:hAnsi="Verdana" w:cs="Verdana"/>
                <w:b/>
                <w:bCs/>
                <w:color w:val="00669A"/>
                <w:sz w:val="21"/>
                <w:szCs w:val="21"/>
                <w:lang w:val="es-ES"/>
              </w:rPr>
              <w:t xml:space="preserve">Máster Análisis y Visualización de Datos Masivos / </w:t>
            </w:r>
          </w:p>
          <w:p w14:paraId="37A21A91" w14:textId="77777777" w:rsidR="00320A2D" w:rsidRPr="00A73DB2" w:rsidRDefault="00005BA2" w:rsidP="002A207E">
            <w:pPr>
              <w:autoSpaceDE w:val="0"/>
              <w:autoSpaceDN w:val="0"/>
              <w:adjustRightInd w:val="0"/>
              <w:spacing w:after="0"/>
              <w:jc w:val="left"/>
              <w:rPr>
                <w:rFonts w:ascii="Verdana" w:hAnsi="Verdana" w:cs="Verdana"/>
                <w:b/>
                <w:bCs/>
                <w:color w:val="00669A"/>
                <w:sz w:val="21"/>
                <w:szCs w:val="21"/>
                <w:lang w:val="en-US"/>
              </w:rPr>
            </w:pPr>
            <w:r w:rsidRPr="00A73DB2">
              <w:rPr>
                <w:rFonts w:ascii="Verdana" w:hAnsi="Verdana" w:cs="Verdana"/>
                <w:b/>
                <w:bCs/>
                <w:color w:val="00669A"/>
                <w:sz w:val="21"/>
                <w:szCs w:val="21"/>
                <w:lang w:val="en-US"/>
              </w:rPr>
              <w:t>Visual Analytics and Big Data</w:t>
            </w:r>
          </w:p>
        </w:tc>
      </w:tr>
      <w:tr w:rsidR="00320A2D" w:rsidRPr="000516A7" w14:paraId="6D8BA7CC" w14:textId="77777777" w:rsidTr="00881281">
        <w:trPr>
          <w:trHeight w:val="278"/>
        </w:trPr>
        <w:tc>
          <w:tcPr>
            <w:tcW w:w="7919" w:type="dxa"/>
            <w:tcMar>
              <w:top w:w="216" w:type="dxa"/>
              <w:left w:w="115" w:type="dxa"/>
              <w:bottom w:w="216" w:type="dxa"/>
              <w:right w:w="115" w:type="dxa"/>
            </w:tcMar>
          </w:tcPr>
          <w:p w14:paraId="5B3A7AF3" w14:textId="77777777" w:rsidR="00320A2D" w:rsidRPr="00A73DB2" w:rsidRDefault="00320A2D" w:rsidP="002A207E">
            <w:pPr>
              <w:pStyle w:val="NoSpacing"/>
              <w:spacing w:line="360" w:lineRule="auto"/>
              <w:rPr>
                <w:rFonts w:ascii="Georgia" w:hAnsi="Georgia" w:cs="Tahoma"/>
                <w:b/>
                <w:sz w:val="28"/>
                <w:szCs w:val="28"/>
              </w:rPr>
            </w:pPr>
          </w:p>
        </w:tc>
      </w:tr>
      <w:tr w:rsidR="00320A2D" w:rsidRPr="004602F0" w14:paraId="258D2EC7" w14:textId="77777777" w:rsidTr="00881281">
        <w:trPr>
          <w:trHeight w:val="1579"/>
        </w:trPr>
        <w:tc>
          <w:tcPr>
            <w:tcW w:w="7919" w:type="dxa"/>
          </w:tcPr>
          <w:p w14:paraId="21B1300D" w14:textId="77777777" w:rsidR="00320A2D" w:rsidRPr="004602F0" w:rsidRDefault="00FF1F20" w:rsidP="007C2556">
            <w:pPr>
              <w:pStyle w:val="NoSpacing"/>
              <w:jc w:val="left"/>
              <w:rPr>
                <w:rFonts w:ascii="Cambria" w:hAnsi="Cambria"/>
                <w:color w:val="4F81BD"/>
                <w:sz w:val="80"/>
                <w:szCs w:val="80"/>
                <w:lang w:val="es-ES"/>
              </w:rPr>
            </w:pPr>
            <w:r>
              <w:rPr>
                <w:rFonts w:ascii="Cambria" w:hAnsi="Cambria"/>
                <w:color w:val="4F81BD"/>
                <w:sz w:val="80"/>
                <w:szCs w:val="80"/>
                <w:lang w:val="es-ES"/>
              </w:rPr>
              <w:t>Detección de a</w:t>
            </w:r>
            <w:r w:rsidR="00997BC9">
              <w:rPr>
                <w:rFonts w:ascii="Cambria" w:hAnsi="Cambria"/>
                <w:color w:val="4F81BD"/>
                <w:sz w:val="80"/>
                <w:szCs w:val="80"/>
                <w:lang w:val="es-ES"/>
              </w:rPr>
              <w:t>nomalías</w:t>
            </w:r>
            <w:r>
              <w:rPr>
                <w:rFonts w:ascii="Cambria" w:hAnsi="Cambria"/>
                <w:color w:val="4F81BD"/>
                <w:sz w:val="80"/>
                <w:szCs w:val="80"/>
                <w:lang w:val="es-ES"/>
              </w:rPr>
              <w:t xml:space="preserve"> en series temporales </w:t>
            </w:r>
            <w:proofErr w:type="spellStart"/>
            <w:r>
              <w:rPr>
                <w:rFonts w:ascii="Cambria" w:hAnsi="Cambria"/>
                <w:color w:val="4F81BD"/>
                <w:sz w:val="80"/>
                <w:szCs w:val="80"/>
                <w:lang w:val="es-ES"/>
              </w:rPr>
              <w:t>multivariantes</w:t>
            </w:r>
            <w:proofErr w:type="spellEnd"/>
          </w:p>
        </w:tc>
      </w:tr>
    </w:tbl>
    <w:p w14:paraId="344849C8" w14:textId="77777777" w:rsidR="00320A2D" w:rsidRDefault="00320A2D" w:rsidP="002A207E"/>
    <w:p w14:paraId="54434E0E" w14:textId="77777777" w:rsidR="00320A2D" w:rsidRDefault="00320A2D" w:rsidP="002A207E"/>
    <w:p w14:paraId="3516451B" w14:textId="77777777" w:rsidR="00320A2D" w:rsidRDefault="00320A2D" w:rsidP="002A207E"/>
    <w:p w14:paraId="3265E45E" w14:textId="77777777" w:rsidR="00320A2D" w:rsidRDefault="00320A2D" w:rsidP="002A207E"/>
    <w:p w14:paraId="09F6AF89" w14:textId="77777777" w:rsidR="00320A2D" w:rsidRDefault="00320A2D" w:rsidP="002A207E"/>
    <w:p w14:paraId="57B8D5E3" w14:textId="77777777" w:rsidR="00320A2D" w:rsidRDefault="00320A2D" w:rsidP="002A207E"/>
    <w:p w14:paraId="68F24B5D" w14:textId="77777777" w:rsidR="00320A2D" w:rsidRDefault="00320A2D" w:rsidP="002A207E"/>
    <w:p w14:paraId="32423030" w14:textId="77777777" w:rsidR="0046398F" w:rsidRDefault="0046398F" w:rsidP="002A207E"/>
    <w:p w14:paraId="303F6F84" w14:textId="77777777" w:rsidR="00320A2D" w:rsidRDefault="00320A2D" w:rsidP="002A207E"/>
    <w:p w14:paraId="0CA5D8C6" w14:textId="77777777" w:rsidR="00320A2D" w:rsidRDefault="00320A2D" w:rsidP="002A207E"/>
    <w:p w14:paraId="5179D1C9" w14:textId="77777777" w:rsidR="00320A2D" w:rsidRDefault="00320A2D" w:rsidP="002A207E"/>
    <w:p w14:paraId="4971EC27" w14:textId="77777777" w:rsidR="00FF1F20" w:rsidRDefault="00FF1F20" w:rsidP="00FF1F20">
      <w:pPr>
        <w:spacing w:after="0" w:line="240" w:lineRule="auto"/>
        <w:rPr>
          <w:rFonts w:ascii="Georgia" w:hAnsi="Georgia"/>
          <w:b/>
          <w:i/>
          <w:sz w:val="24"/>
        </w:rPr>
      </w:pPr>
    </w:p>
    <w:p w14:paraId="327D6FBB" w14:textId="77777777" w:rsidR="00FF1F20" w:rsidRDefault="00FF1F20" w:rsidP="00FF1F20">
      <w:pPr>
        <w:spacing w:after="0" w:line="240" w:lineRule="auto"/>
        <w:rPr>
          <w:rFonts w:ascii="Georgia" w:hAnsi="Georgia"/>
          <w:b/>
          <w:i/>
          <w:sz w:val="24"/>
        </w:rPr>
      </w:pPr>
    </w:p>
    <w:p w14:paraId="1134316D" w14:textId="77777777" w:rsidR="00FF1F20" w:rsidRDefault="00FF1F20" w:rsidP="00FF1F20">
      <w:pPr>
        <w:spacing w:after="0" w:line="240" w:lineRule="auto"/>
        <w:rPr>
          <w:rFonts w:ascii="Georgia" w:hAnsi="Georgia"/>
          <w:b/>
          <w:i/>
          <w:sz w:val="24"/>
        </w:rPr>
      </w:pPr>
    </w:p>
    <w:p w14:paraId="1A58E9EF" w14:textId="77777777" w:rsidR="00320A2D" w:rsidRPr="009C592F" w:rsidRDefault="00320A2D" w:rsidP="00FF1F20">
      <w:pPr>
        <w:spacing w:after="0" w:line="240" w:lineRule="auto"/>
        <w:rPr>
          <w:rFonts w:ascii="Georgia" w:hAnsi="Georgia"/>
          <w:b/>
          <w:i/>
          <w:sz w:val="24"/>
        </w:rPr>
      </w:pPr>
      <w:r w:rsidRPr="009C592F">
        <w:rPr>
          <w:rFonts w:ascii="Georgia" w:hAnsi="Georgia"/>
          <w:b/>
          <w:i/>
          <w:sz w:val="24"/>
        </w:rPr>
        <w:t xml:space="preserve">Trabajo Fin de Máster </w:t>
      </w:r>
    </w:p>
    <w:p w14:paraId="6013264D" w14:textId="77777777" w:rsidR="00FF1F20" w:rsidRDefault="00FF1F20" w:rsidP="00FF1F20">
      <w:pPr>
        <w:spacing w:after="0" w:line="240" w:lineRule="auto"/>
        <w:rPr>
          <w:rFonts w:ascii="Georgia" w:hAnsi="Georgia"/>
          <w:b/>
        </w:rPr>
      </w:pPr>
    </w:p>
    <w:p w14:paraId="59B145D1" w14:textId="77777777" w:rsidR="00A51957" w:rsidRPr="009C592F" w:rsidRDefault="00377EF3" w:rsidP="00FF1F20">
      <w:pPr>
        <w:spacing w:after="0" w:line="240" w:lineRule="auto"/>
        <w:rPr>
          <w:rFonts w:ascii="Georgia" w:hAnsi="Georgia"/>
          <w:i/>
        </w:rPr>
      </w:pPr>
      <w:r w:rsidRPr="00B540E7">
        <w:rPr>
          <w:rFonts w:ascii="Georgia" w:hAnsi="Georgia"/>
        </w:rPr>
        <w:t>Presentado</w:t>
      </w:r>
      <w:r w:rsidR="00320A2D" w:rsidRPr="00B540E7">
        <w:rPr>
          <w:rFonts w:ascii="Georgia" w:hAnsi="Georgia"/>
        </w:rPr>
        <w:t xml:space="preserve"> por:</w:t>
      </w:r>
      <w:r w:rsidR="00320A2D" w:rsidRPr="00320A2D">
        <w:rPr>
          <w:rFonts w:ascii="Georgia" w:hAnsi="Georgia"/>
        </w:rPr>
        <w:t xml:space="preserve"> </w:t>
      </w:r>
      <w:r w:rsidR="00D602E3">
        <w:rPr>
          <w:rFonts w:ascii="Georgia" w:hAnsi="Georgia"/>
        </w:rPr>
        <w:t xml:space="preserve">  </w:t>
      </w:r>
      <w:r w:rsidR="00FF1F20">
        <w:rPr>
          <w:rFonts w:ascii="Georgia" w:hAnsi="Georgia"/>
        </w:rPr>
        <w:tab/>
      </w:r>
      <w:r w:rsidR="00997BC9" w:rsidRPr="009C592F">
        <w:rPr>
          <w:rFonts w:ascii="Georgia" w:hAnsi="Georgia"/>
          <w:i/>
          <w:sz w:val="24"/>
        </w:rPr>
        <w:t>González San Francisco</w:t>
      </w:r>
      <w:r w:rsidR="00320A2D" w:rsidRPr="009C592F">
        <w:rPr>
          <w:rFonts w:ascii="Georgia" w:hAnsi="Georgia"/>
          <w:i/>
          <w:sz w:val="24"/>
        </w:rPr>
        <w:t xml:space="preserve">, </w:t>
      </w:r>
      <w:r w:rsidR="00997BC9" w:rsidRPr="009C592F">
        <w:rPr>
          <w:rFonts w:ascii="Georgia" w:hAnsi="Georgia"/>
          <w:i/>
          <w:sz w:val="24"/>
        </w:rPr>
        <w:t>Alberto</w:t>
      </w:r>
    </w:p>
    <w:p w14:paraId="00D047B5" w14:textId="77777777" w:rsidR="00320A2D" w:rsidRPr="009C592F" w:rsidRDefault="00320A2D" w:rsidP="00FF1F20">
      <w:pPr>
        <w:spacing w:after="0" w:line="240" w:lineRule="auto"/>
        <w:rPr>
          <w:rFonts w:ascii="Georgia" w:hAnsi="Georgia"/>
          <w:i/>
        </w:rPr>
      </w:pPr>
      <w:r w:rsidRPr="00B540E7">
        <w:rPr>
          <w:rFonts w:ascii="Georgia" w:hAnsi="Georgia"/>
        </w:rPr>
        <w:t xml:space="preserve">Director: </w:t>
      </w:r>
      <w:r w:rsidR="00D602E3">
        <w:rPr>
          <w:rFonts w:ascii="Georgia" w:hAnsi="Georgia"/>
        </w:rPr>
        <w:t xml:space="preserve">  </w:t>
      </w:r>
      <w:r w:rsidR="00FF1F20">
        <w:rPr>
          <w:rFonts w:ascii="Georgia" w:hAnsi="Georgia"/>
        </w:rPr>
        <w:tab/>
      </w:r>
      <w:r w:rsidR="00FF1F20">
        <w:rPr>
          <w:rFonts w:ascii="Georgia" w:hAnsi="Georgia"/>
        </w:rPr>
        <w:tab/>
      </w:r>
      <w:r w:rsidR="002E16E8" w:rsidRPr="009C592F">
        <w:rPr>
          <w:rFonts w:ascii="Georgia" w:hAnsi="Georgia"/>
          <w:i/>
          <w:sz w:val="24"/>
        </w:rPr>
        <w:t>Alcaide Villar</w:t>
      </w:r>
      <w:r w:rsidRPr="009C592F">
        <w:rPr>
          <w:rFonts w:ascii="Georgia" w:hAnsi="Georgia"/>
          <w:i/>
          <w:sz w:val="24"/>
        </w:rPr>
        <w:t xml:space="preserve">, </w:t>
      </w:r>
      <w:r w:rsidR="002E16E8" w:rsidRPr="009C592F">
        <w:rPr>
          <w:rFonts w:ascii="Georgia" w:hAnsi="Georgia"/>
          <w:i/>
          <w:sz w:val="24"/>
        </w:rPr>
        <w:t>Daniel</w:t>
      </w:r>
    </w:p>
    <w:p w14:paraId="515BA9FE" w14:textId="77777777" w:rsidR="00320A2D" w:rsidRDefault="00320A2D" w:rsidP="002A207E">
      <w:pPr>
        <w:rPr>
          <w:rFonts w:ascii="Georgia" w:hAnsi="Georgia"/>
        </w:rPr>
      </w:pPr>
    </w:p>
    <w:p w14:paraId="44955ACD" w14:textId="77777777" w:rsidR="00320A2D" w:rsidRPr="004602F0" w:rsidRDefault="00320A2D" w:rsidP="002A207E">
      <w:pPr>
        <w:pStyle w:val="NoSpacing"/>
        <w:spacing w:line="360" w:lineRule="auto"/>
        <w:rPr>
          <w:color w:val="4F81BD"/>
          <w:lang w:val="es-ES"/>
        </w:rPr>
      </w:pPr>
      <w:r w:rsidRPr="004602F0">
        <w:rPr>
          <w:color w:val="4F81BD"/>
          <w:lang w:val="es-ES"/>
        </w:rPr>
        <w:t>Ciudad</w:t>
      </w:r>
      <w:r w:rsidR="0046398F">
        <w:rPr>
          <w:color w:val="4F81BD"/>
          <w:lang w:val="es-ES"/>
        </w:rPr>
        <w:t>:</w:t>
      </w:r>
      <w:r w:rsidR="00E64437">
        <w:rPr>
          <w:color w:val="4F81BD"/>
          <w:lang w:val="es-ES"/>
        </w:rPr>
        <w:t xml:space="preserve"> </w:t>
      </w:r>
      <w:r w:rsidR="00E64437" w:rsidRPr="000516A7">
        <w:rPr>
          <w:i/>
          <w:color w:val="4F81BD"/>
          <w:lang w:val="es-ES"/>
        </w:rPr>
        <w:t>Madrid, España</w:t>
      </w:r>
    </w:p>
    <w:p w14:paraId="30C9547F" w14:textId="77777777" w:rsidR="000B5D0F" w:rsidRDefault="0046398F" w:rsidP="002A207E">
      <w:pPr>
        <w:pStyle w:val="NoSpacing"/>
        <w:spacing w:line="360" w:lineRule="auto"/>
        <w:rPr>
          <w:color w:val="4F81BD"/>
          <w:lang w:val="es-ES"/>
        </w:rPr>
      </w:pPr>
      <w:r>
        <w:rPr>
          <w:color w:val="4F81BD"/>
          <w:lang w:val="es-ES"/>
        </w:rPr>
        <w:t>Fecha:</w:t>
      </w:r>
      <w:r w:rsidR="00E64437">
        <w:rPr>
          <w:color w:val="4F81BD"/>
          <w:lang w:val="es-ES"/>
        </w:rPr>
        <w:t xml:space="preserve"> </w:t>
      </w:r>
      <w:r w:rsidR="000D2E75">
        <w:rPr>
          <w:color w:val="4F81BD"/>
          <w:lang w:val="es-ES"/>
        </w:rPr>
        <w:t>2</w:t>
      </w:r>
      <w:r w:rsidR="0002293E">
        <w:rPr>
          <w:color w:val="4F81BD"/>
          <w:lang w:val="es-ES"/>
        </w:rPr>
        <w:t>7</w:t>
      </w:r>
      <w:r w:rsidR="008A55AB">
        <w:rPr>
          <w:color w:val="4F81BD"/>
          <w:lang w:val="es-ES"/>
        </w:rPr>
        <w:t>/0</w:t>
      </w:r>
      <w:r w:rsidR="0002293E">
        <w:rPr>
          <w:color w:val="4F81BD"/>
          <w:lang w:val="es-ES"/>
        </w:rPr>
        <w:t>7</w:t>
      </w:r>
      <w:r w:rsidR="008A55AB">
        <w:rPr>
          <w:color w:val="4F81BD"/>
          <w:lang w:val="es-ES"/>
        </w:rPr>
        <w:t>/2017</w:t>
      </w:r>
    </w:p>
    <w:p w14:paraId="36BB66CD" w14:textId="77777777" w:rsidR="000B5D0F" w:rsidRDefault="000B5D0F">
      <w:pPr>
        <w:spacing w:line="276" w:lineRule="auto"/>
        <w:jc w:val="left"/>
        <w:rPr>
          <w:color w:val="4F81BD"/>
          <w:lang w:val="es-ES"/>
        </w:rPr>
      </w:pPr>
      <w:r>
        <w:rPr>
          <w:color w:val="4F81BD"/>
          <w:lang w:val="es-ES"/>
        </w:rPr>
        <w:br w:type="page"/>
      </w:r>
    </w:p>
    <w:p w14:paraId="4E639812" w14:textId="77777777" w:rsidR="00FF1F20" w:rsidRDefault="00FF1F20">
      <w:pPr>
        <w:spacing w:line="276" w:lineRule="auto"/>
        <w:jc w:val="left"/>
        <w:rPr>
          <w:color w:val="4F81BD"/>
          <w:lang w:val="es-ES"/>
        </w:rPr>
      </w:pPr>
      <w:r>
        <w:rPr>
          <w:color w:val="4F81BD"/>
          <w:lang w:val="es-ES"/>
        </w:rPr>
        <w:lastRenderedPageBreak/>
        <w:br w:type="page"/>
      </w:r>
    </w:p>
    <w:p w14:paraId="5DCDBCF5" w14:textId="77777777" w:rsidR="00FF1F20" w:rsidRDefault="00FF1F20">
      <w:pPr>
        <w:spacing w:line="276" w:lineRule="auto"/>
        <w:jc w:val="left"/>
        <w:rPr>
          <w:rFonts w:ascii="Calibri" w:eastAsia="Times New Roman" w:hAnsi="Calibri" w:cs="Times New Roman"/>
          <w:color w:val="4F81BD"/>
          <w:lang w:val="es-ES" w:bidi="en-US"/>
        </w:rPr>
      </w:pPr>
    </w:p>
    <w:p w14:paraId="38D6FBB7" w14:textId="77777777" w:rsidR="00320A2D" w:rsidRPr="004602F0" w:rsidRDefault="00320A2D" w:rsidP="002A207E">
      <w:pPr>
        <w:pStyle w:val="NoSpacing"/>
        <w:spacing w:line="360" w:lineRule="auto"/>
        <w:rPr>
          <w:color w:val="4F81BD"/>
          <w:lang w:val="es-ES"/>
        </w:rPr>
      </w:pPr>
    </w:p>
    <w:p w14:paraId="2A8366DC" w14:textId="77777777" w:rsidR="00867D8D" w:rsidRPr="005A5BC3" w:rsidRDefault="00867D8D" w:rsidP="002A207E">
      <w:pPr>
        <w:jc w:val="center"/>
        <w:rPr>
          <w:b/>
          <w:i/>
          <w:sz w:val="28"/>
        </w:rPr>
      </w:pPr>
      <w:r w:rsidRPr="005A5BC3">
        <w:rPr>
          <w:b/>
          <w:i/>
          <w:sz w:val="28"/>
        </w:rPr>
        <w:t>ÍNDICE DE CONTENIDO</w:t>
      </w:r>
    </w:p>
    <w:p w14:paraId="0E0DD56D" w14:textId="77777777" w:rsidR="00867D8D" w:rsidRDefault="00867D8D" w:rsidP="002A207E">
      <w:pPr>
        <w:pStyle w:val="TOC1"/>
        <w:spacing w:line="360" w:lineRule="auto"/>
        <w:rPr>
          <w:lang w:bidi="en-US"/>
        </w:rPr>
      </w:pPr>
    </w:p>
    <w:p w14:paraId="43C15F5C" w14:textId="77777777" w:rsidR="00B679AC" w:rsidRDefault="001932E7">
      <w:pPr>
        <w:pStyle w:val="TOC1"/>
        <w:rPr>
          <w:rFonts w:asciiTheme="minorHAnsi" w:eastAsiaTheme="minorEastAsia" w:hAnsiTheme="minorHAnsi" w:cstheme="minorBidi"/>
          <w:b w:val="0"/>
          <w:caps w:val="0"/>
          <w:noProof/>
          <w:sz w:val="22"/>
          <w:szCs w:val="22"/>
        </w:rPr>
      </w:pPr>
      <w:r>
        <w:rPr>
          <w:u w:val="single"/>
        </w:rPr>
        <w:fldChar w:fldCharType="begin"/>
      </w:r>
      <w:r w:rsidR="00867D8D">
        <w:rPr>
          <w:u w:val="single"/>
        </w:rPr>
        <w:instrText xml:space="preserve"> TOC \o "1-3" \h \z \u </w:instrText>
      </w:r>
      <w:r>
        <w:rPr>
          <w:u w:val="single"/>
        </w:rPr>
        <w:fldChar w:fldCharType="separate"/>
      </w:r>
      <w:hyperlink w:anchor="_Toc488183967" w:history="1">
        <w:r w:rsidR="00B679AC" w:rsidRPr="0085401A">
          <w:rPr>
            <w:rStyle w:val="Hyperlink"/>
            <w:lang w:bidi="en-US"/>
          </w:rPr>
          <w:t>Resumen</w:t>
        </w:r>
        <w:r w:rsidR="00B679AC">
          <w:rPr>
            <w:noProof/>
            <w:webHidden/>
          </w:rPr>
          <w:tab/>
        </w:r>
        <w:r>
          <w:rPr>
            <w:noProof/>
            <w:webHidden/>
          </w:rPr>
          <w:fldChar w:fldCharType="begin"/>
        </w:r>
        <w:r w:rsidR="00B679AC">
          <w:rPr>
            <w:noProof/>
            <w:webHidden/>
          </w:rPr>
          <w:instrText xml:space="preserve"> PAGEREF _Toc488183967 \h </w:instrText>
        </w:r>
        <w:r>
          <w:rPr>
            <w:noProof/>
            <w:webHidden/>
          </w:rPr>
        </w:r>
        <w:r>
          <w:rPr>
            <w:noProof/>
            <w:webHidden/>
          </w:rPr>
          <w:fldChar w:fldCharType="separate"/>
        </w:r>
        <w:r w:rsidR="00B679AC">
          <w:rPr>
            <w:noProof/>
            <w:webHidden/>
          </w:rPr>
          <w:t>6</w:t>
        </w:r>
        <w:r>
          <w:rPr>
            <w:noProof/>
            <w:webHidden/>
          </w:rPr>
          <w:fldChar w:fldCharType="end"/>
        </w:r>
      </w:hyperlink>
    </w:p>
    <w:p w14:paraId="6C741F11" w14:textId="77777777" w:rsidR="00B679AC" w:rsidRDefault="0015274F">
      <w:pPr>
        <w:pStyle w:val="TOC1"/>
        <w:rPr>
          <w:rFonts w:asciiTheme="minorHAnsi" w:eastAsiaTheme="minorEastAsia" w:hAnsiTheme="minorHAnsi" w:cstheme="minorBidi"/>
          <w:b w:val="0"/>
          <w:caps w:val="0"/>
          <w:noProof/>
          <w:sz w:val="22"/>
          <w:szCs w:val="22"/>
        </w:rPr>
      </w:pPr>
      <w:hyperlink w:anchor="_Toc488183968" w:history="1">
        <w:r w:rsidR="00B679AC" w:rsidRPr="0085401A">
          <w:rPr>
            <w:rStyle w:val="Hyperlink"/>
            <w:lang w:bidi="en-US"/>
          </w:rPr>
          <w:t>Abstract</w:t>
        </w:r>
        <w:r w:rsidR="00B679AC">
          <w:rPr>
            <w:noProof/>
            <w:webHidden/>
          </w:rPr>
          <w:tab/>
        </w:r>
        <w:r w:rsidR="001932E7">
          <w:rPr>
            <w:noProof/>
            <w:webHidden/>
          </w:rPr>
          <w:fldChar w:fldCharType="begin"/>
        </w:r>
        <w:r w:rsidR="00B679AC">
          <w:rPr>
            <w:noProof/>
            <w:webHidden/>
          </w:rPr>
          <w:instrText xml:space="preserve"> PAGEREF _Toc488183968 \h </w:instrText>
        </w:r>
        <w:r w:rsidR="001932E7">
          <w:rPr>
            <w:noProof/>
            <w:webHidden/>
          </w:rPr>
        </w:r>
        <w:r w:rsidR="001932E7">
          <w:rPr>
            <w:noProof/>
            <w:webHidden/>
          </w:rPr>
          <w:fldChar w:fldCharType="separate"/>
        </w:r>
        <w:r w:rsidR="00B679AC">
          <w:rPr>
            <w:noProof/>
            <w:webHidden/>
          </w:rPr>
          <w:t>7</w:t>
        </w:r>
        <w:r w:rsidR="001932E7">
          <w:rPr>
            <w:noProof/>
            <w:webHidden/>
          </w:rPr>
          <w:fldChar w:fldCharType="end"/>
        </w:r>
      </w:hyperlink>
    </w:p>
    <w:p w14:paraId="3DD8B66D" w14:textId="77777777" w:rsidR="00B679AC" w:rsidRDefault="0015274F">
      <w:pPr>
        <w:pStyle w:val="TOC1"/>
        <w:rPr>
          <w:rFonts w:asciiTheme="minorHAnsi" w:eastAsiaTheme="minorEastAsia" w:hAnsiTheme="minorHAnsi" w:cstheme="minorBidi"/>
          <w:b w:val="0"/>
          <w:caps w:val="0"/>
          <w:noProof/>
          <w:sz w:val="22"/>
          <w:szCs w:val="22"/>
        </w:rPr>
      </w:pPr>
      <w:hyperlink w:anchor="_Toc488183969" w:history="1">
        <w:r w:rsidR="00B679AC" w:rsidRPr="0085401A">
          <w:rPr>
            <w:rStyle w:val="Hyperlink"/>
            <w:lang w:bidi="en-US"/>
          </w:rPr>
          <w:t>1.</w:t>
        </w:r>
        <w:r w:rsidR="00B679AC">
          <w:rPr>
            <w:rFonts w:asciiTheme="minorHAnsi" w:eastAsiaTheme="minorEastAsia" w:hAnsiTheme="minorHAnsi" w:cstheme="minorBidi"/>
            <w:b w:val="0"/>
            <w:caps w:val="0"/>
            <w:noProof/>
            <w:sz w:val="22"/>
            <w:szCs w:val="22"/>
          </w:rPr>
          <w:tab/>
        </w:r>
        <w:r w:rsidR="00B679AC" w:rsidRPr="0085401A">
          <w:rPr>
            <w:rStyle w:val="Hyperlink"/>
            <w:lang w:bidi="en-US"/>
          </w:rPr>
          <w:t>Introducción</w:t>
        </w:r>
        <w:r w:rsidR="00B679AC">
          <w:rPr>
            <w:noProof/>
            <w:webHidden/>
          </w:rPr>
          <w:tab/>
        </w:r>
        <w:r w:rsidR="001932E7">
          <w:rPr>
            <w:noProof/>
            <w:webHidden/>
          </w:rPr>
          <w:fldChar w:fldCharType="begin"/>
        </w:r>
        <w:r w:rsidR="00B679AC">
          <w:rPr>
            <w:noProof/>
            <w:webHidden/>
          </w:rPr>
          <w:instrText xml:space="preserve"> PAGEREF _Toc488183969 \h </w:instrText>
        </w:r>
        <w:r w:rsidR="001932E7">
          <w:rPr>
            <w:noProof/>
            <w:webHidden/>
          </w:rPr>
        </w:r>
        <w:r w:rsidR="001932E7">
          <w:rPr>
            <w:noProof/>
            <w:webHidden/>
          </w:rPr>
          <w:fldChar w:fldCharType="separate"/>
        </w:r>
        <w:r w:rsidR="00B679AC">
          <w:rPr>
            <w:noProof/>
            <w:webHidden/>
          </w:rPr>
          <w:t>8</w:t>
        </w:r>
        <w:r w:rsidR="001932E7">
          <w:rPr>
            <w:noProof/>
            <w:webHidden/>
          </w:rPr>
          <w:fldChar w:fldCharType="end"/>
        </w:r>
      </w:hyperlink>
    </w:p>
    <w:p w14:paraId="3DDB5920" w14:textId="77777777" w:rsidR="00B679AC" w:rsidRDefault="0015274F">
      <w:pPr>
        <w:pStyle w:val="TOC2"/>
        <w:rPr>
          <w:rFonts w:asciiTheme="minorHAnsi" w:eastAsiaTheme="minorEastAsia" w:hAnsiTheme="minorHAnsi" w:cstheme="minorBidi"/>
          <w:b w:val="0"/>
          <w:sz w:val="22"/>
          <w:szCs w:val="22"/>
        </w:rPr>
      </w:pPr>
      <w:hyperlink w:anchor="_Toc488183970" w:history="1">
        <w:r w:rsidR="00B679AC" w:rsidRPr="0085401A">
          <w:rPr>
            <w:rStyle w:val="Hyperlink"/>
            <w:rFonts w:cs="Arial"/>
          </w:rPr>
          <w:t>1.1</w:t>
        </w:r>
        <w:r w:rsidR="00B679AC">
          <w:rPr>
            <w:rFonts w:asciiTheme="minorHAnsi" w:eastAsiaTheme="minorEastAsia" w:hAnsiTheme="minorHAnsi" w:cstheme="minorBidi"/>
            <w:b w:val="0"/>
            <w:sz w:val="22"/>
            <w:szCs w:val="22"/>
          </w:rPr>
          <w:tab/>
        </w:r>
        <w:r w:rsidR="00B679AC" w:rsidRPr="0085401A">
          <w:rPr>
            <w:rStyle w:val="Hyperlink"/>
          </w:rPr>
          <w:t>Motivación</w:t>
        </w:r>
        <w:r w:rsidR="00B679AC">
          <w:rPr>
            <w:webHidden/>
          </w:rPr>
          <w:tab/>
        </w:r>
        <w:r w:rsidR="001932E7">
          <w:rPr>
            <w:webHidden/>
          </w:rPr>
          <w:fldChar w:fldCharType="begin"/>
        </w:r>
        <w:r w:rsidR="00B679AC">
          <w:rPr>
            <w:webHidden/>
          </w:rPr>
          <w:instrText xml:space="preserve"> PAGEREF _Toc488183970 \h </w:instrText>
        </w:r>
        <w:r w:rsidR="001932E7">
          <w:rPr>
            <w:webHidden/>
          </w:rPr>
        </w:r>
        <w:r w:rsidR="001932E7">
          <w:rPr>
            <w:webHidden/>
          </w:rPr>
          <w:fldChar w:fldCharType="separate"/>
        </w:r>
        <w:r w:rsidR="00B679AC">
          <w:rPr>
            <w:webHidden/>
          </w:rPr>
          <w:t>9</w:t>
        </w:r>
        <w:r w:rsidR="001932E7">
          <w:rPr>
            <w:webHidden/>
          </w:rPr>
          <w:fldChar w:fldCharType="end"/>
        </w:r>
      </w:hyperlink>
    </w:p>
    <w:p w14:paraId="22F6FF30" w14:textId="77777777" w:rsidR="00B679AC" w:rsidRDefault="0015274F">
      <w:pPr>
        <w:pStyle w:val="TOC2"/>
        <w:rPr>
          <w:rFonts w:asciiTheme="minorHAnsi" w:eastAsiaTheme="minorEastAsia" w:hAnsiTheme="minorHAnsi" w:cstheme="minorBidi"/>
          <w:b w:val="0"/>
          <w:sz w:val="22"/>
          <w:szCs w:val="22"/>
        </w:rPr>
      </w:pPr>
      <w:hyperlink w:anchor="_Toc488183971" w:history="1">
        <w:r w:rsidR="00B679AC" w:rsidRPr="0085401A">
          <w:rPr>
            <w:rStyle w:val="Hyperlink"/>
            <w:rFonts w:cs="Arial"/>
          </w:rPr>
          <w:t>1.2</w:t>
        </w:r>
        <w:r w:rsidR="00B679AC">
          <w:rPr>
            <w:rFonts w:asciiTheme="minorHAnsi" w:eastAsiaTheme="minorEastAsia" w:hAnsiTheme="minorHAnsi" w:cstheme="minorBidi"/>
            <w:b w:val="0"/>
            <w:sz w:val="22"/>
            <w:szCs w:val="22"/>
          </w:rPr>
          <w:tab/>
        </w:r>
        <w:r w:rsidR="00B679AC" w:rsidRPr="0085401A">
          <w:rPr>
            <w:rStyle w:val="Hyperlink"/>
          </w:rPr>
          <w:t>Planteamiento de trabajo</w:t>
        </w:r>
        <w:r w:rsidR="00B679AC">
          <w:rPr>
            <w:webHidden/>
          </w:rPr>
          <w:tab/>
        </w:r>
        <w:r w:rsidR="001932E7">
          <w:rPr>
            <w:webHidden/>
          </w:rPr>
          <w:fldChar w:fldCharType="begin"/>
        </w:r>
        <w:r w:rsidR="00B679AC">
          <w:rPr>
            <w:webHidden/>
          </w:rPr>
          <w:instrText xml:space="preserve"> PAGEREF _Toc488183971 \h </w:instrText>
        </w:r>
        <w:r w:rsidR="001932E7">
          <w:rPr>
            <w:webHidden/>
          </w:rPr>
        </w:r>
        <w:r w:rsidR="001932E7">
          <w:rPr>
            <w:webHidden/>
          </w:rPr>
          <w:fldChar w:fldCharType="separate"/>
        </w:r>
        <w:r w:rsidR="00B679AC">
          <w:rPr>
            <w:webHidden/>
          </w:rPr>
          <w:t>10</w:t>
        </w:r>
        <w:r w:rsidR="001932E7">
          <w:rPr>
            <w:webHidden/>
          </w:rPr>
          <w:fldChar w:fldCharType="end"/>
        </w:r>
      </w:hyperlink>
    </w:p>
    <w:p w14:paraId="78A890C0" w14:textId="77777777" w:rsidR="00B679AC" w:rsidRDefault="0015274F">
      <w:pPr>
        <w:pStyle w:val="TOC2"/>
        <w:rPr>
          <w:rFonts w:asciiTheme="minorHAnsi" w:eastAsiaTheme="minorEastAsia" w:hAnsiTheme="minorHAnsi" w:cstheme="minorBidi"/>
          <w:b w:val="0"/>
          <w:sz w:val="22"/>
          <w:szCs w:val="22"/>
        </w:rPr>
      </w:pPr>
      <w:hyperlink w:anchor="_Toc488183972" w:history="1">
        <w:r w:rsidR="00B679AC" w:rsidRPr="0085401A">
          <w:rPr>
            <w:rStyle w:val="Hyperlink"/>
            <w:rFonts w:cs="Arial"/>
          </w:rPr>
          <w:t>1.3</w:t>
        </w:r>
        <w:r w:rsidR="00B679AC">
          <w:rPr>
            <w:rFonts w:asciiTheme="minorHAnsi" w:eastAsiaTheme="minorEastAsia" w:hAnsiTheme="minorHAnsi" w:cstheme="minorBidi"/>
            <w:b w:val="0"/>
            <w:sz w:val="22"/>
            <w:szCs w:val="22"/>
          </w:rPr>
          <w:tab/>
        </w:r>
        <w:r w:rsidR="00B679AC" w:rsidRPr="0085401A">
          <w:rPr>
            <w:rStyle w:val="Hyperlink"/>
          </w:rPr>
          <w:t>Estructura de capítulos</w:t>
        </w:r>
        <w:r w:rsidR="00B679AC">
          <w:rPr>
            <w:webHidden/>
          </w:rPr>
          <w:tab/>
        </w:r>
        <w:r w:rsidR="001932E7">
          <w:rPr>
            <w:webHidden/>
          </w:rPr>
          <w:fldChar w:fldCharType="begin"/>
        </w:r>
        <w:r w:rsidR="00B679AC">
          <w:rPr>
            <w:webHidden/>
          </w:rPr>
          <w:instrText xml:space="preserve"> PAGEREF _Toc488183972 \h </w:instrText>
        </w:r>
        <w:r w:rsidR="001932E7">
          <w:rPr>
            <w:webHidden/>
          </w:rPr>
        </w:r>
        <w:r w:rsidR="001932E7">
          <w:rPr>
            <w:webHidden/>
          </w:rPr>
          <w:fldChar w:fldCharType="separate"/>
        </w:r>
        <w:r w:rsidR="00B679AC">
          <w:rPr>
            <w:webHidden/>
          </w:rPr>
          <w:t>10</w:t>
        </w:r>
        <w:r w:rsidR="001932E7">
          <w:rPr>
            <w:webHidden/>
          </w:rPr>
          <w:fldChar w:fldCharType="end"/>
        </w:r>
      </w:hyperlink>
    </w:p>
    <w:p w14:paraId="75C61E6B" w14:textId="77777777" w:rsidR="00B679AC" w:rsidRDefault="0015274F">
      <w:pPr>
        <w:pStyle w:val="TOC1"/>
        <w:rPr>
          <w:rFonts w:asciiTheme="minorHAnsi" w:eastAsiaTheme="minorEastAsia" w:hAnsiTheme="minorHAnsi" w:cstheme="minorBidi"/>
          <w:b w:val="0"/>
          <w:caps w:val="0"/>
          <w:noProof/>
          <w:sz w:val="22"/>
          <w:szCs w:val="22"/>
        </w:rPr>
      </w:pPr>
      <w:hyperlink w:anchor="_Toc488183973" w:history="1">
        <w:r w:rsidR="00B679AC" w:rsidRPr="0085401A">
          <w:rPr>
            <w:rStyle w:val="Hyperlink"/>
            <w:lang w:bidi="en-US"/>
          </w:rPr>
          <w:t>2</w:t>
        </w:r>
        <w:r w:rsidR="00B679AC">
          <w:rPr>
            <w:rFonts w:asciiTheme="minorHAnsi" w:eastAsiaTheme="minorEastAsia" w:hAnsiTheme="minorHAnsi" w:cstheme="minorBidi"/>
            <w:b w:val="0"/>
            <w:caps w:val="0"/>
            <w:noProof/>
            <w:sz w:val="22"/>
            <w:szCs w:val="22"/>
          </w:rPr>
          <w:tab/>
        </w:r>
        <w:r w:rsidR="00B679AC" w:rsidRPr="0085401A">
          <w:rPr>
            <w:rStyle w:val="Hyperlink"/>
            <w:lang w:bidi="en-US"/>
          </w:rPr>
          <w:t>Estado del Arte</w:t>
        </w:r>
        <w:r w:rsidR="00B679AC">
          <w:rPr>
            <w:noProof/>
            <w:webHidden/>
          </w:rPr>
          <w:tab/>
        </w:r>
        <w:r w:rsidR="001932E7">
          <w:rPr>
            <w:noProof/>
            <w:webHidden/>
          </w:rPr>
          <w:fldChar w:fldCharType="begin"/>
        </w:r>
        <w:r w:rsidR="00B679AC">
          <w:rPr>
            <w:noProof/>
            <w:webHidden/>
          </w:rPr>
          <w:instrText xml:space="preserve"> PAGEREF _Toc488183973 \h </w:instrText>
        </w:r>
        <w:r w:rsidR="001932E7">
          <w:rPr>
            <w:noProof/>
            <w:webHidden/>
          </w:rPr>
        </w:r>
        <w:r w:rsidR="001932E7">
          <w:rPr>
            <w:noProof/>
            <w:webHidden/>
          </w:rPr>
          <w:fldChar w:fldCharType="separate"/>
        </w:r>
        <w:r w:rsidR="00B679AC">
          <w:rPr>
            <w:noProof/>
            <w:webHidden/>
          </w:rPr>
          <w:t>11</w:t>
        </w:r>
        <w:r w:rsidR="001932E7">
          <w:rPr>
            <w:noProof/>
            <w:webHidden/>
          </w:rPr>
          <w:fldChar w:fldCharType="end"/>
        </w:r>
      </w:hyperlink>
    </w:p>
    <w:p w14:paraId="4C89D4B3" w14:textId="77777777" w:rsidR="00B679AC" w:rsidRDefault="0015274F">
      <w:pPr>
        <w:pStyle w:val="TOC2"/>
        <w:rPr>
          <w:rFonts w:asciiTheme="minorHAnsi" w:eastAsiaTheme="minorEastAsia" w:hAnsiTheme="minorHAnsi" w:cstheme="minorBidi"/>
          <w:b w:val="0"/>
          <w:sz w:val="22"/>
          <w:szCs w:val="22"/>
        </w:rPr>
      </w:pPr>
      <w:hyperlink w:anchor="_Toc488183974" w:history="1">
        <w:r w:rsidR="00B679AC" w:rsidRPr="0085401A">
          <w:rPr>
            <w:rStyle w:val="Hyperlink"/>
            <w:rFonts w:cs="Arial"/>
          </w:rPr>
          <w:t>2.1</w:t>
        </w:r>
        <w:r w:rsidR="00B679AC">
          <w:rPr>
            <w:rFonts w:asciiTheme="minorHAnsi" w:eastAsiaTheme="minorEastAsia" w:hAnsiTheme="minorHAnsi" w:cstheme="minorBidi"/>
            <w:b w:val="0"/>
            <w:sz w:val="22"/>
            <w:szCs w:val="22"/>
          </w:rPr>
          <w:tab/>
        </w:r>
        <w:r w:rsidR="00B679AC" w:rsidRPr="0085401A">
          <w:rPr>
            <w:rStyle w:val="Hyperlink"/>
          </w:rPr>
          <w:t>Situación actual</w:t>
        </w:r>
        <w:r w:rsidR="00B679AC">
          <w:rPr>
            <w:webHidden/>
          </w:rPr>
          <w:tab/>
        </w:r>
        <w:r w:rsidR="001932E7">
          <w:rPr>
            <w:webHidden/>
          </w:rPr>
          <w:fldChar w:fldCharType="begin"/>
        </w:r>
        <w:r w:rsidR="00B679AC">
          <w:rPr>
            <w:webHidden/>
          </w:rPr>
          <w:instrText xml:space="preserve"> PAGEREF _Toc488183974 \h </w:instrText>
        </w:r>
        <w:r w:rsidR="001932E7">
          <w:rPr>
            <w:webHidden/>
          </w:rPr>
        </w:r>
        <w:r w:rsidR="001932E7">
          <w:rPr>
            <w:webHidden/>
          </w:rPr>
          <w:fldChar w:fldCharType="separate"/>
        </w:r>
        <w:r w:rsidR="00B679AC">
          <w:rPr>
            <w:webHidden/>
          </w:rPr>
          <w:t>11</w:t>
        </w:r>
        <w:r w:rsidR="001932E7">
          <w:rPr>
            <w:webHidden/>
          </w:rPr>
          <w:fldChar w:fldCharType="end"/>
        </w:r>
      </w:hyperlink>
    </w:p>
    <w:p w14:paraId="5EB1AB2C" w14:textId="77777777" w:rsidR="00B679AC" w:rsidRDefault="0015274F">
      <w:pPr>
        <w:pStyle w:val="TOC2"/>
        <w:rPr>
          <w:rFonts w:asciiTheme="minorHAnsi" w:eastAsiaTheme="minorEastAsia" w:hAnsiTheme="minorHAnsi" w:cstheme="minorBidi"/>
          <w:b w:val="0"/>
          <w:sz w:val="22"/>
          <w:szCs w:val="22"/>
        </w:rPr>
      </w:pPr>
      <w:hyperlink w:anchor="_Toc488183975" w:history="1">
        <w:r w:rsidR="00B679AC" w:rsidRPr="0085401A">
          <w:rPr>
            <w:rStyle w:val="Hyperlink"/>
            <w:rFonts w:cs="Arial"/>
          </w:rPr>
          <w:t>2.2</w:t>
        </w:r>
        <w:r w:rsidR="00B679AC">
          <w:rPr>
            <w:rFonts w:asciiTheme="minorHAnsi" w:eastAsiaTheme="minorEastAsia" w:hAnsiTheme="minorHAnsi" w:cstheme="minorBidi"/>
            <w:b w:val="0"/>
            <w:sz w:val="22"/>
            <w:szCs w:val="22"/>
          </w:rPr>
          <w:tab/>
        </w:r>
        <w:r w:rsidR="00B679AC" w:rsidRPr="0085401A">
          <w:rPr>
            <w:rStyle w:val="Hyperlink"/>
          </w:rPr>
          <w:t>¿Qué son las anomalías?</w:t>
        </w:r>
        <w:r w:rsidR="00B679AC">
          <w:rPr>
            <w:webHidden/>
          </w:rPr>
          <w:tab/>
        </w:r>
        <w:r w:rsidR="001932E7">
          <w:rPr>
            <w:webHidden/>
          </w:rPr>
          <w:fldChar w:fldCharType="begin"/>
        </w:r>
        <w:r w:rsidR="00B679AC">
          <w:rPr>
            <w:webHidden/>
          </w:rPr>
          <w:instrText xml:space="preserve"> PAGEREF _Toc488183975 \h </w:instrText>
        </w:r>
        <w:r w:rsidR="001932E7">
          <w:rPr>
            <w:webHidden/>
          </w:rPr>
        </w:r>
        <w:r w:rsidR="001932E7">
          <w:rPr>
            <w:webHidden/>
          </w:rPr>
          <w:fldChar w:fldCharType="separate"/>
        </w:r>
        <w:r w:rsidR="00B679AC">
          <w:rPr>
            <w:webHidden/>
          </w:rPr>
          <w:t>12</w:t>
        </w:r>
        <w:r w:rsidR="001932E7">
          <w:rPr>
            <w:webHidden/>
          </w:rPr>
          <w:fldChar w:fldCharType="end"/>
        </w:r>
      </w:hyperlink>
    </w:p>
    <w:p w14:paraId="61009026" w14:textId="77777777" w:rsidR="00B679AC" w:rsidRDefault="0015274F">
      <w:pPr>
        <w:pStyle w:val="TOC2"/>
        <w:rPr>
          <w:rFonts w:asciiTheme="minorHAnsi" w:eastAsiaTheme="minorEastAsia" w:hAnsiTheme="minorHAnsi" w:cstheme="minorBidi"/>
          <w:b w:val="0"/>
          <w:sz w:val="22"/>
          <w:szCs w:val="22"/>
        </w:rPr>
      </w:pPr>
      <w:hyperlink w:anchor="_Toc488183976" w:history="1">
        <w:r w:rsidR="00B679AC" w:rsidRPr="0085401A">
          <w:rPr>
            <w:rStyle w:val="Hyperlink"/>
            <w:rFonts w:cs="Arial"/>
          </w:rPr>
          <w:t>2.3</w:t>
        </w:r>
        <w:r w:rsidR="00B679AC">
          <w:rPr>
            <w:rFonts w:asciiTheme="minorHAnsi" w:eastAsiaTheme="minorEastAsia" w:hAnsiTheme="minorHAnsi" w:cstheme="minorBidi"/>
            <w:b w:val="0"/>
            <w:sz w:val="22"/>
            <w:szCs w:val="22"/>
          </w:rPr>
          <w:tab/>
        </w:r>
        <w:r w:rsidR="00B679AC" w:rsidRPr="0085401A">
          <w:rPr>
            <w:rStyle w:val="Hyperlink"/>
          </w:rPr>
          <w:t>Taxonomía de las anomalías</w:t>
        </w:r>
        <w:r w:rsidR="00B679AC">
          <w:rPr>
            <w:webHidden/>
          </w:rPr>
          <w:tab/>
        </w:r>
        <w:r w:rsidR="001932E7">
          <w:rPr>
            <w:webHidden/>
          </w:rPr>
          <w:fldChar w:fldCharType="begin"/>
        </w:r>
        <w:r w:rsidR="00B679AC">
          <w:rPr>
            <w:webHidden/>
          </w:rPr>
          <w:instrText xml:space="preserve"> PAGEREF _Toc488183976 \h </w:instrText>
        </w:r>
        <w:r w:rsidR="001932E7">
          <w:rPr>
            <w:webHidden/>
          </w:rPr>
        </w:r>
        <w:r w:rsidR="001932E7">
          <w:rPr>
            <w:webHidden/>
          </w:rPr>
          <w:fldChar w:fldCharType="separate"/>
        </w:r>
        <w:r w:rsidR="00B679AC">
          <w:rPr>
            <w:webHidden/>
          </w:rPr>
          <w:t>13</w:t>
        </w:r>
        <w:r w:rsidR="001932E7">
          <w:rPr>
            <w:webHidden/>
          </w:rPr>
          <w:fldChar w:fldCharType="end"/>
        </w:r>
      </w:hyperlink>
    </w:p>
    <w:p w14:paraId="6DA6E17C" w14:textId="77777777" w:rsidR="00B679AC" w:rsidRDefault="0015274F">
      <w:pPr>
        <w:pStyle w:val="TOC3"/>
        <w:rPr>
          <w:rFonts w:asciiTheme="minorHAnsi" w:eastAsiaTheme="minorEastAsia" w:hAnsiTheme="minorHAnsi" w:cstheme="minorBidi"/>
          <w:sz w:val="22"/>
          <w:szCs w:val="22"/>
        </w:rPr>
      </w:pPr>
      <w:hyperlink w:anchor="_Toc488183977" w:history="1">
        <w:r w:rsidR="00B679AC" w:rsidRPr="0085401A">
          <w:rPr>
            <w:rStyle w:val="Hyperlink"/>
          </w:rPr>
          <w:t>2.3.1</w:t>
        </w:r>
        <w:r w:rsidR="00B679AC">
          <w:rPr>
            <w:rFonts w:asciiTheme="minorHAnsi" w:eastAsiaTheme="minorEastAsia" w:hAnsiTheme="minorHAnsi" w:cstheme="minorBidi"/>
            <w:sz w:val="22"/>
            <w:szCs w:val="22"/>
          </w:rPr>
          <w:tab/>
        </w:r>
        <w:r w:rsidR="00B679AC" w:rsidRPr="0085401A">
          <w:rPr>
            <w:rStyle w:val="Hyperlink"/>
          </w:rPr>
          <w:t>Naturaleza de los datos de entrada</w:t>
        </w:r>
        <w:r w:rsidR="00B679AC">
          <w:rPr>
            <w:webHidden/>
          </w:rPr>
          <w:tab/>
        </w:r>
        <w:r w:rsidR="001932E7">
          <w:rPr>
            <w:webHidden/>
          </w:rPr>
          <w:fldChar w:fldCharType="begin"/>
        </w:r>
        <w:r w:rsidR="00B679AC">
          <w:rPr>
            <w:webHidden/>
          </w:rPr>
          <w:instrText xml:space="preserve"> PAGEREF _Toc488183977 \h </w:instrText>
        </w:r>
        <w:r w:rsidR="001932E7">
          <w:rPr>
            <w:webHidden/>
          </w:rPr>
        </w:r>
        <w:r w:rsidR="001932E7">
          <w:rPr>
            <w:webHidden/>
          </w:rPr>
          <w:fldChar w:fldCharType="separate"/>
        </w:r>
        <w:r w:rsidR="00B679AC">
          <w:rPr>
            <w:webHidden/>
          </w:rPr>
          <w:t>14</w:t>
        </w:r>
        <w:r w:rsidR="001932E7">
          <w:rPr>
            <w:webHidden/>
          </w:rPr>
          <w:fldChar w:fldCharType="end"/>
        </w:r>
      </w:hyperlink>
    </w:p>
    <w:p w14:paraId="36255087" w14:textId="77777777" w:rsidR="00B679AC" w:rsidRDefault="0015274F">
      <w:pPr>
        <w:pStyle w:val="TOC3"/>
        <w:rPr>
          <w:rFonts w:asciiTheme="minorHAnsi" w:eastAsiaTheme="minorEastAsia" w:hAnsiTheme="minorHAnsi" w:cstheme="minorBidi"/>
          <w:sz w:val="22"/>
          <w:szCs w:val="22"/>
        </w:rPr>
      </w:pPr>
      <w:hyperlink w:anchor="_Toc488183978" w:history="1">
        <w:r w:rsidR="00B679AC" w:rsidRPr="0085401A">
          <w:rPr>
            <w:rStyle w:val="Hyperlink"/>
          </w:rPr>
          <w:t>2.3.2</w:t>
        </w:r>
        <w:r w:rsidR="00B679AC">
          <w:rPr>
            <w:rFonts w:asciiTheme="minorHAnsi" w:eastAsiaTheme="minorEastAsia" w:hAnsiTheme="minorHAnsi" w:cstheme="minorBidi"/>
            <w:sz w:val="22"/>
            <w:szCs w:val="22"/>
          </w:rPr>
          <w:tab/>
        </w:r>
        <w:r w:rsidR="00B679AC" w:rsidRPr="0085401A">
          <w:rPr>
            <w:rStyle w:val="Hyperlink"/>
          </w:rPr>
          <w:t>Tipos de outliers</w:t>
        </w:r>
        <w:r w:rsidR="00B679AC">
          <w:rPr>
            <w:webHidden/>
          </w:rPr>
          <w:tab/>
        </w:r>
        <w:r w:rsidR="001932E7">
          <w:rPr>
            <w:webHidden/>
          </w:rPr>
          <w:fldChar w:fldCharType="begin"/>
        </w:r>
        <w:r w:rsidR="00B679AC">
          <w:rPr>
            <w:webHidden/>
          </w:rPr>
          <w:instrText xml:space="preserve"> PAGEREF _Toc488183978 \h </w:instrText>
        </w:r>
        <w:r w:rsidR="001932E7">
          <w:rPr>
            <w:webHidden/>
          </w:rPr>
        </w:r>
        <w:r w:rsidR="001932E7">
          <w:rPr>
            <w:webHidden/>
          </w:rPr>
          <w:fldChar w:fldCharType="separate"/>
        </w:r>
        <w:r w:rsidR="00B679AC">
          <w:rPr>
            <w:webHidden/>
          </w:rPr>
          <w:t>14</w:t>
        </w:r>
        <w:r w:rsidR="001932E7">
          <w:rPr>
            <w:webHidden/>
          </w:rPr>
          <w:fldChar w:fldCharType="end"/>
        </w:r>
      </w:hyperlink>
    </w:p>
    <w:p w14:paraId="508F15E5" w14:textId="77777777" w:rsidR="00B679AC" w:rsidRDefault="0015274F">
      <w:pPr>
        <w:pStyle w:val="TOC3"/>
        <w:rPr>
          <w:rFonts w:asciiTheme="minorHAnsi" w:eastAsiaTheme="minorEastAsia" w:hAnsiTheme="minorHAnsi" w:cstheme="minorBidi"/>
          <w:sz w:val="22"/>
          <w:szCs w:val="22"/>
        </w:rPr>
      </w:pPr>
      <w:hyperlink w:anchor="_Toc488183979" w:history="1">
        <w:r w:rsidR="00B679AC" w:rsidRPr="0085401A">
          <w:rPr>
            <w:rStyle w:val="Hyperlink"/>
          </w:rPr>
          <w:t>2.3.3</w:t>
        </w:r>
        <w:r w:rsidR="00B679AC">
          <w:rPr>
            <w:rFonts w:asciiTheme="minorHAnsi" w:eastAsiaTheme="minorEastAsia" w:hAnsiTheme="minorHAnsi" w:cstheme="minorBidi"/>
            <w:sz w:val="22"/>
            <w:szCs w:val="22"/>
          </w:rPr>
          <w:tab/>
        </w:r>
        <w:r w:rsidR="00B679AC" w:rsidRPr="0085401A">
          <w:rPr>
            <w:rStyle w:val="Hyperlink"/>
          </w:rPr>
          <w:t>Etiquetas en los datos</w:t>
        </w:r>
        <w:r w:rsidR="00B679AC">
          <w:rPr>
            <w:webHidden/>
          </w:rPr>
          <w:tab/>
        </w:r>
        <w:r w:rsidR="001932E7">
          <w:rPr>
            <w:webHidden/>
          </w:rPr>
          <w:fldChar w:fldCharType="begin"/>
        </w:r>
        <w:r w:rsidR="00B679AC">
          <w:rPr>
            <w:webHidden/>
          </w:rPr>
          <w:instrText xml:space="preserve"> PAGEREF _Toc488183979 \h </w:instrText>
        </w:r>
        <w:r w:rsidR="001932E7">
          <w:rPr>
            <w:webHidden/>
          </w:rPr>
        </w:r>
        <w:r w:rsidR="001932E7">
          <w:rPr>
            <w:webHidden/>
          </w:rPr>
          <w:fldChar w:fldCharType="separate"/>
        </w:r>
        <w:r w:rsidR="00B679AC">
          <w:rPr>
            <w:webHidden/>
          </w:rPr>
          <w:t>16</w:t>
        </w:r>
        <w:r w:rsidR="001932E7">
          <w:rPr>
            <w:webHidden/>
          </w:rPr>
          <w:fldChar w:fldCharType="end"/>
        </w:r>
      </w:hyperlink>
    </w:p>
    <w:p w14:paraId="1C47DDA4" w14:textId="77777777" w:rsidR="00B679AC" w:rsidRDefault="0015274F">
      <w:pPr>
        <w:pStyle w:val="TOC3"/>
        <w:rPr>
          <w:rFonts w:asciiTheme="minorHAnsi" w:eastAsiaTheme="minorEastAsia" w:hAnsiTheme="minorHAnsi" w:cstheme="minorBidi"/>
          <w:sz w:val="22"/>
          <w:szCs w:val="22"/>
        </w:rPr>
      </w:pPr>
      <w:hyperlink w:anchor="_Toc488183980" w:history="1">
        <w:r w:rsidR="00B679AC" w:rsidRPr="0085401A">
          <w:rPr>
            <w:rStyle w:val="Hyperlink"/>
          </w:rPr>
          <w:t>2.3.4</w:t>
        </w:r>
        <w:r w:rsidR="00B679AC">
          <w:rPr>
            <w:rFonts w:asciiTheme="minorHAnsi" w:eastAsiaTheme="minorEastAsia" w:hAnsiTheme="minorHAnsi" w:cstheme="minorBidi"/>
            <w:sz w:val="22"/>
            <w:szCs w:val="22"/>
          </w:rPr>
          <w:tab/>
        </w:r>
        <w:r w:rsidR="00B679AC" w:rsidRPr="0085401A">
          <w:rPr>
            <w:rStyle w:val="Hyperlink"/>
          </w:rPr>
          <w:t>Presentación de anomalías</w:t>
        </w:r>
        <w:r w:rsidR="00B679AC">
          <w:rPr>
            <w:webHidden/>
          </w:rPr>
          <w:tab/>
        </w:r>
        <w:r w:rsidR="001932E7">
          <w:rPr>
            <w:webHidden/>
          </w:rPr>
          <w:fldChar w:fldCharType="begin"/>
        </w:r>
        <w:r w:rsidR="00B679AC">
          <w:rPr>
            <w:webHidden/>
          </w:rPr>
          <w:instrText xml:space="preserve"> PAGEREF _Toc488183980 \h </w:instrText>
        </w:r>
        <w:r w:rsidR="001932E7">
          <w:rPr>
            <w:webHidden/>
          </w:rPr>
        </w:r>
        <w:r w:rsidR="001932E7">
          <w:rPr>
            <w:webHidden/>
          </w:rPr>
          <w:fldChar w:fldCharType="separate"/>
        </w:r>
        <w:r w:rsidR="00B679AC">
          <w:rPr>
            <w:webHidden/>
          </w:rPr>
          <w:t>18</w:t>
        </w:r>
        <w:r w:rsidR="001932E7">
          <w:rPr>
            <w:webHidden/>
          </w:rPr>
          <w:fldChar w:fldCharType="end"/>
        </w:r>
      </w:hyperlink>
    </w:p>
    <w:p w14:paraId="0C0EA231" w14:textId="77777777" w:rsidR="00B679AC" w:rsidRDefault="0015274F">
      <w:pPr>
        <w:pStyle w:val="TOC2"/>
        <w:rPr>
          <w:rFonts w:asciiTheme="minorHAnsi" w:eastAsiaTheme="minorEastAsia" w:hAnsiTheme="minorHAnsi" w:cstheme="minorBidi"/>
          <w:b w:val="0"/>
          <w:sz w:val="22"/>
          <w:szCs w:val="22"/>
        </w:rPr>
      </w:pPr>
      <w:hyperlink w:anchor="_Toc488183981" w:history="1">
        <w:r w:rsidR="00B679AC" w:rsidRPr="0085401A">
          <w:rPr>
            <w:rStyle w:val="Hyperlink"/>
            <w:rFonts w:cs="Arial"/>
          </w:rPr>
          <w:t>2.4</w:t>
        </w:r>
        <w:r w:rsidR="00B679AC">
          <w:rPr>
            <w:rFonts w:asciiTheme="minorHAnsi" w:eastAsiaTheme="minorEastAsia" w:hAnsiTheme="minorHAnsi" w:cstheme="minorBidi"/>
            <w:b w:val="0"/>
            <w:sz w:val="22"/>
            <w:szCs w:val="22"/>
          </w:rPr>
          <w:tab/>
        </w:r>
        <w:r w:rsidR="00B679AC" w:rsidRPr="0085401A">
          <w:rPr>
            <w:rStyle w:val="Hyperlink"/>
          </w:rPr>
          <w:t>Aplicaciones</w:t>
        </w:r>
        <w:r w:rsidR="00B679AC">
          <w:rPr>
            <w:webHidden/>
          </w:rPr>
          <w:tab/>
        </w:r>
        <w:r w:rsidR="001932E7">
          <w:rPr>
            <w:webHidden/>
          </w:rPr>
          <w:fldChar w:fldCharType="begin"/>
        </w:r>
        <w:r w:rsidR="00B679AC">
          <w:rPr>
            <w:webHidden/>
          </w:rPr>
          <w:instrText xml:space="preserve"> PAGEREF _Toc488183981 \h </w:instrText>
        </w:r>
        <w:r w:rsidR="001932E7">
          <w:rPr>
            <w:webHidden/>
          </w:rPr>
        </w:r>
        <w:r w:rsidR="001932E7">
          <w:rPr>
            <w:webHidden/>
          </w:rPr>
          <w:fldChar w:fldCharType="separate"/>
        </w:r>
        <w:r w:rsidR="00B679AC">
          <w:rPr>
            <w:webHidden/>
          </w:rPr>
          <w:t>19</w:t>
        </w:r>
        <w:r w:rsidR="001932E7">
          <w:rPr>
            <w:webHidden/>
          </w:rPr>
          <w:fldChar w:fldCharType="end"/>
        </w:r>
      </w:hyperlink>
    </w:p>
    <w:p w14:paraId="2870DB76" w14:textId="77777777" w:rsidR="00B679AC" w:rsidRDefault="0015274F">
      <w:pPr>
        <w:pStyle w:val="TOC3"/>
        <w:rPr>
          <w:rFonts w:asciiTheme="minorHAnsi" w:eastAsiaTheme="minorEastAsia" w:hAnsiTheme="minorHAnsi" w:cstheme="minorBidi"/>
          <w:sz w:val="22"/>
          <w:szCs w:val="22"/>
        </w:rPr>
      </w:pPr>
      <w:hyperlink w:anchor="_Toc488183982" w:history="1">
        <w:r w:rsidR="00B679AC" w:rsidRPr="0085401A">
          <w:rPr>
            <w:rStyle w:val="Hyperlink"/>
          </w:rPr>
          <w:t>2.4.1</w:t>
        </w:r>
        <w:r w:rsidR="00B679AC">
          <w:rPr>
            <w:rFonts w:asciiTheme="minorHAnsi" w:eastAsiaTheme="minorEastAsia" w:hAnsiTheme="minorHAnsi" w:cstheme="minorBidi"/>
            <w:sz w:val="22"/>
            <w:szCs w:val="22"/>
          </w:rPr>
          <w:tab/>
        </w:r>
        <w:r w:rsidR="00B679AC" w:rsidRPr="0085401A">
          <w:rPr>
            <w:rStyle w:val="Hyperlink"/>
          </w:rPr>
          <w:t>Intrusión en sistemas informáticos</w:t>
        </w:r>
        <w:r w:rsidR="00B679AC">
          <w:rPr>
            <w:webHidden/>
          </w:rPr>
          <w:tab/>
        </w:r>
        <w:r w:rsidR="001932E7">
          <w:rPr>
            <w:webHidden/>
          </w:rPr>
          <w:fldChar w:fldCharType="begin"/>
        </w:r>
        <w:r w:rsidR="00B679AC">
          <w:rPr>
            <w:webHidden/>
          </w:rPr>
          <w:instrText xml:space="preserve"> PAGEREF _Toc488183982 \h </w:instrText>
        </w:r>
        <w:r w:rsidR="001932E7">
          <w:rPr>
            <w:webHidden/>
          </w:rPr>
        </w:r>
        <w:r w:rsidR="001932E7">
          <w:rPr>
            <w:webHidden/>
          </w:rPr>
          <w:fldChar w:fldCharType="separate"/>
        </w:r>
        <w:r w:rsidR="00B679AC">
          <w:rPr>
            <w:webHidden/>
          </w:rPr>
          <w:t>19</w:t>
        </w:r>
        <w:r w:rsidR="001932E7">
          <w:rPr>
            <w:webHidden/>
          </w:rPr>
          <w:fldChar w:fldCharType="end"/>
        </w:r>
      </w:hyperlink>
    </w:p>
    <w:p w14:paraId="0CA01769" w14:textId="77777777" w:rsidR="00B679AC" w:rsidRDefault="0015274F">
      <w:pPr>
        <w:pStyle w:val="TOC3"/>
        <w:rPr>
          <w:rFonts w:asciiTheme="minorHAnsi" w:eastAsiaTheme="minorEastAsia" w:hAnsiTheme="minorHAnsi" w:cstheme="minorBidi"/>
          <w:sz w:val="22"/>
          <w:szCs w:val="22"/>
        </w:rPr>
      </w:pPr>
      <w:hyperlink w:anchor="_Toc488183983" w:history="1">
        <w:r w:rsidR="00B679AC" w:rsidRPr="0085401A">
          <w:rPr>
            <w:rStyle w:val="Hyperlink"/>
          </w:rPr>
          <w:t>2.4.2</w:t>
        </w:r>
        <w:r w:rsidR="00B679AC">
          <w:rPr>
            <w:rFonts w:asciiTheme="minorHAnsi" w:eastAsiaTheme="minorEastAsia" w:hAnsiTheme="minorHAnsi" w:cstheme="minorBidi"/>
            <w:sz w:val="22"/>
            <w:szCs w:val="22"/>
          </w:rPr>
          <w:tab/>
        </w:r>
        <w:r w:rsidR="00B679AC" w:rsidRPr="0085401A">
          <w:rPr>
            <w:rStyle w:val="Hyperlink"/>
          </w:rPr>
          <w:t>Fraude</w:t>
        </w:r>
        <w:r w:rsidR="00B679AC">
          <w:rPr>
            <w:webHidden/>
          </w:rPr>
          <w:tab/>
        </w:r>
        <w:r w:rsidR="001932E7">
          <w:rPr>
            <w:webHidden/>
          </w:rPr>
          <w:fldChar w:fldCharType="begin"/>
        </w:r>
        <w:r w:rsidR="00B679AC">
          <w:rPr>
            <w:webHidden/>
          </w:rPr>
          <w:instrText xml:space="preserve"> PAGEREF _Toc488183983 \h </w:instrText>
        </w:r>
        <w:r w:rsidR="001932E7">
          <w:rPr>
            <w:webHidden/>
          </w:rPr>
        </w:r>
        <w:r w:rsidR="001932E7">
          <w:rPr>
            <w:webHidden/>
          </w:rPr>
          <w:fldChar w:fldCharType="separate"/>
        </w:r>
        <w:r w:rsidR="00B679AC">
          <w:rPr>
            <w:webHidden/>
          </w:rPr>
          <w:t>20</w:t>
        </w:r>
        <w:r w:rsidR="001932E7">
          <w:rPr>
            <w:webHidden/>
          </w:rPr>
          <w:fldChar w:fldCharType="end"/>
        </w:r>
      </w:hyperlink>
    </w:p>
    <w:p w14:paraId="74AECCF1" w14:textId="77777777" w:rsidR="00B679AC" w:rsidRDefault="0015274F">
      <w:pPr>
        <w:pStyle w:val="TOC3"/>
        <w:rPr>
          <w:rFonts w:asciiTheme="minorHAnsi" w:eastAsiaTheme="minorEastAsia" w:hAnsiTheme="minorHAnsi" w:cstheme="minorBidi"/>
          <w:sz w:val="22"/>
          <w:szCs w:val="22"/>
        </w:rPr>
      </w:pPr>
      <w:hyperlink w:anchor="_Toc488183984" w:history="1">
        <w:r w:rsidR="00B679AC" w:rsidRPr="0085401A">
          <w:rPr>
            <w:rStyle w:val="Hyperlink"/>
          </w:rPr>
          <w:t>2.4.3</w:t>
        </w:r>
        <w:r w:rsidR="00B679AC">
          <w:rPr>
            <w:rFonts w:asciiTheme="minorHAnsi" w:eastAsiaTheme="minorEastAsia" w:hAnsiTheme="minorHAnsi" w:cstheme="minorBidi"/>
            <w:sz w:val="22"/>
            <w:szCs w:val="22"/>
          </w:rPr>
          <w:tab/>
        </w:r>
        <w:r w:rsidR="00B679AC" w:rsidRPr="0085401A">
          <w:rPr>
            <w:rStyle w:val="Hyperlink"/>
          </w:rPr>
          <w:t>Sector Industrial</w:t>
        </w:r>
        <w:r w:rsidR="00B679AC">
          <w:rPr>
            <w:webHidden/>
          </w:rPr>
          <w:tab/>
        </w:r>
        <w:r w:rsidR="001932E7">
          <w:rPr>
            <w:webHidden/>
          </w:rPr>
          <w:fldChar w:fldCharType="begin"/>
        </w:r>
        <w:r w:rsidR="00B679AC">
          <w:rPr>
            <w:webHidden/>
          </w:rPr>
          <w:instrText xml:space="preserve"> PAGEREF _Toc488183984 \h </w:instrText>
        </w:r>
        <w:r w:rsidR="001932E7">
          <w:rPr>
            <w:webHidden/>
          </w:rPr>
        </w:r>
        <w:r w:rsidR="001932E7">
          <w:rPr>
            <w:webHidden/>
          </w:rPr>
          <w:fldChar w:fldCharType="separate"/>
        </w:r>
        <w:r w:rsidR="00B679AC">
          <w:rPr>
            <w:webHidden/>
          </w:rPr>
          <w:t>21</w:t>
        </w:r>
        <w:r w:rsidR="001932E7">
          <w:rPr>
            <w:webHidden/>
          </w:rPr>
          <w:fldChar w:fldCharType="end"/>
        </w:r>
      </w:hyperlink>
    </w:p>
    <w:p w14:paraId="70F9236C" w14:textId="77777777" w:rsidR="00B679AC" w:rsidRDefault="0015274F">
      <w:pPr>
        <w:pStyle w:val="TOC3"/>
        <w:rPr>
          <w:rFonts w:asciiTheme="minorHAnsi" w:eastAsiaTheme="minorEastAsia" w:hAnsiTheme="minorHAnsi" w:cstheme="minorBidi"/>
          <w:sz w:val="22"/>
          <w:szCs w:val="22"/>
        </w:rPr>
      </w:pPr>
      <w:hyperlink w:anchor="_Toc488183985" w:history="1">
        <w:r w:rsidR="00B679AC" w:rsidRPr="0085401A">
          <w:rPr>
            <w:rStyle w:val="Hyperlink"/>
          </w:rPr>
          <w:t>2.4.4</w:t>
        </w:r>
        <w:r w:rsidR="00B679AC">
          <w:rPr>
            <w:rFonts w:asciiTheme="minorHAnsi" w:eastAsiaTheme="minorEastAsia" w:hAnsiTheme="minorHAnsi" w:cstheme="minorBidi"/>
            <w:sz w:val="22"/>
            <w:szCs w:val="22"/>
          </w:rPr>
          <w:tab/>
        </w:r>
        <w:r w:rsidR="00B679AC" w:rsidRPr="0085401A">
          <w:rPr>
            <w:rStyle w:val="Hyperlink"/>
          </w:rPr>
          <w:t>Otros ámbitos de aplicación</w:t>
        </w:r>
        <w:r w:rsidR="00B679AC">
          <w:rPr>
            <w:webHidden/>
          </w:rPr>
          <w:tab/>
        </w:r>
        <w:r w:rsidR="001932E7">
          <w:rPr>
            <w:webHidden/>
          </w:rPr>
          <w:fldChar w:fldCharType="begin"/>
        </w:r>
        <w:r w:rsidR="00B679AC">
          <w:rPr>
            <w:webHidden/>
          </w:rPr>
          <w:instrText xml:space="preserve"> PAGEREF _Toc488183985 \h </w:instrText>
        </w:r>
        <w:r w:rsidR="001932E7">
          <w:rPr>
            <w:webHidden/>
          </w:rPr>
        </w:r>
        <w:r w:rsidR="001932E7">
          <w:rPr>
            <w:webHidden/>
          </w:rPr>
          <w:fldChar w:fldCharType="separate"/>
        </w:r>
        <w:r w:rsidR="00B679AC">
          <w:rPr>
            <w:webHidden/>
          </w:rPr>
          <w:t>21</w:t>
        </w:r>
        <w:r w:rsidR="001932E7">
          <w:rPr>
            <w:webHidden/>
          </w:rPr>
          <w:fldChar w:fldCharType="end"/>
        </w:r>
      </w:hyperlink>
    </w:p>
    <w:p w14:paraId="20D0D967" w14:textId="77777777" w:rsidR="00B679AC" w:rsidRDefault="0015274F">
      <w:pPr>
        <w:pStyle w:val="TOC1"/>
        <w:rPr>
          <w:rFonts w:asciiTheme="minorHAnsi" w:eastAsiaTheme="minorEastAsia" w:hAnsiTheme="minorHAnsi" w:cstheme="minorBidi"/>
          <w:b w:val="0"/>
          <w:caps w:val="0"/>
          <w:noProof/>
          <w:sz w:val="22"/>
          <w:szCs w:val="22"/>
        </w:rPr>
      </w:pPr>
      <w:hyperlink w:anchor="_Toc488183986" w:history="1">
        <w:r w:rsidR="00B679AC" w:rsidRPr="0085401A">
          <w:rPr>
            <w:rStyle w:val="Hyperlink"/>
            <w:lang w:bidi="en-US"/>
          </w:rPr>
          <w:t>3</w:t>
        </w:r>
        <w:r w:rsidR="00B679AC">
          <w:rPr>
            <w:rFonts w:asciiTheme="minorHAnsi" w:eastAsiaTheme="minorEastAsia" w:hAnsiTheme="minorHAnsi" w:cstheme="minorBidi"/>
            <w:b w:val="0"/>
            <w:caps w:val="0"/>
            <w:noProof/>
            <w:sz w:val="22"/>
            <w:szCs w:val="22"/>
          </w:rPr>
          <w:tab/>
        </w:r>
        <w:r w:rsidR="00B679AC" w:rsidRPr="0085401A">
          <w:rPr>
            <w:rStyle w:val="Hyperlink"/>
            <w:lang w:bidi="en-US"/>
          </w:rPr>
          <w:t>Clustering</w:t>
        </w:r>
        <w:r w:rsidR="00B679AC">
          <w:rPr>
            <w:noProof/>
            <w:webHidden/>
          </w:rPr>
          <w:tab/>
        </w:r>
        <w:r w:rsidR="001932E7">
          <w:rPr>
            <w:noProof/>
            <w:webHidden/>
          </w:rPr>
          <w:fldChar w:fldCharType="begin"/>
        </w:r>
        <w:r w:rsidR="00B679AC">
          <w:rPr>
            <w:noProof/>
            <w:webHidden/>
          </w:rPr>
          <w:instrText xml:space="preserve"> PAGEREF _Toc488183986 \h </w:instrText>
        </w:r>
        <w:r w:rsidR="001932E7">
          <w:rPr>
            <w:noProof/>
            <w:webHidden/>
          </w:rPr>
        </w:r>
        <w:r w:rsidR="001932E7">
          <w:rPr>
            <w:noProof/>
            <w:webHidden/>
          </w:rPr>
          <w:fldChar w:fldCharType="separate"/>
        </w:r>
        <w:r w:rsidR="00B679AC">
          <w:rPr>
            <w:noProof/>
            <w:webHidden/>
          </w:rPr>
          <w:t>22</w:t>
        </w:r>
        <w:r w:rsidR="001932E7">
          <w:rPr>
            <w:noProof/>
            <w:webHidden/>
          </w:rPr>
          <w:fldChar w:fldCharType="end"/>
        </w:r>
      </w:hyperlink>
    </w:p>
    <w:p w14:paraId="0730FEF1" w14:textId="77777777" w:rsidR="00B679AC" w:rsidRDefault="0015274F">
      <w:pPr>
        <w:pStyle w:val="TOC2"/>
        <w:rPr>
          <w:rFonts w:asciiTheme="minorHAnsi" w:eastAsiaTheme="minorEastAsia" w:hAnsiTheme="minorHAnsi" w:cstheme="minorBidi"/>
          <w:b w:val="0"/>
          <w:sz w:val="22"/>
          <w:szCs w:val="22"/>
        </w:rPr>
      </w:pPr>
      <w:hyperlink w:anchor="_Toc488183987" w:history="1">
        <w:r w:rsidR="00B679AC" w:rsidRPr="0085401A">
          <w:rPr>
            <w:rStyle w:val="Hyperlink"/>
            <w:rFonts w:cs="Arial"/>
          </w:rPr>
          <w:t>3.1</w:t>
        </w:r>
        <w:r w:rsidR="00B679AC">
          <w:rPr>
            <w:rFonts w:asciiTheme="minorHAnsi" w:eastAsiaTheme="minorEastAsia" w:hAnsiTheme="minorHAnsi" w:cstheme="minorBidi"/>
            <w:b w:val="0"/>
            <w:sz w:val="22"/>
            <w:szCs w:val="22"/>
          </w:rPr>
          <w:tab/>
        </w:r>
        <w:r w:rsidR="00B679AC" w:rsidRPr="0085401A">
          <w:rPr>
            <w:rStyle w:val="Hyperlink"/>
          </w:rPr>
          <w:t>Definición</w:t>
        </w:r>
        <w:r w:rsidR="00B679AC">
          <w:rPr>
            <w:webHidden/>
          </w:rPr>
          <w:tab/>
        </w:r>
        <w:r w:rsidR="001932E7">
          <w:rPr>
            <w:webHidden/>
          </w:rPr>
          <w:fldChar w:fldCharType="begin"/>
        </w:r>
        <w:r w:rsidR="00B679AC">
          <w:rPr>
            <w:webHidden/>
          </w:rPr>
          <w:instrText xml:space="preserve"> PAGEREF _Toc488183987 \h </w:instrText>
        </w:r>
        <w:r w:rsidR="001932E7">
          <w:rPr>
            <w:webHidden/>
          </w:rPr>
        </w:r>
        <w:r w:rsidR="001932E7">
          <w:rPr>
            <w:webHidden/>
          </w:rPr>
          <w:fldChar w:fldCharType="separate"/>
        </w:r>
        <w:r w:rsidR="00B679AC">
          <w:rPr>
            <w:webHidden/>
          </w:rPr>
          <w:t>22</w:t>
        </w:r>
        <w:r w:rsidR="001932E7">
          <w:rPr>
            <w:webHidden/>
          </w:rPr>
          <w:fldChar w:fldCharType="end"/>
        </w:r>
      </w:hyperlink>
    </w:p>
    <w:p w14:paraId="7DB111B4" w14:textId="77777777" w:rsidR="00B679AC" w:rsidRDefault="0015274F">
      <w:pPr>
        <w:pStyle w:val="TOC2"/>
        <w:rPr>
          <w:rFonts w:asciiTheme="minorHAnsi" w:eastAsiaTheme="minorEastAsia" w:hAnsiTheme="minorHAnsi" w:cstheme="minorBidi"/>
          <w:b w:val="0"/>
          <w:sz w:val="22"/>
          <w:szCs w:val="22"/>
        </w:rPr>
      </w:pPr>
      <w:hyperlink w:anchor="_Toc488183988" w:history="1">
        <w:r w:rsidR="00B679AC" w:rsidRPr="0085401A">
          <w:rPr>
            <w:rStyle w:val="Hyperlink"/>
            <w:rFonts w:cs="Arial"/>
          </w:rPr>
          <w:t>3.2</w:t>
        </w:r>
        <w:r w:rsidR="00B679AC">
          <w:rPr>
            <w:rFonts w:asciiTheme="minorHAnsi" w:eastAsiaTheme="minorEastAsia" w:hAnsiTheme="minorHAnsi" w:cstheme="minorBidi"/>
            <w:b w:val="0"/>
            <w:sz w:val="22"/>
            <w:szCs w:val="22"/>
          </w:rPr>
          <w:tab/>
        </w:r>
        <w:r w:rsidR="00B679AC" w:rsidRPr="0085401A">
          <w:rPr>
            <w:rStyle w:val="Hyperlink"/>
          </w:rPr>
          <w:t>Aplicaciones</w:t>
        </w:r>
        <w:r w:rsidR="00B679AC">
          <w:rPr>
            <w:webHidden/>
          </w:rPr>
          <w:tab/>
        </w:r>
        <w:r w:rsidR="001932E7">
          <w:rPr>
            <w:webHidden/>
          </w:rPr>
          <w:fldChar w:fldCharType="begin"/>
        </w:r>
        <w:r w:rsidR="00B679AC">
          <w:rPr>
            <w:webHidden/>
          </w:rPr>
          <w:instrText xml:space="preserve"> PAGEREF _Toc488183988 \h </w:instrText>
        </w:r>
        <w:r w:rsidR="001932E7">
          <w:rPr>
            <w:webHidden/>
          </w:rPr>
        </w:r>
        <w:r w:rsidR="001932E7">
          <w:rPr>
            <w:webHidden/>
          </w:rPr>
          <w:fldChar w:fldCharType="separate"/>
        </w:r>
        <w:r w:rsidR="00B679AC">
          <w:rPr>
            <w:webHidden/>
          </w:rPr>
          <w:t>22</w:t>
        </w:r>
        <w:r w:rsidR="001932E7">
          <w:rPr>
            <w:webHidden/>
          </w:rPr>
          <w:fldChar w:fldCharType="end"/>
        </w:r>
      </w:hyperlink>
    </w:p>
    <w:p w14:paraId="0D012266" w14:textId="77777777" w:rsidR="00B679AC" w:rsidRDefault="0015274F">
      <w:pPr>
        <w:pStyle w:val="TOC2"/>
        <w:rPr>
          <w:rFonts w:asciiTheme="minorHAnsi" w:eastAsiaTheme="minorEastAsia" w:hAnsiTheme="minorHAnsi" w:cstheme="minorBidi"/>
          <w:b w:val="0"/>
          <w:sz w:val="22"/>
          <w:szCs w:val="22"/>
        </w:rPr>
      </w:pPr>
      <w:hyperlink w:anchor="_Toc488183989" w:history="1">
        <w:r w:rsidR="00B679AC" w:rsidRPr="0085401A">
          <w:rPr>
            <w:rStyle w:val="Hyperlink"/>
            <w:rFonts w:cs="Arial"/>
          </w:rPr>
          <w:t>3.3</w:t>
        </w:r>
        <w:r w:rsidR="00B679AC">
          <w:rPr>
            <w:rFonts w:asciiTheme="minorHAnsi" w:eastAsiaTheme="minorEastAsia" w:hAnsiTheme="minorHAnsi" w:cstheme="minorBidi"/>
            <w:b w:val="0"/>
            <w:sz w:val="22"/>
            <w:szCs w:val="22"/>
          </w:rPr>
          <w:tab/>
        </w:r>
        <w:r w:rsidR="00B679AC" w:rsidRPr="0085401A">
          <w:rPr>
            <w:rStyle w:val="Hyperlink"/>
          </w:rPr>
          <w:t>Caso práctico</w:t>
        </w:r>
        <w:r w:rsidR="00B679AC">
          <w:rPr>
            <w:webHidden/>
          </w:rPr>
          <w:tab/>
        </w:r>
        <w:r w:rsidR="001932E7">
          <w:rPr>
            <w:webHidden/>
          </w:rPr>
          <w:fldChar w:fldCharType="begin"/>
        </w:r>
        <w:r w:rsidR="00B679AC">
          <w:rPr>
            <w:webHidden/>
          </w:rPr>
          <w:instrText xml:space="preserve"> PAGEREF _Toc488183989 \h </w:instrText>
        </w:r>
        <w:r w:rsidR="001932E7">
          <w:rPr>
            <w:webHidden/>
          </w:rPr>
        </w:r>
        <w:r w:rsidR="001932E7">
          <w:rPr>
            <w:webHidden/>
          </w:rPr>
          <w:fldChar w:fldCharType="separate"/>
        </w:r>
        <w:r w:rsidR="00B679AC">
          <w:rPr>
            <w:webHidden/>
          </w:rPr>
          <w:t>22</w:t>
        </w:r>
        <w:r w:rsidR="001932E7">
          <w:rPr>
            <w:webHidden/>
          </w:rPr>
          <w:fldChar w:fldCharType="end"/>
        </w:r>
      </w:hyperlink>
    </w:p>
    <w:p w14:paraId="7F916E34" w14:textId="77777777" w:rsidR="00B679AC" w:rsidRDefault="0015274F">
      <w:pPr>
        <w:pStyle w:val="TOC2"/>
        <w:rPr>
          <w:rFonts w:asciiTheme="minorHAnsi" w:eastAsiaTheme="minorEastAsia" w:hAnsiTheme="minorHAnsi" w:cstheme="minorBidi"/>
          <w:b w:val="0"/>
          <w:sz w:val="22"/>
          <w:szCs w:val="22"/>
        </w:rPr>
      </w:pPr>
      <w:hyperlink w:anchor="_Toc488183990" w:history="1">
        <w:r w:rsidR="00B679AC" w:rsidRPr="0085401A">
          <w:rPr>
            <w:rStyle w:val="Hyperlink"/>
            <w:rFonts w:cs="Arial"/>
          </w:rPr>
          <w:t>3.4</w:t>
        </w:r>
        <w:r w:rsidR="00B679AC">
          <w:rPr>
            <w:rFonts w:asciiTheme="minorHAnsi" w:eastAsiaTheme="minorEastAsia" w:hAnsiTheme="minorHAnsi" w:cstheme="minorBidi"/>
            <w:b w:val="0"/>
            <w:sz w:val="22"/>
            <w:szCs w:val="22"/>
          </w:rPr>
          <w:tab/>
        </w:r>
        <w:r w:rsidR="00B679AC" w:rsidRPr="0085401A">
          <w:rPr>
            <w:rStyle w:val="Hyperlink"/>
          </w:rPr>
          <w:t>Clasificación</w:t>
        </w:r>
        <w:r w:rsidR="00B679AC">
          <w:rPr>
            <w:webHidden/>
          </w:rPr>
          <w:tab/>
        </w:r>
        <w:r w:rsidR="001932E7">
          <w:rPr>
            <w:webHidden/>
          </w:rPr>
          <w:fldChar w:fldCharType="begin"/>
        </w:r>
        <w:r w:rsidR="00B679AC">
          <w:rPr>
            <w:webHidden/>
          </w:rPr>
          <w:instrText xml:space="preserve"> PAGEREF _Toc488183990 \h </w:instrText>
        </w:r>
        <w:r w:rsidR="001932E7">
          <w:rPr>
            <w:webHidden/>
          </w:rPr>
        </w:r>
        <w:r w:rsidR="001932E7">
          <w:rPr>
            <w:webHidden/>
          </w:rPr>
          <w:fldChar w:fldCharType="separate"/>
        </w:r>
        <w:r w:rsidR="00B679AC">
          <w:rPr>
            <w:webHidden/>
          </w:rPr>
          <w:t>24</w:t>
        </w:r>
        <w:r w:rsidR="001932E7">
          <w:rPr>
            <w:webHidden/>
          </w:rPr>
          <w:fldChar w:fldCharType="end"/>
        </w:r>
      </w:hyperlink>
    </w:p>
    <w:p w14:paraId="093DC837" w14:textId="77777777" w:rsidR="00B679AC" w:rsidRDefault="0015274F">
      <w:pPr>
        <w:pStyle w:val="TOC2"/>
        <w:rPr>
          <w:rFonts w:asciiTheme="minorHAnsi" w:eastAsiaTheme="minorEastAsia" w:hAnsiTheme="minorHAnsi" w:cstheme="minorBidi"/>
          <w:b w:val="0"/>
          <w:sz w:val="22"/>
          <w:szCs w:val="22"/>
        </w:rPr>
      </w:pPr>
      <w:hyperlink w:anchor="_Toc488183991" w:history="1">
        <w:r w:rsidR="00B679AC" w:rsidRPr="0085401A">
          <w:rPr>
            <w:rStyle w:val="Hyperlink"/>
            <w:rFonts w:cs="Arial"/>
          </w:rPr>
          <w:t>3.5</w:t>
        </w:r>
        <w:r w:rsidR="00B679AC">
          <w:rPr>
            <w:rFonts w:asciiTheme="minorHAnsi" w:eastAsiaTheme="minorEastAsia" w:hAnsiTheme="minorHAnsi" w:cstheme="minorBidi"/>
            <w:b w:val="0"/>
            <w:sz w:val="22"/>
            <w:szCs w:val="22"/>
          </w:rPr>
          <w:tab/>
        </w:r>
        <w:r w:rsidR="00B679AC" w:rsidRPr="0085401A">
          <w:rPr>
            <w:rStyle w:val="Hyperlink"/>
          </w:rPr>
          <w:t>Aprendizaje No Supervisado</w:t>
        </w:r>
        <w:r w:rsidR="00B679AC">
          <w:rPr>
            <w:webHidden/>
          </w:rPr>
          <w:tab/>
        </w:r>
        <w:r w:rsidR="001932E7">
          <w:rPr>
            <w:webHidden/>
          </w:rPr>
          <w:fldChar w:fldCharType="begin"/>
        </w:r>
        <w:r w:rsidR="00B679AC">
          <w:rPr>
            <w:webHidden/>
          </w:rPr>
          <w:instrText xml:space="preserve"> PAGEREF _Toc488183991 \h </w:instrText>
        </w:r>
        <w:r w:rsidR="001932E7">
          <w:rPr>
            <w:webHidden/>
          </w:rPr>
        </w:r>
        <w:r w:rsidR="001932E7">
          <w:rPr>
            <w:webHidden/>
          </w:rPr>
          <w:fldChar w:fldCharType="separate"/>
        </w:r>
        <w:r w:rsidR="00B679AC">
          <w:rPr>
            <w:webHidden/>
          </w:rPr>
          <w:t>25</w:t>
        </w:r>
        <w:r w:rsidR="001932E7">
          <w:rPr>
            <w:webHidden/>
          </w:rPr>
          <w:fldChar w:fldCharType="end"/>
        </w:r>
      </w:hyperlink>
    </w:p>
    <w:p w14:paraId="22369B42" w14:textId="77777777" w:rsidR="00B679AC" w:rsidRDefault="0015274F">
      <w:pPr>
        <w:pStyle w:val="TOC2"/>
        <w:rPr>
          <w:rFonts w:asciiTheme="minorHAnsi" w:eastAsiaTheme="minorEastAsia" w:hAnsiTheme="minorHAnsi" w:cstheme="minorBidi"/>
          <w:b w:val="0"/>
          <w:sz w:val="22"/>
          <w:szCs w:val="22"/>
        </w:rPr>
      </w:pPr>
      <w:hyperlink w:anchor="_Toc488183992" w:history="1">
        <w:r w:rsidR="00B679AC" w:rsidRPr="0085401A">
          <w:rPr>
            <w:rStyle w:val="Hyperlink"/>
            <w:rFonts w:cs="Arial"/>
          </w:rPr>
          <w:t>3.6</w:t>
        </w:r>
        <w:r w:rsidR="00B679AC">
          <w:rPr>
            <w:rFonts w:asciiTheme="minorHAnsi" w:eastAsiaTheme="minorEastAsia" w:hAnsiTheme="minorHAnsi" w:cstheme="minorBidi"/>
            <w:b w:val="0"/>
            <w:sz w:val="22"/>
            <w:szCs w:val="22"/>
          </w:rPr>
          <w:tab/>
        </w:r>
        <w:r w:rsidR="00B679AC" w:rsidRPr="0085401A">
          <w:rPr>
            <w:rStyle w:val="Hyperlink"/>
          </w:rPr>
          <w:t>Medidas de la distancia en Métodos Algorítmicos</w:t>
        </w:r>
        <w:r w:rsidR="00B679AC">
          <w:rPr>
            <w:webHidden/>
          </w:rPr>
          <w:tab/>
        </w:r>
        <w:r w:rsidR="001932E7">
          <w:rPr>
            <w:webHidden/>
          </w:rPr>
          <w:fldChar w:fldCharType="begin"/>
        </w:r>
        <w:r w:rsidR="00B679AC">
          <w:rPr>
            <w:webHidden/>
          </w:rPr>
          <w:instrText xml:space="preserve"> PAGEREF _Toc488183992 \h </w:instrText>
        </w:r>
        <w:r w:rsidR="001932E7">
          <w:rPr>
            <w:webHidden/>
          </w:rPr>
        </w:r>
        <w:r w:rsidR="001932E7">
          <w:rPr>
            <w:webHidden/>
          </w:rPr>
          <w:fldChar w:fldCharType="separate"/>
        </w:r>
        <w:r w:rsidR="00B679AC">
          <w:rPr>
            <w:webHidden/>
          </w:rPr>
          <w:t>26</w:t>
        </w:r>
        <w:r w:rsidR="001932E7">
          <w:rPr>
            <w:webHidden/>
          </w:rPr>
          <w:fldChar w:fldCharType="end"/>
        </w:r>
      </w:hyperlink>
    </w:p>
    <w:p w14:paraId="23EEEC13" w14:textId="77777777" w:rsidR="00B679AC" w:rsidRDefault="0015274F">
      <w:pPr>
        <w:pStyle w:val="TOC2"/>
        <w:rPr>
          <w:rFonts w:asciiTheme="minorHAnsi" w:eastAsiaTheme="minorEastAsia" w:hAnsiTheme="minorHAnsi" w:cstheme="minorBidi"/>
          <w:b w:val="0"/>
          <w:sz w:val="22"/>
          <w:szCs w:val="22"/>
        </w:rPr>
      </w:pPr>
      <w:hyperlink w:anchor="_Toc488183993" w:history="1">
        <w:r w:rsidR="00B679AC" w:rsidRPr="0085401A">
          <w:rPr>
            <w:rStyle w:val="Hyperlink"/>
            <w:rFonts w:cs="Arial"/>
          </w:rPr>
          <w:t>3.7</w:t>
        </w:r>
        <w:r w:rsidR="00B679AC">
          <w:rPr>
            <w:rFonts w:asciiTheme="minorHAnsi" w:eastAsiaTheme="minorEastAsia" w:hAnsiTheme="minorHAnsi" w:cstheme="minorBidi"/>
            <w:b w:val="0"/>
            <w:sz w:val="22"/>
            <w:szCs w:val="22"/>
          </w:rPr>
          <w:tab/>
        </w:r>
        <w:r w:rsidR="00B679AC" w:rsidRPr="0085401A">
          <w:rPr>
            <w:rStyle w:val="Hyperlink"/>
          </w:rPr>
          <w:t>Ventajas e Inconvenientes del algoritmo</w:t>
        </w:r>
        <w:r w:rsidR="00B679AC">
          <w:rPr>
            <w:webHidden/>
          </w:rPr>
          <w:tab/>
        </w:r>
        <w:r w:rsidR="001932E7">
          <w:rPr>
            <w:webHidden/>
          </w:rPr>
          <w:fldChar w:fldCharType="begin"/>
        </w:r>
        <w:r w:rsidR="00B679AC">
          <w:rPr>
            <w:webHidden/>
          </w:rPr>
          <w:instrText xml:space="preserve"> PAGEREF _Toc488183993 \h </w:instrText>
        </w:r>
        <w:r w:rsidR="001932E7">
          <w:rPr>
            <w:webHidden/>
          </w:rPr>
        </w:r>
        <w:r w:rsidR="001932E7">
          <w:rPr>
            <w:webHidden/>
          </w:rPr>
          <w:fldChar w:fldCharType="separate"/>
        </w:r>
        <w:r w:rsidR="00B679AC">
          <w:rPr>
            <w:webHidden/>
          </w:rPr>
          <w:t>28</w:t>
        </w:r>
        <w:r w:rsidR="001932E7">
          <w:rPr>
            <w:webHidden/>
          </w:rPr>
          <w:fldChar w:fldCharType="end"/>
        </w:r>
      </w:hyperlink>
    </w:p>
    <w:p w14:paraId="1FE3581E" w14:textId="77777777" w:rsidR="00B679AC" w:rsidRDefault="0015274F">
      <w:pPr>
        <w:pStyle w:val="TOC2"/>
        <w:rPr>
          <w:rFonts w:asciiTheme="minorHAnsi" w:eastAsiaTheme="minorEastAsia" w:hAnsiTheme="minorHAnsi" w:cstheme="minorBidi"/>
          <w:b w:val="0"/>
          <w:sz w:val="22"/>
          <w:szCs w:val="22"/>
        </w:rPr>
      </w:pPr>
      <w:hyperlink w:anchor="_Toc488183994" w:history="1">
        <w:r w:rsidR="00B679AC" w:rsidRPr="0085401A">
          <w:rPr>
            <w:rStyle w:val="Hyperlink"/>
            <w:rFonts w:cs="Arial"/>
            <w:iCs/>
            <w:lang w:bidi="he-IL"/>
          </w:rPr>
          <w:t>3.8</w:t>
        </w:r>
        <w:r w:rsidR="00B679AC">
          <w:rPr>
            <w:rFonts w:asciiTheme="minorHAnsi" w:eastAsiaTheme="minorEastAsia" w:hAnsiTheme="minorHAnsi" w:cstheme="minorBidi"/>
            <w:b w:val="0"/>
            <w:sz w:val="22"/>
            <w:szCs w:val="22"/>
          </w:rPr>
          <w:tab/>
        </w:r>
        <w:r w:rsidR="00B679AC" w:rsidRPr="0085401A">
          <w:rPr>
            <w:rStyle w:val="Hyperlink"/>
            <w:lang w:bidi="he-IL"/>
          </w:rPr>
          <w:t>Fases del proceso de Clustering</w:t>
        </w:r>
        <w:r w:rsidR="00B679AC">
          <w:rPr>
            <w:webHidden/>
          </w:rPr>
          <w:tab/>
        </w:r>
        <w:r w:rsidR="001932E7">
          <w:rPr>
            <w:webHidden/>
          </w:rPr>
          <w:fldChar w:fldCharType="begin"/>
        </w:r>
        <w:r w:rsidR="00B679AC">
          <w:rPr>
            <w:webHidden/>
          </w:rPr>
          <w:instrText xml:space="preserve"> PAGEREF _Toc488183994 \h </w:instrText>
        </w:r>
        <w:r w:rsidR="001932E7">
          <w:rPr>
            <w:webHidden/>
          </w:rPr>
        </w:r>
        <w:r w:rsidR="001932E7">
          <w:rPr>
            <w:webHidden/>
          </w:rPr>
          <w:fldChar w:fldCharType="separate"/>
        </w:r>
        <w:r w:rsidR="00B679AC">
          <w:rPr>
            <w:webHidden/>
          </w:rPr>
          <w:t>30</w:t>
        </w:r>
        <w:r w:rsidR="001932E7">
          <w:rPr>
            <w:webHidden/>
          </w:rPr>
          <w:fldChar w:fldCharType="end"/>
        </w:r>
      </w:hyperlink>
    </w:p>
    <w:p w14:paraId="6FB827C0" w14:textId="77777777" w:rsidR="00B679AC" w:rsidRDefault="0015274F">
      <w:pPr>
        <w:pStyle w:val="TOC2"/>
        <w:rPr>
          <w:rFonts w:asciiTheme="minorHAnsi" w:eastAsiaTheme="minorEastAsia" w:hAnsiTheme="minorHAnsi" w:cstheme="minorBidi"/>
          <w:b w:val="0"/>
          <w:sz w:val="22"/>
          <w:szCs w:val="22"/>
        </w:rPr>
      </w:pPr>
      <w:hyperlink w:anchor="_Toc488183995" w:history="1">
        <w:r w:rsidR="00B679AC" w:rsidRPr="0085401A">
          <w:rPr>
            <w:rStyle w:val="Hyperlink"/>
            <w:rFonts w:cs="Arial"/>
          </w:rPr>
          <w:t>3.9</w:t>
        </w:r>
        <w:r w:rsidR="00B679AC">
          <w:rPr>
            <w:rFonts w:asciiTheme="minorHAnsi" w:eastAsiaTheme="minorEastAsia" w:hAnsiTheme="minorHAnsi" w:cstheme="minorBidi"/>
            <w:b w:val="0"/>
            <w:sz w:val="22"/>
            <w:szCs w:val="22"/>
          </w:rPr>
          <w:tab/>
        </w:r>
        <w:r w:rsidR="00B679AC" w:rsidRPr="0085401A">
          <w:rPr>
            <w:rStyle w:val="Hyperlink"/>
          </w:rPr>
          <w:t>Implementación en R</w:t>
        </w:r>
        <w:r w:rsidR="00B679AC">
          <w:rPr>
            <w:webHidden/>
          </w:rPr>
          <w:tab/>
        </w:r>
        <w:r w:rsidR="001932E7">
          <w:rPr>
            <w:webHidden/>
          </w:rPr>
          <w:fldChar w:fldCharType="begin"/>
        </w:r>
        <w:r w:rsidR="00B679AC">
          <w:rPr>
            <w:webHidden/>
          </w:rPr>
          <w:instrText xml:space="preserve"> PAGEREF _Toc488183995 \h </w:instrText>
        </w:r>
        <w:r w:rsidR="001932E7">
          <w:rPr>
            <w:webHidden/>
          </w:rPr>
        </w:r>
        <w:r w:rsidR="001932E7">
          <w:rPr>
            <w:webHidden/>
          </w:rPr>
          <w:fldChar w:fldCharType="separate"/>
        </w:r>
        <w:r w:rsidR="00B679AC">
          <w:rPr>
            <w:webHidden/>
          </w:rPr>
          <w:t>31</w:t>
        </w:r>
        <w:r w:rsidR="001932E7">
          <w:rPr>
            <w:webHidden/>
          </w:rPr>
          <w:fldChar w:fldCharType="end"/>
        </w:r>
      </w:hyperlink>
    </w:p>
    <w:p w14:paraId="06D9DB14" w14:textId="77777777" w:rsidR="00B679AC" w:rsidRDefault="0015274F">
      <w:pPr>
        <w:pStyle w:val="TOC1"/>
        <w:rPr>
          <w:rFonts w:asciiTheme="minorHAnsi" w:eastAsiaTheme="minorEastAsia" w:hAnsiTheme="minorHAnsi" w:cstheme="minorBidi"/>
          <w:b w:val="0"/>
          <w:caps w:val="0"/>
          <w:noProof/>
          <w:sz w:val="22"/>
          <w:szCs w:val="22"/>
        </w:rPr>
      </w:pPr>
      <w:hyperlink w:anchor="_Toc488183996" w:history="1">
        <w:r w:rsidR="00B679AC" w:rsidRPr="0085401A">
          <w:rPr>
            <w:rStyle w:val="Hyperlink"/>
            <w:lang w:bidi="en-US"/>
          </w:rPr>
          <w:t>4</w:t>
        </w:r>
        <w:r w:rsidR="00B679AC">
          <w:rPr>
            <w:rFonts w:asciiTheme="minorHAnsi" w:eastAsiaTheme="minorEastAsia" w:hAnsiTheme="minorHAnsi" w:cstheme="minorBidi"/>
            <w:b w:val="0"/>
            <w:caps w:val="0"/>
            <w:noProof/>
            <w:sz w:val="22"/>
            <w:szCs w:val="22"/>
          </w:rPr>
          <w:tab/>
        </w:r>
        <w:r w:rsidR="00B679AC" w:rsidRPr="0085401A">
          <w:rPr>
            <w:rStyle w:val="Hyperlink"/>
            <w:lang w:bidi="en-US"/>
          </w:rPr>
          <w:t>Dendrogramas</w:t>
        </w:r>
        <w:r w:rsidR="00B679AC">
          <w:rPr>
            <w:noProof/>
            <w:webHidden/>
          </w:rPr>
          <w:tab/>
        </w:r>
        <w:r w:rsidR="001932E7">
          <w:rPr>
            <w:noProof/>
            <w:webHidden/>
          </w:rPr>
          <w:fldChar w:fldCharType="begin"/>
        </w:r>
        <w:r w:rsidR="00B679AC">
          <w:rPr>
            <w:noProof/>
            <w:webHidden/>
          </w:rPr>
          <w:instrText xml:space="preserve"> PAGEREF _Toc488183996 \h </w:instrText>
        </w:r>
        <w:r w:rsidR="001932E7">
          <w:rPr>
            <w:noProof/>
            <w:webHidden/>
          </w:rPr>
        </w:r>
        <w:r w:rsidR="001932E7">
          <w:rPr>
            <w:noProof/>
            <w:webHidden/>
          </w:rPr>
          <w:fldChar w:fldCharType="separate"/>
        </w:r>
        <w:r w:rsidR="00B679AC">
          <w:rPr>
            <w:noProof/>
            <w:webHidden/>
          </w:rPr>
          <w:t>32</w:t>
        </w:r>
        <w:r w:rsidR="001932E7">
          <w:rPr>
            <w:noProof/>
            <w:webHidden/>
          </w:rPr>
          <w:fldChar w:fldCharType="end"/>
        </w:r>
      </w:hyperlink>
    </w:p>
    <w:p w14:paraId="6EB63826" w14:textId="77777777" w:rsidR="00B679AC" w:rsidRDefault="0015274F">
      <w:pPr>
        <w:pStyle w:val="TOC2"/>
        <w:rPr>
          <w:rFonts w:asciiTheme="minorHAnsi" w:eastAsiaTheme="minorEastAsia" w:hAnsiTheme="minorHAnsi" w:cstheme="minorBidi"/>
          <w:b w:val="0"/>
          <w:sz w:val="22"/>
          <w:szCs w:val="22"/>
        </w:rPr>
      </w:pPr>
      <w:hyperlink w:anchor="_Toc488183997" w:history="1">
        <w:r w:rsidR="00B679AC" w:rsidRPr="0085401A">
          <w:rPr>
            <w:rStyle w:val="Hyperlink"/>
            <w:rFonts w:cs="Arial"/>
            <w:lang w:bidi="he-IL"/>
          </w:rPr>
          <w:t>4.1</w:t>
        </w:r>
        <w:r w:rsidR="00B679AC">
          <w:rPr>
            <w:rFonts w:asciiTheme="minorHAnsi" w:eastAsiaTheme="minorEastAsia" w:hAnsiTheme="minorHAnsi" w:cstheme="minorBidi"/>
            <w:b w:val="0"/>
            <w:sz w:val="22"/>
            <w:szCs w:val="22"/>
          </w:rPr>
          <w:tab/>
        </w:r>
        <w:r w:rsidR="00B679AC" w:rsidRPr="0085401A">
          <w:rPr>
            <w:rStyle w:val="Hyperlink"/>
            <w:lang w:bidi="he-IL"/>
          </w:rPr>
          <w:t>Definición</w:t>
        </w:r>
        <w:r w:rsidR="00B679AC">
          <w:rPr>
            <w:webHidden/>
          </w:rPr>
          <w:tab/>
        </w:r>
        <w:r w:rsidR="001932E7">
          <w:rPr>
            <w:webHidden/>
          </w:rPr>
          <w:fldChar w:fldCharType="begin"/>
        </w:r>
        <w:r w:rsidR="00B679AC">
          <w:rPr>
            <w:webHidden/>
          </w:rPr>
          <w:instrText xml:space="preserve"> PAGEREF _Toc488183997 \h </w:instrText>
        </w:r>
        <w:r w:rsidR="001932E7">
          <w:rPr>
            <w:webHidden/>
          </w:rPr>
        </w:r>
        <w:r w:rsidR="001932E7">
          <w:rPr>
            <w:webHidden/>
          </w:rPr>
          <w:fldChar w:fldCharType="separate"/>
        </w:r>
        <w:r w:rsidR="00B679AC">
          <w:rPr>
            <w:webHidden/>
          </w:rPr>
          <w:t>32</w:t>
        </w:r>
        <w:r w:rsidR="001932E7">
          <w:rPr>
            <w:webHidden/>
          </w:rPr>
          <w:fldChar w:fldCharType="end"/>
        </w:r>
      </w:hyperlink>
    </w:p>
    <w:p w14:paraId="5F94F83F" w14:textId="77777777" w:rsidR="00B679AC" w:rsidRDefault="0015274F">
      <w:pPr>
        <w:pStyle w:val="TOC2"/>
        <w:rPr>
          <w:rFonts w:asciiTheme="minorHAnsi" w:eastAsiaTheme="minorEastAsia" w:hAnsiTheme="minorHAnsi" w:cstheme="minorBidi"/>
          <w:b w:val="0"/>
          <w:sz w:val="22"/>
          <w:szCs w:val="22"/>
        </w:rPr>
      </w:pPr>
      <w:hyperlink w:anchor="_Toc488183998" w:history="1">
        <w:r w:rsidR="00B679AC" w:rsidRPr="0085401A">
          <w:rPr>
            <w:rStyle w:val="Hyperlink"/>
            <w:rFonts w:cs="Arial"/>
            <w:lang w:bidi="he-IL"/>
          </w:rPr>
          <w:t>4.2</w:t>
        </w:r>
        <w:r w:rsidR="00B679AC">
          <w:rPr>
            <w:rFonts w:asciiTheme="minorHAnsi" w:eastAsiaTheme="minorEastAsia" w:hAnsiTheme="minorHAnsi" w:cstheme="minorBidi"/>
            <w:b w:val="0"/>
            <w:sz w:val="22"/>
            <w:szCs w:val="22"/>
          </w:rPr>
          <w:tab/>
        </w:r>
        <w:r w:rsidR="00B679AC" w:rsidRPr="0085401A">
          <w:rPr>
            <w:rStyle w:val="Hyperlink"/>
            <w:lang w:bidi="he-IL"/>
          </w:rPr>
          <w:t>¿Cómo se leen los Dendrogramas?</w:t>
        </w:r>
        <w:r w:rsidR="00B679AC">
          <w:rPr>
            <w:webHidden/>
          </w:rPr>
          <w:tab/>
        </w:r>
        <w:r w:rsidR="001932E7">
          <w:rPr>
            <w:webHidden/>
          </w:rPr>
          <w:fldChar w:fldCharType="begin"/>
        </w:r>
        <w:r w:rsidR="00B679AC">
          <w:rPr>
            <w:webHidden/>
          </w:rPr>
          <w:instrText xml:space="preserve"> PAGEREF _Toc488183998 \h </w:instrText>
        </w:r>
        <w:r w:rsidR="001932E7">
          <w:rPr>
            <w:webHidden/>
          </w:rPr>
        </w:r>
        <w:r w:rsidR="001932E7">
          <w:rPr>
            <w:webHidden/>
          </w:rPr>
          <w:fldChar w:fldCharType="separate"/>
        </w:r>
        <w:r w:rsidR="00B679AC">
          <w:rPr>
            <w:webHidden/>
          </w:rPr>
          <w:t>32</w:t>
        </w:r>
        <w:r w:rsidR="001932E7">
          <w:rPr>
            <w:webHidden/>
          </w:rPr>
          <w:fldChar w:fldCharType="end"/>
        </w:r>
      </w:hyperlink>
    </w:p>
    <w:p w14:paraId="71047F32" w14:textId="77777777" w:rsidR="00B679AC" w:rsidRDefault="0015274F">
      <w:pPr>
        <w:pStyle w:val="TOC3"/>
        <w:rPr>
          <w:rFonts w:asciiTheme="minorHAnsi" w:eastAsiaTheme="minorEastAsia" w:hAnsiTheme="minorHAnsi" w:cstheme="minorBidi"/>
          <w:sz w:val="22"/>
          <w:szCs w:val="22"/>
        </w:rPr>
      </w:pPr>
      <w:hyperlink w:anchor="_Toc488183999" w:history="1">
        <w:r w:rsidR="00B679AC" w:rsidRPr="0085401A">
          <w:rPr>
            <w:rStyle w:val="Hyperlink"/>
          </w:rPr>
          <w:t>4.2.1</w:t>
        </w:r>
        <w:r w:rsidR="00B679AC">
          <w:rPr>
            <w:rFonts w:asciiTheme="minorHAnsi" w:eastAsiaTheme="minorEastAsia" w:hAnsiTheme="minorHAnsi" w:cstheme="minorBidi"/>
            <w:sz w:val="22"/>
            <w:szCs w:val="22"/>
          </w:rPr>
          <w:tab/>
        </w:r>
        <w:r w:rsidR="00B679AC" w:rsidRPr="0085401A">
          <w:rPr>
            <w:rStyle w:val="Hyperlink"/>
          </w:rPr>
          <w:t>Análisis e Interpretación de un dendrograma</w:t>
        </w:r>
        <w:r w:rsidR="00B679AC">
          <w:rPr>
            <w:webHidden/>
          </w:rPr>
          <w:tab/>
        </w:r>
        <w:r w:rsidR="001932E7">
          <w:rPr>
            <w:webHidden/>
          </w:rPr>
          <w:fldChar w:fldCharType="begin"/>
        </w:r>
        <w:r w:rsidR="00B679AC">
          <w:rPr>
            <w:webHidden/>
          </w:rPr>
          <w:instrText xml:space="preserve"> PAGEREF _Toc488183999 \h </w:instrText>
        </w:r>
        <w:r w:rsidR="001932E7">
          <w:rPr>
            <w:webHidden/>
          </w:rPr>
        </w:r>
        <w:r w:rsidR="001932E7">
          <w:rPr>
            <w:webHidden/>
          </w:rPr>
          <w:fldChar w:fldCharType="separate"/>
        </w:r>
        <w:r w:rsidR="00B679AC">
          <w:rPr>
            <w:webHidden/>
          </w:rPr>
          <w:t>33</w:t>
        </w:r>
        <w:r w:rsidR="001932E7">
          <w:rPr>
            <w:webHidden/>
          </w:rPr>
          <w:fldChar w:fldCharType="end"/>
        </w:r>
      </w:hyperlink>
    </w:p>
    <w:p w14:paraId="54909A19" w14:textId="77777777" w:rsidR="00B679AC" w:rsidRDefault="0015274F">
      <w:pPr>
        <w:pStyle w:val="TOC3"/>
        <w:rPr>
          <w:rFonts w:asciiTheme="minorHAnsi" w:eastAsiaTheme="minorEastAsia" w:hAnsiTheme="minorHAnsi" w:cstheme="minorBidi"/>
          <w:sz w:val="22"/>
          <w:szCs w:val="22"/>
        </w:rPr>
      </w:pPr>
      <w:hyperlink w:anchor="_Toc488184000" w:history="1">
        <w:r w:rsidR="00B679AC" w:rsidRPr="0085401A">
          <w:rPr>
            <w:rStyle w:val="Hyperlink"/>
          </w:rPr>
          <w:t>4.2.2</w:t>
        </w:r>
        <w:r w:rsidR="00B679AC">
          <w:rPr>
            <w:rFonts w:asciiTheme="minorHAnsi" w:eastAsiaTheme="minorEastAsia" w:hAnsiTheme="minorHAnsi" w:cstheme="minorBidi"/>
            <w:sz w:val="22"/>
            <w:szCs w:val="22"/>
          </w:rPr>
          <w:tab/>
        </w:r>
        <w:r w:rsidR="00B679AC" w:rsidRPr="0085401A">
          <w:rPr>
            <w:rStyle w:val="Hyperlink"/>
          </w:rPr>
          <w:t>Disposición de los elementos</w:t>
        </w:r>
        <w:r w:rsidR="00B679AC">
          <w:rPr>
            <w:webHidden/>
          </w:rPr>
          <w:tab/>
        </w:r>
        <w:r w:rsidR="001932E7">
          <w:rPr>
            <w:webHidden/>
          </w:rPr>
          <w:fldChar w:fldCharType="begin"/>
        </w:r>
        <w:r w:rsidR="00B679AC">
          <w:rPr>
            <w:webHidden/>
          </w:rPr>
          <w:instrText xml:space="preserve"> PAGEREF _Toc488184000 \h </w:instrText>
        </w:r>
        <w:r w:rsidR="001932E7">
          <w:rPr>
            <w:webHidden/>
          </w:rPr>
        </w:r>
        <w:r w:rsidR="001932E7">
          <w:rPr>
            <w:webHidden/>
          </w:rPr>
          <w:fldChar w:fldCharType="separate"/>
        </w:r>
        <w:r w:rsidR="00B679AC">
          <w:rPr>
            <w:webHidden/>
          </w:rPr>
          <w:t>33</w:t>
        </w:r>
        <w:r w:rsidR="001932E7">
          <w:rPr>
            <w:webHidden/>
          </w:rPr>
          <w:fldChar w:fldCharType="end"/>
        </w:r>
      </w:hyperlink>
    </w:p>
    <w:p w14:paraId="4A749184" w14:textId="77777777" w:rsidR="00B679AC" w:rsidRDefault="0015274F">
      <w:pPr>
        <w:pStyle w:val="TOC3"/>
        <w:rPr>
          <w:rFonts w:asciiTheme="minorHAnsi" w:eastAsiaTheme="minorEastAsia" w:hAnsiTheme="minorHAnsi" w:cstheme="minorBidi"/>
          <w:sz w:val="22"/>
          <w:szCs w:val="22"/>
        </w:rPr>
      </w:pPr>
      <w:hyperlink w:anchor="_Toc488184001" w:history="1">
        <w:r w:rsidR="00B679AC" w:rsidRPr="0085401A">
          <w:rPr>
            <w:rStyle w:val="Hyperlink"/>
          </w:rPr>
          <w:t>4.2.3</w:t>
        </w:r>
        <w:r w:rsidR="00B679AC">
          <w:rPr>
            <w:rFonts w:asciiTheme="minorHAnsi" w:eastAsiaTheme="minorEastAsia" w:hAnsiTheme="minorHAnsi" w:cstheme="minorBidi"/>
            <w:sz w:val="22"/>
            <w:szCs w:val="22"/>
          </w:rPr>
          <w:tab/>
        </w:r>
        <w:r w:rsidR="00B679AC" w:rsidRPr="0085401A">
          <w:rPr>
            <w:rStyle w:val="Hyperlink"/>
          </w:rPr>
          <w:t>Ejemplo de Análisis</w:t>
        </w:r>
        <w:r w:rsidR="00B679AC">
          <w:rPr>
            <w:webHidden/>
          </w:rPr>
          <w:tab/>
        </w:r>
        <w:r w:rsidR="001932E7">
          <w:rPr>
            <w:webHidden/>
          </w:rPr>
          <w:fldChar w:fldCharType="begin"/>
        </w:r>
        <w:r w:rsidR="00B679AC">
          <w:rPr>
            <w:webHidden/>
          </w:rPr>
          <w:instrText xml:space="preserve"> PAGEREF _Toc488184001 \h </w:instrText>
        </w:r>
        <w:r w:rsidR="001932E7">
          <w:rPr>
            <w:webHidden/>
          </w:rPr>
        </w:r>
        <w:r w:rsidR="001932E7">
          <w:rPr>
            <w:webHidden/>
          </w:rPr>
          <w:fldChar w:fldCharType="separate"/>
        </w:r>
        <w:r w:rsidR="00B679AC">
          <w:rPr>
            <w:webHidden/>
          </w:rPr>
          <w:t>34</w:t>
        </w:r>
        <w:r w:rsidR="001932E7">
          <w:rPr>
            <w:webHidden/>
          </w:rPr>
          <w:fldChar w:fldCharType="end"/>
        </w:r>
      </w:hyperlink>
    </w:p>
    <w:p w14:paraId="74FF4606" w14:textId="77777777" w:rsidR="00B679AC" w:rsidRDefault="0015274F">
      <w:pPr>
        <w:pStyle w:val="TOC1"/>
        <w:rPr>
          <w:rFonts w:asciiTheme="minorHAnsi" w:eastAsiaTheme="minorEastAsia" w:hAnsiTheme="minorHAnsi" w:cstheme="minorBidi"/>
          <w:b w:val="0"/>
          <w:caps w:val="0"/>
          <w:noProof/>
          <w:sz w:val="22"/>
          <w:szCs w:val="22"/>
        </w:rPr>
      </w:pPr>
      <w:hyperlink w:anchor="_Toc488184002" w:history="1">
        <w:r w:rsidR="00B679AC" w:rsidRPr="0085401A">
          <w:rPr>
            <w:rStyle w:val="Hyperlink"/>
            <w:lang w:bidi="en-US"/>
          </w:rPr>
          <w:t>5</w:t>
        </w:r>
        <w:r w:rsidR="00B679AC">
          <w:rPr>
            <w:rFonts w:asciiTheme="minorHAnsi" w:eastAsiaTheme="minorEastAsia" w:hAnsiTheme="minorHAnsi" w:cstheme="minorBidi"/>
            <w:b w:val="0"/>
            <w:caps w:val="0"/>
            <w:noProof/>
            <w:sz w:val="22"/>
            <w:szCs w:val="22"/>
          </w:rPr>
          <w:tab/>
        </w:r>
        <w:r w:rsidR="00B679AC" w:rsidRPr="0085401A">
          <w:rPr>
            <w:rStyle w:val="Hyperlink"/>
            <w:lang w:bidi="en-US"/>
          </w:rPr>
          <w:t>DTW</w:t>
        </w:r>
        <w:r w:rsidR="00B679AC">
          <w:rPr>
            <w:noProof/>
            <w:webHidden/>
          </w:rPr>
          <w:tab/>
        </w:r>
        <w:r w:rsidR="001932E7">
          <w:rPr>
            <w:noProof/>
            <w:webHidden/>
          </w:rPr>
          <w:fldChar w:fldCharType="begin"/>
        </w:r>
        <w:r w:rsidR="00B679AC">
          <w:rPr>
            <w:noProof/>
            <w:webHidden/>
          </w:rPr>
          <w:instrText xml:space="preserve"> PAGEREF _Toc488184002 \h </w:instrText>
        </w:r>
        <w:r w:rsidR="001932E7">
          <w:rPr>
            <w:noProof/>
            <w:webHidden/>
          </w:rPr>
        </w:r>
        <w:r w:rsidR="001932E7">
          <w:rPr>
            <w:noProof/>
            <w:webHidden/>
          </w:rPr>
          <w:fldChar w:fldCharType="separate"/>
        </w:r>
        <w:r w:rsidR="00B679AC">
          <w:rPr>
            <w:noProof/>
            <w:webHidden/>
          </w:rPr>
          <w:t>35</w:t>
        </w:r>
        <w:r w:rsidR="001932E7">
          <w:rPr>
            <w:noProof/>
            <w:webHidden/>
          </w:rPr>
          <w:fldChar w:fldCharType="end"/>
        </w:r>
      </w:hyperlink>
    </w:p>
    <w:p w14:paraId="002E428E" w14:textId="77777777" w:rsidR="00B679AC" w:rsidRDefault="0015274F">
      <w:pPr>
        <w:pStyle w:val="TOC2"/>
        <w:rPr>
          <w:rFonts w:asciiTheme="minorHAnsi" w:eastAsiaTheme="minorEastAsia" w:hAnsiTheme="minorHAnsi" w:cstheme="minorBidi"/>
          <w:b w:val="0"/>
          <w:sz w:val="22"/>
          <w:szCs w:val="22"/>
        </w:rPr>
      </w:pPr>
      <w:hyperlink w:anchor="_Toc488184003" w:history="1">
        <w:r w:rsidR="00B679AC" w:rsidRPr="0085401A">
          <w:rPr>
            <w:rStyle w:val="Hyperlink"/>
            <w:rFonts w:cs="Arial"/>
          </w:rPr>
          <w:t>5.1</w:t>
        </w:r>
        <w:r w:rsidR="00B679AC">
          <w:rPr>
            <w:rFonts w:asciiTheme="minorHAnsi" w:eastAsiaTheme="minorEastAsia" w:hAnsiTheme="minorHAnsi" w:cstheme="minorBidi"/>
            <w:b w:val="0"/>
            <w:sz w:val="22"/>
            <w:szCs w:val="22"/>
          </w:rPr>
          <w:tab/>
        </w:r>
        <w:r w:rsidR="00B679AC" w:rsidRPr="0085401A">
          <w:rPr>
            <w:rStyle w:val="Hyperlink"/>
          </w:rPr>
          <w:t>Un poco de historia</w:t>
        </w:r>
        <w:r w:rsidR="00B679AC">
          <w:rPr>
            <w:webHidden/>
          </w:rPr>
          <w:tab/>
        </w:r>
        <w:r w:rsidR="001932E7">
          <w:rPr>
            <w:webHidden/>
          </w:rPr>
          <w:fldChar w:fldCharType="begin"/>
        </w:r>
        <w:r w:rsidR="00B679AC">
          <w:rPr>
            <w:webHidden/>
          </w:rPr>
          <w:instrText xml:space="preserve"> PAGEREF _Toc488184003 \h </w:instrText>
        </w:r>
        <w:r w:rsidR="001932E7">
          <w:rPr>
            <w:webHidden/>
          </w:rPr>
        </w:r>
        <w:r w:rsidR="001932E7">
          <w:rPr>
            <w:webHidden/>
          </w:rPr>
          <w:fldChar w:fldCharType="separate"/>
        </w:r>
        <w:r w:rsidR="00B679AC">
          <w:rPr>
            <w:webHidden/>
          </w:rPr>
          <w:t>35</w:t>
        </w:r>
        <w:r w:rsidR="001932E7">
          <w:rPr>
            <w:webHidden/>
          </w:rPr>
          <w:fldChar w:fldCharType="end"/>
        </w:r>
      </w:hyperlink>
    </w:p>
    <w:p w14:paraId="09BBE422" w14:textId="77777777" w:rsidR="00B679AC" w:rsidRDefault="0015274F">
      <w:pPr>
        <w:pStyle w:val="TOC2"/>
        <w:rPr>
          <w:rFonts w:asciiTheme="minorHAnsi" w:eastAsiaTheme="minorEastAsia" w:hAnsiTheme="minorHAnsi" w:cstheme="minorBidi"/>
          <w:b w:val="0"/>
          <w:sz w:val="22"/>
          <w:szCs w:val="22"/>
        </w:rPr>
      </w:pPr>
      <w:hyperlink w:anchor="_Toc488184004" w:history="1">
        <w:r w:rsidR="00B679AC" w:rsidRPr="0085401A">
          <w:rPr>
            <w:rStyle w:val="Hyperlink"/>
            <w:rFonts w:cs="Arial"/>
          </w:rPr>
          <w:t>5.2</w:t>
        </w:r>
        <w:r w:rsidR="00B679AC">
          <w:rPr>
            <w:rFonts w:asciiTheme="minorHAnsi" w:eastAsiaTheme="minorEastAsia" w:hAnsiTheme="minorHAnsi" w:cstheme="minorBidi"/>
            <w:b w:val="0"/>
            <w:sz w:val="22"/>
            <w:szCs w:val="22"/>
          </w:rPr>
          <w:tab/>
        </w:r>
        <w:r w:rsidR="00B679AC" w:rsidRPr="0085401A">
          <w:rPr>
            <w:rStyle w:val="Hyperlink"/>
          </w:rPr>
          <w:t>Ventajas del algoritmo DTW</w:t>
        </w:r>
        <w:r w:rsidR="00B679AC">
          <w:rPr>
            <w:webHidden/>
          </w:rPr>
          <w:tab/>
        </w:r>
        <w:r w:rsidR="001932E7">
          <w:rPr>
            <w:webHidden/>
          </w:rPr>
          <w:fldChar w:fldCharType="begin"/>
        </w:r>
        <w:r w:rsidR="00B679AC">
          <w:rPr>
            <w:webHidden/>
          </w:rPr>
          <w:instrText xml:space="preserve"> PAGEREF _Toc488184004 \h </w:instrText>
        </w:r>
        <w:r w:rsidR="001932E7">
          <w:rPr>
            <w:webHidden/>
          </w:rPr>
        </w:r>
        <w:r w:rsidR="001932E7">
          <w:rPr>
            <w:webHidden/>
          </w:rPr>
          <w:fldChar w:fldCharType="separate"/>
        </w:r>
        <w:r w:rsidR="00B679AC">
          <w:rPr>
            <w:webHidden/>
          </w:rPr>
          <w:t>35</w:t>
        </w:r>
        <w:r w:rsidR="001932E7">
          <w:rPr>
            <w:webHidden/>
          </w:rPr>
          <w:fldChar w:fldCharType="end"/>
        </w:r>
      </w:hyperlink>
    </w:p>
    <w:p w14:paraId="082B95B8" w14:textId="77777777" w:rsidR="00B679AC" w:rsidRDefault="0015274F">
      <w:pPr>
        <w:pStyle w:val="TOC2"/>
        <w:rPr>
          <w:rFonts w:asciiTheme="minorHAnsi" w:eastAsiaTheme="minorEastAsia" w:hAnsiTheme="minorHAnsi" w:cstheme="minorBidi"/>
          <w:b w:val="0"/>
          <w:sz w:val="22"/>
          <w:szCs w:val="22"/>
        </w:rPr>
      </w:pPr>
      <w:hyperlink w:anchor="_Toc488184005" w:history="1">
        <w:r w:rsidR="00B679AC" w:rsidRPr="0085401A">
          <w:rPr>
            <w:rStyle w:val="Hyperlink"/>
            <w:rFonts w:cs="Arial"/>
          </w:rPr>
          <w:t>5.3</w:t>
        </w:r>
        <w:r w:rsidR="00B679AC">
          <w:rPr>
            <w:rFonts w:asciiTheme="minorHAnsi" w:eastAsiaTheme="minorEastAsia" w:hAnsiTheme="minorHAnsi" w:cstheme="minorBidi"/>
            <w:b w:val="0"/>
            <w:sz w:val="22"/>
            <w:szCs w:val="22"/>
          </w:rPr>
          <w:tab/>
        </w:r>
        <w:r w:rsidR="00B679AC" w:rsidRPr="0085401A">
          <w:rPr>
            <w:rStyle w:val="Hyperlink"/>
          </w:rPr>
          <w:t>DTW vs Distancia Euclídea</w:t>
        </w:r>
        <w:r w:rsidR="00B679AC">
          <w:rPr>
            <w:webHidden/>
          </w:rPr>
          <w:tab/>
        </w:r>
        <w:r w:rsidR="001932E7">
          <w:rPr>
            <w:webHidden/>
          </w:rPr>
          <w:fldChar w:fldCharType="begin"/>
        </w:r>
        <w:r w:rsidR="00B679AC">
          <w:rPr>
            <w:webHidden/>
          </w:rPr>
          <w:instrText xml:space="preserve"> PAGEREF _Toc488184005 \h </w:instrText>
        </w:r>
        <w:r w:rsidR="001932E7">
          <w:rPr>
            <w:webHidden/>
          </w:rPr>
        </w:r>
        <w:r w:rsidR="001932E7">
          <w:rPr>
            <w:webHidden/>
          </w:rPr>
          <w:fldChar w:fldCharType="separate"/>
        </w:r>
        <w:r w:rsidR="00B679AC">
          <w:rPr>
            <w:webHidden/>
          </w:rPr>
          <w:t>36</w:t>
        </w:r>
        <w:r w:rsidR="001932E7">
          <w:rPr>
            <w:webHidden/>
          </w:rPr>
          <w:fldChar w:fldCharType="end"/>
        </w:r>
      </w:hyperlink>
    </w:p>
    <w:p w14:paraId="0B1B5987" w14:textId="77777777" w:rsidR="00B679AC" w:rsidRDefault="0015274F">
      <w:pPr>
        <w:pStyle w:val="TOC2"/>
        <w:rPr>
          <w:rFonts w:asciiTheme="minorHAnsi" w:eastAsiaTheme="minorEastAsia" w:hAnsiTheme="minorHAnsi" w:cstheme="minorBidi"/>
          <w:b w:val="0"/>
          <w:sz w:val="22"/>
          <w:szCs w:val="22"/>
        </w:rPr>
      </w:pPr>
      <w:hyperlink w:anchor="_Toc488184006" w:history="1">
        <w:r w:rsidR="00B679AC" w:rsidRPr="0085401A">
          <w:rPr>
            <w:rStyle w:val="Hyperlink"/>
            <w:rFonts w:cs="Arial"/>
          </w:rPr>
          <w:t>5.4</w:t>
        </w:r>
        <w:r w:rsidR="00B679AC">
          <w:rPr>
            <w:rFonts w:asciiTheme="minorHAnsi" w:eastAsiaTheme="minorEastAsia" w:hAnsiTheme="minorHAnsi" w:cstheme="minorBidi"/>
            <w:b w:val="0"/>
            <w:sz w:val="22"/>
            <w:szCs w:val="22"/>
          </w:rPr>
          <w:tab/>
        </w:r>
        <w:r w:rsidR="00B679AC" w:rsidRPr="0085401A">
          <w:rPr>
            <w:rStyle w:val="Hyperlink"/>
          </w:rPr>
          <w:t>Ejemplo</w:t>
        </w:r>
        <w:r w:rsidR="00B679AC">
          <w:rPr>
            <w:webHidden/>
          </w:rPr>
          <w:tab/>
        </w:r>
        <w:r w:rsidR="001932E7">
          <w:rPr>
            <w:webHidden/>
          </w:rPr>
          <w:fldChar w:fldCharType="begin"/>
        </w:r>
        <w:r w:rsidR="00B679AC">
          <w:rPr>
            <w:webHidden/>
          </w:rPr>
          <w:instrText xml:space="preserve"> PAGEREF _Toc488184006 \h </w:instrText>
        </w:r>
        <w:r w:rsidR="001932E7">
          <w:rPr>
            <w:webHidden/>
          </w:rPr>
        </w:r>
        <w:r w:rsidR="001932E7">
          <w:rPr>
            <w:webHidden/>
          </w:rPr>
          <w:fldChar w:fldCharType="separate"/>
        </w:r>
        <w:r w:rsidR="00B679AC">
          <w:rPr>
            <w:webHidden/>
          </w:rPr>
          <w:t>38</w:t>
        </w:r>
        <w:r w:rsidR="001932E7">
          <w:rPr>
            <w:webHidden/>
          </w:rPr>
          <w:fldChar w:fldCharType="end"/>
        </w:r>
      </w:hyperlink>
    </w:p>
    <w:p w14:paraId="33464246" w14:textId="77777777" w:rsidR="00B679AC" w:rsidRDefault="0015274F">
      <w:pPr>
        <w:pStyle w:val="TOC2"/>
        <w:rPr>
          <w:rFonts w:asciiTheme="minorHAnsi" w:eastAsiaTheme="minorEastAsia" w:hAnsiTheme="minorHAnsi" w:cstheme="minorBidi"/>
          <w:b w:val="0"/>
          <w:sz w:val="22"/>
          <w:szCs w:val="22"/>
        </w:rPr>
      </w:pPr>
      <w:hyperlink w:anchor="_Toc488184007" w:history="1">
        <w:r w:rsidR="00B679AC" w:rsidRPr="0085401A">
          <w:rPr>
            <w:rStyle w:val="Hyperlink"/>
            <w:rFonts w:cs="Arial"/>
          </w:rPr>
          <w:t>5.5</w:t>
        </w:r>
        <w:r w:rsidR="00B679AC">
          <w:rPr>
            <w:rFonts w:asciiTheme="minorHAnsi" w:eastAsiaTheme="minorEastAsia" w:hAnsiTheme="minorHAnsi" w:cstheme="minorBidi"/>
            <w:b w:val="0"/>
            <w:sz w:val="22"/>
            <w:szCs w:val="22"/>
          </w:rPr>
          <w:tab/>
        </w:r>
        <w:r w:rsidR="00B679AC" w:rsidRPr="0085401A">
          <w:rPr>
            <w:rStyle w:val="Hyperlink"/>
          </w:rPr>
          <w:t>Medida de similitud  DTW</w:t>
        </w:r>
        <w:r w:rsidR="00B679AC">
          <w:rPr>
            <w:webHidden/>
          </w:rPr>
          <w:tab/>
        </w:r>
        <w:r w:rsidR="001932E7">
          <w:rPr>
            <w:webHidden/>
          </w:rPr>
          <w:fldChar w:fldCharType="begin"/>
        </w:r>
        <w:r w:rsidR="00B679AC">
          <w:rPr>
            <w:webHidden/>
          </w:rPr>
          <w:instrText xml:space="preserve"> PAGEREF _Toc488184007 \h </w:instrText>
        </w:r>
        <w:r w:rsidR="001932E7">
          <w:rPr>
            <w:webHidden/>
          </w:rPr>
        </w:r>
        <w:r w:rsidR="001932E7">
          <w:rPr>
            <w:webHidden/>
          </w:rPr>
          <w:fldChar w:fldCharType="separate"/>
        </w:r>
        <w:r w:rsidR="00B679AC">
          <w:rPr>
            <w:webHidden/>
          </w:rPr>
          <w:t>40</w:t>
        </w:r>
        <w:r w:rsidR="001932E7">
          <w:rPr>
            <w:webHidden/>
          </w:rPr>
          <w:fldChar w:fldCharType="end"/>
        </w:r>
      </w:hyperlink>
    </w:p>
    <w:p w14:paraId="29694D24" w14:textId="77777777" w:rsidR="00B679AC" w:rsidRDefault="0015274F">
      <w:pPr>
        <w:pStyle w:val="TOC2"/>
        <w:rPr>
          <w:rFonts w:asciiTheme="minorHAnsi" w:eastAsiaTheme="minorEastAsia" w:hAnsiTheme="minorHAnsi" w:cstheme="minorBidi"/>
          <w:b w:val="0"/>
          <w:sz w:val="22"/>
          <w:szCs w:val="22"/>
        </w:rPr>
      </w:pPr>
      <w:hyperlink w:anchor="_Toc488184008" w:history="1">
        <w:r w:rsidR="00B679AC" w:rsidRPr="0085401A">
          <w:rPr>
            <w:rStyle w:val="Hyperlink"/>
            <w:rFonts w:cs="Arial"/>
          </w:rPr>
          <w:t>5.6</w:t>
        </w:r>
        <w:r w:rsidR="00B679AC">
          <w:rPr>
            <w:rFonts w:asciiTheme="minorHAnsi" w:eastAsiaTheme="minorEastAsia" w:hAnsiTheme="minorHAnsi" w:cstheme="minorBidi"/>
            <w:b w:val="0"/>
            <w:sz w:val="22"/>
            <w:szCs w:val="22"/>
          </w:rPr>
          <w:tab/>
        </w:r>
        <w:r w:rsidR="00B679AC" w:rsidRPr="0085401A">
          <w:rPr>
            <w:rStyle w:val="Hyperlink"/>
          </w:rPr>
          <w:t>Cálculo de Trayectorias</w:t>
        </w:r>
        <w:r w:rsidR="00B679AC">
          <w:rPr>
            <w:webHidden/>
          </w:rPr>
          <w:tab/>
        </w:r>
        <w:r w:rsidR="001932E7">
          <w:rPr>
            <w:webHidden/>
          </w:rPr>
          <w:fldChar w:fldCharType="begin"/>
        </w:r>
        <w:r w:rsidR="00B679AC">
          <w:rPr>
            <w:webHidden/>
          </w:rPr>
          <w:instrText xml:space="preserve"> PAGEREF _Toc488184008 \h </w:instrText>
        </w:r>
        <w:r w:rsidR="001932E7">
          <w:rPr>
            <w:webHidden/>
          </w:rPr>
        </w:r>
        <w:r w:rsidR="001932E7">
          <w:rPr>
            <w:webHidden/>
          </w:rPr>
          <w:fldChar w:fldCharType="separate"/>
        </w:r>
        <w:r w:rsidR="00B679AC">
          <w:rPr>
            <w:webHidden/>
          </w:rPr>
          <w:t>41</w:t>
        </w:r>
        <w:r w:rsidR="001932E7">
          <w:rPr>
            <w:webHidden/>
          </w:rPr>
          <w:fldChar w:fldCharType="end"/>
        </w:r>
      </w:hyperlink>
    </w:p>
    <w:p w14:paraId="47C120E0" w14:textId="77777777" w:rsidR="00B679AC" w:rsidRDefault="0015274F">
      <w:pPr>
        <w:pStyle w:val="TOC2"/>
        <w:rPr>
          <w:rFonts w:asciiTheme="minorHAnsi" w:eastAsiaTheme="minorEastAsia" w:hAnsiTheme="minorHAnsi" w:cstheme="minorBidi"/>
          <w:b w:val="0"/>
          <w:sz w:val="22"/>
          <w:szCs w:val="22"/>
        </w:rPr>
      </w:pPr>
      <w:hyperlink w:anchor="_Toc488184009" w:history="1">
        <w:r w:rsidR="00B679AC" w:rsidRPr="0085401A">
          <w:rPr>
            <w:rStyle w:val="Hyperlink"/>
            <w:rFonts w:cs="Arial"/>
          </w:rPr>
          <w:t>5.7</w:t>
        </w:r>
        <w:r w:rsidR="00B679AC">
          <w:rPr>
            <w:rFonts w:asciiTheme="minorHAnsi" w:eastAsiaTheme="minorEastAsia" w:hAnsiTheme="minorHAnsi" w:cstheme="minorBidi"/>
            <w:b w:val="0"/>
            <w:sz w:val="22"/>
            <w:szCs w:val="22"/>
          </w:rPr>
          <w:tab/>
        </w:r>
        <w:r w:rsidR="00B679AC" w:rsidRPr="0085401A">
          <w:rPr>
            <w:rStyle w:val="Hyperlink"/>
          </w:rPr>
          <w:t>Complejidad del algoritmo</w:t>
        </w:r>
        <w:r w:rsidR="00B679AC">
          <w:rPr>
            <w:webHidden/>
          </w:rPr>
          <w:tab/>
        </w:r>
        <w:r w:rsidR="001932E7">
          <w:rPr>
            <w:webHidden/>
          </w:rPr>
          <w:fldChar w:fldCharType="begin"/>
        </w:r>
        <w:r w:rsidR="00B679AC">
          <w:rPr>
            <w:webHidden/>
          </w:rPr>
          <w:instrText xml:space="preserve"> PAGEREF _Toc488184009 \h </w:instrText>
        </w:r>
        <w:r w:rsidR="001932E7">
          <w:rPr>
            <w:webHidden/>
          </w:rPr>
        </w:r>
        <w:r w:rsidR="001932E7">
          <w:rPr>
            <w:webHidden/>
          </w:rPr>
          <w:fldChar w:fldCharType="separate"/>
        </w:r>
        <w:r w:rsidR="00B679AC">
          <w:rPr>
            <w:webHidden/>
          </w:rPr>
          <w:t>43</w:t>
        </w:r>
        <w:r w:rsidR="001932E7">
          <w:rPr>
            <w:webHidden/>
          </w:rPr>
          <w:fldChar w:fldCharType="end"/>
        </w:r>
      </w:hyperlink>
    </w:p>
    <w:p w14:paraId="57171BCF" w14:textId="77777777" w:rsidR="00B679AC" w:rsidRDefault="0015274F">
      <w:pPr>
        <w:pStyle w:val="TOC2"/>
        <w:rPr>
          <w:rFonts w:asciiTheme="minorHAnsi" w:eastAsiaTheme="minorEastAsia" w:hAnsiTheme="minorHAnsi" w:cstheme="minorBidi"/>
          <w:b w:val="0"/>
          <w:sz w:val="22"/>
          <w:szCs w:val="22"/>
        </w:rPr>
      </w:pPr>
      <w:hyperlink w:anchor="_Toc488184010" w:history="1">
        <w:r w:rsidR="00B679AC" w:rsidRPr="0085401A">
          <w:rPr>
            <w:rStyle w:val="Hyperlink"/>
            <w:rFonts w:cs="Arial"/>
          </w:rPr>
          <w:t>5.8</w:t>
        </w:r>
        <w:r w:rsidR="00B679AC">
          <w:rPr>
            <w:rFonts w:asciiTheme="minorHAnsi" w:eastAsiaTheme="minorEastAsia" w:hAnsiTheme="minorHAnsi" w:cstheme="minorBidi"/>
            <w:b w:val="0"/>
            <w:sz w:val="22"/>
            <w:szCs w:val="22"/>
          </w:rPr>
          <w:tab/>
        </w:r>
        <w:r w:rsidR="00B679AC" w:rsidRPr="0085401A">
          <w:rPr>
            <w:rStyle w:val="Hyperlink"/>
          </w:rPr>
          <w:t>Algoritmos de aproximación del método DTW</w:t>
        </w:r>
        <w:r w:rsidR="00B679AC">
          <w:rPr>
            <w:webHidden/>
          </w:rPr>
          <w:tab/>
        </w:r>
        <w:r w:rsidR="001932E7">
          <w:rPr>
            <w:webHidden/>
          </w:rPr>
          <w:fldChar w:fldCharType="begin"/>
        </w:r>
        <w:r w:rsidR="00B679AC">
          <w:rPr>
            <w:webHidden/>
          </w:rPr>
          <w:instrText xml:space="preserve"> PAGEREF _Toc488184010 \h </w:instrText>
        </w:r>
        <w:r w:rsidR="001932E7">
          <w:rPr>
            <w:webHidden/>
          </w:rPr>
        </w:r>
        <w:r w:rsidR="001932E7">
          <w:rPr>
            <w:webHidden/>
          </w:rPr>
          <w:fldChar w:fldCharType="separate"/>
        </w:r>
        <w:r w:rsidR="00B679AC">
          <w:rPr>
            <w:webHidden/>
          </w:rPr>
          <w:t>43</w:t>
        </w:r>
        <w:r w:rsidR="001932E7">
          <w:rPr>
            <w:webHidden/>
          </w:rPr>
          <w:fldChar w:fldCharType="end"/>
        </w:r>
      </w:hyperlink>
    </w:p>
    <w:p w14:paraId="2C92C20C" w14:textId="77777777" w:rsidR="00B679AC" w:rsidRDefault="0015274F">
      <w:pPr>
        <w:pStyle w:val="TOC2"/>
        <w:rPr>
          <w:rFonts w:asciiTheme="minorHAnsi" w:eastAsiaTheme="minorEastAsia" w:hAnsiTheme="minorHAnsi" w:cstheme="minorBidi"/>
          <w:b w:val="0"/>
          <w:sz w:val="22"/>
          <w:szCs w:val="22"/>
        </w:rPr>
      </w:pPr>
      <w:hyperlink w:anchor="_Toc488184011" w:history="1">
        <w:r w:rsidR="00B679AC" w:rsidRPr="0085401A">
          <w:rPr>
            <w:rStyle w:val="Hyperlink"/>
            <w:rFonts w:cs="Arial"/>
          </w:rPr>
          <w:t>5.9</w:t>
        </w:r>
        <w:r w:rsidR="00B679AC">
          <w:rPr>
            <w:rFonts w:asciiTheme="minorHAnsi" w:eastAsiaTheme="minorEastAsia" w:hAnsiTheme="minorHAnsi" w:cstheme="minorBidi"/>
            <w:b w:val="0"/>
            <w:sz w:val="22"/>
            <w:szCs w:val="22"/>
          </w:rPr>
          <w:tab/>
        </w:r>
        <w:r w:rsidR="00B679AC" w:rsidRPr="0085401A">
          <w:rPr>
            <w:rStyle w:val="Hyperlink"/>
          </w:rPr>
          <w:t>Restricciones en las trayectorias</w:t>
        </w:r>
        <w:r w:rsidR="00B679AC">
          <w:rPr>
            <w:webHidden/>
          </w:rPr>
          <w:tab/>
        </w:r>
        <w:r w:rsidR="001932E7">
          <w:rPr>
            <w:webHidden/>
          </w:rPr>
          <w:fldChar w:fldCharType="begin"/>
        </w:r>
        <w:r w:rsidR="00B679AC">
          <w:rPr>
            <w:webHidden/>
          </w:rPr>
          <w:instrText xml:space="preserve"> PAGEREF _Toc488184011 \h </w:instrText>
        </w:r>
        <w:r w:rsidR="001932E7">
          <w:rPr>
            <w:webHidden/>
          </w:rPr>
        </w:r>
        <w:r w:rsidR="001932E7">
          <w:rPr>
            <w:webHidden/>
          </w:rPr>
          <w:fldChar w:fldCharType="separate"/>
        </w:r>
        <w:r w:rsidR="00B679AC">
          <w:rPr>
            <w:webHidden/>
          </w:rPr>
          <w:t>44</w:t>
        </w:r>
        <w:r w:rsidR="001932E7">
          <w:rPr>
            <w:webHidden/>
          </w:rPr>
          <w:fldChar w:fldCharType="end"/>
        </w:r>
      </w:hyperlink>
    </w:p>
    <w:p w14:paraId="152B04C7" w14:textId="77777777" w:rsidR="00B679AC" w:rsidRDefault="0015274F">
      <w:pPr>
        <w:pStyle w:val="TOC1"/>
        <w:rPr>
          <w:rFonts w:asciiTheme="minorHAnsi" w:eastAsiaTheme="minorEastAsia" w:hAnsiTheme="minorHAnsi" w:cstheme="minorBidi"/>
          <w:b w:val="0"/>
          <w:caps w:val="0"/>
          <w:noProof/>
          <w:sz w:val="22"/>
          <w:szCs w:val="22"/>
        </w:rPr>
      </w:pPr>
      <w:hyperlink w:anchor="_Toc488184012" w:history="1">
        <w:r w:rsidR="00B679AC" w:rsidRPr="0085401A">
          <w:rPr>
            <w:rStyle w:val="Hyperlink"/>
            <w:lang w:bidi="en-US"/>
          </w:rPr>
          <w:t>6</w:t>
        </w:r>
        <w:r w:rsidR="00B679AC">
          <w:rPr>
            <w:rFonts w:asciiTheme="minorHAnsi" w:eastAsiaTheme="minorEastAsia" w:hAnsiTheme="minorHAnsi" w:cstheme="minorBidi"/>
            <w:b w:val="0"/>
            <w:caps w:val="0"/>
            <w:noProof/>
            <w:sz w:val="22"/>
            <w:szCs w:val="22"/>
          </w:rPr>
          <w:tab/>
        </w:r>
        <w:r w:rsidR="00B679AC" w:rsidRPr="0085401A">
          <w:rPr>
            <w:rStyle w:val="Hyperlink"/>
            <w:lang w:bidi="en-US"/>
          </w:rPr>
          <w:t>Caso práctico: medidas de sensores</w:t>
        </w:r>
        <w:r w:rsidR="00B679AC">
          <w:rPr>
            <w:noProof/>
            <w:webHidden/>
          </w:rPr>
          <w:tab/>
        </w:r>
        <w:r w:rsidR="001932E7">
          <w:rPr>
            <w:noProof/>
            <w:webHidden/>
          </w:rPr>
          <w:fldChar w:fldCharType="begin"/>
        </w:r>
        <w:r w:rsidR="00B679AC">
          <w:rPr>
            <w:noProof/>
            <w:webHidden/>
          </w:rPr>
          <w:instrText xml:space="preserve"> PAGEREF _Toc488184012 \h </w:instrText>
        </w:r>
        <w:r w:rsidR="001932E7">
          <w:rPr>
            <w:noProof/>
            <w:webHidden/>
          </w:rPr>
        </w:r>
        <w:r w:rsidR="001932E7">
          <w:rPr>
            <w:noProof/>
            <w:webHidden/>
          </w:rPr>
          <w:fldChar w:fldCharType="separate"/>
        </w:r>
        <w:r w:rsidR="00B679AC">
          <w:rPr>
            <w:noProof/>
            <w:webHidden/>
          </w:rPr>
          <w:t>45</w:t>
        </w:r>
        <w:r w:rsidR="001932E7">
          <w:rPr>
            <w:noProof/>
            <w:webHidden/>
          </w:rPr>
          <w:fldChar w:fldCharType="end"/>
        </w:r>
      </w:hyperlink>
    </w:p>
    <w:p w14:paraId="2E630589" w14:textId="77777777" w:rsidR="00B679AC" w:rsidRDefault="0015274F">
      <w:pPr>
        <w:pStyle w:val="TOC2"/>
        <w:rPr>
          <w:rFonts w:asciiTheme="minorHAnsi" w:eastAsiaTheme="minorEastAsia" w:hAnsiTheme="minorHAnsi" w:cstheme="minorBidi"/>
          <w:b w:val="0"/>
          <w:sz w:val="22"/>
          <w:szCs w:val="22"/>
        </w:rPr>
      </w:pPr>
      <w:hyperlink w:anchor="_Toc488184013" w:history="1">
        <w:r w:rsidR="00B679AC" w:rsidRPr="0085401A">
          <w:rPr>
            <w:rStyle w:val="Hyperlink"/>
            <w:rFonts w:cs="Arial"/>
          </w:rPr>
          <w:t>6.1</w:t>
        </w:r>
        <w:r w:rsidR="00B679AC">
          <w:rPr>
            <w:rFonts w:asciiTheme="minorHAnsi" w:eastAsiaTheme="minorEastAsia" w:hAnsiTheme="minorHAnsi" w:cstheme="minorBidi"/>
            <w:b w:val="0"/>
            <w:sz w:val="22"/>
            <w:szCs w:val="22"/>
          </w:rPr>
          <w:tab/>
        </w:r>
        <w:r w:rsidR="00B679AC" w:rsidRPr="0085401A">
          <w:rPr>
            <w:rStyle w:val="Hyperlink"/>
          </w:rPr>
          <w:t>Introducción</w:t>
        </w:r>
        <w:r w:rsidR="00B679AC">
          <w:rPr>
            <w:webHidden/>
          </w:rPr>
          <w:tab/>
        </w:r>
        <w:r w:rsidR="001932E7">
          <w:rPr>
            <w:webHidden/>
          </w:rPr>
          <w:fldChar w:fldCharType="begin"/>
        </w:r>
        <w:r w:rsidR="00B679AC">
          <w:rPr>
            <w:webHidden/>
          </w:rPr>
          <w:instrText xml:space="preserve"> PAGEREF _Toc488184013 \h </w:instrText>
        </w:r>
        <w:r w:rsidR="001932E7">
          <w:rPr>
            <w:webHidden/>
          </w:rPr>
        </w:r>
        <w:r w:rsidR="001932E7">
          <w:rPr>
            <w:webHidden/>
          </w:rPr>
          <w:fldChar w:fldCharType="separate"/>
        </w:r>
        <w:r w:rsidR="00B679AC">
          <w:rPr>
            <w:webHidden/>
          </w:rPr>
          <w:t>45</w:t>
        </w:r>
        <w:r w:rsidR="001932E7">
          <w:rPr>
            <w:webHidden/>
          </w:rPr>
          <w:fldChar w:fldCharType="end"/>
        </w:r>
      </w:hyperlink>
    </w:p>
    <w:p w14:paraId="27D817F0" w14:textId="77777777" w:rsidR="00B679AC" w:rsidRDefault="0015274F">
      <w:pPr>
        <w:pStyle w:val="TOC2"/>
        <w:rPr>
          <w:rFonts w:asciiTheme="minorHAnsi" w:eastAsiaTheme="minorEastAsia" w:hAnsiTheme="minorHAnsi" w:cstheme="minorBidi"/>
          <w:b w:val="0"/>
          <w:sz w:val="22"/>
          <w:szCs w:val="22"/>
        </w:rPr>
      </w:pPr>
      <w:hyperlink w:anchor="_Toc488184014" w:history="1">
        <w:r w:rsidR="00B679AC" w:rsidRPr="0085401A">
          <w:rPr>
            <w:rStyle w:val="Hyperlink"/>
            <w:rFonts w:cs="Arial"/>
          </w:rPr>
          <w:t>6.2</w:t>
        </w:r>
        <w:r w:rsidR="00B679AC">
          <w:rPr>
            <w:rFonts w:asciiTheme="minorHAnsi" w:eastAsiaTheme="minorEastAsia" w:hAnsiTheme="minorHAnsi" w:cstheme="minorBidi"/>
            <w:b w:val="0"/>
            <w:sz w:val="22"/>
            <w:szCs w:val="22"/>
          </w:rPr>
          <w:tab/>
        </w:r>
        <w:r w:rsidR="00B679AC" w:rsidRPr="0085401A">
          <w:rPr>
            <w:rStyle w:val="Hyperlink"/>
          </w:rPr>
          <w:t>Hipótesis de Trabajo</w:t>
        </w:r>
        <w:r w:rsidR="00B679AC">
          <w:rPr>
            <w:webHidden/>
          </w:rPr>
          <w:tab/>
        </w:r>
        <w:r w:rsidR="001932E7">
          <w:rPr>
            <w:webHidden/>
          </w:rPr>
          <w:fldChar w:fldCharType="begin"/>
        </w:r>
        <w:r w:rsidR="00B679AC">
          <w:rPr>
            <w:webHidden/>
          </w:rPr>
          <w:instrText xml:space="preserve"> PAGEREF _Toc488184014 \h </w:instrText>
        </w:r>
        <w:r w:rsidR="001932E7">
          <w:rPr>
            <w:webHidden/>
          </w:rPr>
        </w:r>
        <w:r w:rsidR="001932E7">
          <w:rPr>
            <w:webHidden/>
          </w:rPr>
          <w:fldChar w:fldCharType="separate"/>
        </w:r>
        <w:r w:rsidR="00B679AC">
          <w:rPr>
            <w:webHidden/>
          </w:rPr>
          <w:t>46</w:t>
        </w:r>
        <w:r w:rsidR="001932E7">
          <w:rPr>
            <w:webHidden/>
          </w:rPr>
          <w:fldChar w:fldCharType="end"/>
        </w:r>
      </w:hyperlink>
    </w:p>
    <w:p w14:paraId="281B0A63" w14:textId="77777777" w:rsidR="00B679AC" w:rsidRDefault="0015274F">
      <w:pPr>
        <w:pStyle w:val="TOC3"/>
        <w:rPr>
          <w:rFonts w:asciiTheme="minorHAnsi" w:eastAsiaTheme="minorEastAsia" w:hAnsiTheme="minorHAnsi" w:cstheme="minorBidi"/>
          <w:sz w:val="22"/>
          <w:szCs w:val="22"/>
        </w:rPr>
      </w:pPr>
      <w:hyperlink w:anchor="_Toc488184015" w:history="1">
        <w:r w:rsidR="00B679AC" w:rsidRPr="0085401A">
          <w:rPr>
            <w:rStyle w:val="Hyperlink"/>
          </w:rPr>
          <w:t>6.2.1</w:t>
        </w:r>
        <w:r w:rsidR="00B679AC">
          <w:rPr>
            <w:rFonts w:asciiTheme="minorHAnsi" w:eastAsiaTheme="minorEastAsia" w:hAnsiTheme="minorHAnsi" w:cstheme="minorBidi"/>
            <w:sz w:val="22"/>
            <w:szCs w:val="22"/>
          </w:rPr>
          <w:tab/>
        </w:r>
        <w:r w:rsidR="00B679AC" w:rsidRPr="0085401A">
          <w:rPr>
            <w:rStyle w:val="Hyperlink"/>
          </w:rPr>
          <w:t>Fases del proceso</w:t>
        </w:r>
        <w:r w:rsidR="00B679AC">
          <w:rPr>
            <w:webHidden/>
          </w:rPr>
          <w:tab/>
        </w:r>
        <w:r w:rsidR="001932E7">
          <w:rPr>
            <w:webHidden/>
          </w:rPr>
          <w:fldChar w:fldCharType="begin"/>
        </w:r>
        <w:r w:rsidR="00B679AC">
          <w:rPr>
            <w:webHidden/>
          </w:rPr>
          <w:instrText xml:space="preserve"> PAGEREF _Toc488184015 \h </w:instrText>
        </w:r>
        <w:r w:rsidR="001932E7">
          <w:rPr>
            <w:webHidden/>
          </w:rPr>
        </w:r>
        <w:r w:rsidR="001932E7">
          <w:rPr>
            <w:webHidden/>
          </w:rPr>
          <w:fldChar w:fldCharType="separate"/>
        </w:r>
        <w:r w:rsidR="00B679AC">
          <w:rPr>
            <w:webHidden/>
          </w:rPr>
          <w:t>46</w:t>
        </w:r>
        <w:r w:rsidR="001932E7">
          <w:rPr>
            <w:webHidden/>
          </w:rPr>
          <w:fldChar w:fldCharType="end"/>
        </w:r>
      </w:hyperlink>
    </w:p>
    <w:p w14:paraId="306A3449" w14:textId="77777777" w:rsidR="00B679AC" w:rsidRDefault="0015274F">
      <w:pPr>
        <w:pStyle w:val="TOC3"/>
        <w:rPr>
          <w:rFonts w:asciiTheme="minorHAnsi" w:eastAsiaTheme="minorEastAsia" w:hAnsiTheme="minorHAnsi" w:cstheme="minorBidi"/>
          <w:sz w:val="22"/>
          <w:szCs w:val="22"/>
        </w:rPr>
      </w:pPr>
      <w:hyperlink w:anchor="_Toc488184016" w:history="1">
        <w:r w:rsidR="00B679AC" w:rsidRPr="0085401A">
          <w:rPr>
            <w:rStyle w:val="Hyperlink"/>
          </w:rPr>
          <w:t>6.2.2</w:t>
        </w:r>
        <w:r w:rsidR="00B679AC">
          <w:rPr>
            <w:rFonts w:asciiTheme="minorHAnsi" w:eastAsiaTheme="minorEastAsia" w:hAnsiTheme="minorHAnsi" w:cstheme="minorBidi"/>
            <w:sz w:val="22"/>
            <w:szCs w:val="22"/>
          </w:rPr>
          <w:tab/>
        </w:r>
        <w:r w:rsidR="00B679AC" w:rsidRPr="0085401A">
          <w:rPr>
            <w:rStyle w:val="Hyperlink"/>
          </w:rPr>
          <w:t>Análisis de ficheros</w:t>
        </w:r>
        <w:r w:rsidR="00B679AC">
          <w:rPr>
            <w:webHidden/>
          </w:rPr>
          <w:tab/>
        </w:r>
        <w:r w:rsidR="001932E7">
          <w:rPr>
            <w:webHidden/>
          </w:rPr>
          <w:fldChar w:fldCharType="begin"/>
        </w:r>
        <w:r w:rsidR="00B679AC">
          <w:rPr>
            <w:webHidden/>
          </w:rPr>
          <w:instrText xml:space="preserve"> PAGEREF _Toc488184016 \h </w:instrText>
        </w:r>
        <w:r w:rsidR="001932E7">
          <w:rPr>
            <w:webHidden/>
          </w:rPr>
        </w:r>
        <w:r w:rsidR="001932E7">
          <w:rPr>
            <w:webHidden/>
          </w:rPr>
          <w:fldChar w:fldCharType="separate"/>
        </w:r>
        <w:r w:rsidR="00B679AC">
          <w:rPr>
            <w:webHidden/>
          </w:rPr>
          <w:t>46</w:t>
        </w:r>
        <w:r w:rsidR="001932E7">
          <w:rPr>
            <w:webHidden/>
          </w:rPr>
          <w:fldChar w:fldCharType="end"/>
        </w:r>
      </w:hyperlink>
    </w:p>
    <w:p w14:paraId="75649076" w14:textId="77777777" w:rsidR="00B679AC" w:rsidRDefault="0015274F">
      <w:pPr>
        <w:pStyle w:val="TOC3"/>
        <w:rPr>
          <w:rFonts w:asciiTheme="minorHAnsi" w:eastAsiaTheme="minorEastAsia" w:hAnsiTheme="minorHAnsi" w:cstheme="minorBidi"/>
          <w:sz w:val="22"/>
          <w:szCs w:val="22"/>
        </w:rPr>
      </w:pPr>
      <w:hyperlink w:anchor="_Toc488184017" w:history="1">
        <w:r w:rsidR="00B679AC" w:rsidRPr="0085401A">
          <w:rPr>
            <w:rStyle w:val="Hyperlink"/>
          </w:rPr>
          <w:t>6.2.3</w:t>
        </w:r>
        <w:r w:rsidR="00B679AC">
          <w:rPr>
            <w:rFonts w:asciiTheme="minorHAnsi" w:eastAsiaTheme="minorEastAsia" w:hAnsiTheme="minorHAnsi" w:cstheme="minorBidi"/>
            <w:sz w:val="22"/>
            <w:szCs w:val="22"/>
          </w:rPr>
          <w:tab/>
        </w:r>
        <w:r w:rsidR="00B679AC" w:rsidRPr="0085401A">
          <w:rPr>
            <w:rStyle w:val="Hyperlink"/>
          </w:rPr>
          <w:t>Formato de las Columnas y Mapas del edificio</w:t>
        </w:r>
        <w:r w:rsidR="00B679AC">
          <w:rPr>
            <w:webHidden/>
          </w:rPr>
          <w:tab/>
        </w:r>
        <w:r w:rsidR="001932E7">
          <w:rPr>
            <w:webHidden/>
          </w:rPr>
          <w:fldChar w:fldCharType="begin"/>
        </w:r>
        <w:r w:rsidR="00B679AC">
          <w:rPr>
            <w:webHidden/>
          </w:rPr>
          <w:instrText xml:space="preserve"> PAGEREF _Toc488184017 \h </w:instrText>
        </w:r>
        <w:r w:rsidR="001932E7">
          <w:rPr>
            <w:webHidden/>
          </w:rPr>
        </w:r>
        <w:r w:rsidR="001932E7">
          <w:rPr>
            <w:webHidden/>
          </w:rPr>
          <w:fldChar w:fldCharType="separate"/>
        </w:r>
        <w:r w:rsidR="00B679AC">
          <w:rPr>
            <w:webHidden/>
          </w:rPr>
          <w:t>47</w:t>
        </w:r>
        <w:r w:rsidR="001932E7">
          <w:rPr>
            <w:webHidden/>
          </w:rPr>
          <w:fldChar w:fldCharType="end"/>
        </w:r>
      </w:hyperlink>
    </w:p>
    <w:p w14:paraId="2E06E4B2" w14:textId="77777777" w:rsidR="00B679AC" w:rsidRDefault="0015274F">
      <w:pPr>
        <w:pStyle w:val="TOC2"/>
        <w:rPr>
          <w:rFonts w:asciiTheme="minorHAnsi" w:eastAsiaTheme="minorEastAsia" w:hAnsiTheme="minorHAnsi" w:cstheme="minorBidi"/>
          <w:b w:val="0"/>
          <w:sz w:val="22"/>
          <w:szCs w:val="22"/>
        </w:rPr>
      </w:pPr>
      <w:hyperlink w:anchor="_Toc488184018" w:history="1">
        <w:r w:rsidR="00B679AC" w:rsidRPr="0085401A">
          <w:rPr>
            <w:rStyle w:val="Hyperlink"/>
            <w:rFonts w:cs="Arial"/>
          </w:rPr>
          <w:t>6.3</w:t>
        </w:r>
        <w:r w:rsidR="00B679AC">
          <w:rPr>
            <w:rFonts w:asciiTheme="minorHAnsi" w:eastAsiaTheme="minorEastAsia" w:hAnsiTheme="minorHAnsi" w:cstheme="minorBidi"/>
            <w:b w:val="0"/>
            <w:sz w:val="22"/>
            <w:szCs w:val="22"/>
          </w:rPr>
          <w:tab/>
        </w:r>
        <w:r w:rsidR="00B679AC" w:rsidRPr="0085401A">
          <w:rPr>
            <w:rStyle w:val="Hyperlink"/>
          </w:rPr>
          <w:t>Análisis</w:t>
        </w:r>
        <w:r w:rsidR="00B679AC">
          <w:rPr>
            <w:webHidden/>
          </w:rPr>
          <w:tab/>
        </w:r>
        <w:r w:rsidR="001932E7">
          <w:rPr>
            <w:webHidden/>
          </w:rPr>
          <w:fldChar w:fldCharType="begin"/>
        </w:r>
        <w:r w:rsidR="00B679AC">
          <w:rPr>
            <w:webHidden/>
          </w:rPr>
          <w:instrText xml:space="preserve"> PAGEREF _Toc488184018 \h </w:instrText>
        </w:r>
        <w:r w:rsidR="001932E7">
          <w:rPr>
            <w:webHidden/>
          </w:rPr>
        </w:r>
        <w:r w:rsidR="001932E7">
          <w:rPr>
            <w:webHidden/>
          </w:rPr>
          <w:fldChar w:fldCharType="separate"/>
        </w:r>
        <w:r w:rsidR="00B679AC">
          <w:rPr>
            <w:webHidden/>
          </w:rPr>
          <w:t>49</w:t>
        </w:r>
        <w:r w:rsidR="001932E7">
          <w:rPr>
            <w:webHidden/>
          </w:rPr>
          <w:fldChar w:fldCharType="end"/>
        </w:r>
      </w:hyperlink>
    </w:p>
    <w:p w14:paraId="598054CF" w14:textId="77777777" w:rsidR="00B679AC" w:rsidRDefault="0015274F">
      <w:pPr>
        <w:pStyle w:val="TOC3"/>
        <w:rPr>
          <w:rFonts w:asciiTheme="minorHAnsi" w:eastAsiaTheme="minorEastAsia" w:hAnsiTheme="minorHAnsi" w:cstheme="minorBidi"/>
          <w:sz w:val="22"/>
          <w:szCs w:val="22"/>
        </w:rPr>
      </w:pPr>
      <w:hyperlink w:anchor="_Toc488184019" w:history="1">
        <w:r w:rsidR="00B679AC" w:rsidRPr="0085401A">
          <w:rPr>
            <w:rStyle w:val="Hyperlink"/>
          </w:rPr>
          <w:t>6.3.1</w:t>
        </w:r>
        <w:r w:rsidR="00B679AC">
          <w:rPr>
            <w:rFonts w:asciiTheme="minorHAnsi" w:eastAsiaTheme="minorEastAsia" w:hAnsiTheme="minorHAnsi" w:cstheme="minorBidi"/>
            <w:sz w:val="22"/>
            <w:szCs w:val="22"/>
          </w:rPr>
          <w:tab/>
        </w:r>
        <w:r w:rsidR="00B679AC" w:rsidRPr="0085401A">
          <w:rPr>
            <w:rStyle w:val="Hyperlink"/>
          </w:rPr>
          <w:t>Hazium</w:t>
        </w:r>
        <w:r w:rsidR="00B679AC">
          <w:rPr>
            <w:webHidden/>
          </w:rPr>
          <w:tab/>
        </w:r>
        <w:r w:rsidR="001932E7">
          <w:rPr>
            <w:webHidden/>
          </w:rPr>
          <w:fldChar w:fldCharType="begin"/>
        </w:r>
        <w:r w:rsidR="00B679AC">
          <w:rPr>
            <w:webHidden/>
          </w:rPr>
          <w:instrText xml:space="preserve"> PAGEREF _Toc488184019 \h </w:instrText>
        </w:r>
        <w:r w:rsidR="001932E7">
          <w:rPr>
            <w:webHidden/>
          </w:rPr>
        </w:r>
        <w:r w:rsidR="001932E7">
          <w:rPr>
            <w:webHidden/>
          </w:rPr>
          <w:fldChar w:fldCharType="separate"/>
        </w:r>
        <w:r w:rsidR="00B679AC">
          <w:rPr>
            <w:webHidden/>
          </w:rPr>
          <w:t>49</w:t>
        </w:r>
        <w:r w:rsidR="001932E7">
          <w:rPr>
            <w:webHidden/>
          </w:rPr>
          <w:fldChar w:fldCharType="end"/>
        </w:r>
      </w:hyperlink>
    </w:p>
    <w:p w14:paraId="2B42625E" w14:textId="77777777" w:rsidR="00B679AC" w:rsidRDefault="0015274F">
      <w:pPr>
        <w:pStyle w:val="TOC3"/>
        <w:rPr>
          <w:rFonts w:asciiTheme="minorHAnsi" w:eastAsiaTheme="minorEastAsia" w:hAnsiTheme="minorHAnsi" w:cstheme="minorBidi"/>
          <w:sz w:val="22"/>
          <w:szCs w:val="22"/>
        </w:rPr>
      </w:pPr>
      <w:hyperlink w:anchor="_Toc488184020" w:history="1">
        <w:r w:rsidR="00B679AC" w:rsidRPr="0085401A">
          <w:rPr>
            <w:rStyle w:val="Hyperlink"/>
          </w:rPr>
          <w:t>6.3.2</w:t>
        </w:r>
        <w:r w:rsidR="00B679AC">
          <w:rPr>
            <w:rFonts w:asciiTheme="minorHAnsi" w:eastAsiaTheme="minorEastAsia" w:hAnsiTheme="minorHAnsi" w:cstheme="minorBidi"/>
            <w:sz w:val="22"/>
            <w:szCs w:val="22"/>
          </w:rPr>
          <w:tab/>
        </w:r>
        <w:r w:rsidR="00B679AC" w:rsidRPr="0085401A">
          <w:rPr>
            <w:rStyle w:val="Hyperlink"/>
          </w:rPr>
          <w:t>Temperatura</w:t>
        </w:r>
        <w:r w:rsidR="00B679AC">
          <w:rPr>
            <w:webHidden/>
          </w:rPr>
          <w:tab/>
        </w:r>
        <w:r w:rsidR="001932E7">
          <w:rPr>
            <w:webHidden/>
          </w:rPr>
          <w:fldChar w:fldCharType="begin"/>
        </w:r>
        <w:r w:rsidR="00B679AC">
          <w:rPr>
            <w:webHidden/>
          </w:rPr>
          <w:instrText xml:space="preserve"> PAGEREF _Toc488184020 \h </w:instrText>
        </w:r>
        <w:r w:rsidR="001932E7">
          <w:rPr>
            <w:webHidden/>
          </w:rPr>
        </w:r>
        <w:r w:rsidR="001932E7">
          <w:rPr>
            <w:webHidden/>
          </w:rPr>
          <w:fldChar w:fldCharType="separate"/>
        </w:r>
        <w:r w:rsidR="00B679AC">
          <w:rPr>
            <w:webHidden/>
          </w:rPr>
          <w:t>50</w:t>
        </w:r>
        <w:r w:rsidR="001932E7">
          <w:rPr>
            <w:webHidden/>
          </w:rPr>
          <w:fldChar w:fldCharType="end"/>
        </w:r>
      </w:hyperlink>
    </w:p>
    <w:p w14:paraId="2CC46978" w14:textId="77777777" w:rsidR="00B679AC" w:rsidRDefault="0015274F">
      <w:pPr>
        <w:pStyle w:val="TOC3"/>
        <w:rPr>
          <w:rFonts w:asciiTheme="minorHAnsi" w:eastAsiaTheme="minorEastAsia" w:hAnsiTheme="minorHAnsi" w:cstheme="minorBidi"/>
          <w:sz w:val="22"/>
          <w:szCs w:val="22"/>
        </w:rPr>
      </w:pPr>
      <w:hyperlink w:anchor="_Toc488184021" w:history="1">
        <w:r w:rsidR="00B679AC" w:rsidRPr="0085401A">
          <w:rPr>
            <w:rStyle w:val="Hyperlink"/>
          </w:rPr>
          <w:t>6.3.3</w:t>
        </w:r>
        <w:r w:rsidR="00B679AC">
          <w:rPr>
            <w:rFonts w:asciiTheme="minorHAnsi" w:eastAsiaTheme="minorEastAsia" w:hAnsiTheme="minorHAnsi" w:cstheme="minorBidi"/>
            <w:sz w:val="22"/>
            <w:szCs w:val="22"/>
          </w:rPr>
          <w:tab/>
        </w:r>
        <w:r w:rsidR="00B679AC" w:rsidRPr="0085401A">
          <w:rPr>
            <w:rStyle w:val="Hyperlink"/>
          </w:rPr>
          <w:t>Concentración CO</w:t>
        </w:r>
        <w:r w:rsidR="00B679AC" w:rsidRPr="0085401A">
          <w:rPr>
            <w:rStyle w:val="Hyperlink"/>
            <w:vertAlign w:val="subscript"/>
          </w:rPr>
          <w:t>2</w:t>
        </w:r>
        <w:r w:rsidR="00B679AC">
          <w:rPr>
            <w:webHidden/>
          </w:rPr>
          <w:tab/>
        </w:r>
        <w:r w:rsidR="001932E7">
          <w:rPr>
            <w:webHidden/>
          </w:rPr>
          <w:fldChar w:fldCharType="begin"/>
        </w:r>
        <w:r w:rsidR="00B679AC">
          <w:rPr>
            <w:webHidden/>
          </w:rPr>
          <w:instrText xml:space="preserve"> PAGEREF _Toc488184021 \h </w:instrText>
        </w:r>
        <w:r w:rsidR="001932E7">
          <w:rPr>
            <w:webHidden/>
          </w:rPr>
        </w:r>
        <w:r w:rsidR="001932E7">
          <w:rPr>
            <w:webHidden/>
          </w:rPr>
          <w:fldChar w:fldCharType="separate"/>
        </w:r>
        <w:r w:rsidR="00B679AC">
          <w:rPr>
            <w:webHidden/>
          </w:rPr>
          <w:t>51</w:t>
        </w:r>
        <w:r w:rsidR="001932E7">
          <w:rPr>
            <w:webHidden/>
          </w:rPr>
          <w:fldChar w:fldCharType="end"/>
        </w:r>
      </w:hyperlink>
    </w:p>
    <w:p w14:paraId="060EF8B7" w14:textId="77777777" w:rsidR="00B679AC" w:rsidRDefault="0015274F">
      <w:pPr>
        <w:pStyle w:val="TOC3"/>
        <w:rPr>
          <w:rFonts w:asciiTheme="minorHAnsi" w:eastAsiaTheme="minorEastAsia" w:hAnsiTheme="minorHAnsi" w:cstheme="minorBidi"/>
          <w:sz w:val="22"/>
          <w:szCs w:val="22"/>
        </w:rPr>
      </w:pPr>
      <w:hyperlink w:anchor="_Toc488184022" w:history="1">
        <w:r w:rsidR="00B679AC" w:rsidRPr="0085401A">
          <w:rPr>
            <w:rStyle w:val="Hyperlink"/>
          </w:rPr>
          <w:t>6.3.4</w:t>
        </w:r>
        <w:r w:rsidR="00B679AC">
          <w:rPr>
            <w:rFonts w:asciiTheme="minorHAnsi" w:eastAsiaTheme="minorEastAsia" w:hAnsiTheme="minorHAnsi" w:cstheme="minorBidi"/>
            <w:sz w:val="22"/>
            <w:szCs w:val="22"/>
          </w:rPr>
          <w:tab/>
        </w:r>
        <w:r w:rsidR="00B679AC" w:rsidRPr="0085401A">
          <w:rPr>
            <w:rStyle w:val="Hyperlink"/>
          </w:rPr>
          <w:t>Demanda eléctrica total</w:t>
        </w:r>
        <w:r w:rsidR="00B679AC">
          <w:rPr>
            <w:webHidden/>
          </w:rPr>
          <w:tab/>
        </w:r>
        <w:r w:rsidR="001932E7">
          <w:rPr>
            <w:webHidden/>
          </w:rPr>
          <w:fldChar w:fldCharType="begin"/>
        </w:r>
        <w:r w:rsidR="00B679AC">
          <w:rPr>
            <w:webHidden/>
          </w:rPr>
          <w:instrText xml:space="preserve"> PAGEREF _Toc488184022 \h </w:instrText>
        </w:r>
        <w:r w:rsidR="001932E7">
          <w:rPr>
            <w:webHidden/>
          </w:rPr>
        </w:r>
        <w:r w:rsidR="001932E7">
          <w:rPr>
            <w:webHidden/>
          </w:rPr>
          <w:fldChar w:fldCharType="separate"/>
        </w:r>
        <w:r w:rsidR="00B679AC">
          <w:rPr>
            <w:webHidden/>
          </w:rPr>
          <w:t>51</w:t>
        </w:r>
        <w:r w:rsidR="001932E7">
          <w:rPr>
            <w:webHidden/>
          </w:rPr>
          <w:fldChar w:fldCharType="end"/>
        </w:r>
      </w:hyperlink>
    </w:p>
    <w:p w14:paraId="076828F9" w14:textId="77777777" w:rsidR="00B679AC" w:rsidRDefault="0015274F">
      <w:pPr>
        <w:pStyle w:val="TOC3"/>
        <w:rPr>
          <w:rFonts w:asciiTheme="minorHAnsi" w:eastAsiaTheme="minorEastAsia" w:hAnsiTheme="minorHAnsi" w:cstheme="minorBidi"/>
          <w:sz w:val="22"/>
          <w:szCs w:val="22"/>
        </w:rPr>
      </w:pPr>
      <w:hyperlink w:anchor="_Toc488184023" w:history="1">
        <w:r w:rsidR="00B679AC" w:rsidRPr="0085401A">
          <w:rPr>
            <w:rStyle w:val="Hyperlink"/>
          </w:rPr>
          <w:t>6.3.5</w:t>
        </w:r>
        <w:r w:rsidR="00B679AC">
          <w:rPr>
            <w:rFonts w:asciiTheme="minorHAnsi" w:eastAsiaTheme="minorEastAsia" w:hAnsiTheme="minorHAnsi" w:cstheme="minorBidi"/>
            <w:sz w:val="22"/>
            <w:szCs w:val="22"/>
          </w:rPr>
          <w:tab/>
        </w:r>
        <w:r w:rsidR="00B679AC" w:rsidRPr="0085401A">
          <w:rPr>
            <w:rStyle w:val="Hyperlink"/>
            <w:rFonts w:eastAsiaTheme="minorHAnsi"/>
          </w:rPr>
          <w:t>Patrón de comportamiento similar</w:t>
        </w:r>
        <w:r w:rsidR="00B679AC">
          <w:rPr>
            <w:webHidden/>
          </w:rPr>
          <w:tab/>
        </w:r>
        <w:r w:rsidR="001932E7">
          <w:rPr>
            <w:webHidden/>
          </w:rPr>
          <w:fldChar w:fldCharType="begin"/>
        </w:r>
        <w:r w:rsidR="00B679AC">
          <w:rPr>
            <w:webHidden/>
          </w:rPr>
          <w:instrText xml:space="preserve"> PAGEREF _Toc488184023 \h </w:instrText>
        </w:r>
        <w:r w:rsidR="001932E7">
          <w:rPr>
            <w:webHidden/>
          </w:rPr>
        </w:r>
        <w:r w:rsidR="001932E7">
          <w:rPr>
            <w:webHidden/>
          </w:rPr>
          <w:fldChar w:fldCharType="separate"/>
        </w:r>
        <w:r w:rsidR="00B679AC">
          <w:rPr>
            <w:webHidden/>
          </w:rPr>
          <w:t>52</w:t>
        </w:r>
        <w:r w:rsidR="001932E7">
          <w:rPr>
            <w:webHidden/>
          </w:rPr>
          <w:fldChar w:fldCharType="end"/>
        </w:r>
      </w:hyperlink>
    </w:p>
    <w:p w14:paraId="41F89D8B" w14:textId="77777777" w:rsidR="00B679AC" w:rsidRDefault="0015274F">
      <w:pPr>
        <w:pStyle w:val="TOC2"/>
        <w:rPr>
          <w:rFonts w:asciiTheme="minorHAnsi" w:eastAsiaTheme="minorEastAsia" w:hAnsiTheme="minorHAnsi" w:cstheme="minorBidi"/>
          <w:b w:val="0"/>
          <w:sz w:val="22"/>
          <w:szCs w:val="22"/>
        </w:rPr>
      </w:pPr>
      <w:hyperlink w:anchor="_Toc488184024" w:history="1">
        <w:r w:rsidR="00B679AC" w:rsidRPr="0085401A">
          <w:rPr>
            <w:rStyle w:val="Hyperlink"/>
            <w:rFonts w:cs="Arial"/>
            <w:kern w:val="28"/>
          </w:rPr>
          <w:t>6.4</w:t>
        </w:r>
        <w:r w:rsidR="00B679AC">
          <w:rPr>
            <w:rFonts w:asciiTheme="minorHAnsi" w:eastAsiaTheme="minorEastAsia" w:hAnsiTheme="minorHAnsi" w:cstheme="minorBidi"/>
            <w:b w:val="0"/>
            <w:sz w:val="22"/>
            <w:szCs w:val="22"/>
          </w:rPr>
          <w:tab/>
        </w:r>
        <w:r w:rsidR="00B679AC" w:rsidRPr="0085401A">
          <w:rPr>
            <w:rStyle w:val="Hyperlink"/>
            <w:kern w:val="28"/>
          </w:rPr>
          <w:t>Detección de anomalías</w:t>
        </w:r>
        <w:r w:rsidR="00B679AC">
          <w:rPr>
            <w:webHidden/>
          </w:rPr>
          <w:tab/>
        </w:r>
        <w:r w:rsidR="001932E7">
          <w:rPr>
            <w:webHidden/>
          </w:rPr>
          <w:fldChar w:fldCharType="begin"/>
        </w:r>
        <w:r w:rsidR="00B679AC">
          <w:rPr>
            <w:webHidden/>
          </w:rPr>
          <w:instrText xml:space="preserve"> PAGEREF _Toc488184024 \h </w:instrText>
        </w:r>
        <w:r w:rsidR="001932E7">
          <w:rPr>
            <w:webHidden/>
          </w:rPr>
        </w:r>
        <w:r w:rsidR="001932E7">
          <w:rPr>
            <w:webHidden/>
          </w:rPr>
          <w:fldChar w:fldCharType="separate"/>
        </w:r>
        <w:r w:rsidR="00B679AC">
          <w:rPr>
            <w:webHidden/>
          </w:rPr>
          <w:t>53</w:t>
        </w:r>
        <w:r w:rsidR="001932E7">
          <w:rPr>
            <w:webHidden/>
          </w:rPr>
          <w:fldChar w:fldCharType="end"/>
        </w:r>
      </w:hyperlink>
    </w:p>
    <w:p w14:paraId="79C0A31A" w14:textId="77777777" w:rsidR="00B679AC" w:rsidRDefault="0015274F">
      <w:pPr>
        <w:pStyle w:val="TOC1"/>
        <w:rPr>
          <w:rFonts w:asciiTheme="minorHAnsi" w:eastAsiaTheme="minorEastAsia" w:hAnsiTheme="minorHAnsi" w:cstheme="minorBidi"/>
          <w:b w:val="0"/>
          <w:caps w:val="0"/>
          <w:noProof/>
          <w:sz w:val="22"/>
          <w:szCs w:val="22"/>
        </w:rPr>
      </w:pPr>
      <w:hyperlink w:anchor="_Toc488184025" w:history="1">
        <w:r w:rsidR="00B679AC" w:rsidRPr="0085401A">
          <w:rPr>
            <w:rStyle w:val="Hyperlink"/>
            <w:lang w:bidi="en-US"/>
          </w:rPr>
          <w:t>7</w:t>
        </w:r>
        <w:r w:rsidR="00B679AC">
          <w:rPr>
            <w:rFonts w:asciiTheme="minorHAnsi" w:eastAsiaTheme="minorEastAsia" w:hAnsiTheme="minorHAnsi" w:cstheme="minorBidi"/>
            <w:b w:val="0"/>
            <w:caps w:val="0"/>
            <w:noProof/>
            <w:sz w:val="22"/>
            <w:szCs w:val="22"/>
          </w:rPr>
          <w:tab/>
        </w:r>
        <w:r w:rsidR="00B679AC" w:rsidRPr="0085401A">
          <w:rPr>
            <w:rStyle w:val="Hyperlink"/>
            <w:lang w:bidi="en-US"/>
          </w:rPr>
          <w:t>Evaluación de la Metodología</w:t>
        </w:r>
        <w:r w:rsidR="00B679AC">
          <w:rPr>
            <w:noProof/>
            <w:webHidden/>
          </w:rPr>
          <w:tab/>
        </w:r>
        <w:r w:rsidR="001932E7">
          <w:rPr>
            <w:noProof/>
            <w:webHidden/>
          </w:rPr>
          <w:fldChar w:fldCharType="begin"/>
        </w:r>
        <w:r w:rsidR="00B679AC">
          <w:rPr>
            <w:noProof/>
            <w:webHidden/>
          </w:rPr>
          <w:instrText xml:space="preserve"> PAGEREF _Toc488184025 \h </w:instrText>
        </w:r>
        <w:r w:rsidR="001932E7">
          <w:rPr>
            <w:noProof/>
            <w:webHidden/>
          </w:rPr>
        </w:r>
        <w:r w:rsidR="001932E7">
          <w:rPr>
            <w:noProof/>
            <w:webHidden/>
          </w:rPr>
          <w:fldChar w:fldCharType="separate"/>
        </w:r>
        <w:r w:rsidR="00B679AC">
          <w:rPr>
            <w:noProof/>
            <w:webHidden/>
          </w:rPr>
          <w:t>54</w:t>
        </w:r>
        <w:r w:rsidR="001932E7">
          <w:rPr>
            <w:noProof/>
            <w:webHidden/>
          </w:rPr>
          <w:fldChar w:fldCharType="end"/>
        </w:r>
      </w:hyperlink>
    </w:p>
    <w:p w14:paraId="6E3E12D4" w14:textId="77777777" w:rsidR="00B679AC" w:rsidRDefault="0015274F">
      <w:pPr>
        <w:pStyle w:val="TOC1"/>
        <w:rPr>
          <w:rFonts w:asciiTheme="minorHAnsi" w:eastAsiaTheme="minorEastAsia" w:hAnsiTheme="minorHAnsi" w:cstheme="minorBidi"/>
          <w:b w:val="0"/>
          <w:caps w:val="0"/>
          <w:noProof/>
          <w:sz w:val="22"/>
          <w:szCs w:val="22"/>
        </w:rPr>
      </w:pPr>
      <w:hyperlink w:anchor="_Toc488184026" w:history="1">
        <w:r w:rsidR="00B679AC" w:rsidRPr="0085401A">
          <w:rPr>
            <w:rStyle w:val="Hyperlink"/>
            <w:lang w:bidi="en-US"/>
          </w:rPr>
          <w:t>8</w:t>
        </w:r>
        <w:r w:rsidR="00B679AC">
          <w:rPr>
            <w:rFonts w:asciiTheme="minorHAnsi" w:eastAsiaTheme="minorEastAsia" w:hAnsiTheme="minorHAnsi" w:cstheme="minorBidi"/>
            <w:b w:val="0"/>
            <w:caps w:val="0"/>
            <w:noProof/>
            <w:sz w:val="22"/>
            <w:szCs w:val="22"/>
          </w:rPr>
          <w:tab/>
        </w:r>
        <w:r w:rsidR="00B679AC" w:rsidRPr="0085401A">
          <w:rPr>
            <w:rStyle w:val="Hyperlink"/>
            <w:lang w:bidi="en-US"/>
          </w:rPr>
          <w:t>Conclusiones</w:t>
        </w:r>
        <w:r w:rsidR="00B679AC">
          <w:rPr>
            <w:noProof/>
            <w:webHidden/>
          </w:rPr>
          <w:tab/>
        </w:r>
        <w:r w:rsidR="001932E7">
          <w:rPr>
            <w:noProof/>
            <w:webHidden/>
          </w:rPr>
          <w:fldChar w:fldCharType="begin"/>
        </w:r>
        <w:r w:rsidR="00B679AC">
          <w:rPr>
            <w:noProof/>
            <w:webHidden/>
          </w:rPr>
          <w:instrText xml:space="preserve"> PAGEREF _Toc488184026 \h </w:instrText>
        </w:r>
        <w:r w:rsidR="001932E7">
          <w:rPr>
            <w:noProof/>
            <w:webHidden/>
          </w:rPr>
        </w:r>
        <w:r w:rsidR="001932E7">
          <w:rPr>
            <w:noProof/>
            <w:webHidden/>
          </w:rPr>
          <w:fldChar w:fldCharType="separate"/>
        </w:r>
        <w:r w:rsidR="00B679AC">
          <w:rPr>
            <w:noProof/>
            <w:webHidden/>
          </w:rPr>
          <w:t>55</w:t>
        </w:r>
        <w:r w:rsidR="001932E7">
          <w:rPr>
            <w:noProof/>
            <w:webHidden/>
          </w:rPr>
          <w:fldChar w:fldCharType="end"/>
        </w:r>
      </w:hyperlink>
    </w:p>
    <w:p w14:paraId="5E654EEB" w14:textId="77777777" w:rsidR="00B679AC" w:rsidRDefault="0015274F">
      <w:pPr>
        <w:pStyle w:val="TOC2"/>
        <w:rPr>
          <w:rFonts w:asciiTheme="minorHAnsi" w:eastAsiaTheme="minorEastAsia" w:hAnsiTheme="minorHAnsi" w:cstheme="minorBidi"/>
          <w:b w:val="0"/>
          <w:sz w:val="22"/>
          <w:szCs w:val="22"/>
        </w:rPr>
      </w:pPr>
      <w:hyperlink w:anchor="_Toc488184027" w:history="1">
        <w:r w:rsidR="00B679AC" w:rsidRPr="0085401A">
          <w:rPr>
            <w:rStyle w:val="Hyperlink"/>
            <w:rFonts w:cs="Arial"/>
          </w:rPr>
          <w:t>8.1</w:t>
        </w:r>
        <w:r w:rsidR="00B679AC">
          <w:rPr>
            <w:rFonts w:asciiTheme="minorHAnsi" w:eastAsiaTheme="minorEastAsia" w:hAnsiTheme="minorHAnsi" w:cstheme="minorBidi"/>
            <w:b w:val="0"/>
            <w:sz w:val="22"/>
            <w:szCs w:val="22"/>
          </w:rPr>
          <w:tab/>
        </w:r>
        <w:r w:rsidR="00B679AC" w:rsidRPr="0085401A">
          <w:rPr>
            <w:rStyle w:val="Hyperlink"/>
          </w:rPr>
          <w:t>Discusión</w:t>
        </w:r>
        <w:r w:rsidR="00B679AC">
          <w:rPr>
            <w:webHidden/>
          </w:rPr>
          <w:tab/>
        </w:r>
        <w:r w:rsidR="001932E7">
          <w:rPr>
            <w:webHidden/>
          </w:rPr>
          <w:fldChar w:fldCharType="begin"/>
        </w:r>
        <w:r w:rsidR="00B679AC">
          <w:rPr>
            <w:webHidden/>
          </w:rPr>
          <w:instrText xml:space="preserve"> PAGEREF _Toc488184027 \h </w:instrText>
        </w:r>
        <w:r w:rsidR="001932E7">
          <w:rPr>
            <w:webHidden/>
          </w:rPr>
        </w:r>
        <w:r w:rsidR="001932E7">
          <w:rPr>
            <w:webHidden/>
          </w:rPr>
          <w:fldChar w:fldCharType="separate"/>
        </w:r>
        <w:r w:rsidR="00B679AC">
          <w:rPr>
            <w:webHidden/>
          </w:rPr>
          <w:t>55</w:t>
        </w:r>
        <w:r w:rsidR="001932E7">
          <w:rPr>
            <w:webHidden/>
          </w:rPr>
          <w:fldChar w:fldCharType="end"/>
        </w:r>
      </w:hyperlink>
    </w:p>
    <w:p w14:paraId="6F91699B" w14:textId="77777777" w:rsidR="00B679AC" w:rsidRDefault="0015274F">
      <w:pPr>
        <w:pStyle w:val="TOC3"/>
        <w:rPr>
          <w:rFonts w:asciiTheme="minorHAnsi" w:eastAsiaTheme="minorEastAsia" w:hAnsiTheme="minorHAnsi" w:cstheme="minorBidi"/>
          <w:sz w:val="22"/>
          <w:szCs w:val="22"/>
        </w:rPr>
      </w:pPr>
      <w:hyperlink w:anchor="_Toc488184028" w:history="1">
        <w:r w:rsidR="00B679AC" w:rsidRPr="0085401A">
          <w:rPr>
            <w:rStyle w:val="Hyperlink"/>
          </w:rPr>
          <w:t>8.1.1</w:t>
        </w:r>
        <w:r w:rsidR="00B679AC">
          <w:rPr>
            <w:rFonts w:asciiTheme="minorHAnsi" w:eastAsiaTheme="minorEastAsia" w:hAnsiTheme="minorHAnsi" w:cstheme="minorBidi"/>
            <w:sz w:val="22"/>
            <w:szCs w:val="22"/>
          </w:rPr>
          <w:tab/>
        </w:r>
        <w:r w:rsidR="00B679AC" w:rsidRPr="0085401A">
          <w:rPr>
            <w:rStyle w:val="Hyperlink"/>
          </w:rPr>
          <w:t>Ventajas</w:t>
        </w:r>
        <w:r w:rsidR="00B679AC">
          <w:rPr>
            <w:webHidden/>
          </w:rPr>
          <w:tab/>
        </w:r>
        <w:r w:rsidR="001932E7">
          <w:rPr>
            <w:webHidden/>
          </w:rPr>
          <w:fldChar w:fldCharType="begin"/>
        </w:r>
        <w:r w:rsidR="00B679AC">
          <w:rPr>
            <w:webHidden/>
          </w:rPr>
          <w:instrText xml:space="preserve"> PAGEREF _Toc488184028 \h </w:instrText>
        </w:r>
        <w:r w:rsidR="001932E7">
          <w:rPr>
            <w:webHidden/>
          </w:rPr>
        </w:r>
        <w:r w:rsidR="001932E7">
          <w:rPr>
            <w:webHidden/>
          </w:rPr>
          <w:fldChar w:fldCharType="separate"/>
        </w:r>
        <w:r w:rsidR="00B679AC">
          <w:rPr>
            <w:webHidden/>
          </w:rPr>
          <w:t>55</w:t>
        </w:r>
        <w:r w:rsidR="001932E7">
          <w:rPr>
            <w:webHidden/>
          </w:rPr>
          <w:fldChar w:fldCharType="end"/>
        </w:r>
      </w:hyperlink>
    </w:p>
    <w:p w14:paraId="388D5027" w14:textId="77777777" w:rsidR="00B679AC" w:rsidRDefault="0015274F">
      <w:pPr>
        <w:pStyle w:val="TOC3"/>
        <w:rPr>
          <w:rFonts w:asciiTheme="minorHAnsi" w:eastAsiaTheme="minorEastAsia" w:hAnsiTheme="minorHAnsi" w:cstheme="minorBidi"/>
          <w:sz w:val="22"/>
          <w:szCs w:val="22"/>
        </w:rPr>
      </w:pPr>
      <w:hyperlink w:anchor="_Toc488184029" w:history="1">
        <w:r w:rsidR="00B679AC" w:rsidRPr="0085401A">
          <w:rPr>
            <w:rStyle w:val="Hyperlink"/>
          </w:rPr>
          <w:t>8.1.2</w:t>
        </w:r>
        <w:r w:rsidR="00B679AC">
          <w:rPr>
            <w:rFonts w:asciiTheme="minorHAnsi" w:eastAsiaTheme="minorEastAsia" w:hAnsiTheme="minorHAnsi" w:cstheme="minorBidi"/>
            <w:sz w:val="22"/>
            <w:szCs w:val="22"/>
          </w:rPr>
          <w:tab/>
        </w:r>
        <w:r w:rsidR="00B679AC" w:rsidRPr="0085401A">
          <w:rPr>
            <w:rStyle w:val="Hyperlink"/>
          </w:rPr>
          <w:t>Desventajas</w:t>
        </w:r>
        <w:r w:rsidR="00B679AC">
          <w:rPr>
            <w:webHidden/>
          </w:rPr>
          <w:tab/>
        </w:r>
        <w:r w:rsidR="001932E7">
          <w:rPr>
            <w:webHidden/>
          </w:rPr>
          <w:fldChar w:fldCharType="begin"/>
        </w:r>
        <w:r w:rsidR="00B679AC">
          <w:rPr>
            <w:webHidden/>
          </w:rPr>
          <w:instrText xml:space="preserve"> PAGEREF _Toc488184029 \h </w:instrText>
        </w:r>
        <w:r w:rsidR="001932E7">
          <w:rPr>
            <w:webHidden/>
          </w:rPr>
        </w:r>
        <w:r w:rsidR="001932E7">
          <w:rPr>
            <w:webHidden/>
          </w:rPr>
          <w:fldChar w:fldCharType="separate"/>
        </w:r>
        <w:r w:rsidR="00B679AC">
          <w:rPr>
            <w:webHidden/>
          </w:rPr>
          <w:t>56</w:t>
        </w:r>
        <w:r w:rsidR="001932E7">
          <w:rPr>
            <w:webHidden/>
          </w:rPr>
          <w:fldChar w:fldCharType="end"/>
        </w:r>
      </w:hyperlink>
    </w:p>
    <w:p w14:paraId="2048B0ED" w14:textId="77777777" w:rsidR="00B679AC" w:rsidRDefault="0015274F">
      <w:pPr>
        <w:pStyle w:val="TOC2"/>
        <w:rPr>
          <w:rFonts w:asciiTheme="minorHAnsi" w:eastAsiaTheme="minorEastAsia" w:hAnsiTheme="minorHAnsi" w:cstheme="minorBidi"/>
          <w:b w:val="0"/>
          <w:sz w:val="22"/>
          <w:szCs w:val="22"/>
        </w:rPr>
      </w:pPr>
      <w:hyperlink w:anchor="_Toc488184030" w:history="1">
        <w:r w:rsidR="00B679AC" w:rsidRPr="0085401A">
          <w:rPr>
            <w:rStyle w:val="Hyperlink"/>
            <w:rFonts w:cs="Arial"/>
          </w:rPr>
          <w:t>8.2</w:t>
        </w:r>
        <w:r w:rsidR="00B679AC">
          <w:rPr>
            <w:rFonts w:asciiTheme="minorHAnsi" w:eastAsiaTheme="minorEastAsia" w:hAnsiTheme="minorHAnsi" w:cstheme="minorBidi"/>
            <w:b w:val="0"/>
            <w:sz w:val="22"/>
            <w:szCs w:val="22"/>
          </w:rPr>
          <w:tab/>
        </w:r>
        <w:r w:rsidR="00B679AC" w:rsidRPr="0085401A">
          <w:rPr>
            <w:rStyle w:val="Hyperlink"/>
          </w:rPr>
          <w:t>Trabajo futuro</w:t>
        </w:r>
        <w:r w:rsidR="00B679AC">
          <w:rPr>
            <w:webHidden/>
          </w:rPr>
          <w:tab/>
        </w:r>
        <w:r w:rsidR="001932E7">
          <w:rPr>
            <w:webHidden/>
          </w:rPr>
          <w:fldChar w:fldCharType="begin"/>
        </w:r>
        <w:r w:rsidR="00B679AC">
          <w:rPr>
            <w:webHidden/>
          </w:rPr>
          <w:instrText xml:space="preserve"> PAGEREF _Toc488184030 \h </w:instrText>
        </w:r>
        <w:r w:rsidR="001932E7">
          <w:rPr>
            <w:webHidden/>
          </w:rPr>
        </w:r>
        <w:r w:rsidR="001932E7">
          <w:rPr>
            <w:webHidden/>
          </w:rPr>
          <w:fldChar w:fldCharType="separate"/>
        </w:r>
        <w:r w:rsidR="00B679AC">
          <w:rPr>
            <w:webHidden/>
          </w:rPr>
          <w:t>56</w:t>
        </w:r>
        <w:r w:rsidR="001932E7">
          <w:rPr>
            <w:webHidden/>
          </w:rPr>
          <w:fldChar w:fldCharType="end"/>
        </w:r>
      </w:hyperlink>
    </w:p>
    <w:p w14:paraId="1FB835E3" w14:textId="77777777" w:rsidR="00B679AC" w:rsidRDefault="0015274F">
      <w:pPr>
        <w:pStyle w:val="TOC1"/>
        <w:rPr>
          <w:rFonts w:asciiTheme="minorHAnsi" w:eastAsiaTheme="minorEastAsia" w:hAnsiTheme="minorHAnsi" w:cstheme="minorBidi"/>
          <w:b w:val="0"/>
          <w:caps w:val="0"/>
          <w:noProof/>
          <w:sz w:val="22"/>
          <w:szCs w:val="22"/>
        </w:rPr>
      </w:pPr>
      <w:hyperlink w:anchor="_Toc488184031" w:history="1">
        <w:r w:rsidR="00B679AC" w:rsidRPr="0085401A">
          <w:rPr>
            <w:rStyle w:val="Hyperlink"/>
            <w:lang w:bidi="en-US"/>
          </w:rPr>
          <w:t>9</w:t>
        </w:r>
        <w:r w:rsidR="00B679AC">
          <w:rPr>
            <w:rFonts w:asciiTheme="minorHAnsi" w:eastAsiaTheme="minorEastAsia" w:hAnsiTheme="minorHAnsi" w:cstheme="minorBidi"/>
            <w:b w:val="0"/>
            <w:caps w:val="0"/>
            <w:noProof/>
            <w:sz w:val="22"/>
            <w:szCs w:val="22"/>
          </w:rPr>
          <w:tab/>
        </w:r>
        <w:r w:rsidR="00B679AC" w:rsidRPr="0085401A">
          <w:rPr>
            <w:rStyle w:val="Hyperlink"/>
            <w:lang w:bidi="en-US"/>
          </w:rPr>
          <w:t>Anexo</w:t>
        </w:r>
        <w:r w:rsidR="00B679AC">
          <w:rPr>
            <w:noProof/>
            <w:webHidden/>
          </w:rPr>
          <w:tab/>
        </w:r>
        <w:r w:rsidR="001932E7">
          <w:rPr>
            <w:noProof/>
            <w:webHidden/>
          </w:rPr>
          <w:fldChar w:fldCharType="begin"/>
        </w:r>
        <w:r w:rsidR="00B679AC">
          <w:rPr>
            <w:noProof/>
            <w:webHidden/>
          </w:rPr>
          <w:instrText xml:space="preserve"> PAGEREF _Toc488184031 \h </w:instrText>
        </w:r>
        <w:r w:rsidR="001932E7">
          <w:rPr>
            <w:noProof/>
            <w:webHidden/>
          </w:rPr>
        </w:r>
        <w:r w:rsidR="001932E7">
          <w:rPr>
            <w:noProof/>
            <w:webHidden/>
          </w:rPr>
          <w:fldChar w:fldCharType="separate"/>
        </w:r>
        <w:r w:rsidR="00B679AC">
          <w:rPr>
            <w:noProof/>
            <w:webHidden/>
          </w:rPr>
          <w:t>57</w:t>
        </w:r>
        <w:r w:rsidR="001932E7">
          <w:rPr>
            <w:noProof/>
            <w:webHidden/>
          </w:rPr>
          <w:fldChar w:fldCharType="end"/>
        </w:r>
      </w:hyperlink>
    </w:p>
    <w:p w14:paraId="78F80B5F" w14:textId="77777777" w:rsidR="00B679AC" w:rsidRDefault="0015274F">
      <w:pPr>
        <w:pStyle w:val="TOC2"/>
        <w:rPr>
          <w:rFonts w:asciiTheme="minorHAnsi" w:eastAsiaTheme="minorEastAsia" w:hAnsiTheme="minorHAnsi" w:cstheme="minorBidi"/>
          <w:b w:val="0"/>
          <w:sz w:val="22"/>
          <w:szCs w:val="22"/>
        </w:rPr>
      </w:pPr>
      <w:hyperlink w:anchor="_Toc488184032" w:history="1">
        <w:r w:rsidR="00B679AC" w:rsidRPr="0085401A">
          <w:rPr>
            <w:rStyle w:val="Hyperlink"/>
            <w:rFonts w:cs="Arial"/>
          </w:rPr>
          <w:t>9.1</w:t>
        </w:r>
        <w:r w:rsidR="00B679AC">
          <w:rPr>
            <w:rFonts w:asciiTheme="minorHAnsi" w:eastAsiaTheme="minorEastAsia" w:hAnsiTheme="minorHAnsi" w:cstheme="minorBidi"/>
            <w:b w:val="0"/>
            <w:sz w:val="22"/>
            <w:szCs w:val="22"/>
          </w:rPr>
          <w:tab/>
        </w:r>
        <w:r w:rsidR="00B679AC" w:rsidRPr="0085401A">
          <w:rPr>
            <w:rStyle w:val="Hyperlink"/>
          </w:rPr>
          <w:t>Nombre de Columnas</w:t>
        </w:r>
        <w:r w:rsidR="00B679AC">
          <w:rPr>
            <w:webHidden/>
          </w:rPr>
          <w:tab/>
        </w:r>
        <w:r w:rsidR="001932E7">
          <w:rPr>
            <w:webHidden/>
          </w:rPr>
          <w:fldChar w:fldCharType="begin"/>
        </w:r>
        <w:r w:rsidR="00B679AC">
          <w:rPr>
            <w:webHidden/>
          </w:rPr>
          <w:instrText xml:space="preserve"> PAGEREF _Toc488184032 \h </w:instrText>
        </w:r>
        <w:r w:rsidR="001932E7">
          <w:rPr>
            <w:webHidden/>
          </w:rPr>
        </w:r>
        <w:r w:rsidR="001932E7">
          <w:rPr>
            <w:webHidden/>
          </w:rPr>
          <w:fldChar w:fldCharType="separate"/>
        </w:r>
        <w:r w:rsidR="00B679AC">
          <w:rPr>
            <w:webHidden/>
          </w:rPr>
          <w:t>57</w:t>
        </w:r>
        <w:r w:rsidR="001932E7">
          <w:rPr>
            <w:webHidden/>
          </w:rPr>
          <w:fldChar w:fldCharType="end"/>
        </w:r>
      </w:hyperlink>
    </w:p>
    <w:p w14:paraId="5ED92768" w14:textId="77777777" w:rsidR="00B679AC" w:rsidRDefault="0015274F">
      <w:pPr>
        <w:pStyle w:val="TOC2"/>
        <w:rPr>
          <w:rFonts w:asciiTheme="minorHAnsi" w:eastAsiaTheme="minorEastAsia" w:hAnsiTheme="minorHAnsi" w:cstheme="minorBidi"/>
          <w:b w:val="0"/>
          <w:sz w:val="22"/>
          <w:szCs w:val="22"/>
        </w:rPr>
      </w:pPr>
      <w:hyperlink w:anchor="_Toc488184033" w:history="1">
        <w:r w:rsidR="00B679AC" w:rsidRPr="0085401A">
          <w:rPr>
            <w:rStyle w:val="Hyperlink"/>
            <w:rFonts w:cs="Arial"/>
          </w:rPr>
          <w:t>9.2</w:t>
        </w:r>
        <w:r w:rsidR="00B679AC">
          <w:rPr>
            <w:rFonts w:asciiTheme="minorHAnsi" w:eastAsiaTheme="minorEastAsia" w:hAnsiTheme="minorHAnsi" w:cstheme="minorBidi"/>
            <w:b w:val="0"/>
            <w:sz w:val="22"/>
            <w:szCs w:val="22"/>
          </w:rPr>
          <w:tab/>
        </w:r>
        <w:r w:rsidR="00B679AC" w:rsidRPr="0085401A">
          <w:rPr>
            <w:rStyle w:val="Hyperlink"/>
          </w:rPr>
          <w:t>Descripción de Columnas</w:t>
        </w:r>
        <w:r w:rsidR="00B679AC">
          <w:rPr>
            <w:webHidden/>
          </w:rPr>
          <w:tab/>
        </w:r>
        <w:r w:rsidR="001932E7">
          <w:rPr>
            <w:webHidden/>
          </w:rPr>
          <w:fldChar w:fldCharType="begin"/>
        </w:r>
        <w:r w:rsidR="00B679AC">
          <w:rPr>
            <w:webHidden/>
          </w:rPr>
          <w:instrText xml:space="preserve"> PAGEREF _Toc488184033 \h </w:instrText>
        </w:r>
        <w:r w:rsidR="001932E7">
          <w:rPr>
            <w:webHidden/>
          </w:rPr>
        </w:r>
        <w:r w:rsidR="001932E7">
          <w:rPr>
            <w:webHidden/>
          </w:rPr>
          <w:fldChar w:fldCharType="separate"/>
        </w:r>
        <w:r w:rsidR="00B679AC">
          <w:rPr>
            <w:webHidden/>
          </w:rPr>
          <w:t>58</w:t>
        </w:r>
        <w:r w:rsidR="001932E7">
          <w:rPr>
            <w:webHidden/>
          </w:rPr>
          <w:fldChar w:fldCharType="end"/>
        </w:r>
      </w:hyperlink>
    </w:p>
    <w:p w14:paraId="4BC9B033" w14:textId="77777777" w:rsidR="00B679AC" w:rsidRDefault="0015274F">
      <w:pPr>
        <w:pStyle w:val="TOC2"/>
        <w:rPr>
          <w:rFonts w:asciiTheme="minorHAnsi" w:eastAsiaTheme="minorEastAsia" w:hAnsiTheme="minorHAnsi" w:cstheme="minorBidi"/>
          <w:b w:val="0"/>
          <w:sz w:val="22"/>
          <w:szCs w:val="22"/>
        </w:rPr>
      </w:pPr>
      <w:hyperlink w:anchor="_Toc488184034" w:history="1">
        <w:r w:rsidR="00B679AC" w:rsidRPr="0085401A">
          <w:rPr>
            <w:rStyle w:val="Hyperlink"/>
            <w:rFonts w:cs="Arial"/>
          </w:rPr>
          <w:t>9.3</w:t>
        </w:r>
        <w:r w:rsidR="00B679AC">
          <w:rPr>
            <w:rFonts w:asciiTheme="minorHAnsi" w:eastAsiaTheme="minorEastAsia" w:hAnsiTheme="minorHAnsi" w:cstheme="minorBidi"/>
            <w:b w:val="0"/>
            <w:sz w:val="22"/>
            <w:szCs w:val="22"/>
          </w:rPr>
          <w:tab/>
        </w:r>
        <w:r w:rsidR="00B679AC" w:rsidRPr="0085401A">
          <w:rPr>
            <w:rStyle w:val="Hyperlink"/>
          </w:rPr>
          <w:t>Comandos en R</w:t>
        </w:r>
        <w:r w:rsidR="00B679AC">
          <w:rPr>
            <w:webHidden/>
          </w:rPr>
          <w:tab/>
        </w:r>
        <w:r w:rsidR="001932E7">
          <w:rPr>
            <w:webHidden/>
          </w:rPr>
          <w:fldChar w:fldCharType="begin"/>
        </w:r>
        <w:r w:rsidR="00B679AC">
          <w:rPr>
            <w:webHidden/>
          </w:rPr>
          <w:instrText xml:space="preserve"> PAGEREF _Toc488184034 \h </w:instrText>
        </w:r>
        <w:r w:rsidR="001932E7">
          <w:rPr>
            <w:webHidden/>
          </w:rPr>
        </w:r>
        <w:r w:rsidR="001932E7">
          <w:rPr>
            <w:webHidden/>
          </w:rPr>
          <w:fldChar w:fldCharType="separate"/>
        </w:r>
        <w:r w:rsidR="00B679AC">
          <w:rPr>
            <w:webHidden/>
          </w:rPr>
          <w:t>60</w:t>
        </w:r>
        <w:r w:rsidR="001932E7">
          <w:rPr>
            <w:webHidden/>
          </w:rPr>
          <w:fldChar w:fldCharType="end"/>
        </w:r>
      </w:hyperlink>
    </w:p>
    <w:p w14:paraId="13797231" w14:textId="77777777" w:rsidR="00B679AC" w:rsidRDefault="0015274F">
      <w:pPr>
        <w:pStyle w:val="TOC2"/>
        <w:rPr>
          <w:rFonts w:asciiTheme="minorHAnsi" w:eastAsiaTheme="minorEastAsia" w:hAnsiTheme="minorHAnsi" w:cstheme="minorBidi"/>
          <w:b w:val="0"/>
          <w:sz w:val="22"/>
          <w:szCs w:val="22"/>
        </w:rPr>
      </w:pPr>
      <w:hyperlink w:anchor="_Toc488184035" w:history="1">
        <w:r w:rsidR="00B679AC" w:rsidRPr="0085401A">
          <w:rPr>
            <w:rStyle w:val="Hyperlink"/>
            <w:rFonts w:cs="Arial"/>
          </w:rPr>
          <w:t>9.4</w:t>
        </w:r>
        <w:r w:rsidR="00B679AC">
          <w:rPr>
            <w:rFonts w:asciiTheme="minorHAnsi" w:eastAsiaTheme="minorEastAsia" w:hAnsiTheme="minorHAnsi" w:cstheme="minorBidi"/>
            <w:b w:val="0"/>
            <w:sz w:val="22"/>
            <w:szCs w:val="22"/>
          </w:rPr>
          <w:tab/>
        </w:r>
        <w:r w:rsidR="00B679AC" w:rsidRPr="0085401A">
          <w:rPr>
            <w:rStyle w:val="Hyperlink"/>
          </w:rPr>
          <w:t>Tipos de Gráficas</w:t>
        </w:r>
        <w:r w:rsidR="00B679AC">
          <w:rPr>
            <w:webHidden/>
          </w:rPr>
          <w:tab/>
        </w:r>
        <w:r w:rsidR="001932E7">
          <w:rPr>
            <w:webHidden/>
          </w:rPr>
          <w:fldChar w:fldCharType="begin"/>
        </w:r>
        <w:r w:rsidR="00B679AC">
          <w:rPr>
            <w:webHidden/>
          </w:rPr>
          <w:instrText xml:space="preserve"> PAGEREF _Toc488184035 \h </w:instrText>
        </w:r>
        <w:r w:rsidR="001932E7">
          <w:rPr>
            <w:webHidden/>
          </w:rPr>
        </w:r>
        <w:r w:rsidR="001932E7">
          <w:rPr>
            <w:webHidden/>
          </w:rPr>
          <w:fldChar w:fldCharType="separate"/>
        </w:r>
        <w:r w:rsidR="00B679AC">
          <w:rPr>
            <w:webHidden/>
          </w:rPr>
          <w:t>62</w:t>
        </w:r>
        <w:r w:rsidR="001932E7">
          <w:rPr>
            <w:webHidden/>
          </w:rPr>
          <w:fldChar w:fldCharType="end"/>
        </w:r>
      </w:hyperlink>
    </w:p>
    <w:p w14:paraId="351E773A" w14:textId="77777777" w:rsidR="00B679AC" w:rsidRDefault="0015274F">
      <w:pPr>
        <w:pStyle w:val="TOC1"/>
        <w:rPr>
          <w:rFonts w:asciiTheme="minorHAnsi" w:eastAsiaTheme="minorEastAsia" w:hAnsiTheme="minorHAnsi" w:cstheme="minorBidi"/>
          <w:b w:val="0"/>
          <w:caps w:val="0"/>
          <w:noProof/>
          <w:sz w:val="22"/>
          <w:szCs w:val="22"/>
        </w:rPr>
      </w:pPr>
      <w:hyperlink w:anchor="_Toc488184036" w:history="1">
        <w:r w:rsidR="00B679AC" w:rsidRPr="0085401A">
          <w:rPr>
            <w:rStyle w:val="Hyperlink"/>
            <w:lang w:bidi="en-US"/>
          </w:rPr>
          <w:t>10</w:t>
        </w:r>
        <w:r w:rsidR="00B679AC">
          <w:rPr>
            <w:rFonts w:asciiTheme="minorHAnsi" w:eastAsiaTheme="minorEastAsia" w:hAnsiTheme="minorHAnsi" w:cstheme="minorBidi"/>
            <w:b w:val="0"/>
            <w:caps w:val="0"/>
            <w:noProof/>
            <w:sz w:val="22"/>
            <w:szCs w:val="22"/>
          </w:rPr>
          <w:tab/>
        </w:r>
        <w:r w:rsidR="00B679AC" w:rsidRPr="0085401A">
          <w:rPr>
            <w:rStyle w:val="Hyperlink"/>
            <w:lang w:bidi="en-US"/>
          </w:rPr>
          <w:t>Bibliografía</w:t>
        </w:r>
        <w:r w:rsidR="00B679AC">
          <w:rPr>
            <w:noProof/>
            <w:webHidden/>
          </w:rPr>
          <w:tab/>
        </w:r>
        <w:r w:rsidR="001932E7">
          <w:rPr>
            <w:noProof/>
            <w:webHidden/>
          </w:rPr>
          <w:fldChar w:fldCharType="begin"/>
        </w:r>
        <w:r w:rsidR="00B679AC">
          <w:rPr>
            <w:noProof/>
            <w:webHidden/>
          </w:rPr>
          <w:instrText xml:space="preserve"> PAGEREF _Toc488184036 \h </w:instrText>
        </w:r>
        <w:r w:rsidR="001932E7">
          <w:rPr>
            <w:noProof/>
            <w:webHidden/>
          </w:rPr>
        </w:r>
        <w:r w:rsidR="001932E7">
          <w:rPr>
            <w:noProof/>
            <w:webHidden/>
          </w:rPr>
          <w:fldChar w:fldCharType="separate"/>
        </w:r>
        <w:r w:rsidR="00B679AC">
          <w:rPr>
            <w:noProof/>
            <w:webHidden/>
          </w:rPr>
          <w:t>63</w:t>
        </w:r>
        <w:r w:rsidR="001932E7">
          <w:rPr>
            <w:noProof/>
            <w:webHidden/>
          </w:rPr>
          <w:fldChar w:fldCharType="end"/>
        </w:r>
      </w:hyperlink>
    </w:p>
    <w:p w14:paraId="6CD0B31A" w14:textId="77777777" w:rsidR="00867D8D" w:rsidRDefault="001932E7" w:rsidP="002A207E">
      <w:pPr>
        <w:jc w:val="left"/>
        <w:rPr>
          <w:rFonts w:eastAsia="Times New Roman" w:cs="Times New Roman"/>
          <w:b/>
          <w:bCs/>
          <w:iCs/>
          <w:sz w:val="36"/>
          <w:szCs w:val="32"/>
          <w:lang w:val="es-ES" w:bidi="en-US"/>
        </w:rPr>
      </w:pPr>
      <w:r>
        <w:rPr>
          <w:b/>
          <w:u w:val="single"/>
        </w:rPr>
        <w:fldChar w:fldCharType="end"/>
      </w:r>
    </w:p>
    <w:p w14:paraId="1D73CDC8" w14:textId="77777777" w:rsidR="00005BA2" w:rsidRDefault="00005BA2" w:rsidP="002A207E">
      <w:pPr>
        <w:jc w:val="left"/>
        <w:rPr>
          <w:rFonts w:eastAsia="Times New Roman" w:cs="Times New Roman"/>
          <w:b/>
          <w:bCs/>
          <w:iCs/>
          <w:sz w:val="36"/>
          <w:szCs w:val="32"/>
          <w:lang w:val="es-ES" w:bidi="en-US"/>
        </w:rPr>
      </w:pPr>
    </w:p>
    <w:p w14:paraId="7EAA2355" w14:textId="77777777" w:rsidR="0046398F" w:rsidRPr="000E77D1" w:rsidRDefault="00A73DB2" w:rsidP="002A207E">
      <w:pPr>
        <w:jc w:val="left"/>
        <w:rPr>
          <w:rFonts w:eastAsia="Times New Roman" w:cs="Times New Roman"/>
          <w:b/>
          <w:bCs/>
          <w:iCs/>
          <w:sz w:val="36"/>
          <w:szCs w:val="32"/>
          <w:lang w:val="es-ES" w:bidi="en-US"/>
        </w:rPr>
      </w:pPr>
      <w:r>
        <w:rPr>
          <w:lang w:val="es-ES"/>
        </w:rPr>
        <w:br w:type="page"/>
      </w:r>
    </w:p>
    <w:p w14:paraId="601A5E20" w14:textId="77777777" w:rsidR="000E77D1" w:rsidRDefault="000E77D1" w:rsidP="002A207E">
      <w:pPr>
        <w:pStyle w:val="Heading1"/>
        <w:numPr>
          <w:ilvl w:val="0"/>
          <w:numId w:val="0"/>
        </w:numPr>
        <w:spacing w:before="0"/>
        <w:ind w:firstLine="284"/>
        <w:jc w:val="center"/>
        <w:rPr>
          <w:rFonts w:eastAsiaTheme="minorHAnsi" w:cstheme="minorBidi"/>
          <w:b w:val="0"/>
          <w:bCs w:val="0"/>
          <w:iCs w:val="0"/>
          <w:sz w:val="22"/>
          <w:szCs w:val="22"/>
          <w:lang w:val="es-ES_tradnl" w:bidi="ar-SA"/>
        </w:rPr>
      </w:pPr>
    </w:p>
    <w:p w14:paraId="6E99E157" w14:textId="77777777" w:rsidR="00A73DB2" w:rsidRPr="003A2EE8" w:rsidRDefault="00A73DB2" w:rsidP="002A207E">
      <w:pPr>
        <w:pStyle w:val="Heading1"/>
        <w:numPr>
          <w:ilvl w:val="0"/>
          <w:numId w:val="0"/>
        </w:numPr>
        <w:spacing w:before="0"/>
        <w:ind w:firstLine="284"/>
        <w:jc w:val="center"/>
        <w:rPr>
          <w:lang w:val="es-ES"/>
        </w:rPr>
      </w:pPr>
      <w:bookmarkStart w:id="0" w:name="_Toc488183967"/>
      <w:r w:rsidRPr="003A2EE8">
        <w:rPr>
          <w:lang w:val="es-ES"/>
        </w:rPr>
        <w:t>Resumen</w:t>
      </w:r>
      <w:bookmarkEnd w:id="0"/>
    </w:p>
    <w:p w14:paraId="2066C024" w14:textId="77777777" w:rsidR="00A73DB2" w:rsidRPr="003A2EE8" w:rsidRDefault="00A73DB2" w:rsidP="002A207E">
      <w:pPr>
        <w:rPr>
          <w:color w:val="FF0000"/>
        </w:rPr>
      </w:pPr>
    </w:p>
    <w:p w14:paraId="20E5F088" w14:textId="77777777" w:rsidR="00A73DB2" w:rsidRPr="003A2EE8" w:rsidRDefault="00A73DB2" w:rsidP="002A207E">
      <w:pPr>
        <w:rPr>
          <w:rFonts w:ascii="Georgia" w:hAnsi="Georgia"/>
          <w:color w:val="FF0000"/>
        </w:rPr>
      </w:pPr>
      <w:r w:rsidRPr="003A2EE8">
        <w:rPr>
          <w:rFonts w:ascii="Georgia" w:hAnsi="Georgia"/>
          <w:color w:val="FF0000"/>
        </w:rPr>
        <w:t xml:space="preserve">En estas últimas décadas, el concepto de </w:t>
      </w:r>
      <w:r w:rsidRPr="003A2EE8">
        <w:rPr>
          <w:rFonts w:ascii="Georgia" w:hAnsi="Georgia"/>
          <w:b/>
          <w:i/>
          <w:color w:val="FF0000"/>
        </w:rPr>
        <w:t xml:space="preserve">Data </w:t>
      </w:r>
      <w:proofErr w:type="spellStart"/>
      <w:r w:rsidRPr="003A2EE8">
        <w:rPr>
          <w:rFonts w:ascii="Georgia" w:hAnsi="Georgia"/>
          <w:b/>
          <w:i/>
          <w:color w:val="FF0000"/>
        </w:rPr>
        <w:t>mining</w:t>
      </w:r>
      <w:proofErr w:type="spellEnd"/>
      <w:r w:rsidRPr="003A2EE8">
        <w:rPr>
          <w:rFonts w:ascii="Georgia" w:hAnsi="Georgia"/>
          <w:color w:val="FF0000"/>
        </w:rPr>
        <w:t xml:space="preserve"> </w:t>
      </w:r>
      <w:r w:rsidRPr="003A2EE8">
        <w:rPr>
          <w:rFonts w:ascii="Georgia" w:hAnsi="Georgia"/>
          <w:color w:val="FF0000"/>
          <w:sz w:val="32"/>
          <w:vertAlign w:val="superscript"/>
        </w:rPr>
        <w:t>1</w:t>
      </w:r>
      <w:r w:rsidRPr="003A2EE8">
        <w:rPr>
          <w:rFonts w:ascii="Georgia" w:hAnsi="Georgia"/>
          <w:color w:val="FF0000"/>
          <w:vertAlign w:val="superscript"/>
        </w:rPr>
        <w:t xml:space="preserve">  </w:t>
      </w:r>
      <w:r w:rsidRPr="003A2EE8">
        <w:rPr>
          <w:rFonts w:ascii="Georgia" w:hAnsi="Georgia"/>
          <w:color w:val="FF0000"/>
        </w:rPr>
        <w:t xml:space="preserve">ha adquirido un papel determinante, independientemente del sector al que pertenezca una empresa, dado que, mediante el análisis y tratamiento de los datos que éstas recaban de forma masiva a diario, se logra transformar un “simple” conjunto de datos recolectados por sus Sistemas de Información, en puro conocimiento. </w:t>
      </w:r>
    </w:p>
    <w:p w14:paraId="304967E0" w14:textId="77777777" w:rsidR="00A73DB2" w:rsidRPr="003A2EE8" w:rsidRDefault="00A73DB2" w:rsidP="002A207E">
      <w:pPr>
        <w:rPr>
          <w:rFonts w:ascii="Georgia" w:hAnsi="Georgia"/>
          <w:color w:val="FF0000"/>
        </w:rPr>
      </w:pPr>
      <w:r w:rsidRPr="003A2EE8">
        <w:rPr>
          <w:rFonts w:ascii="Georgia" w:hAnsi="Georgia"/>
          <w:color w:val="FF0000"/>
        </w:rPr>
        <w:t xml:space="preserve">Por poner algunas cifras reales que nos facilite la comprensión del avance acontecido en este aspecto, desde 2014 los entornos empresariales han ido incrementando la inversión en Big Data y </w:t>
      </w:r>
      <w:proofErr w:type="spellStart"/>
      <w:r w:rsidRPr="003A2EE8">
        <w:rPr>
          <w:rFonts w:ascii="Georgia" w:hAnsi="Georgia"/>
          <w:color w:val="FF0000"/>
        </w:rPr>
        <w:t>Analytics</w:t>
      </w:r>
      <w:proofErr w:type="spellEnd"/>
      <w:r w:rsidRPr="003A2EE8">
        <w:rPr>
          <w:rFonts w:ascii="Georgia" w:hAnsi="Georgia"/>
          <w:color w:val="FF0000"/>
        </w:rPr>
        <w:t xml:space="preserve"> de manera sustancial, de tal forma que según el informe publicado por </w:t>
      </w:r>
      <w:r w:rsidR="000F57F4" w:rsidRPr="003A2EE8">
        <w:rPr>
          <w:rFonts w:ascii="Georgia" w:hAnsi="Georgia"/>
          <w:color w:val="FF0000"/>
        </w:rPr>
        <w:t xml:space="preserve">     </w:t>
      </w:r>
      <w:r w:rsidRPr="003A2EE8">
        <w:rPr>
          <w:rFonts w:ascii="Georgia" w:hAnsi="Georgia"/>
          <w:i/>
          <w:color w:val="FF0000"/>
        </w:rPr>
        <w:t>IDG</w:t>
      </w:r>
      <w:r w:rsidRPr="003A2EE8">
        <w:rPr>
          <w:rFonts w:ascii="Georgia" w:hAnsi="Georgia"/>
          <w:color w:val="FF0000"/>
        </w:rPr>
        <w:t xml:space="preserve"> </w:t>
      </w:r>
      <w:r w:rsidRPr="003A2EE8">
        <w:rPr>
          <w:rFonts w:ascii="Georgia" w:hAnsi="Georgia"/>
          <w:color w:val="FF0000"/>
          <w:sz w:val="28"/>
          <w:vertAlign w:val="superscript"/>
        </w:rPr>
        <w:t>2</w:t>
      </w:r>
      <w:r w:rsidRPr="003A2EE8">
        <w:rPr>
          <w:rFonts w:ascii="Georgia" w:hAnsi="Georgia"/>
          <w:color w:val="FF0000"/>
        </w:rPr>
        <w:t>,</w:t>
      </w:r>
      <w:r w:rsidRPr="003A2EE8">
        <w:rPr>
          <w:rFonts w:ascii="Georgia" w:hAnsi="Georgia"/>
          <w:color w:val="FF0000"/>
          <w:sz w:val="28"/>
        </w:rPr>
        <w:t xml:space="preserve"> </w:t>
      </w:r>
      <w:r w:rsidRPr="003A2EE8">
        <w:rPr>
          <w:rFonts w:ascii="Georgia" w:hAnsi="Georgia"/>
          <w:color w:val="FF0000"/>
        </w:rPr>
        <w:t>un 83% de las grandes empresas y un hasta un 63% de las pymes han invertido o tienen planificada una estrategia de inversión en este tipo de iniciativas.</w:t>
      </w:r>
    </w:p>
    <w:p w14:paraId="0B22C762" w14:textId="77777777" w:rsidR="00A73DB2" w:rsidRPr="003A2EE8" w:rsidRDefault="00A73DB2" w:rsidP="002A207E">
      <w:pPr>
        <w:rPr>
          <w:rFonts w:ascii="Georgia" w:hAnsi="Georgia"/>
          <w:color w:val="FF0000"/>
        </w:rPr>
      </w:pPr>
      <w:r w:rsidRPr="003A2EE8">
        <w:rPr>
          <w:rFonts w:ascii="Georgia" w:hAnsi="Georgia"/>
          <w:color w:val="FF0000"/>
        </w:rPr>
        <w:t xml:space="preserve">Dicho esto,  discernir entre los datos que tienen un comportamiento considerado como “normal” y aquellos que se presentan como atípicos, puede resultar interesante, e incluso crucial, dependiendo del tipo de datos que estemos analizando.  En las técnicas de </w:t>
      </w:r>
      <w:proofErr w:type="spellStart"/>
      <w:r w:rsidRPr="003A2EE8">
        <w:rPr>
          <w:rFonts w:ascii="Georgia" w:hAnsi="Georgia"/>
          <w:color w:val="FF0000"/>
        </w:rPr>
        <w:t>Clustering</w:t>
      </w:r>
      <w:proofErr w:type="spellEnd"/>
      <w:r w:rsidRPr="003A2EE8">
        <w:rPr>
          <w:rFonts w:ascii="Georgia" w:hAnsi="Georgia"/>
          <w:color w:val="FF0000"/>
        </w:rPr>
        <w:t xml:space="preserve">, la detección de </w:t>
      </w:r>
      <w:r w:rsidR="00A668F8">
        <w:rPr>
          <w:rFonts w:ascii="Georgia" w:hAnsi="Georgia"/>
          <w:color w:val="FF0000"/>
        </w:rPr>
        <w:t>anomalía</w:t>
      </w:r>
      <w:r w:rsidRPr="003A2EE8">
        <w:rPr>
          <w:rFonts w:ascii="Georgia" w:hAnsi="Georgia"/>
          <w:color w:val="FF0000"/>
        </w:rPr>
        <w:t xml:space="preserve">s surge de forma bastante natural, debido fundamentalmente a la agrupación en </w:t>
      </w:r>
      <w:proofErr w:type="spellStart"/>
      <w:r w:rsidRPr="003A2EE8">
        <w:rPr>
          <w:rFonts w:ascii="Georgia" w:hAnsi="Georgia"/>
          <w:color w:val="FF0000"/>
        </w:rPr>
        <w:t>Clusters</w:t>
      </w:r>
      <w:proofErr w:type="spellEnd"/>
      <w:r w:rsidRPr="003A2EE8">
        <w:rPr>
          <w:rFonts w:ascii="Georgia" w:hAnsi="Georgia"/>
          <w:color w:val="FF0000"/>
        </w:rPr>
        <w:t xml:space="preserve"> que se genera, siempre basada en su similitud (distancia), razón por la que se ha optado por utilizarlo a lo largo del trabajo presentado en las siguientes páginas.  </w:t>
      </w:r>
    </w:p>
    <w:p w14:paraId="5047A742" w14:textId="77777777" w:rsidR="00A73DB2" w:rsidRPr="003A2EE8" w:rsidRDefault="00A73DB2" w:rsidP="002A207E">
      <w:pPr>
        <w:pBdr>
          <w:bottom w:val="double" w:sz="6" w:space="1" w:color="auto"/>
        </w:pBdr>
        <w:rPr>
          <w:rFonts w:ascii="Georgia" w:hAnsi="Georgia" w:cstheme="minorHAnsi"/>
          <w:iCs/>
          <w:color w:val="FF0000"/>
          <w:lang w:bidi="he-IL"/>
        </w:rPr>
      </w:pPr>
    </w:p>
    <w:p w14:paraId="67E872B4" w14:textId="77777777" w:rsidR="00452BBD" w:rsidRPr="003A2EE8" w:rsidRDefault="00452BBD" w:rsidP="002A207E">
      <w:pPr>
        <w:pBdr>
          <w:bottom w:val="double" w:sz="6" w:space="1" w:color="auto"/>
        </w:pBdr>
        <w:rPr>
          <w:rFonts w:ascii="Georgia" w:hAnsi="Georgia" w:cstheme="minorHAnsi"/>
          <w:iCs/>
          <w:color w:val="FF0000"/>
          <w:lang w:bidi="he-IL"/>
        </w:rPr>
      </w:pPr>
    </w:p>
    <w:p w14:paraId="5B855A86" w14:textId="77777777" w:rsidR="00452BBD" w:rsidRPr="003A2EE8" w:rsidRDefault="00452BBD" w:rsidP="002A207E">
      <w:pPr>
        <w:pBdr>
          <w:bottom w:val="double" w:sz="6" w:space="1" w:color="auto"/>
        </w:pBdr>
        <w:rPr>
          <w:rFonts w:ascii="Georgia" w:hAnsi="Georgia" w:cstheme="minorHAnsi"/>
          <w:iCs/>
          <w:color w:val="FF0000"/>
          <w:lang w:bidi="he-IL"/>
        </w:rPr>
      </w:pPr>
    </w:p>
    <w:p w14:paraId="25EEBF8A" w14:textId="77777777" w:rsidR="00A73DB2" w:rsidRPr="003A2EE8" w:rsidRDefault="00A73DB2" w:rsidP="002A207E">
      <w:pPr>
        <w:pStyle w:val="ListParagraph"/>
        <w:numPr>
          <w:ilvl w:val="0"/>
          <w:numId w:val="18"/>
        </w:numPr>
        <w:spacing w:line="360" w:lineRule="auto"/>
        <w:ind w:left="426"/>
        <w:jc w:val="both"/>
        <w:rPr>
          <w:rFonts w:ascii="Georgia" w:hAnsi="Georgia"/>
          <w:color w:val="FF0000"/>
          <w:sz w:val="20"/>
          <w:szCs w:val="20"/>
        </w:rPr>
      </w:pPr>
      <w:r w:rsidRPr="003A2EE8">
        <w:rPr>
          <w:rFonts w:ascii="Georgia" w:hAnsi="Georgia"/>
          <w:color w:val="FF0000"/>
          <w:sz w:val="20"/>
          <w:szCs w:val="20"/>
        </w:rPr>
        <w:t xml:space="preserve">En español, se traduce como Minería de datos, que se define de forma genérica como </w:t>
      </w:r>
      <w:r w:rsidRPr="003A2EE8">
        <w:rPr>
          <w:rFonts w:ascii="Georgia" w:hAnsi="Georgia" w:cs="Arial"/>
          <w:color w:val="FF0000"/>
          <w:sz w:val="20"/>
          <w:szCs w:val="20"/>
          <w:shd w:val="clear" w:color="auto" w:fill="FFFFFF"/>
        </w:rPr>
        <w:t>la exploración y tratamiento de los datos</w:t>
      </w:r>
      <w:r w:rsidRPr="003A2EE8">
        <w:rPr>
          <w:rFonts w:ascii="Georgia" w:hAnsi="Georgia" w:cs="Arial"/>
          <w:b/>
          <w:bCs/>
          <w:color w:val="FF0000"/>
          <w:sz w:val="20"/>
          <w:szCs w:val="20"/>
          <w:shd w:val="clear" w:color="auto" w:fill="FFFFFF"/>
        </w:rPr>
        <w:t xml:space="preserve">, </w:t>
      </w:r>
      <w:r w:rsidRPr="003A2EE8">
        <w:rPr>
          <w:rFonts w:ascii="Georgia" w:hAnsi="Georgia" w:cs="Arial"/>
          <w:bCs/>
          <w:color w:val="FF0000"/>
          <w:sz w:val="20"/>
          <w:szCs w:val="20"/>
          <w:shd w:val="clear" w:color="auto" w:fill="FFFFFF"/>
        </w:rPr>
        <w:t xml:space="preserve">una de las etapas de análisis previo que forman parte del </w:t>
      </w:r>
      <w:r w:rsidRPr="003A2EE8">
        <w:rPr>
          <w:rFonts w:ascii="Georgia" w:hAnsi="Georgia" w:cs="Arial"/>
          <w:color w:val="FF0000"/>
          <w:sz w:val="20"/>
          <w:szCs w:val="20"/>
          <w:shd w:val="clear" w:color="auto" w:fill="FFFFFF"/>
        </w:rPr>
        <w:t>KDD (</w:t>
      </w:r>
      <w:proofErr w:type="spellStart"/>
      <w:r w:rsidRPr="003A2EE8">
        <w:rPr>
          <w:rFonts w:ascii="Georgia" w:hAnsi="Georgia" w:cs="Arial"/>
          <w:color w:val="FF0000"/>
          <w:sz w:val="20"/>
          <w:szCs w:val="20"/>
          <w:shd w:val="clear" w:color="auto" w:fill="FFFFFF"/>
        </w:rPr>
        <w:t>Knowledge</w:t>
      </w:r>
      <w:proofErr w:type="spellEnd"/>
      <w:r w:rsidRPr="003A2EE8">
        <w:rPr>
          <w:rFonts w:ascii="Georgia" w:hAnsi="Georgia" w:cs="Arial"/>
          <w:color w:val="FF0000"/>
          <w:sz w:val="20"/>
          <w:szCs w:val="20"/>
          <w:shd w:val="clear" w:color="auto" w:fill="FFFFFF"/>
        </w:rPr>
        <w:t xml:space="preserve"> Discovery in </w:t>
      </w:r>
      <w:proofErr w:type="spellStart"/>
      <w:r w:rsidRPr="003A2EE8">
        <w:rPr>
          <w:rFonts w:ascii="Georgia" w:hAnsi="Georgia" w:cs="Arial"/>
          <w:color w:val="FF0000"/>
          <w:sz w:val="20"/>
          <w:szCs w:val="20"/>
          <w:shd w:val="clear" w:color="auto" w:fill="FFFFFF"/>
        </w:rPr>
        <w:t>Databases</w:t>
      </w:r>
      <w:proofErr w:type="spellEnd"/>
      <w:r w:rsidRPr="003A2EE8">
        <w:rPr>
          <w:rFonts w:ascii="Georgia" w:hAnsi="Georgia" w:cs="Arial"/>
          <w:color w:val="FF0000"/>
          <w:sz w:val="20"/>
          <w:szCs w:val="20"/>
          <w:shd w:val="clear" w:color="auto" w:fill="FFFFFF"/>
        </w:rPr>
        <w:t>); es un campo de la estadística y las</w:t>
      </w:r>
      <w:r w:rsidRPr="003A2EE8">
        <w:rPr>
          <w:rStyle w:val="apple-converted-space"/>
          <w:rFonts w:ascii="Georgia" w:hAnsi="Georgia" w:cs="Arial"/>
          <w:color w:val="FF0000"/>
          <w:sz w:val="20"/>
          <w:szCs w:val="20"/>
          <w:shd w:val="clear" w:color="auto" w:fill="FFFFFF"/>
        </w:rPr>
        <w:t> </w:t>
      </w:r>
      <w:r w:rsidRPr="003A2EE8">
        <w:rPr>
          <w:rFonts w:ascii="Georgia" w:hAnsi="Georgia" w:cs="Arial"/>
          <w:color w:val="FF0000"/>
          <w:sz w:val="20"/>
          <w:szCs w:val="20"/>
          <w:shd w:val="clear" w:color="auto" w:fill="FFFFFF"/>
        </w:rPr>
        <w:t>ciencias de la computación</w:t>
      </w:r>
      <w:r w:rsidRPr="003A2EE8">
        <w:rPr>
          <w:rStyle w:val="apple-converted-space"/>
          <w:rFonts w:ascii="Georgia" w:hAnsi="Georgia" w:cs="Arial"/>
          <w:color w:val="FF0000"/>
          <w:sz w:val="20"/>
          <w:szCs w:val="20"/>
          <w:shd w:val="clear" w:color="auto" w:fill="FFFFFF"/>
        </w:rPr>
        <w:t xml:space="preserve"> cuyo objetivo es </w:t>
      </w:r>
      <w:r w:rsidRPr="003A2EE8">
        <w:rPr>
          <w:rFonts w:ascii="Georgia" w:hAnsi="Georgia" w:cs="Arial"/>
          <w:color w:val="FF0000"/>
          <w:sz w:val="20"/>
          <w:szCs w:val="20"/>
          <w:shd w:val="clear" w:color="auto" w:fill="FFFFFF"/>
        </w:rPr>
        <w:t>intentar descubrir patrones en grandes volúmenes de conjuntos de datos.</w:t>
      </w:r>
    </w:p>
    <w:p w14:paraId="5336EA72" w14:textId="77777777" w:rsidR="00A73DB2" w:rsidRPr="003A2EE8" w:rsidRDefault="00A73DB2" w:rsidP="002A207E">
      <w:pPr>
        <w:pStyle w:val="ListParagraph"/>
        <w:spacing w:line="360" w:lineRule="auto"/>
        <w:ind w:left="426"/>
        <w:jc w:val="both"/>
        <w:rPr>
          <w:color w:val="FF0000"/>
        </w:rPr>
      </w:pPr>
    </w:p>
    <w:p w14:paraId="7CCD0508" w14:textId="77777777" w:rsidR="00A73DB2" w:rsidRPr="003A2EE8" w:rsidRDefault="00A73DB2" w:rsidP="002A207E">
      <w:pPr>
        <w:pStyle w:val="ListParagraph"/>
        <w:numPr>
          <w:ilvl w:val="0"/>
          <w:numId w:val="18"/>
        </w:numPr>
        <w:spacing w:line="360" w:lineRule="auto"/>
        <w:ind w:left="426"/>
        <w:jc w:val="both"/>
        <w:rPr>
          <w:color w:val="FF0000"/>
        </w:rPr>
      </w:pPr>
      <w:r w:rsidRPr="003A2EE8">
        <w:rPr>
          <w:rFonts w:ascii="Georgia" w:hAnsi="Georgia"/>
          <w:color w:val="FF0000"/>
          <w:sz w:val="20"/>
        </w:rPr>
        <w:t xml:space="preserve">El Informe referido de </w:t>
      </w:r>
      <w:r w:rsidRPr="003A2EE8">
        <w:rPr>
          <w:rFonts w:ascii="Georgia" w:hAnsi="Georgia"/>
          <w:i/>
          <w:color w:val="FF0000"/>
          <w:sz w:val="20"/>
        </w:rPr>
        <w:t>IDG</w:t>
      </w:r>
      <w:r w:rsidRPr="003A2EE8">
        <w:rPr>
          <w:rFonts w:ascii="Georgia" w:hAnsi="Georgia"/>
          <w:color w:val="FF0000"/>
          <w:sz w:val="20"/>
        </w:rPr>
        <w:t xml:space="preserve"> se puede consultar en la URL:</w:t>
      </w:r>
    </w:p>
    <w:p w14:paraId="6046FA24" w14:textId="77777777" w:rsidR="00A73DB2" w:rsidRPr="003A2EE8" w:rsidRDefault="00A73DB2" w:rsidP="002A207E">
      <w:pPr>
        <w:rPr>
          <w:color w:val="FF0000"/>
          <w:sz w:val="20"/>
        </w:rPr>
      </w:pPr>
      <w:r w:rsidRPr="003A2EE8">
        <w:rPr>
          <w:rFonts w:ascii="Georgia" w:hAnsi="Georgia"/>
          <w:i/>
          <w:color w:val="FF0000"/>
          <w:sz w:val="20"/>
        </w:rPr>
        <w:t xml:space="preserve">   </w:t>
      </w:r>
      <w:r w:rsidRPr="003A2EE8">
        <w:rPr>
          <w:rFonts w:ascii="Georgia" w:hAnsi="Georgia"/>
          <w:i/>
          <w:color w:val="FF0000"/>
          <w:sz w:val="20"/>
        </w:rPr>
        <w:tab/>
        <w:t xml:space="preserve"> </w:t>
      </w:r>
      <w:r w:rsidRPr="003A2EE8">
        <w:rPr>
          <w:rFonts w:ascii="Georgia" w:hAnsi="Georgia"/>
          <w:i/>
          <w:color w:val="FF0000"/>
          <w:sz w:val="18"/>
        </w:rPr>
        <w:t>https://www.idgenterprise.com/resource/research/2015-big-data-and-analytics-survey/</w:t>
      </w:r>
      <w:r w:rsidRPr="003A2EE8">
        <w:rPr>
          <w:rFonts w:ascii="Georgia" w:hAnsi="Georgia"/>
          <w:color w:val="FF0000"/>
          <w:sz w:val="18"/>
        </w:rPr>
        <w:t xml:space="preserve"> </w:t>
      </w:r>
    </w:p>
    <w:p w14:paraId="1DF72932" w14:textId="77777777" w:rsidR="00A73DB2" w:rsidRPr="003A2EE8" w:rsidRDefault="00A73DB2" w:rsidP="002A207E">
      <w:pPr>
        <w:rPr>
          <w:color w:val="FF0000"/>
        </w:rPr>
      </w:pPr>
    </w:p>
    <w:p w14:paraId="2DF42F25" w14:textId="77777777" w:rsidR="00A73DB2" w:rsidRPr="003A2EE8" w:rsidRDefault="00A73DB2" w:rsidP="002A207E">
      <w:pPr>
        <w:pStyle w:val="Heading1"/>
        <w:numPr>
          <w:ilvl w:val="0"/>
          <w:numId w:val="0"/>
        </w:numPr>
        <w:jc w:val="center"/>
      </w:pPr>
      <w:r w:rsidRPr="000516A7">
        <w:rPr>
          <w:color w:val="FF0000"/>
        </w:rPr>
        <w:br w:type="page"/>
      </w:r>
      <w:bookmarkStart w:id="1" w:name="_Toc488183968"/>
      <w:r w:rsidRPr="003A2EE8">
        <w:lastRenderedPageBreak/>
        <w:t>Abstract</w:t>
      </w:r>
      <w:bookmarkEnd w:id="1"/>
    </w:p>
    <w:p w14:paraId="0BC158F7" w14:textId="77777777" w:rsidR="00A73DB2" w:rsidRPr="003A2EE8" w:rsidRDefault="00A73DB2" w:rsidP="002A207E">
      <w:pPr>
        <w:rPr>
          <w:color w:val="FF0000"/>
          <w:lang w:val="en-US"/>
        </w:rPr>
      </w:pPr>
    </w:p>
    <w:p w14:paraId="137EA9E4" w14:textId="77777777" w:rsidR="00A73DB2" w:rsidRPr="003A2EE8" w:rsidRDefault="00A73DB2" w:rsidP="002A207E">
      <w:pPr>
        <w:rPr>
          <w:rFonts w:ascii="Georgia" w:hAnsi="Georgia"/>
          <w:color w:val="FF0000"/>
          <w:lang w:val="en-US"/>
        </w:rPr>
      </w:pPr>
      <w:r w:rsidRPr="003A2EE8">
        <w:rPr>
          <w:rFonts w:ascii="Georgia" w:hAnsi="Georgia"/>
          <w:color w:val="FF0000"/>
          <w:lang w:val="en-US"/>
        </w:rPr>
        <w:t>In the last decades, Data mining concept has acquired a decisive role, independently of the sector to which a company belongs, since, through the analysis and treatment of the data that they collect on a massive daily basis, it is possible to transform a "Simple" set of data collected by their Information Systems, in pure knowledge.</w:t>
      </w:r>
    </w:p>
    <w:p w14:paraId="7D483F1B" w14:textId="77777777" w:rsidR="00A73DB2" w:rsidRPr="003A2EE8" w:rsidRDefault="00A73DB2" w:rsidP="002A207E">
      <w:pPr>
        <w:rPr>
          <w:rFonts w:ascii="Georgia" w:hAnsi="Georgia"/>
          <w:color w:val="FF0000"/>
          <w:lang w:val="en-US"/>
        </w:rPr>
      </w:pPr>
      <w:r w:rsidRPr="003A2EE8">
        <w:rPr>
          <w:rFonts w:ascii="Georgia" w:hAnsi="Georgia"/>
          <w:color w:val="FF0000"/>
          <w:lang w:val="en-US"/>
        </w:rPr>
        <w:t>To put some real figures to facilitate the understanding of the progress made in this regard, since 2014 business environments have been increasing investment in Big Data and Analytics in a substantial way, so that according to the report published by IDG 2, an 83 % Of large companies and up to 63% of SMEs have invested or have planned an investment strategy in this type of initiatives.</w:t>
      </w:r>
    </w:p>
    <w:p w14:paraId="57A9E040" w14:textId="77777777" w:rsidR="00A73DB2" w:rsidRPr="003A2EE8" w:rsidRDefault="00A73DB2" w:rsidP="002A207E">
      <w:pPr>
        <w:rPr>
          <w:color w:val="FF0000"/>
          <w:lang w:val="en-US"/>
        </w:rPr>
      </w:pPr>
      <w:r w:rsidRPr="003A2EE8">
        <w:rPr>
          <w:rFonts w:ascii="Georgia" w:hAnsi="Georgia"/>
          <w:color w:val="FF0000"/>
          <w:lang w:val="en-US"/>
        </w:rPr>
        <w:t>That said, discerning between data that have behavior considered "normal" and those that are presented as atypical, may be interesting, and even crucial, depending on the type of data we are analyzing. In Clustering techniques, the detection of Anomalies arises quite naturally, due mainly to clustering in Clusters that is generated, always based on their similarity (distance), reason why it has been chosen to use it throughout the work Presented in the following pages.</w:t>
      </w:r>
    </w:p>
    <w:p w14:paraId="2B0CD164" w14:textId="77777777" w:rsidR="00A73DB2" w:rsidRPr="003A2EE8" w:rsidRDefault="00A73DB2" w:rsidP="002A207E">
      <w:pPr>
        <w:rPr>
          <w:color w:val="FF0000"/>
          <w:lang w:val="en-US"/>
        </w:rPr>
      </w:pPr>
    </w:p>
    <w:p w14:paraId="25C9B083" w14:textId="77777777" w:rsidR="00A73DB2" w:rsidRPr="003A2EE8" w:rsidRDefault="00A73DB2" w:rsidP="002A207E">
      <w:pPr>
        <w:rPr>
          <w:color w:val="FF0000"/>
          <w:lang w:val="en-US"/>
        </w:rPr>
      </w:pPr>
    </w:p>
    <w:p w14:paraId="45855A7F" w14:textId="77777777" w:rsidR="00A73DB2" w:rsidRPr="003A2EE8" w:rsidRDefault="00A73DB2" w:rsidP="002A207E">
      <w:pPr>
        <w:pBdr>
          <w:bottom w:val="double" w:sz="6" w:space="1" w:color="auto"/>
        </w:pBdr>
        <w:rPr>
          <w:rFonts w:ascii="Georgia" w:hAnsi="Georgia" w:cstheme="minorHAnsi"/>
          <w:iCs/>
          <w:color w:val="FF0000"/>
          <w:lang w:val="en-US" w:bidi="he-IL"/>
        </w:rPr>
      </w:pPr>
    </w:p>
    <w:p w14:paraId="27ED89DD" w14:textId="77777777" w:rsidR="00A73DB2" w:rsidRPr="003A2EE8" w:rsidRDefault="00A73DB2" w:rsidP="002A207E">
      <w:pPr>
        <w:rPr>
          <w:rFonts w:ascii="Georgia" w:hAnsi="Georgia"/>
          <w:color w:val="FF0000"/>
          <w:sz w:val="18"/>
          <w:lang w:val="en-US"/>
        </w:rPr>
      </w:pPr>
    </w:p>
    <w:p w14:paraId="5ECEA0F3" w14:textId="77777777" w:rsidR="00A73DB2" w:rsidRPr="003A2EE8" w:rsidRDefault="00393E6D" w:rsidP="002A207E">
      <w:pPr>
        <w:pStyle w:val="ListParagraph"/>
        <w:spacing w:line="360" w:lineRule="auto"/>
        <w:ind w:left="426"/>
        <w:jc w:val="both"/>
        <w:rPr>
          <w:color w:val="FF0000"/>
          <w:lang w:val="en-US"/>
        </w:rPr>
      </w:pPr>
      <w:r w:rsidRPr="003A2EE8">
        <w:rPr>
          <w:rFonts w:ascii="Georgia" w:hAnsi="Georgia"/>
          <w:color w:val="FF0000"/>
          <w:sz w:val="20"/>
          <w:szCs w:val="20"/>
          <w:lang w:val="en-US"/>
        </w:rPr>
        <w:t xml:space="preserve">1 </w:t>
      </w:r>
      <w:r w:rsidR="00A73DB2" w:rsidRPr="003A2EE8">
        <w:rPr>
          <w:rFonts w:ascii="Georgia" w:hAnsi="Georgia"/>
          <w:color w:val="FF0000"/>
          <w:sz w:val="20"/>
          <w:szCs w:val="20"/>
          <w:lang w:val="en-US"/>
        </w:rPr>
        <w:t>Data mining is defined as the exploration and treatment of the data, one of the stages of previous analysis that are part of the Knowledge Discovery in Databases (KDD); Is a field of statistics and computer science whose aim is to try to discover patterns in large volumes of data sets.</w:t>
      </w:r>
    </w:p>
    <w:p w14:paraId="380176ED" w14:textId="77777777" w:rsidR="00A73DB2" w:rsidRPr="003A2EE8" w:rsidRDefault="00A73DB2" w:rsidP="002A207E">
      <w:pPr>
        <w:pStyle w:val="ListParagraph"/>
        <w:spacing w:line="360" w:lineRule="auto"/>
        <w:ind w:left="426"/>
        <w:jc w:val="both"/>
        <w:rPr>
          <w:rFonts w:ascii="Georgia" w:hAnsi="Georgia"/>
          <w:color w:val="FF0000"/>
          <w:sz w:val="20"/>
          <w:lang w:val="en-US"/>
        </w:rPr>
      </w:pPr>
    </w:p>
    <w:p w14:paraId="2B3C241C" w14:textId="77777777" w:rsidR="00A73DB2" w:rsidRPr="003A2EE8" w:rsidRDefault="00A73DB2" w:rsidP="002A207E">
      <w:pPr>
        <w:pStyle w:val="ListParagraph"/>
        <w:spacing w:line="360" w:lineRule="auto"/>
        <w:ind w:left="426"/>
        <w:jc w:val="both"/>
        <w:rPr>
          <w:color w:val="FF0000"/>
          <w:lang w:val="en-US"/>
        </w:rPr>
      </w:pPr>
      <w:r w:rsidRPr="003A2EE8">
        <w:rPr>
          <w:rFonts w:ascii="Georgia" w:hAnsi="Georgia"/>
          <w:color w:val="FF0000"/>
          <w:sz w:val="20"/>
          <w:lang w:val="en-US"/>
        </w:rPr>
        <w:t>2 The referred Report of IDG can be consulted in the URL:</w:t>
      </w:r>
    </w:p>
    <w:p w14:paraId="3D4220FC" w14:textId="77777777" w:rsidR="00A73DB2" w:rsidRPr="003A2EE8" w:rsidRDefault="00A73DB2" w:rsidP="002A207E">
      <w:pPr>
        <w:rPr>
          <w:color w:val="FF0000"/>
          <w:lang w:val="en-US"/>
        </w:rPr>
      </w:pPr>
      <w:r w:rsidRPr="003A2EE8">
        <w:rPr>
          <w:rFonts w:ascii="Georgia" w:hAnsi="Georgia"/>
          <w:i/>
          <w:color w:val="FF0000"/>
          <w:sz w:val="20"/>
          <w:lang w:val="en-US"/>
        </w:rPr>
        <w:t xml:space="preserve">    https://www.idgenterprise.com/resource/research/2015-big-data-and-analytics-survey/</w:t>
      </w:r>
      <w:r w:rsidRPr="003A2EE8">
        <w:rPr>
          <w:rFonts w:ascii="Georgia" w:hAnsi="Georgia"/>
          <w:color w:val="FF0000"/>
          <w:sz w:val="20"/>
          <w:lang w:val="en-US"/>
        </w:rPr>
        <w:t xml:space="preserve"> </w:t>
      </w:r>
    </w:p>
    <w:p w14:paraId="2CF84315" w14:textId="77777777" w:rsidR="00A73DB2" w:rsidRPr="00FC0A57" w:rsidRDefault="00A73DB2" w:rsidP="002A207E">
      <w:pPr>
        <w:rPr>
          <w:rFonts w:asciiTheme="majorHAnsi" w:eastAsiaTheme="majorEastAsia" w:hAnsiTheme="majorHAnsi" w:cstheme="majorBidi"/>
          <w:color w:val="17365D" w:themeColor="text2" w:themeShade="BF"/>
          <w:spacing w:val="5"/>
          <w:kern w:val="28"/>
          <w:sz w:val="52"/>
          <w:szCs w:val="52"/>
          <w:lang w:val="en-US"/>
        </w:rPr>
      </w:pPr>
      <w:r w:rsidRPr="00FC0A57">
        <w:rPr>
          <w:lang w:val="en-US"/>
        </w:rPr>
        <w:br w:type="page"/>
      </w:r>
    </w:p>
    <w:p w14:paraId="4B3246CF" w14:textId="77777777" w:rsidR="00A73DB2" w:rsidRDefault="00A73DB2" w:rsidP="002A207E">
      <w:pPr>
        <w:pStyle w:val="Heading1"/>
        <w:numPr>
          <w:ilvl w:val="0"/>
          <w:numId w:val="22"/>
        </w:numPr>
      </w:pPr>
      <w:bookmarkStart w:id="2" w:name="_Toc488183969"/>
      <w:proofErr w:type="spellStart"/>
      <w:r>
        <w:lastRenderedPageBreak/>
        <w:t>Introducción</w:t>
      </w:r>
      <w:bookmarkEnd w:id="2"/>
      <w:proofErr w:type="spellEnd"/>
    </w:p>
    <w:p w14:paraId="62D3464B" w14:textId="77777777" w:rsidR="0077509F" w:rsidRDefault="0077509F" w:rsidP="0077509F">
      <w:pPr>
        <w:rPr>
          <w:rFonts w:ascii="Georgia" w:hAnsi="Georgia"/>
          <w:lang w:val="en-US"/>
        </w:rPr>
      </w:pPr>
    </w:p>
    <w:p w14:paraId="5E3C95F1" w14:textId="77777777" w:rsidR="0077509F" w:rsidRPr="00AF4F1F" w:rsidRDefault="0077509F" w:rsidP="0077509F">
      <w:pPr>
        <w:rPr>
          <w:rFonts w:ascii="Georgia" w:hAnsi="Georgia"/>
        </w:rPr>
      </w:pPr>
      <w:r w:rsidRPr="00AF4F1F">
        <w:rPr>
          <w:rFonts w:ascii="Georgia" w:hAnsi="Georgia"/>
        </w:rPr>
        <w:t xml:space="preserve">Hoy en día, el volumen de datos recabados por los sistemas informatizados es una fuente de información tan </w:t>
      </w:r>
      <w:r w:rsidR="00AF4F1F" w:rsidRPr="00AF4F1F">
        <w:rPr>
          <w:rFonts w:ascii="Georgia" w:hAnsi="Georgia"/>
        </w:rPr>
        <w:t>amplia</w:t>
      </w:r>
      <w:r w:rsidRPr="00AF4F1F">
        <w:rPr>
          <w:rFonts w:ascii="Georgia" w:hAnsi="Georgia"/>
        </w:rPr>
        <w:t xml:space="preserve"> que</w:t>
      </w:r>
      <w:r w:rsidR="00AF4F1F" w:rsidRPr="00AF4F1F">
        <w:rPr>
          <w:rFonts w:ascii="Georgia" w:hAnsi="Georgia"/>
        </w:rPr>
        <w:t>,</w:t>
      </w:r>
      <w:r w:rsidRPr="00AF4F1F">
        <w:rPr>
          <w:rFonts w:ascii="Georgia" w:hAnsi="Georgia"/>
        </w:rPr>
        <w:t xml:space="preserve"> realmente, no somos capaces de tratar</w:t>
      </w:r>
      <w:r w:rsidR="00EB437A">
        <w:rPr>
          <w:rFonts w:ascii="Georgia" w:hAnsi="Georgia"/>
        </w:rPr>
        <w:t>la</w:t>
      </w:r>
      <w:r w:rsidRPr="00AF4F1F">
        <w:rPr>
          <w:rFonts w:ascii="Georgia" w:hAnsi="Georgia"/>
        </w:rPr>
        <w:t xml:space="preserve"> de un m</w:t>
      </w:r>
      <w:r w:rsidR="00AF4F1F" w:rsidRPr="00AF4F1F">
        <w:rPr>
          <w:rFonts w:ascii="Georgia" w:hAnsi="Georgia"/>
        </w:rPr>
        <w:t>odo</w:t>
      </w:r>
      <w:r w:rsidRPr="00AF4F1F">
        <w:rPr>
          <w:rFonts w:ascii="Georgia" w:hAnsi="Georgia"/>
        </w:rPr>
        <w:t xml:space="preserve"> eficiente. Dicha información puede ser muy valiosa</w:t>
      </w:r>
      <w:r w:rsidR="00F0506E">
        <w:rPr>
          <w:rFonts w:ascii="Georgia" w:hAnsi="Georgia"/>
        </w:rPr>
        <w:t xml:space="preserve"> para las empresas</w:t>
      </w:r>
      <w:r w:rsidRPr="00AF4F1F">
        <w:rPr>
          <w:rFonts w:ascii="Georgia" w:hAnsi="Georgia"/>
        </w:rPr>
        <w:t xml:space="preserve"> en cualquier escenario imaginable, mayor incluso de la que se pueda suponer a priori.  </w:t>
      </w:r>
    </w:p>
    <w:p w14:paraId="55513191" w14:textId="77777777" w:rsidR="00AF4F1F" w:rsidRDefault="00AF4F1F" w:rsidP="002A207E">
      <w:pPr>
        <w:rPr>
          <w:rFonts w:ascii="Georgia" w:hAnsi="Georgia"/>
        </w:rPr>
      </w:pPr>
      <w:r>
        <w:rPr>
          <w:rFonts w:ascii="Georgia" w:hAnsi="Georgia"/>
        </w:rPr>
        <w:t xml:space="preserve">Dicho esto, se </w:t>
      </w:r>
      <w:r w:rsidRPr="00AF4F1F">
        <w:rPr>
          <w:rFonts w:ascii="Georgia" w:hAnsi="Georgia"/>
        </w:rPr>
        <w:t>plantea el reto de cómo obtener</w:t>
      </w:r>
      <w:r>
        <w:rPr>
          <w:rFonts w:ascii="Georgia" w:hAnsi="Georgia"/>
        </w:rPr>
        <w:t xml:space="preserve">, </w:t>
      </w:r>
      <w:r w:rsidRPr="00AF4F1F">
        <w:rPr>
          <w:rFonts w:ascii="Georgia" w:hAnsi="Georgia"/>
        </w:rPr>
        <w:t xml:space="preserve">no una colección de datos, sino </w:t>
      </w:r>
      <w:r>
        <w:rPr>
          <w:rFonts w:ascii="Georgia" w:hAnsi="Georgia"/>
        </w:rPr>
        <w:t xml:space="preserve">información y conocimiento a partir de ellos, para poder aplicar el procedimiento definido </w:t>
      </w:r>
      <w:r w:rsidR="00037599">
        <w:rPr>
          <w:rFonts w:ascii="Georgia" w:hAnsi="Georgia"/>
        </w:rPr>
        <w:t xml:space="preserve">que corresponda </w:t>
      </w:r>
      <w:r w:rsidR="00712B79">
        <w:rPr>
          <w:rFonts w:ascii="Georgia" w:hAnsi="Georgia"/>
        </w:rPr>
        <w:t xml:space="preserve">en cada caso. </w:t>
      </w:r>
    </w:p>
    <w:p w14:paraId="26E75A8C" w14:textId="77777777" w:rsidR="00AF4F1F" w:rsidRDefault="00AF4F1F" w:rsidP="002A207E">
      <w:pPr>
        <w:rPr>
          <w:rFonts w:ascii="Georgia" w:hAnsi="Georgia"/>
        </w:rPr>
      </w:pPr>
    </w:p>
    <w:p w14:paraId="148982A8" w14:textId="77777777" w:rsidR="008157EB" w:rsidRDefault="00B568E2" w:rsidP="00D001A1">
      <w:pPr>
        <w:spacing w:after="0"/>
        <w:rPr>
          <w:rFonts w:cs="Arial"/>
          <w:b/>
          <w:i/>
          <w:sz w:val="24"/>
        </w:rPr>
      </w:pPr>
      <w:r>
        <w:rPr>
          <w:rFonts w:cs="Arial"/>
          <w:b/>
          <w:i/>
          <w:sz w:val="24"/>
        </w:rPr>
        <w:t>Datos de origen</w:t>
      </w:r>
    </w:p>
    <w:p w14:paraId="7A6619AE" w14:textId="77777777" w:rsidR="00D001A1" w:rsidRPr="006162CA" w:rsidRDefault="00D001A1" w:rsidP="00D001A1">
      <w:pPr>
        <w:spacing w:after="0"/>
        <w:rPr>
          <w:rFonts w:cs="Arial"/>
          <w:b/>
          <w:i/>
          <w:sz w:val="24"/>
        </w:rPr>
      </w:pPr>
    </w:p>
    <w:p w14:paraId="39F42052" w14:textId="77777777" w:rsidR="00A41F57" w:rsidRDefault="006162CA" w:rsidP="002A207E">
      <w:pPr>
        <w:rPr>
          <w:rFonts w:ascii="Georgia" w:hAnsi="Georgia"/>
        </w:rPr>
      </w:pPr>
      <w:r>
        <w:rPr>
          <w:rFonts w:ascii="Georgia" w:hAnsi="Georgia"/>
        </w:rPr>
        <w:t>Todos los años</w:t>
      </w:r>
      <w:r w:rsidR="00A41F57">
        <w:rPr>
          <w:rFonts w:ascii="Georgia" w:hAnsi="Georgia"/>
        </w:rPr>
        <w:t xml:space="preserve"> se celebra una competición a </w:t>
      </w:r>
      <w:r w:rsidR="009B7670">
        <w:rPr>
          <w:rFonts w:ascii="Georgia" w:hAnsi="Georgia"/>
        </w:rPr>
        <w:t xml:space="preserve">escala </w:t>
      </w:r>
      <w:r w:rsidR="00A41F57">
        <w:rPr>
          <w:rFonts w:ascii="Georgia" w:hAnsi="Georgia"/>
        </w:rPr>
        <w:t xml:space="preserve">mundial creado por la                              asociación </w:t>
      </w:r>
      <w:r w:rsidR="00A41F57" w:rsidRPr="00A41F57">
        <w:rPr>
          <w:rFonts w:ascii="Georgia" w:hAnsi="Georgia"/>
          <w:i/>
        </w:rPr>
        <w:t>VAST</w:t>
      </w:r>
      <w:r w:rsidR="00A41F57">
        <w:rPr>
          <w:rFonts w:ascii="Georgia" w:hAnsi="Georgia"/>
        </w:rPr>
        <w:t xml:space="preserve"> (Visual </w:t>
      </w:r>
      <w:proofErr w:type="spellStart"/>
      <w:r w:rsidR="00A41F57">
        <w:rPr>
          <w:rFonts w:ascii="Georgia" w:hAnsi="Georgia"/>
        </w:rPr>
        <w:t>Analytics</w:t>
      </w:r>
      <w:proofErr w:type="spellEnd"/>
      <w:r w:rsidR="00A41F57">
        <w:rPr>
          <w:rFonts w:ascii="Georgia" w:hAnsi="Georgia"/>
        </w:rPr>
        <w:t xml:space="preserve"> </w:t>
      </w:r>
      <w:proofErr w:type="spellStart"/>
      <w:r w:rsidR="00A41F57">
        <w:rPr>
          <w:rFonts w:ascii="Georgia" w:hAnsi="Georgia"/>
        </w:rPr>
        <w:t>Science</w:t>
      </w:r>
      <w:proofErr w:type="spellEnd"/>
      <w:r w:rsidR="00A41F57">
        <w:rPr>
          <w:rFonts w:ascii="Georgia" w:hAnsi="Georgia"/>
        </w:rPr>
        <w:t xml:space="preserve"> and </w:t>
      </w:r>
      <w:proofErr w:type="spellStart"/>
      <w:r w:rsidR="00A41F57">
        <w:rPr>
          <w:rFonts w:ascii="Georgia" w:hAnsi="Georgia"/>
        </w:rPr>
        <w:t>Technology</w:t>
      </w:r>
      <w:proofErr w:type="spellEnd"/>
      <w:r w:rsidR="00A41F57">
        <w:rPr>
          <w:rFonts w:ascii="Georgia" w:hAnsi="Georgia"/>
        </w:rPr>
        <w:t xml:space="preserve">), cuyo objetivo es fundamentalmente </w:t>
      </w:r>
      <w:r w:rsidR="009B7670">
        <w:rPr>
          <w:rFonts w:ascii="Georgia" w:hAnsi="Georgia"/>
        </w:rPr>
        <w:t xml:space="preserve">el </w:t>
      </w:r>
      <w:r w:rsidR="00A41F57">
        <w:rPr>
          <w:rFonts w:ascii="Georgia" w:hAnsi="Georgia"/>
        </w:rPr>
        <w:t xml:space="preserve">avance en el campo del Análisis Visual.   </w:t>
      </w:r>
    </w:p>
    <w:p w14:paraId="6588CA38" w14:textId="77777777" w:rsidR="008157EB" w:rsidRDefault="00A41F57" w:rsidP="002A207E">
      <w:pPr>
        <w:rPr>
          <w:rFonts w:ascii="Georgia" w:hAnsi="Georgia"/>
        </w:rPr>
      </w:pPr>
      <w:r>
        <w:rPr>
          <w:rFonts w:ascii="Georgia" w:hAnsi="Georgia"/>
        </w:rPr>
        <w:t xml:space="preserve">Para ello, se crean varios retos </w:t>
      </w:r>
      <w:r w:rsidR="00582131">
        <w:rPr>
          <w:rFonts w:ascii="Georgia" w:hAnsi="Georgia"/>
        </w:rPr>
        <w:t xml:space="preserve">(VAST </w:t>
      </w:r>
      <w:proofErr w:type="spellStart"/>
      <w:r w:rsidR="00582131">
        <w:rPr>
          <w:rFonts w:ascii="Georgia" w:hAnsi="Georgia"/>
        </w:rPr>
        <w:t>Challenges</w:t>
      </w:r>
      <w:proofErr w:type="spellEnd"/>
      <w:r w:rsidR="00582131">
        <w:rPr>
          <w:rFonts w:ascii="Georgia" w:hAnsi="Georgia"/>
        </w:rPr>
        <w:t xml:space="preserve">) </w:t>
      </w:r>
      <w:r>
        <w:rPr>
          <w:rFonts w:ascii="Georgia" w:hAnsi="Georgia"/>
        </w:rPr>
        <w:t xml:space="preserve">destinados a que los científicos de datos comprendan </w:t>
      </w:r>
      <w:r w:rsidR="00582131">
        <w:rPr>
          <w:rFonts w:ascii="Georgia" w:hAnsi="Georgia"/>
        </w:rPr>
        <w:t xml:space="preserve">a través </w:t>
      </w:r>
      <w:r>
        <w:rPr>
          <w:rFonts w:ascii="Georgia" w:hAnsi="Georgia"/>
        </w:rPr>
        <w:t xml:space="preserve">de un </w:t>
      </w:r>
      <w:r w:rsidR="00582131">
        <w:rPr>
          <w:rFonts w:ascii="Georgia" w:hAnsi="Georgia"/>
        </w:rPr>
        <w:t xml:space="preserve">caso </w:t>
      </w:r>
      <w:r>
        <w:rPr>
          <w:rFonts w:ascii="Georgia" w:hAnsi="Georgia"/>
        </w:rPr>
        <w:t>práctico, cómo la transformación de los d</w:t>
      </w:r>
      <w:r w:rsidR="00582131">
        <w:rPr>
          <w:rFonts w:ascii="Georgia" w:hAnsi="Georgia"/>
        </w:rPr>
        <w:t xml:space="preserve">atos, así como su visualización e interacción puede transformar un desarrollo de software en una herramienta potente capaz de </w:t>
      </w:r>
      <w:r w:rsidR="00424294">
        <w:rPr>
          <w:rFonts w:ascii="Georgia" w:hAnsi="Georgia"/>
        </w:rPr>
        <w:t>realizar ciertas tareas con esa información procesada</w:t>
      </w:r>
      <w:r w:rsidR="006D371D">
        <w:rPr>
          <w:rFonts w:ascii="Georgia" w:hAnsi="Georgia"/>
        </w:rPr>
        <w:t xml:space="preserve"> (</w:t>
      </w:r>
      <w:proofErr w:type="spellStart"/>
      <w:r w:rsidR="006D371D">
        <w:rPr>
          <w:rFonts w:ascii="Georgia" w:hAnsi="Georgia"/>
        </w:rPr>
        <w:t>benchmarks</w:t>
      </w:r>
      <w:proofErr w:type="spellEnd"/>
      <w:r w:rsidR="006D371D">
        <w:rPr>
          <w:rFonts w:ascii="Georgia" w:hAnsi="Georgia"/>
        </w:rPr>
        <w:t>)</w:t>
      </w:r>
      <w:r w:rsidR="00582131">
        <w:rPr>
          <w:rFonts w:ascii="Georgia" w:hAnsi="Georgia"/>
        </w:rPr>
        <w:t xml:space="preserve">, </w:t>
      </w:r>
      <w:r w:rsidR="006D371D">
        <w:rPr>
          <w:rFonts w:ascii="Georgia" w:hAnsi="Georgia"/>
        </w:rPr>
        <w:t xml:space="preserve">                     </w:t>
      </w:r>
      <w:r w:rsidR="00582131">
        <w:rPr>
          <w:rFonts w:ascii="Georgia" w:hAnsi="Georgia"/>
        </w:rPr>
        <w:t xml:space="preserve">e incluso, llegar a </w:t>
      </w:r>
      <w:r w:rsidR="006D371D">
        <w:rPr>
          <w:rFonts w:ascii="Georgia" w:hAnsi="Georgia"/>
        </w:rPr>
        <w:t xml:space="preserve">suponer </w:t>
      </w:r>
      <w:r w:rsidR="00424294">
        <w:rPr>
          <w:rFonts w:ascii="Georgia" w:hAnsi="Georgia"/>
        </w:rPr>
        <w:t xml:space="preserve">un avance </w:t>
      </w:r>
      <w:r w:rsidR="006D371D">
        <w:rPr>
          <w:rFonts w:ascii="Georgia" w:hAnsi="Georgia"/>
        </w:rPr>
        <w:t xml:space="preserve">real </w:t>
      </w:r>
      <w:r w:rsidR="00424294">
        <w:rPr>
          <w:rFonts w:ascii="Georgia" w:hAnsi="Georgia"/>
        </w:rPr>
        <w:t xml:space="preserve">en la </w:t>
      </w:r>
      <w:r w:rsidR="00582131">
        <w:rPr>
          <w:rFonts w:ascii="Georgia" w:hAnsi="Georgia"/>
        </w:rPr>
        <w:t>resol</w:t>
      </w:r>
      <w:r w:rsidR="00424294">
        <w:rPr>
          <w:rFonts w:ascii="Georgia" w:hAnsi="Georgia"/>
        </w:rPr>
        <w:t xml:space="preserve">ución de </w:t>
      </w:r>
      <w:r w:rsidR="00582131">
        <w:rPr>
          <w:rFonts w:ascii="Georgia" w:hAnsi="Georgia"/>
        </w:rPr>
        <w:t xml:space="preserve">problemas más complejos. </w:t>
      </w:r>
    </w:p>
    <w:p w14:paraId="4BC2BDC7" w14:textId="77777777" w:rsidR="00A41F57" w:rsidRDefault="00E04AE6" w:rsidP="002A207E">
      <w:pPr>
        <w:rPr>
          <w:rFonts w:ascii="Georgia" w:hAnsi="Georgia"/>
        </w:rPr>
      </w:pPr>
      <w:r>
        <w:rPr>
          <w:rFonts w:ascii="Georgia" w:hAnsi="Georgia"/>
        </w:rPr>
        <w:t>Los datos analizados en este documento pertenecen a uno de estos retos. Veamos en qué consiste para tener una visión global del problema planteado:</w:t>
      </w:r>
    </w:p>
    <w:p w14:paraId="08F769AB" w14:textId="77777777" w:rsidR="00EF514F" w:rsidRPr="00C24F85" w:rsidRDefault="00E04AE6" w:rsidP="00EF514F">
      <w:pPr>
        <w:rPr>
          <w:rFonts w:ascii="Georgia" w:hAnsi="Georgia" w:cs="Arial"/>
          <w:lang w:val="es-ES"/>
        </w:rPr>
      </w:pPr>
      <w:r>
        <w:rPr>
          <w:rFonts w:ascii="Georgia" w:hAnsi="Georgia"/>
        </w:rPr>
        <w:t xml:space="preserve">Una empresa llamada </w:t>
      </w:r>
      <w:proofErr w:type="spellStart"/>
      <w:r>
        <w:rPr>
          <w:rFonts w:ascii="Georgia" w:hAnsi="Georgia"/>
        </w:rPr>
        <w:t>GAStech</w:t>
      </w:r>
      <w:proofErr w:type="spellEnd"/>
      <w:r>
        <w:rPr>
          <w:rFonts w:ascii="Georgia" w:hAnsi="Georgia"/>
        </w:rPr>
        <w:t xml:space="preserve"> (ficticia), a raíz de un problema de seguridad de los empleados acontecido en 2014, </w:t>
      </w:r>
      <w:r w:rsidR="00EF514F">
        <w:rPr>
          <w:rFonts w:ascii="Georgia" w:hAnsi="Georgia"/>
        </w:rPr>
        <w:t xml:space="preserve">en el que hubo un caso de secuestro de empleados, </w:t>
      </w:r>
      <w:r>
        <w:rPr>
          <w:rFonts w:ascii="Georgia" w:hAnsi="Georgia"/>
        </w:rPr>
        <w:t>decide mejorar las instalaciones de sus oficinas</w:t>
      </w:r>
      <w:r w:rsidR="00EF514F">
        <w:rPr>
          <w:rFonts w:ascii="Georgia" w:hAnsi="Georgia"/>
        </w:rPr>
        <w:t>;  D</w:t>
      </w:r>
      <w:r>
        <w:rPr>
          <w:rFonts w:ascii="Georgia" w:hAnsi="Georgia"/>
        </w:rPr>
        <w:t>ecide construir un nuevo edificio de tres plantas cerca de su localización anterior que cumple con los estándares más estrictos en materia de eficiencia energética</w:t>
      </w:r>
      <w:r w:rsidR="00EF514F">
        <w:rPr>
          <w:rFonts w:ascii="Georgia" w:hAnsi="Georgia"/>
        </w:rPr>
        <w:t xml:space="preserve"> y h</w:t>
      </w:r>
      <w:r>
        <w:rPr>
          <w:rFonts w:ascii="Georgia" w:hAnsi="Georgia"/>
        </w:rPr>
        <w:t>a sido equipado con todo tipo de sensores que miden distintos parámetros del propio edificio, como pueden ser la temperatura o la concentración por zonas de distintas sustancias químicas.</w:t>
      </w:r>
      <w:r w:rsidRPr="00EF514F">
        <w:rPr>
          <w:rFonts w:ascii="Georgia" w:hAnsi="Georgia" w:cs="Arial"/>
          <w:color w:val="444444"/>
          <w:lang w:val="es-ES"/>
        </w:rPr>
        <w:t xml:space="preserve"> </w:t>
      </w:r>
      <w:r w:rsidR="00EF514F">
        <w:rPr>
          <w:rFonts w:ascii="Georgia" w:hAnsi="Georgia" w:cs="Arial"/>
          <w:color w:val="444444"/>
          <w:lang w:val="es-ES"/>
        </w:rPr>
        <w:t xml:space="preserve"> </w:t>
      </w:r>
      <w:r w:rsidR="00EF514F" w:rsidRPr="00C24F85">
        <w:rPr>
          <w:rFonts w:ascii="Georgia" w:hAnsi="Georgia" w:cs="Arial"/>
          <w:lang w:val="es-ES"/>
        </w:rPr>
        <w:t>A esto, se suma que los empleados tienen que llevar tarjetas de proximidad, con el fin de evitar otro caso como el de 2014.</w:t>
      </w:r>
    </w:p>
    <w:p w14:paraId="169D6797" w14:textId="77777777" w:rsidR="009A0E07" w:rsidRDefault="009A0E07" w:rsidP="00EF514F">
      <w:pPr>
        <w:rPr>
          <w:rFonts w:ascii="Georgia" w:hAnsi="Georgia" w:cs="Arial"/>
          <w:color w:val="444444"/>
          <w:shd w:val="clear" w:color="auto" w:fill="FFFFFF"/>
          <w:lang w:val="es-ES"/>
        </w:rPr>
      </w:pPr>
    </w:p>
    <w:p w14:paraId="2F9BD49D" w14:textId="77777777" w:rsidR="009A0E07" w:rsidRDefault="009A0E07" w:rsidP="00EF514F">
      <w:pPr>
        <w:rPr>
          <w:rFonts w:ascii="Georgia" w:hAnsi="Georgia" w:cs="Arial"/>
          <w:color w:val="444444"/>
          <w:shd w:val="clear" w:color="auto" w:fill="FFFFFF"/>
          <w:lang w:val="es-ES"/>
        </w:rPr>
      </w:pPr>
    </w:p>
    <w:p w14:paraId="08384CD3" w14:textId="77777777" w:rsidR="009A0E07" w:rsidRDefault="009A0E07" w:rsidP="00EF514F">
      <w:pPr>
        <w:rPr>
          <w:rFonts w:ascii="Georgia" w:hAnsi="Georgia" w:cs="Arial"/>
          <w:color w:val="444444"/>
          <w:shd w:val="clear" w:color="auto" w:fill="FFFFFF"/>
          <w:lang w:val="es-ES"/>
        </w:rPr>
      </w:pPr>
    </w:p>
    <w:p w14:paraId="72E8008F" w14:textId="77777777" w:rsidR="00EF514F" w:rsidRPr="00EF514F" w:rsidRDefault="00EF514F" w:rsidP="00EF514F">
      <w:pPr>
        <w:rPr>
          <w:rFonts w:ascii="Georgia" w:hAnsi="Georgia" w:cs="Arial"/>
          <w:color w:val="444444"/>
          <w:shd w:val="clear" w:color="auto" w:fill="FFFFFF"/>
          <w:lang w:val="es-ES"/>
        </w:rPr>
      </w:pPr>
      <w:r w:rsidRPr="00EF514F">
        <w:rPr>
          <w:rFonts w:ascii="Georgia" w:hAnsi="Georgia" w:cs="Arial"/>
          <w:color w:val="444444"/>
          <w:shd w:val="clear" w:color="auto" w:fill="FFFFFF"/>
          <w:lang w:val="es-ES"/>
        </w:rPr>
        <w:t xml:space="preserve">El reto plantea </w:t>
      </w:r>
      <w:r>
        <w:rPr>
          <w:rFonts w:ascii="Georgia" w:hAnsi="Georgia" w:cs="Arial"/>
          <w:color w:val="444444"/>
          <w:shd w:val="clear" w:color="auto" w:fill="FFFFFF"/>
          <w:lang w:val="es-ES"/>
        </w:rPr>
        <w:t xml:space="preserve">que, como expertos en </w:t>
      </w:r>
      <w:r w:rsidRPr="003A0C15">
        <w:rPr>
          <w:rFonts w:ascii="Georgia" w:hAnsi="Georgia" w:cs="Arial"/>
          <w:i/>
          <w:color w:val="444444"/>
          <w:shd w:val="clear" w:color="auto" w:fill="FFFFFF"/>
          <w:lang w:val="es-ES"/>
        </w:rPr>
        <w:t xml:space="preserve">Visual </w:t>
      </w:r>
      <w:proofErr w:type="spellStart"/>
      <w:r w:rsidRPr="003A0C15">
        <w:rPr>
          <w:rFonts w:ascii="Georgia" w:hAnsi="Georgia" w:cs="Arial"/>
          <w:i/>
          <w:color w:val="444444"/>
          <w:shd w:val="clear" w:color="auto" w:fill="FFFFFF"/>
          <w:lang w:val="es-ES"/>
        </w:rPr>
        <w:t>Analytics</w:t>
      </w:r>
      <w:proofErr w:type="spellEnd"/>
      <w:r>
        <w:rPr>
          <w:rFonts w:ascii="Georgia" w:hAnsi="Georgia" w:cs="Arial"/>
          <w:color w:val="444444"/>
          <w:shd w:val="clear" w:color="auto" w:fill="FFFFFF"/>
          <w:lang w:val="es-ES"/>
        </w:rPr>
        <w:t xml:space="preserve">, se lleve a cabo un análisis exhaustivo de los </w:t>
      </w:r>
      <w:r w:rsidRPr="00EF514F">
        <w:rPr>
          <w:rFonts w:ascii="Georgia" w:hAnsi="Georgia" w:cs="Arial"/>
          <w:color w:val="444444"/>
          <w:shd w:val="clear" w:color="auto" w:fill="FFFFFF"/>
          <w:lang w:val="es-ES"/>
        </w:rPr>
        <w:t xml:space="preserve">datos recolectados por </w:t>
      </w:r>
      <w:r>
        <w:rPr>
          <w:rFonts w:ascii="Georgia" w:hAnsi="Georgia" w:cs="Arial"/>
          <w:color w:val="444444"/>
          <w:shd w:val="clear" w:color="auto" w:fill="FFFFFF"/>
          <w:lang w:val="es-ES"/>
        </w:rPr>
        <w:t xml:space="preserve">estos </w:t>
      </w:r>
      <w:r w:rsidRPr="00EF514F">
        <w:rPr>
          <w:rFonts w:ascii="Georgia" w:hAnsi="Georgia" w:cs="Arial"/>
          <w:color w:val="444444"/>
          <w:shd w:val="clear" w:color="auto" w:fill="FFFFFF"/>
          <w:lang w:val="es-ES"/>
        </w:rPr>
        <w:t>sensores</w:t>
      </w:r>
      <w:r>
        <w:rPr>
          <w:rFonts w:ascii="Georgia" w:hAnsi="Georgia" w:cs="Arial"/>
          <w:color w:val="444444"/>
          <w:shd w:val="clear" w:color="auto" w:fill="FFFFFF"/>
          <w:lang w:val="es-ES"/>
        </w:rPr>
        <w:t xml:space="preserve"> en un período de dos semanas, entre los días           31 de mayo y 13 de Junio, con el fin de detectar </w:t>
      </w:r>
      <w:r w:rsidR="009A0E07">
        <w:rPr>
          <w:rFonts w:ascii="Georgia" w:hAnsi="Georgia" w:cs="Arial"/>
          <w:color w:val="444444"/>
          <w:shd w:val="clear" w:color="auto" w:fill="FFFFFF"/>
          <w:lang w:val="es-ES"/>
        </w:rPr>
        <w:t xml:space="preserve">patrones de comportamiento que </w:t>
      </w:r>
      <w:r w:rsidR="003A0C15">
        <w:rPr>
          <w:rFonts w:ascii="Georgia" w:hAnsi="Georgia" w:cs="Arial"/>
          <w:color w:val="444444"/>
          <w:shd w:val="clear" w:color="auto" w:fill="FFFFFF"/>
          <w:lang w:val="es-ES"/>
        </w:rPr>
        <w:t xml:space="preserve">posibilite la </w:t>
      </w:r>
      <w:r w:rsidR="009A0E07">
        <w:rPr>
          <w:rFonts w:ascii="Georgia" w:hAnsi="Georgia" w:cs="Arial"/>
          <w:color w:val="444444"/>
          <w:shd w:val="clear" w:color="auto" w:fill="FFFFFF"/>
          <w:lang w:val="es-ES"/>
        </w:rPr>
        <w:t>identifi</w:t>
      </w:r>
      <w:r w:rsidR="003A0C15">
        <w:rPr>
          <w:rFonts w:ascii="Georgia" w:hAnsi="Georgia" w:cs="Arial"/>
          <w:color w:val="444444"/>
          <w:shd w:val="clear" w:color="auto" w:fill="FFFFFF"/>
          <w:lang w:val="es-ES"/>
        </w:rPr>
        <w:t xml:space="preserve">cación de </w:t>
      </w:r>
      <w:r>
        <w:rPr>
          <w:rFonts w:ascii="Georgia" w:hAnsi="Georgia" w:cs="Arial"/>
          <w:color w:val="444444"/>
          <w:shd w:val="clear" w:color="auto" w:fill="FFFFFF"/>
          <w:lang w:val="es-ES"/>
        </w:rPr>
        <w:t>posibles fallos operacionales en el edificio, así como problemas de seguridad que pongan en riesgo al personal que trabaja en él.</w:t>
      </w:r>
    </w:p>
    <w:p w14:paraId="496A59D9" w14:textId="77777777" w:rsidR="00A41F57" w:rsidRPr="00E04AE6" w:rsidRDefault="009A0E07" w:rsidP="00A41F57">
      <w:pPr>
        <w:rPr>
          <w:lang w:val="es-ES"/>
        </w:rPr>
      </w:pPr>
      <w:r w:rsidRPr="009A0E07">
        <w:rPr>
          <w:rFonts w:ascii="Georgia" w:hAnsi="Georgia" w:cs="Arial"/>
          <w:color w:val="444444"/>
          <w:lang w:val="es-ES"/>
        </w:rPr>
        <w:t xml:space="preserve">Para más información, se puede consultar </w:t>
      </w:r>
      <w:hyperlink r:id="rId9" w:tooltip="2016 VAST Challenge: MC2" w:history="1">
        <w:r w:rsidR="00E04AE6" w:rsidRPr="00861CBA">
          <w:rPr>
            <w:rStyle w:val="Hyperlink"/>
            <w:rFonts w:ascii="Georgia" w:hAnsi="Georgia" w:cs="Arial"/>
            <w:i/>
            <w:color w:val="51A128"/>
            <w:sz w:val="22"/>
            <w:shd w:val="clear" w:color="auto" w:fill="FFFFFF"/>
            <w:lang w:val="es-ES"/>
          </w:rPr>
          <w:t>VAST Challenge 2016: Mini-Challenge 2</w:t>
        </w:r>
      </w:hyperlink>
      <w:r w:rsidR="00E04AE6" w:rsidRPr="009A0E07">
        <w:rPr>
          <w:rStyle w:val="apple-converted-space"/>
          <w:rFonts w:ascii="Georgia" w:hAnsi="Georgia" w:cs="Arial"/>
          <w:color w:val="444444"/>
          <w:shd w:val="clear" w:color="auto" w:fill="FFFFFF"/>
          <w:lang w:val="es-ES"/>
        </w:rPr>
        <w:t> </w:t>
      </w:r>
      <w:r w:rsidR="00E04AE6" w:rsidRPr="009A0E07">
        <w:rPr>
          <w:rFonts w:ascii="Georgia" w:hAnsi="Georgia" w:cs="Arial"/>
          <w:color w:val="444444"/>
          <w:shd w:val="clear" w:color="auto" w:fill="FFFFFF"/>
          <w:lang w:val="es-ES"/>
        </w:rPr>
        <w:t>.</w:t>
      </w:r>
      <w:r w:rsidR="00E04AE6" w:rsidRPr="009A0E07">
        <w:rPr>
          <w:rFonts w:ascii="Georgia" w:hAnsi="Georgia" w:cs="Arial"/>
          <w:color w:val="444444"/>
          <w:lang w:val="es-ES"/>
        </w:rPr>
        <w:br/>
      </w:r>
      <w:r w:rsidR="00E04AE6" w:rsidRPr="009A0E07">
        <w:rPr>
          <w:rFonts w:ascii="Georgia" w:hAnsi="Georgia" w:cs="Arial"/>
          <w:color w:val="444444"/>
          <w:lang w:val="es-ES"/>
        </w:rPr>
        <w:br/>
      </w:r>
      <w:r w:rsidR="00A41F57" w:rsidRPr="00E04AE6">
        <w:rPr>
          <w:rStyle w:val="apple-converted-space"/>
          <w:rFonts w:cs="Arial"/>
          <w:color w:val="444444"/>
          <w:shd w:val="clear" w:color="auto" w:fill="FFFFFF"/>
          <w:lang w:val="es-ES"/>
        </w:rPr>
        <w:t> </w:t>
      </w:r>
    </w:p>
    <w:p w14:paraId="1005A2E4" w14:textId="77777777" w:rsidR="00A73DB2" w:rsidRPr="00881281" w:rsidRDefault="00A73DB2" w:rsidP="002A207E">
      <w:pPr>
        <w:pStyle w:val="Heading2"/>
      </w:pPr>
      <w:bookmarkStart w:id="3" w:name="_Toc488183970"/>
      <w:r w:rsidRPr="00881281">
        <w:t>Motivación</w:t>
      </w:r>
      <w:bookmarkEnd w:id="3"/>
      <w:r w:rsidRPr="00881281">
        <w:t xml:space="preserve"> </w:t>
      </w:r>
    </w:p>
    <w:p w14:paraId="4346BC20" w14:textId="77777777" w:rsidR="00A73DB2" w:rsidRPr="002771E4" w:rsidRDefault="00A73DB2" w:rsidP="002A207E">
      <w:pPr>
        <w:rPr>
          <w:lang w:val="es-ES"/>
        </w:rPr>
      </w:pPr>
    </w:p>
    <w:p w14:paraId="0BABF36A" w14:textId="77777777" w:rsidR="00DC747A" w:rsidRDefault="00A73DB2" w:rsidP="002A207E">
      <w:pPr>
        <w:rPr>
          <w:rFonts w:ascii="Georgia" w:hAnsi="Georgia"/>
        </w:rPr>
      </w:pPr>
      <w:r>
        <w:rPr>
          <w:rFonts w:ascii="Georgia" w:hAnsi="Georgia"/>
        </w:rPr>
        <w:t>L</w:t>
      </w:r>
      <w:r w:rsidR="00F808AC">
        <w:rPr>
          <w:rFonts w:ascii="Georgia" w:hAnsi="Georgia"/>
        </w:rPr>
        <w:t xml:space="preserve">os valores presentados por los sensores, ubicados en zonas </w:t>
      </w:r>
      <w:r>
        <w:rPr>
          <w:rFonts w:ascii="Georgia" w:hAnsi="Georgia"/>
        </w:rPr>
        <w:t xml:space="preserve">estratégicas </w:t>
      </w:r>
      <w:r w:rsidR="00DC747A">
        <w:rPr>
          <w:rFonts w:ascii="Georgia" w:hAnsi="Georgia"/>
        </w:rPr>
        <w:t xml:space="preserve">a lo largo </w:t>
      </w:r>
      <w:r>
        <w:rPr>
          <w:rFonts w:ascii="Georgia" w:hAnsi="Georgia"/>
        </w:rPr>
        <w:t>de</w:t>
      </w:r>
      <w:r w:rsidR="00F808AC">
        <w:rPr>
          <w:rFonts w:ascii="Georgia" w:hAnsi="Georgia"/>
        </w:rPr>
        <w:t xml:space="preserve"> las </w:t>
      </w:r>
      <w:r w:rsidR="00DC747A">
        <w:rPr>
          <w:rFonts w:ascii="Georgia" w:hAnsi="Georgia"/>
        </w:rPr>
        <w:t xml:space="preserve">tres </w:t>
      </w:r>
      <w:r w:rsidR="00F808AC">
        <w:rPr>
          <w:rFonts w:ascii="Georgia" w:hAnsi="Georgia"/>
        </w:rPr>
        <w:t xml:space="preserve">plantas del </w:t>
      </w:r>
      <w:r>
        <w:rPr>
          <w:rFonts w:ascii="Georgia" w:hAnsi="Georgia"/>
        </w:rPr>
        <w:t>edificio</w:t>
      </w:r>
      <w:r w:rsidRPr="00A112E8">
        <w:rPr>
          <w:rFonts w:ascii="Georgia" w:hAnsi="Georgia"/>
        </w:rPr>
        <w:t xml:space="preserve">, </w:t>
      </w:r>
      <w:r w:rsidR="00DC747A">
        <w:rPr>
          <w:rFonts w:ascii="Georgia" w:hAnsi="Georgia"/>
        </w:rPr>
        <w:t xml:space="preserve">una vez </w:t>
      </w:r>
      <w:r>
        <w:rPr>
          <w:rFonts w:ascii="Georgia" w:hAnsi="Georgia"/>
        </w:rPr>
        <w:t>s</w:t>
      </w:r>
      <w:r w:rsidR="00DC747A">
        <w:rPr>
          <w:rFonts w:ascii="Georgia" w:hAnsi="Georgia"/>
        </w:rPr>
        <w:t xml:space="preserve">on tratados, analizados e </w:t>
      </w:r>
      <w:r w:rsidRPr="00A112E8">
        <w:rPr>
          <w:rFonts w:ascii="Georgia" w:hAnsi="Georgia"/>
        </w:rPr>
        <w:t>interpre</w:t>
      </w:r>
      <w:r w:rsidR="00DC747A">
        <w:rPr>
          <w:rFonts w:ascii="Georgia" w:hAnsi="Georgia"/>
        </w:rPr>
        <w:t xml:space="preserve">tados, </w:t>
      </w:r>
      <w:r w:rsidRPr="00A112E8">
        <w:rPr>
          <w:rFonts w:ascii="Georgia" w:hAnsi="Georgia"/>
        </w:rPr>
        <w:t xml:space="preserve">nos puede </w:t>
      </w:r>
      <w:r w:rsidR="00DC747A">
        <w:rPr>
          <w:rFonts w:ascii="Georgia" w:hAnsi="Georgia"/>
        </w:rPr>
        <w:t xml:space="preserve">aportar </w:t>
      </w:r>
      <w:r w:rsidRPr="00A112E8">
        <w:rPr>
          <w:rFonts w:ascii="Georgia" w:hAnsi="Georgia"/>
        </w:rPr>
        <w:t>ciertas pistas sobre si el funcionamiento es</w:t>
      </w:r>
      <w:r w:rsidR="00DC747A">
        <w:rPr>
          <w:rFonts w:ascii="Georgia" w:hAnsi="Georgia"/>
        </w:rPr>
        <w:t xml:space="preserve"> el</w:t>
      </w:r>
      <w:r w:rsidRPr="00A112E8">
        <w:rPr>
          <w:rFonts w:ascii="Georgia" w:hAnsi="Georgia"/>
        </w:rPr>
        <w:t xml:space="preserve"> </w:t>
      </w:r>
      <w:r w:rsidR="00DC747A">
        <w:rPr>
          <w:rFonts w:ascii="Georgia" w:hAnsi="Georgia"/>
        </w:rPr>
        <w:t xml:space="preserve">esperado </w:t>
      </w:r>
      <w:r w:rsidRPr="00A112E8">
        <w:rPr>
          <w:rFonts w:ascii="Georgia" w:hAnsi="Georgia"/>
        </w:rPr>
        <w:t xml:space="preserve">o no, lo que se traduce en </w:t>
      </w:r>
      <w:r w:rsidR="00DC747A">
        <w:rPr>
          <w:rFonts w:ascii="Georgia" w:hAnsi="Georgia"/>
        </w:rPr>
        <w:t xml:space="preserve">la detección de posibles anomalías, datos atípicos que pueden influir en fallos de tipo operativo o incluso, en fallos de </w:t>
      </w:r>
      <w:r w:rsidRPr="00A112E8">
        <w:rPr>
          <w:rFonts w:ascii="Georgia" w:hAnsi="Georgia"/>
        </w:rPr>
        <w:t>seguridad</w:t>
      </w:r>
      <w:r>
        <w:rPr>
          <w:rFonts w:ascii="Georgia" w:hAnsi="Georgia"/>
        </w:rPr>
        <w:t xml:space="preserve"> </w:t>
      </w:r>
      <w:r w:rsidR="00DC747A">
        <w:rPr>
          <w:rFonts w:ascii="Georgia" w:hAnsi="Georgia"/>
        </w:rPr>
        <w:t xml:space="preserve">en relación con el personal que trabaja en él. </w:t>
      </w:r>
    </w:p>
    <w:p w14:paraId="5EA5F08A" w14:textId="77777777" w:rsidR="000E3E5A" w:rsidRDefault="00C549CE" w:rsidP="00C549CE">
      <w:pPr>
        <w:rPr>
          <w:rFonts w:ascii="Georgia" w:hAnsi="Georgia"/>
        </w:rPr>
      </w:pPr>
      <w:r>
        <w:rPr>
          <w:rFonts w:ascii="Georgia" w:hAnsi="Georgia"/>
        </w:rPr>
        <w:t xml:space="preserve">La detección de anomalías se ha convertido en una herramienta muy potente a la hora de detectar grupos que presentan comportamientos diferentes al resto, conocidos como </w:t>
      </w:r>
      <w:proofErr w:type="spellStart"/>
      <w:r w:rsidR="00283D1F">
        <w:rPr>
          <w:rFonts w:ascii="Georgia" w:hAnsi="Georgia"/>
          <w:b/>
          <w:i/>
        </w:rPr>
        <w:t>outlier</w:t>
      </w:r>
      <w:r w:rsidRPr="00A21D8D">
        <w:rPr>
          <w:rFonts w:ascii="Georgia" w:hAnsi="Georgia"/>
          <w:b/>
          <w:i/>
        </w:rPr>
        <w:t>s</w:t>
      </w:r>
      <w:proofErr w:type="spellEnd"/>
      <w:r>
        <w:rPr>
          <w:rFonts w:ascii="Georgia" w:hAnsi="Georgia"/>
        </w:rPr>
        <w:t xml:space="preserve">. </w:t>
      </w:r>
      <w:r w:rsidR="000E3E5A">
        <w:rPr>
          <w:rFonts w:ascii="Georgia" w:hAnsi="Georgia"/>
        </w:rPr>
        <w:t xml:space="preserve"> </w:t>
      </w:r>
    </w:p>
    <w:p w14:paraId="1F09BF78" w14:textId="77777777" w:rsidR="00CA7F39" w:rsidRDefault="00A23B9A" w:rsidP="00C549CE">
      <w:pPr>
        <w:rPr>
          <w:rFonts w:ascii="Georgia" w:hAnsi="Georgia"/>
        </w:rPr>
      </w:pPr>
      <w:r>
        <w:rPr>
          <w:rFonts w:ascii="Georgia" w:hAnsi="Georgia"/>
        </w:rPr>
        <w:t>Para ello, n</w:t>
      </w:r>
      <w:r w:rsidR="00C549CE">
        <w:rPr>
          <w:rFonts w:ascii="Georgia" w:hAnsi="Georgia"/>
        </w:rPr>
        <w:t>ormalmente, se utiliza</w:t>
      </w:r>
      <w:r w:rsidR="000E3E5A">
        <w:rPr>
          <w:rFonts w:ascii="Georgia" w:hAnsi="Georgia"/>
        </w:rPr>
        <w:t>n</w:t>
      </w:r>
      <w:r w:rsidR="00C549CE">
        <w:rPr>
          <w:rFonts w:ascii="Georgia" w:hAnsi="Georgia"/>
        </w:rPr>
        <w:t xml:space="preserve"> de forma conjunta </w:t>
      </w:r>
      <w:r w:rsidR="000E3E5A">
        <w:rPr>
          <w:rFonts w:ascii="Georgia" w:hAnsi="Georgia"/>
        </w:rPr>
        <w:t>varias técnicas</w:t>
      </w:r>
      <w:r w:rsidR="00CA7F39">
        <w:rPr>
          <w:rFonts w:ascii="Georgia" w:hAnsi="Georgia"/>
        </w:rPr>
        <w:t>: e</w:t>
      </w:r>
      <w:r w:rsidR="000E3E5A">
        <w:rPr>
          <w:rFonts w:ascii="Georgia" w:hAnsi="Georgia"/>
        </w:rPr>
        <w:t>n nuestro caso, se han combinado técnicas de</w:t>
      </w:r>
      <w:r w:rsidR="00C549CE">
        <w:rPr>
          <w:rFonts w:ascii="Georgia" w:hAnsi="Georgia"/>
        </w:rPr>
        <w:t xml:space="preserve"> </w:t>
      </w:r>
      <w:proofErr w:type="spellStart"/>
      <w:r w:rsidR="00C549CE" w:rsidRPr="00A21D8D">
        <w:rPr>
          <w:rFonts w:ascii="Georgia" w:hAnsi="Georgia"/>
          <w:i/>
        </w:rPr>
        <w:t>Clustering</w:t>
      </w:r>
      <w:proofErr w:type="spellEnd"/>
      <w:r w:rsidR="00CA7F39">
        <w:rPr>
          <w:rFonts w:ascii="Georgia" w:hAnsi="Georgia"/>
          <w:i/>
        </w:rPr>
        <w:t xml:space="preserve"> Jerárquico </w:t>
      </w:r>
      <w:r w:rsidR="00CA7F39">
        <w:rPr>
          <w:rFonts w:ascii="Georgia" w:hAnsi="Georgia"/>
        </w:rPr>
        <w:t xml:space="preserve">basado en la distancia </w:t>
      </w:r>
      <w:r>
        <w:rPr>
          <w:rFonts w:ascii="Georgia" w:hAnsi="Georgia"/>
        </w:rPr>
        <w:t xml:space="preserve"> </w:t>
      </w:r>
      <w:r w:rsidR="00CA7F39" w:rsidRPr="00A23B9A">
        <w:rPr>
          <w:rFonts w:ascii="Georgia" w:hAnsi="Georgia"/>
          <w:i/>
        </w:rPr>
        <w:t xml:space="preserve">DTW </w:t>
      </w:r>
      <w:r w:rsidR="00CA7F39">
        <w:rPr>
          <w:rFonts w:ascii="Georgia" w:hAnsi="Georgia"/>
        </w:rPr>
        <w:t xml:space="preserve"> </w:t>
      </w:r>
      <w:r w:rsidR="000E3E5A" w:rsidRPr="000E3E5A">
        <w:rPr>
          <w:rFonts w:ascii="Georgia" w:hAnsi="Georgia"/>
        </w:rPr>
        <w:t xml:space="preserve">con </w:t>
      </w:r>
      <w:r w:rsidR="00CA7F39">
        <w:rPr>
          <w:rFonts w:ascii="Georgia" w:hAnsi="Georgia"/>
        </w:rPr>
        <w:t xml:space="preserve">otras </w:t>
      </w:r>
      <w:r w:rsidR="000E3E5A" w:rsidRPr="000E3E5A">
        <w:rPr>
          <w:rFonts w:ascii="Georgia" w:hAnsi="Georgia"/>
        </w:rPr>
        <w:t xml:space="preserve">técnicas </w:t>
      </w:r>
      <w:r w:rsidR="00CA7F39">
        <w:rPr>
          <w:rFonts w:ascii="Georgia" w:hAnsi="Georgia"/>
        </w:rPr>
        <w:t xml:space="preserve">que permiten un análisis más directo e intuitivo mediante la </w:t>
      </w:r>
      <w:r w:rsidR="000E3E5A" w:rsidRPr="000E3E5A">
        <w:rPr>
          <w:rFonts w:ascii="Georgia" w:hAnsi="Georgia"/>
        </w:rPr>
        <w:t>visualizació</w:t>
      </w:r>
      <w:r w:rsidR="002143CF">
        <w:rPr>
          <w:rFonts w:ascii="Georgia" w:hAnsi="Georgia"/>
        </w:rPr>
        <w:t xml:space="preserve">n de </w:t>
      </w:r>
      <w:r w:rsidR="00CA7F39">
        <w:rPr>
          <w:rFonts w:ascii="Georgia" w:hAnsi="Georgia"/>
        </w:rPr>
        <w:t xml:space="preserve">diferentes gráficos, ya sean </w:t>
      </w:r>
      <w:proofErr w:type="spellStart"/>
      <w:r w:rsidR="002143CF">
        <w:rPr>
          <w:rFonts w:ascii="Georgia" w:hAnsi="Georgia"/>
        </w:rPr>
        <w:t>dendrogramas</w:t>
      </w:r>
      <w:proofErr w:type="spellEnd"/>
      <w:r w:rsidR="00CA7F39">
        <w:rPr>
          <w:rFonts w:ascii="Georgia" w:hAnsi="Georgia"/>
        </w:rPr>
        <w:t xml:space="preserve">, gráficos simples o gráficos agrupados por fecha.  </w:t>
      </w:r>
    </w:p>
    <w:p w14:paraId="54031032" w14:textId="77777777" w:rsidR="00C549CE" w:rsidRDefault="00CA7F39" w:rsidP="00C549CE">
      <w:pPr>
        <w:rPr>
          <w:rFonts w:ascii="Georgia" w:hAnsi="Georgia"/>
        </w:rPr>
      </w:pPr>
      <w:r>
        <w:rPr>
          <w:rFonts w:ascii="Georgia" w:hAnsi="Georgia"/>
        </w:rPr>
        <w:t xml:space="preserve">Esto </w:t>
      </w:r>
      <w:r w:rsidR="00C549CE">
        <w:rPr>
          <w:rFonts w:ascii="Georgia" w:hAnsi="Georgia"/>
        </w:rPr>
        <w:t xml:space="preserve">hace factible esa transformación de datos en conocimiento a la que hacía referencia anteriormente, uno de los mayores valores con que una empresa puede contar hoy en día. </w:t>
      </w:r>
    </w:p>
    <w:p w14:paraId="14913172" w14:textId="77777777" w:rsidR="00A73DB2" w:rsidRDefault="00A73DB2" w:rsidP="002A207E">
      <w:pPr>
        <w:rPr>
          <w:rFonts w:ascii="Georgia" w:hAnsi="Georgia"/>
        </w:rPr>
      </w:pPr>
      <w:r>
        <w:rPr>
          <w:rFonts w:ascii="Georgia" w:hAnsi="Georgia"/>
        </w:rPr>
        <w:t>L</w:t>
      </w:r>
      <w:r w:rsidRPr="00A112E8">
        <w:rPr>
          <w:rFonts w:ascii="Georgia" w:hAnsi="Georgia"/>
        </w:rPr>
        <w:t xml:space="preserve">a motivación </w:t>
      </w:r>
      <w:r>
        <w:rPr>
          <w:rFonts w:ascii="Georgia" w:hAnsi="Georgia"/>
        </w:rPr>
        <w:t xml:space="preserve">principal de este trabajo </w:t>
      </w:r>
      <w:r w:rsidRPr="00A112E8">
        <w:rPr>
          <w:rFonts w:ascii="Georgia" w:hAnsi="Georgia"/>
        </w:rPr>
        <w:t>ha sido en todo momento crear una metodología</w:t>
      </w:r>
      <w:r>
        <w:rPr>
          <w:rFonts w:ascii="Georgia" w:hAnsi="Georgia"/>
        </w:rPr>
        <w:t xml:space="preserve"> con la que poder detectar anomalías, aquellos datos que se consideran atípicos, </w:t>
      </w:r>
      <w:r w:rsidR="006824D2">
        <w:rPr>
          <w:rFonts w:ascii="Georgia" w:hAnsi="Georgia"/>
        </w:rPr>
        <w:t xml:space="preserve">lo que nos </w:t>
      </w:r>
      <w:r>
        <w:rPr>
          <w:rFonts w:ascii="Georgia" w:hAnsi="Georgia"/>
        </w:rPr>
        <w:t>permit</w:t>
      </w:r>
      <w:r w:rsidR="006824D2">
        <w:rPr>
          <w:rFonts w:ascii="Georgia" w:hAnsi="Georgia"/>
        </w:rPr>
        <w:t>e,</w:t>
      </w:r>
      <w:r>
        <w:rPr>
          <w:rFonts w:ascii="Georgia" w:hAnsi="Georgia"/>
        </w:rPr>
        <w:t xml:space="preserve"> una vez aislados, adquirir un conocimiento so</w:t>
      </w:r>
      <w:r w:rsidR="00B72955">
        <w:rPr>
          <w:rFonts w:ascii="Georgia" w:hAnsi="Georgia"/>
        </w:rPr>
        <w:t xml:space="preserve">bre los mismos, </w:t>
      </w:r>
      <w:r w:rsidR="00DC747A">
        <w:rPr>
          <w:rFonts w:ascii="Georgia" w:hAnsi="Georgia"/>
        </w:rPr>
        <w:t xml:space="preserve">e incluso, en caso de ser </w:t>
      </w:r>
      <w:r>
        <w:rPr>
          <w:rFonts w:ascii="Georgia" w:hAnsi="Georgia"/>
        </w:rPr>
        <w:t xml:space="preserve">necesario por implicar </w:t>
      </w:r>
      <w:r w:rsidR="00DC747A">
        <w:rPr>
          <w:rFonts w:ascii="Georgia" w:hAnsi="Georgia"/>
        </w:rPr>
        <w:t xml:space="preserve">algún tipo de </w:t>
      </w:r>
      <w:r>
        <w:rPr>
          <w:rFonts w:ascii="Georgia" w:hAnsi="Georgia"/>
        </w:rPr>
        <w:t>riesgo</w:t>
      </w:r>
      <w:r w:rsidR="00C677A2">
        <w:rPr>
          <w:rFonts w:ascii="Georgia" w:hAnsi="Georgia"/>
        </w:rPr>
        <w:t xml:space="preserve"> para el personal</w:t>
      </w:r>
      <w:r>
        <w:rPr>
          <w:rFonts w:ascii="Georgia" w:hAnsi="Georgia"/>
        </w:rPr>
        <w:t xml:space="preserve">, </w:t>
      </w:r>
      <w:r w:rsidR="00DC747A">
        <w:rPr>
          <w:rFonts w:ascii="Georgia" w:hAnsi="Georgia"/>
        </w:rPr>
        <w:t xml:space="preserve">conlleve </w:t>
      </w:r>
      <w:r w:rsidR="00C677A2">
        <w:rPr>
          <w:rFonts w:ascii="Georgia" w:hAnsi="Georgia"/>
        </w:rPr>
        <w:t xml:space="preserve">una </w:t>
      </w:r>
      <w:r w:rsidR="00DC747A">
        <w:rPr>
          <w:rFonts w:ascii="Georgia" w:hAnsi="Georgia"/>
        </w:rPr>
        <w:t xml:space="preserve">toma de </w:t>
      </w:r>
      <w:r>
        <w:rPr>
          <w:rFonts w:ascii="Georgia" w:hAnsi="Georgia"/>
        </w:rPr>
        <w:t xml:space="preserve">decisión </w:t>
      </w:r>
      <w:r w:rsidR="00C677A2">
        <w:rPr>
          <w:rFonts w:ascii="Georgia" w:hAnsi="Georgia"/>
        </w:rPr>
        <w:t xml:space="preserve">por parte de la Dirección </w:t>
      </w:r>
      <w:r w:rsidR="00DC747A">
        <w:rPr>
          <w:rFonts w:ascii="Georgia" w:hAnsi="Georgia"/>
        </w:rPr>
        <w:t xml:space="preserve">enfocado a la cómo </w:t>
      </w:r>
      <w:r>
        <w:rPr>
          <w:rFonts w:ascii="Georgia" w:hAnsi="Georgia"/>
        </w:rPr>
        <w:t xml:space="preserve">solucionar </w:t>
      </w:r>
      <w:r w:rsidR="00C677A2">
        <w:rPr>
          <w:rFonts w:ascii="Georgia" w:hAnsi="Georgia"/>
        </w:rPr>
        <w:t xml:space="preserve">el </w:t>
      </w:r>
      <w:r>
        <w:rPr>
          <w:rFonts w:ascii="Georgia" w:hAnsi="Georgia"/>
        </w:rPr>
        <w:t>problema.</w:t>
      </w:r>
    </w:p>
    <w:p w14:paraId="2122AFBE" w14:textId="77777777" w:rsidR="00B72955" w:rsidRDefault="00B72955" w:rsidP="002A207E">
      <w:pPr>
        <w:rPr>
          <w:rFonts w:ascii="Georgia" w:hAnsi="Georgia"/>
        </w:rPr>
      </w:pPr>
    </w:p>
    <w:p w14:paraId="4ABCD0E2" w14:textId="77777777" w:rsidR="00385B70" w:rsidRDefault="00385B70" w:rsidP="002A207E">
      <w:pPr>
        <w:rPr>
          <w:rFonts w:ascii="Georgia" w:hAnsi="Georgia"/>
        </w:rPr>
      </w:pPr>
    </w:p>
    <w:p w14:paraId="48A6452B" w14:textId="77777777" w:rsidR="00385B70" w:rsidRDefault="00385B70" w:rsidP="002A207E">
      <w:pPr>
        <w:rPr>
          <w:rFonts w:ascii="Georgia" w:hAnsi="Georgia"/>
        </w:rPr>
      </w:pPr>
    </w:p>
    <w:p w14:paraId="2DB85F02" w14:textId="77777777" w:rsidR="00A73DB2" w:rsidRPr="00881281" w:rsidRDefault="00A73DB2" w:rsidP="002A207E">
      <w:pPr>
        <w:pStyle w:val="Heading2"/>
        <w:rPr>
          <w:lang w:val="es-ES"/>
        </w:rPr>
      </w:pPr>
      <w:bookmarkStart w:id="4" w:name="_Toc488183971"/>
      <w:r w:rsidRPr="00881281">
        <w:rPr>
          <w:lang w:val="es-ES"/>
        </w:rPr>
        <w:t>Planteamiento de trabajo</w:t>
      </w:r>
      <w:bookmarkEnd w:id="4"/>
    </w:p>
    <w:p w14:paraId="1521A825" w14:textId="77777777" w:rsidR="00A73DB2" w:rsidRPr="002771E4" w:rsidRDefault="00A73DB2" w:rsidP="00EC3FE4">
      <w:pPr>
        <w:spacing w:after="0"/>
        <w:rPr>
          <w:lang w:val="es-ES"/>
        </w:rPr>
      </w:pPr>
    </w:p>
    <w:p w14:paraId="473C53CE" w14:textId="77777777" w:rsidR="00A73DB2" w:rsidRPr="00380AD6" w:rsidRDefault="00A73DB2" w:rsidP="002A207E">
      <w:pPr>
        <w:rPr>
          <w:rFonts w:ascii="Georgia" w:hAnsi="Georgia"/>
        </w:rPr>
      </w:pPr>
      <w:r w:rsidRPr="00380AD6">
        <w:rPr>
          <w:rFonts w:ascii="Georgia" w:hAnsi="Georgia"/>
        </w:rPr>
        <w:t xml:space="preserve">En todo momento, el planteamiento del trabajo ha sido </w:t>
      </w:r>
      <w:r w:rsidR="00115069">
        <w:rPr>
          <w:rFonts w:ascii="Georgia" w:hAnsi="Georgia"/>
        </w:rPr>
        <w:t xml:space="preserve">crear una metodología que permita </w:t>
      </w:r>
      <w:r w:rsidRPr="00380AD6">
        <w:rPr>
          <w:rFonts w:ascii="Georgia" w:hAnsi="Georgia"/>
        </w:rPr>
        <w:t>aplicar una técnica de análisis de datos</w:t>
      </w:r>
      <w:r w:rsidR="00115069">
        <w:rPr>
          <w:rFonts w:ascii="Georgia" w:hAnsi="Georgia"/>
        </w:rPr>
        <w:t xml:space="preserve">, con el fin de </w:t>
      </w:r>
      <w:r w:rsidRPr="00380AD6">
        <w:rPr>
          <w:rFonts w:ascii="Georgia" w:hAnsi="Georgia"/>
        </w:rPr>
        <w:t>transformar la simple recogida de datos en información</w:t>
      </w:r>
      <w:r w:rsidR="00115069">
        <w:rPr>
          <w:rFonts w:ascii="Georgia" w:hAnsi="Georgia"/>
        </w:rPr>
        <w:t xml:space="preserve"> v</w:t>
      </w:r>
      <w:r w:rsidRPr="00380AD6">
        <w:rPr>
          <w:rFonts w:ascii="Georgia" w:hAnsi="Georgia"/>
        </w:rPr>
        <w:t>aliosa</w:t>
      </w:r>
      <w:r w:rsidR="00115069">
        <w:rPr>
          <w:rFonts w:ascii="Georgia" w:hAnsi="Georgia"/>
        </w:rPr>
        <w:t xml:space="preserve">. Como es lógico, dicha </w:t>
      </w:r>
      <w:r w:rsidRPr="00380AD6">
        <w:rPr>
          <w:rFonts w:ascii="Georgia" w:hAnsi="Georgia"/>
        </w:rPr>
        <w:t>metodología</w:t>
      </w:r>
      <w:r w:rsidR="00115069">
        <w:rPr>
          <w:rFonts w:ascii="Georgia" w:hAnsi="Georgia"/>
        </w:rPr>
        <w:t xml:space="preserve"> </w:t>
      </w:r>
      <w:r w:rsidRPr="00380AD6">
        <w:rPr>
          <w:rFonts w:ascii="Georgia" w:hAnsi="Georgia"/>
        </w:rPr>
        <w:t>añade valor, dado que podría ser aplicada en otros escenarios diferentes.</w:t>
      </w:r>
    </w:p>
    <w:p w14:paraId="7067E0CC" w14:textId="77777777" w:rsidR="00A73DB2" w:rsidRPr="00380AD6" w:rsidRDefault="00A73DB2" w:rsidP="002A207E">
      <w:pPr>
        <w:rPr>
          <w:rFonts w:ascii="Georgia" w:hAnsi="Georgia"/>
        </w:rPr>
      </w:pPr>
      <w:r w:rsidRPr="00380AD6">
        <w:rPr>
          <w:rFonts w:ascii="Georgia" w:hAnsi="Georgia"/>
        </w:rPr>
        <w:t xml:space="preserve">El tratamiento de los datos se ha llevado a cabo en un entorno de programación R mediante el uso de librerías específicas de Data </w:t>
      </w:r>
      <w:proofErr w:type="spellStart"/>
      <w:r w:rsidRPr="00380AD6">
        <w:rPr>
          <w:rFonts w:ascii="Georgia" w:hAnsi="Georgia"/>
        </w:rPr>
        <w:t>Mining</w:t>
      </w:r>
      <w:proofErr w:type="spellEnd"/>
      <w:r w:rsidRPr="00380AD6">
        <w:rPr>
          <w:rFonts w:ascii="Georgia" w:hAnsi="Georgia"/>
        </w:rPr>
        <w:t xml:space="preserve"> (minería de datos), que, junto con técnicas de </w:t>
      </w:r>
      <w:proofErr w:type="spellStart"/>
      <w:r w:rsidRPr="00380AD6">
        <w:rPr>
          <w:rFonts w:ascii="Georgia" w:hAnsi="Georgia"/>
        </w:rPr>
        <w:t>Clustering</w:t>
      </w:r>
      <w:proofErr w:type="spellEnd"/>
      <w:r w:rsidRPr="00380AD6">
        <w:rPr>
          <w:rFonts w:ascii="Georgia" w:hAnsi="Georgia"/>
        </w:rPr>
        <w:t xml:space="preserve"> Jerárquico y de visualización a través de </w:t>
      </w:r>
      <w:proofErr w:type="spellStart"/>
      <w:r w:rsidRPr="00380AD6">
        <w:rPr>
          <w:rFonts w:ascii="Georgia" w:hAnsi="Georgia"/>
        </w:rPr>
        <w:t>dendrogramas</w:t>
      </w:r>
      <w:proofErr w:type="spellEnd"/>
      <w:r w:rsidRPr="00380AD6">
        <w:rPr>
          <w:rFonts w:ascii="Georgia" w:hAnsi="Georgia"/>
        </w:rPr>
        <w:t xml:space="preserve">, ha permitido extraer y analizar dicha información.        </w:t>
      </w:r>
    </w:p>
    <w:p w14:paraId="5C27DF94" w14:textId="77777777" w:rsidR="00A73DB2" w:rsidRDefault="00A73DB2" w:rsidP="002A207E"/>
    <w:p w14:paraId="00B91925" w14:textId="77777777" w:rsidR="00A73DB2" w:rsidRPr="00881281" w:rsidRDefault="00A73DB2" w:rsidP="002A207E">
      <w:pPr>
        <w:pStyle w:val="Heading2"/>
        <w:rPr>
          <w:lang w:val="es-ES"/>
        </w:rPr>
      </w:pPr>
      <w:bookmarkStart w:id="5" w:name="_Toc488183972"/>
      <w:r w:rsidRPr="00881281">
        <w:rPr>
          <w:lang w:val="es-ES"/>
        </w:rPr>
        <w:t>Estructura de capítulos</w:t>
      </w:r>
      <w:bookmarkEnd w:id="5"/>
    </w:p>
    <w:p w14:paraId="580654E4" w14:textId="77777777" w:rsidR="00A73DB2" w:rsidRPr="002771E4" w:rsidRDefault="00A73DB2" w:rsidP="002A207E">
      <w:pPr>
        <w:rPr>
          <w:lang w:val="es-ES"/>
        </w:rPr>
      </w:pPr>
    </w:p>
    <w:p w14:paraId="05F38E5E" w14:textId="77777777" w:rsidR="00A73DB2" w:rsidRPr="00FC0A57" w:rsidRDefault="00A73DB2" w:rsidP="002A207E">
      <w:pPr>
        <w:rPr>
          <w:rFonts w:ascii="Georgia" w:hAnsi="Georgia"/>
          <w:lang w:val="es-ES"/>
        </w:rPr>
      </w:pPr>
      <w:r w:rsidRPr="00FC0A57">
        <w:rPr>
          <w:rFonts w:ascii="Georgia" w:hAnsi="Georgia"/>
          <w:lang w:val="es-ES"/>
        </w:rPr>
        <w:t xml:space="preserve">Los capítulos que componen el presente documento explican de forma detallada los conceptos en los que se ha basado la Metodología definida en el trabajo, cuyo objetivo es permitir la detección de anomalías en los datos analizados. </w:t>
      </w:r>
    </w:p>
    <w:p w14:paraId="6BA95B6D" w14:textId="77777777" w:rsidR="00A73DB2" w:rsidRPr="00FC0A57" w:rsidRDefault="00A73DB2" w:rsidP="002A207E">
      <w:pPr>
        <w:rPr>
          <w:rFonts w:ascii="Georgia" w:hAnsi="Georgia"/>
          <w:lang w:val="es-ES"/>
        </w:rPr>
      </w:pPr>
      <w:r w:rsidRPr="00FC0A57">
        <w:rPr>
          <w:rFonts w:ascii="Georgia" w:hAnsi="Georgia"/>
          <w:lang w:val="es-ES"/>
        </w:rPr>
        <w:t xml:space="preserve">En el </w:t>
      </w:r>
      <w:r w:rsidRPr="002C090D">
        <w:rPr>
          <w:rFonts w:ascii="Georgia" w:hAnsi="Georgia"/>
          <w:i/>
          <w:lang w:val="es-ES"/>
        </w:rPr>
        <w:t>capítulo 3</w:t>
      </w:r>
      <w:r w:rsidRPr="00FC0A57">
        <w:rPr>
          <w:rFonts w:ascii="Georgia" w:hAnsi="Georgia"/>
          <w:lang w:val="es-ES"/>
        </w:rPr>
        <w:t xml:space="preserve"> se explica el método de </w:t>
      </w:r>
      <w:proofErr w:type="spellStart"/>
      <w:r w:rsidRPr="002C090D">
        <w:rPr>
          <w:rFonts w:ascii="Georgia" w:hAnsi="Georgia"/>
          <w:i/>
          <w:lang w:val="es-ES"/>
        </w:rPr>
        <w:t>Clustering</w:t>
      </w:r>
      <w:proofErr w:type="spellEnd"/>
      <w:r w:rsidRPr="002C090D">
        <w:rPr>
          <w:rFonts w:ascii="Georgia" w:hAnsi="Georgia"/>
          <w:i/>
          <w:lang w:val="es-ES"/>
        </w:rPr>
        <w:t xml:space="preserve"> Jerárquico</w:t>
      </w:r>
      <w:r w:rsidRPr="00FC0A57">
        <w:rPr>
          <w:rFonts w:ascii="Georgia" w:hAnsi="Georgia"/>
          <w:lang w:val="es-ES"/>
        </w:rPr>
        <w:t xml:space="preserve"> que permite la detección de grupos de elementos que sean similares (</w:t>
      </w:r>
      <w:proofErr w:type="spellStart"/>
      <w:r w:rsidRPr="00FC0A57">
        <w:rPr>
          <w:rFonts w:ascii="Georgia" w:hAnsi="Georgia"/>
          <w:lang w:val="es-ES"/>
        </w:rPr>
        <w:t>clusters</w:t>
      </w:r>
      <w:proofErr w:type="spellEnd"/>
      <w:r w:rsidRPr="00FC0A57">
        <w:rPr>
          <w:rFonts w:ascii="Georgia" w:hAnsi="Georgia"/>
          <w:lang w:val="es-ES"/>
        </w:rPr>
        <w:t xml:space="preserve">). </w:t>
      </w:r>
      <w:r w:rsidR="000C6824">
        <w:rPr>
          <w:rFonts w:ascii="Georgia" w:hAnsi="Georgia"/>
          <w:lang w:val="es-ES"/>
        </w:rPr>
        <w:t xml:space="preserve">En el </w:t>
      </w:r>
      <w:r w:rsidR="000C6824" w:rsidRPr="002C090D">
        <w:rPr>
          <w:rFonts w:ascii="Georgia" w:hAnsi="Georgia"/>
          <w:i/>
          <w:lang w:val="es-ES"/>
        </w:rPr>
        <w:t>capítulo 4</w:t>
      </w:r>
      <w:r w:rsidR="000C6824">
        <w:rPr>
          <w:rFonts w:ascii="Georgia" w:hAnsi="Georgia"/>
          <w:lang w:val="es-ES"/>
        </w:rPr>
        <w:t xml:space="preserve"> se describe la lectura e interpretación de los </w:t>
      </w:r>
      <w:proofErr w:type="spellStart"/>
      <w:r w:rsidR="000C6824" w:rsidRPr="002C090D">
        <w:rPr>
          <w:rFonts w:ascii="Georgia" w:hAnsi="Georgia"/>
          <w:i/>
          <w:lang w:val="es-ES"/>
        </w:rPr>
        <w:t>dendrogramas</w:t>
      </w:r>
      <w:proofErr w:type="spellEnd"/>
      <w:r w:rsidR="000C6824">
        <w:rPr>
          <w:rFonts w:ascii="Georgia" w:hAnsi="Georgia"/>
          <w:lang w:val="es-ES"/>
        </w:rPr>
        <w:t xml:space="preserve">, </w:t>
      </w:r>
      <w:r w:rsidR="004C5677" w:rsidRPr="00FC0A57">
        <w:rPr>
          <w:rFonts w:ascii="Georgia" w:hAnsi="Georgia"/>
          <w:lang w:val="es-ES"/>
        </w:rPr>
        <w:t xml:space="preserve">un tipo de representación gráfica que nos facilita la interpretación de los grupos, diferenciando aquellos datos que presentan características similares. </w:t>
      </w:r>
      <w:r w:rsidR="000C6824">
        <w:rPr>
          <w:rFonts w:ascii="Georgia" w:hAnsi="Georgia"/>
          <w:lang w:val="es-ES"/>
        </w:rPr>
        <w:t xml:space="preserve">En el </w:t>
      </w:r>
      <w:r w:rsidR="000C6824" w:rsidRPr="002C090D">
        <w:rPr>
          <w:rFonts w:ascii="Georgia" w:hAnsi="Georgia"/>
          <w:i/>
          <w:lang w:val="es-ES"/>
        </w:rPr>
        <w:t>capítulo 5</w:t>
      </w:r>
      <w:r w:rsidRPr="00FC0A57">
        <w:rPr>
          <w:rFonts w:ascii="Georgia" w:hAnsi="Georgia"/>
          <w:lang w:val="es-ES"/>
        </w:rPr>
        <w:t xml:space="preserve"> se </w:t>
      </w:r>
      <w:r w:rsidR="000C6824">
        <w:rPr>
          <w:rFonts w:ascii="Georgia" w:hAnsi="Georgia"/>
          <w:lang w:val="es-ES"/>
        </w:rPr>
        <w:t xml:space="preserve">analizan </w:t>
      </w:r>
      <w:r w:rsidRPr="00FC0A57">
        <w:rPr>
          <w:rFonts w:ascii="Georgia" w:hAnsi="Georgia"/>
          <w:lang w:val="es-ES"/>
        </w:rPr>
        <w:t xml:space="preserve">las características principales del algoritmo </w:t>
      </w:r>
      <w:r w:rsidRPr="002C090D">
        <w:rPr>
          <w:rFonts w:ascii="Georgia" w:hAnsi="Georgia"/>
          <w:i/>
          <w:lang w:val="es-ES"/>
        </w:rPr>
        <w:t>DTW</w:t>
      </w:r>
      <w:r w:rsidRPr="00FC0A57">
        <w:rPr>
          <w:rFonts w:ascii="Georgia" w:hAnsi="Georgia"/>
          <w:lang w:val="es-ES"/>
        </w:rPr>
        <w:t xml:space="preserve">, utilizado como medida de distancia entre elementos. </w:t>
      </w:r>
      <w:r w:rsidR="004C5677">
        <w:rPr>
          <w:rFonts w:ascii="Georgia" w:hAnsi="Georgia"/>
          <w:lang w:val="es-ES"/>
        </w:rPr>
        <w:t xml:space="preserve"> Todas estas técnicas se </w:t>
      </w:r>
      <w:r w:rsidRPr="00FC0A57">
        <w:rPr>
          <w:rFonts w:ascii="Georgia" w:hAnsi="Georgia"/>
          <w:lang w:val="es-ES"/>
        </w:rPr>
        <w:t>ha</w:t>
      </w:r>
      <w:r w:rsidR="004C5677">
        <w:rPr>
          <w:rFonts w:ascii="Georgia" w:hAnsi="Georgia"/>
          <w:lang w:val="es-ES"/>
        </w:rPr>
        <w:t xml:space="preserve">n aplicado en un entorno de </w:t>
      </w:r>
      <w:r w:rsidRPr="002C090D">
        <w:rPr>
          <w:rFonts w:ascii="Georgia" w:hAnsi="Georgia"/>
          <w:i/>
          <w:lang w:val="es-ES"/>
        </w:rPr>
        <w:t>programación en R</w:t>
      </w:r>
      <w:r w:rsidRPr="00FC0A57">
        <w:rPr>
          <w:rFonts w:ascii="Georgia" w:hAnsi="Georgia"/>
          <w:lang w:val="es-ES"/>
        </w:rPr>
        <w:t>.</w:t>
      </w:r>
    </w:p>
    <w:p w14:paraId="5B25560A" w14:textId="77777777" w:rsidR="00A73DB2" w:rsidRPr="00FC0A57" w:rsidRDefault="00A73DB2" w:rsidP="002A207E">
      <w:pPr>
        <w:rPr>
          <w:lang w:val="es-ES"/>
        </w:rPr>
      </w:pPr>
      <w:r w:rsidRPr="00FC0A57">
        <w:rPr>
          <w:rFonts w:ascii="Georgia" w:hAnsi="Georgia"/>
          <w:lang w:val="es-ES"/>
        </w:rPr>
        <w:t xml:space="preserve">En el </w:t>
      </w:r>
      <w:r w:rsidRPr="00A02A61">
        <w:rPr>
          <w:rFonts w:ascii="Georgia" w:hAnsi="Georgia"/>
          <w:i/>
          <w:lang w:val="es-ES"/>
        </w:rPr>
        <w:t xml:space="preserve">capítulo </w:t>
      </w:r>
      <w:r w:rsidR="000C6824" w:rsidRPr="00A02A61">
        <w:rPr>
          <w:rFonts w:ascii="Georgia" w:hAnsi="Georgia"/>
          <w:i/>
          <w:lang w:val="es-ES"/>
        </w:rPr>
        <w:t>6</w:t>
      </w:r>
      <w:r w:rsidR="000C6824">
        <w:rPr>
          <w:rFonts w:ascii="Georgia" w:hAnsi="Georgia"/>
          <w:lang w:val="es-ES"/>
        </w:rPr>
        <w:t xml:space="preserve"> </w:t>
      </w:r>
      <w:r w:rsidRPr="00FC0A57">
        <w:rPr>
          <w:rFonts w:ascii="Georgia" w:hAnsi="Georgia"/>
          <w:lang w:val="es-ES"/>
        </w:rPr>
        <w:t xml:space="preserve">se </w:t>
      </w:r>
      <w:r w:rsidR="004C5677">
        <w:rPr>
          <w:rFonts w:ascii="Georgia" w:hAnsi="Georgia"/>
          <w:lang w:val="es-ES"/>
        </w:rPr>
        <w:t>aplican los conceptos presentados</w:t>
      </w:r>
      <w:r w:rsidR="007926EA">
        <w:rPr>
          <w:rFonts w:ascii="Georgia" w:hAnsi="Georgia"/>
          <w:lang w:val="es-ES"/>
        </w:rPr>
        <w:t xml:space="preserve"> en el </w:t>
      </w:r>
      <w:r w:rsidR="007926EA" w:rsidRPr="00A02A61">
        <w:rPr>
          <w:rFonts w:ascii="Georgia" w:hAnsi="Georgia"/>
          <w:i/>
          <w:lang w:val="es-ES"/>
        </w:rPr>
        <w:t>reto</w:t>
      </w:r>
      <w:r w:rsidR="00137B5E">
        <w:rPr>
          <w:rFonts w:ascii="Georgia" w:hAnsi="Georgia"/>
          <w:lang w:val="es-ES"/>
        </w:rPr>
        <w:t xml:space="preserve"> que nos proponen solucionar              </w:t>
      </w:r>
      <w:r w:rsidR="007926EA">
        <w:rPr>
          <w:rFonts w:ascii="Georgia" w:hAnsi="Georgia"/>
          <w:lang w:val="es-ES"/>
        </w:rPr>
        <w:t xml:space="preserve">(VAST </w:t>
      </w:r>
      <w:proofErr w:type="spellStart"/>
      <w:r w:rsidR="007926EA">
        <w:rPr>
          <w:rFonts w:ascii="Georgia" w:hAnsi="Georgia"/>
          <w:lang w:val="es-ES"/>
        </w:rPr>
        <w:t>Challenge</w:t>
      </w:r>
      <w:proofErr w:type="spellEnd"/>
      <w:r w:rsidR="007926EA">
        <w:rPr>
          <w:rFonts w:ascii="Georgia" w:hAnsi="Georgia"/>
          <w:lang w:val="es-ES"/>
        </w:rPr>
        <w:t>)</w:t>
      </w:r>
      <w:r w:rsidR="002F3F5D">
        <w:rPr>
          <w:rFonts w:ascii="Georgia" w:hAnsi="Georgia"/>
          <w:lang w:val="es-ES"/>
        </w:rPr>
        <w:t xml:space="preserve">. </w:t>
      </w:r>
      <w:r w:rsidRPr="00FC0A57">
        <w:rPr>
          <w:rFonts w:ascii="Georgia" w:hAnsi="Georgia"/>
          <w:lang w:val="es-ES"/>
        </w:rPr>
        <w:t xml:space="preserve">La </w:t>
      </w:r>
      <w:r w:rsidRPr="00A02A61">
        <w:rPr>
          <w:rFonts w:ascii="Georgia" w:hAnsi="Georgia"/>
          <w:i/>
          <w:lang w:val="es-ES"/>
        </w:rPr>
        <w:t>evaluación de la metodología</w:t>
      </w:r>
      <w:r w:rsidRPr="00FC0A57">
        <w:rPr>
          <w:rFonts w:ascii="Georgia" w:hAnsi="Georgia"/>
          <w:lang w:val="es-ES"/>
        </w:rPr>
        <w:t xml:space="preserve"> </w:t>
      </w:r>
      <w:r w:rsidR="002F3F5D">
        <w:rPr>
          <w:rFonts w:ascii="Georgia" w:hAnsi="Georgia"/>
          <w:lang w:val="es-ES"/>
        </w:rPr>
        <w:t xml:space="preserve">propuesta </w:t>
      </w:r>
      <w:r w:rsidR="00137B5E">
        <w:rPr>
          <w:rFonts w:ascii="Georgia" w:hAnsi="Georgia"/>
          <w:lang w:val="es-ES"/>
        </w:rPr>
        <w:t>a tal efecto</w:t>
      </w:r>
      <w:r w:rsidR="002F3F5D">
        <w:rPr>
          <w:rFonts w:ascii="Georgia" w:hAnsi="Georgia"/>
          <w:lang w:val="es-ES"/>
        </w:rPr>
        <w:t xml:space="preserve"> </w:t>
      </w:r>
      <w:r w:rsidRPr="00FC0A57">
        <w:rPr>
          <w:rFonts w:ascii="Georgia" w:hAnsi="Georgia"/>
          <w:lang w:val="es-ES"/>
        </w:rPr>
        <w:t xml:space="preserve">se describe a lo largo del </w:t>
      </w:r>
      <w:r w:rsidRPr="00A02A61">
        <w:rPr>
          <w:rFonts w:ascii="Georgia" w:hAnsi="Georgia"/>
          <w:i/>
          <w:lang w:val="es-ES"/>
        </w:rPr>
        <w:t>capítulo 7</w:t>
      </w:r>
      <w:r w:rsidRPr="00FC0A57">
        <w:rPr>
          <w:rFonts w:ascii="Georgia" w:hAnsi="Georgia"/>
          <w:lang w:val="es-ES"/>
        </w:rPr>
        <w:t xml:space="preserve">.  Por último, en el </w:t>
      </w:r>
      <w:r w:rsidRPr="00A02A61">
        <w:rPr>
          <w:rFonts w:ascii="Georgia" w:hAnsi="Georgia"/>
          <w:i/>
          <w:lang w:val="es-ES"/>
        </w:rPr>
        <w:t xml:space="preserve">capítulo 8 </w:t>
      </w:r>
      <w:r w:rsidRPr="00FC0A57">
        <w:rPr>
          <w:rFonts w:ascii="Georgia" w:hAnsi="Georgia"/>
          <w:lang w:val="es-ES"/>
        </w:rPr>
        <w:t xml:space="preserve">se exponen las </w:t>
      </w:r>
      <w:r w:rsidRPr="00A02A61">
        <w:rPr>
          <w:rFonts w:ascii="Georgia" w:hAnsi="Georgia"/>
          <w:i/>
          <w:lang w:val="es-ES"/>
        </w:rPr>
        <w:t>conclusiones</w:t>
      </w:r>
      <w:r w:rsidRPr="00FC0A57">
        <w:rPr>
          <w:rFonts w:ascii="Georgia" w:hAnsi="Georgia"/>
          <w:lang w:val="es-ES"/>
        </w:rPr>
        <w:t xml:space="preserve"> </w:t>
      </w:r>
      <w:r w:rsidR="002F3F5D">
        <w:rPr>
          <w:rFonts w:ascii="Georgia" w:hAnsi="Georgia"/>
          <w:lang w:val="es-ES"/>
        </w:rPr>
        <w:t>que se derivan del estudio realizado.</w:t>
      </w:r>
      <w:r w:rsidRPr="00FC0A57">
        <w:rPr>
          <w:lang w:val="es-ES"/>
        </w:rPr>
        <w:t xml:space="preserve">  </w:t>
      </w:r>
    </w:p>
    <w:p w14:paraId="426297C6" w14:textId="77777777" w:rsidR="00A73DB2" w:rsidRDefault="00A73DB2" w:rsidP="002A207E">
      <w:r>
        <w:br w:type="page"/>
      </w:r>
    </w:p>
    <w:p w14:paraId="5B654E1C" w14:textId="77777777" w:rsidR="00A73DB2" w:rsidRDefault="002F3140" w:rsidP="002A207E">
      <w:pPr>
        <w:pStyle w:val="Heading1"/>
      </w:pPr>
      <w:bookmarkStart w:id="6" w:name="_Toc488183973"/>
      <w:r>
        <w:lastRenderedPageBreak/>
        <w:t xml:space="preserve">Estado del </w:t>
      </w:r>
      <w:r w:rsidR="00A73DB2">
        <w:t>Arte</w:t>
      </w:r>
      <w:bookmarkEnd w:id="6"/>
    </w:p>
    <w:p w14:paraId="58727770" w14:textId="77777777" w:rsidR="00A73DB2" w:rsidRDefault="00A73DB2" w:rsidP="002A207E">
      <w:pPr>
        <w:spacing w:after="0"/>
        <w:rPr>
          <w:rFonts w:ascii="Georgia" w:hAnsi="Georgia"/>
        </w:rPr>
      </w:pPr>
    </w:p>
    <w:p w14:paraId="3A5CF9C6" w14:textId="77777777" w:rsidR="00A73DB2" w:rsidRDefault="00A73DB2" w:rsidP="002A207E">
      <w:pPr>
        <w:pStyle w:val="Heading2"/>
      </w:pPr>
      <w:bookmarkStart w:id="7" w:name="_Toc488183974"/>
      <w:r>
        <w:t>Situación actual</w:t>
      </w:r>
      <w:bookmarkEnd w:id="7"/>
    </w:p>
    <w:p w14:paraId="1BE704F6" w14:textId="77777777" w:rsidR="00A73DB2" w:rsidRDefault="00A73DB2" w:rsidP="002A207E">
      <w:pPr>
        <w:spacing w:after="0"/>
        <w:rPr>
          <w:rFonts w:ascii="Georgia" w:hAnsi="Georgia"/>
        </w:rPr>
      </w:pPr>
    </w:p>
    <w:p w14:paraId="08B617A7" w14:textId="32E7BB04" w:rsidR="00A73DB2" w:rsidRDefault="00AA586B" w:rsidP="002A207E">
      <w:pPr>
        <w:rPr>
          <w:rFonts w:ascii="Georgia" w:hAnsi="Georgia"/>
        </w:rPr>
      </w:pPr>
      <w:r>
        <w:rPr>
          <w:rFonts w:ascii="Georgia" w:hAnsi="Georgia"/>
          <w:noProof/>
          <w:lang w:val="en-GB" w:eastAsia="en-GB"/>
        </w:rPr>
        <mc:AlternateContent>
          <mc:Choice Requires="wps">
            <w:drawing>
              <wp:anchor distT="0" distB="0" distL="114300" distR="114300" simplePos="0" relativeHeight="251676672" behindDoc="0" locked="0" layoutInCell="1" allowOverlap="1" wp14:anchorId="2CFDCC51" wp14:editId="68C6EFBB">
                <wp:simplePos x="0" y="0"/>
                <wp:positionH relativeFrom="column">
                  <wp:posOffset>3952875</wp:posOffset>
                </wp:positionH>
                <wp:positionV relativeFrom="paragraph">
                  <wp:posOffset>964565</wp:posOffset>
                </wp:positionV>
                <wp:extent cx="1781175" cy="1490980"/>
                <wp:effectExtent l="0" t="0" r="22225" b="33020"/>
                <wp:wrapNone/>
                <wp:docPr id="35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1175" cy="1490980"/>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BA7CDD" id="Rectangle_x0020_5" o:spid="_x0000_s1026" style="position:absolute;margin-left:311.25pt;margin-top:75.95pt;width:140.25pt;height:117.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">
                <v:fill opacity="0"/>
              </v:rect>
            </w:pict>
          </mc:Fallback>
        </mc:AlternateContent>
      </w:r>
      <w:r w:rsidR="00AE04C1">
        <w:rPr>
          <w:rFonts w:ascii="Georgia" w:hAnsi="Georgia"/>
          <w:noProof/>
          <w:lang w:val="en-GB" w:eastAsia="en-GB"/>
        </w:rPr>
        <w:drawing>
          <wp:anchor distT="0" distB="0" distL="114300" distR="114300" simplePos="0" relativeHeight="251660288" behindDoc="0" locked="0" layoutInCell="1" allowOverlap="1" wp14:anchorId="1F941033" wp14:editId="0E3E4707">
            <wp:simplePos x="0" y="0"/>
            <wp:positionH relativeFrom="column">
              <wp:posOffset>3983990</wp:posOffset>
            </wp:positionH>
            <wp:positionV relativeFrom="paragraph">
              <wp:posOffset>993140</wp:posOffset>
            </wp:positionV>
            <wp:extent cx="1684020" cy="148336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4020" cy="1483360"/>
                    </a:xfrm>
                    <a:prstGeom prst="rect">
                      <a:avLst/>
                    </a:prstGeom>
                    <a:noFill/>
                    <a:ln>
                      <a:noFill/>
                    </a:ln>
                  </pic:spPr>
                </pic:pic>
              </a:graphicData>
            </a:graphic>
          </wp:anchor>
        </w:drawing>
      </w:r>
      <w:r w:rsidR="00A73DB2" w:rsidRPr="00A04528">
        <w:rPr>
          <w:rFonts w:ascii="Georgia" w:hAnsi="Georgia"/>
        </w:rPr>
        <w:t xml:space="preserve">En las últimas décadas se ha experimentado un cambio drástico en el volumen de datos </w:t>
      </w:r>
      <w:r w:rsidR="00A73DB2">
        <w:rPr>
          <w:rFonts w:ascii="Georgia" w:hAnsi="Georgia"/>
        </w:rPr>
        <w:t xml:space="preserve">que se </w:t>
      </w:r>
      <w:r w:rsidR="00A73DB2" w:rsidRPr="00A04528">
        <w:rPr>
          <w:rFonts w:ascii="Georgia" w:hAnsi="Georgia"/>
        </w:rPr>
        <w:t>genera</w:t>
      </w:r>
      <w:r w:rsidR="00A73DB2">
        <w:rPr>
          <w:rFonts w:ascii="Georgia" w:hAnsi="Georgia"/>
        </w:rPr>
        <w:t>n a diario en l</w:t>
      </w:r>
      <w:r w:rsidR="00A73DB2" w:rsidRPr="00A04528">
        <w:rPr>
          <w:rFonts w:ascii="Georgia" w:hAnsi="Georgia"/>
        </w:rPr>
        <w:t>os</w:t>
      </w:r>
      <w:r w:rsidR="00A73DB2">
        <w:rPr>
          <w:rFonts w:ascii="Georgia" w:hAnsi="Georgia"/>
        </w:rPr>
        <w:t xml:space="preserve"> Sistemas de Información, registrando todo tipo de conceptos</w:t>
      </w:r>
      <w:r w:rsidR="00A73DB2" w:rsidRPr="00A04528">
        <w:rPr>
          <w:rFonts w:ascii="Georgia" w:hAnsi="Georgia"/>
        </w:rPr>
        <w:t xml:space="preserve">. </w:t>
      </w:r>
      <w:r w:rsidR="00A73DB2">
        <w:rPr>
          <w:rFonts w:ascii="Georgia" w:hAnsi="Georgia"/>
        </w:rPr>
        <w:t xml:space="preserve"> Tanto el hardware como el software de gestión y control,  han evolucionado de una forma exponencial desde los años 80, y con ello, se ha alcanzado un procesamiento lo más heterogéneo posible en lo que se refiere a orígenes, formatos o tratamiento de esos datos. </w:t>
      </w:r>
    </w:p>
    <w:p w14:paraId="4CB623AE" w14:textId="77777777" w:rsidR="00A73DB2" w:rsidRDefault="00A73DB2" w:rsidP="002A207E">
      <w:pPr>
        <w:rPr>
          <w:rFonts w:ascii="Georgia" w:hAnsi="Georgia"/>
        </w:rPr>
      </w:pPr>
      <w:r w:rsidRPr="00A04528">
        <w:rPr>
          <w:rFonts w:ascii="Georgia" w:hAnsi="Georgia"/>
        </w:rPr>
        <w:t xml:space="preserve">Con independencia del sector al que nos refiramos, </w:t>
      </w:r>
      <w:r w:rsidR="00AE04C1">
        <w:rPr>
          <w:rFonts w:ascii="Georgia" w:hAnsi="Georgia"/>
        </w:rPr>
        <w:t>este</w:t>
      </w:r>
      <w:r w:rsidRPr="00A04528">
        <w:rPr>
          <w:rFonts w:ascii="Georgia" w:hAnsi="Georgia"/>
        </w:rPr>
        <w:t xml:space="preserve"> volumen escapa </w:t>
      </w:r>
      <w:r>
        <w:rPr>
          <w:rFonts w:ascii="Georgia" w:hAnsi="Georgia"/>
        </w:rPr>
        <w:t>con creces</w:t>
      </w:r>
      <w:r w:rsidRPr="00A04528">
        <w:rPr>
          <w:rFonts w:ascii="Georgia" w:hAnsi="Georgia"/>
        </w:rPr>
        <w:t xml:space="preserve"> la capacidad que se tiene en la actualidad de recolectar, almacenar, y sobre todo</w:t>
      </w:r>
      <w:r>
        <w:rPr>
          <w:rFonts w:ascii="Georgia" w:hAnsi="Georgia"/>
        </w:rPr>
        <w:t xml:space="preserve">, </w:t>
      </w:r>
      <w:r w:rsidRPr="00A04528">
        <w:rPr>
          <w:rFonts w:ascii="Georgia" w:hAnsi="Georgia"/>
        </w:rPr>
        <w:t xml:space="preserve">de comprender esos datos, lo que ha hecho que el </w:t>
      </w:r>
      <w:r w:rsidR="00AE04C1">
        <w:rPr>
          <w:rFonts w:ascii="Georgia" w:hAnsi="Georgia"/>
        </w:rPr>
        <w:t xml:space="preserve"> </w:t>
      </w:r>
      <w:r w:rsidRPr="00A04528">
        <w:rPr>
          <w:rFonts w:ascii="Georgia" w:hAnsi="Georgia"/>
          <w:i/>
        </w:rPr>
        <w:t xml:space="preserve">Data </w:t>
      </w:r>
      <w:proofErr w:type="spellStart"/>
      <w:r w:rsidRPr="00A04528">
        <w:rPr>
          <w:rFonts w:ascii="Georgia" w:hAnsi="Georgia"/>
          <w:i/>
        </w:rPr>
        <w:t>Mining</w:t>
      </w:r>
      <w:proofErr w:type="spellEnd"/>
      <w:r w:rsidRPr="00A04528">
        <w:rPr>
          <w:rFonts w:ascii="Georgia" w:hAnsi="Georgia"/>
        </w:rPr>
        <w:t xml:space="preserve"> </w:t>
      </w:r>
      <w:r>
        <w:rPr>
          <w:rFonts w:ascii="Georgia" w:hAnsi="Georgia"/>
        </w:rPr>
        <w:t>(M</w:t>
      </w:r>
      <w:r w:rsidRPr="00A04528">
        <w:rPr>
          <w:rFonts w:ascii="Georgia" w:hAnsi="Georgia"/>
        </w:rPr>
        <w:t xml:space="preserve">inería de datos) se haya posicionado como una solución factible para la </w:t>
      </w:r>
      <w:r>
        <w:rPr>
          <w:rFonts w:ascii="Georgia" w:hAnsi="Georgia"/>
        </w:rPr>
        <w:t xml:space="preserve">cada vez más necesaria </w:t>
      </w:r>
      <w:r w:rsidRPr="00A04528">
        <w:rPr>
          <w:rFonts w:ascii="Georgia" w:hAnsi="Georgia"/>
        </w:rPr>
        <w:t xml:space="preserve">transformación de datos en conocimiento. </w:t>
      </w:r>
    </w:p>
    <w:p w14:paraId="0283A507" w14:textId="77777777" w:rsidR="00A73DB2" w:rsidRPr="001D4635" w:rsidRDefault="00A73DB2" w:rsidP="002A207E">
      <w:pPr>
        <w:rPr>
          <w:rFonts w:ascii="Georgia" w:hAnsi="Georgia"/>
        </w:rPr>
      </w:pPr>
      <w:r>
        <w:rPr>
          <w:rFonts w:ascii="Georgia" w:hAnsi="Georgia"/>
        </w:rPr>
        <w:t xml:space="preserve">Se debe buscar cómo </w:t>
      </w:r>
      <w:r w:rsidRPr="001D4635">
        <w:rPr>
          <w:rFonts w:ascii="Georgia" w:hAnsi="Georgia"/>
        </w:rPr>
        <w:t>automatizar este proces</w:t>
      </w:r>
      <w:r>
        <w:rPr>
          <w:rFonts w:ascii="Georgia" w:hAnsi="Georgia"/>
        </w:rPr>
        <w:t>o  de transformación, para de esta forma, en un tiempo aceptable</w:t>
      </w:r>
      <w:r w:rsidRPr="001D4635">
        <w:rPr>
          <w:rFonts w:ascii="Georgia" w:hAnsi="Georgia"/>
        </w:rPr>
        <w:t xml:space="preserve">, </w:t>
      </w:r>
      <w:r>
        <w:rPr>
          <w:rFonts w:ascii="Georgia" w:hAnsi="Georgia"/>
        </w:rPr>
        <w:t xml:space="preserve">adquirir un </w:t>
      </w:r>
      <w:r w:rsidRPr="001D4635">
        <w:rPr>
          <w:rFonts w:ascii="Georgia" w:hAnsi="Georgia"/>
        </w:rPr>
        <w:t xml:space="preserve">conocimiento </w:t>
      </w:r>
      <w:r>
        <w:rPr>
          <w:rFonts w:ascii="Georgia" w:hAnsi="Georgia"/>
        </w:rPr>
        <w:t>que se pueda aplicar  en la tom</w:t>
      </w:r>
      <w:r w:rsidRPr="001D4635">
        <w:rPr>
          <w:rFonts w:ascii="Georgia" w:hAnsi="Georgia"/>
        </w:rPr>
        <w:t>a de decisiones</w:t>
      </w:r>
      <w:r>
        <w:rPr>
          <w:rFonts w:ascii="Georgia" w:hAnsi="Georgia"/>
        </w:rPr>
        <w:t xml:space="preserve">.  Es en este escenario, donde surge el concepto de </w:t>
      </w:r>
      <w:r w:rsidRPr="008933C6">
        <w:rPr>
          <w:rFonts w:ascii="Georgia" w:hAnsi="Georgia"/>
          <w:i/>
        </w:rPr>
        <w:t>BI</w:t>
      </w:r>
      <w:r>
        <w:rPr>
          <w:rFonts w:ascii="Georgia" w:hAnsi="Georgia"/>
        </w:rPr>
        <w:t xml:space="preserve">  (Business </w:t>
      </w:r>
      <w:proofErr w:type="spellStart"/>
      <w:r>
        <w:rPr>
          <w:rFonts w:ascii="Georgia" w:hAnsi="Georgia"/>
        </w:rPr>
        <w:t>Intelligence</w:t>
      </w:r>
      <w:proofErr w:type="spellEnd"/>
      <w:r>
        <w:rPr>
          <w:rFonts w:ascii="Georgia" w:hAnsi="Georgia"/>
        </w:rPr>
        <w:t xml:space="preserve"> o Inteligencia de Negocios).</w:t>
      </w:r>
    </w:p>
    <w:p w14:paraId="0F5EB6B7" w14:textId="77777777" w:rsidR="00A73DB2" w:rsidRDefault="00A73DB2" w:rsidP="00127F3A">
      <w:pPr>
        <w:rPr>
          <w:rFonts w:ascii="Georgia" w:hAnsi="Georgia"/>
        </w:rPr>
      </w:pPr>
      <w:r w:rsidRPr="00A04528">
        <w:rPr>
          <w:rFonts w:ascii="Georgia" w:hAnsi="Georgia"/>
        </w:rPr>
        <w:t xml:space="preserve">Como es sabido, los datos almacenados de forma individual no se pueden considerar información; </w:t>
      </w:r>
      <w:r>
        <w:rPr>
          <w:rFonts w:ascii="Georgia" w:hAnsi="Georgia"/>
        </w:rPr>
        <w:t xml:space="preserve"> </w:t>
      </w:r>
      <w:r w:rsidRPr="00A04528">
        <w:rPr>
          <w:rFonts w:ascii="Georgia" w:hAnsi="Georgia"/>
        </w:rPr>
        <w:t xml:space="preserve">Los datos sólo toman relevancia, y se pueden convertir en conocimiento, cuando son interpretados en un contexto determinado, obteniéndose tras un análisis detallado, unos patrones “de comportamiento” (modelos) que sean fiables desde el punto de vista estadístico. Estos patrones detectados pueden no ser obvios a priori, </w:t>
      </w:r>
      <w:r>
        <w:rPr>
          <w:rFonts w:ascii="Georgia" w:hAnsi="Georgia"/>
        </w:rPr>
        <w:t xml:space="preserve"> </w:t>
      </w:r>
      <w:r w:rsidRPr="00A04528">
        <w:rPr>
          <w:rFonts w:ascii="Georgia" w:hAnsi="Georgia"/>
        </w:rPr>
        <w:t xml:space="preserve">y </w:t>
      </w:r>
      <w:r w:rsidR="005D3F74">
        <w:rPr>
          <w:rFonts w:ascii="Georgia" w:hAnsi="Georgia"/>
        </w:rPr>
        <w:t xml:space="preserve">pueden ser </w:t>
      </w:r>
      <w:r w:rsidRPr="00A04528">
        <w:rPr>
          <w:rFonts w:ascii="Georgia" w:hAnsi="Georgia"/>
        </w:rPr>
        <w:t>totalmente desconocidos antes de llevar a cabo dicho análisis</w:t>
      </w:r>
      <w:r>
        <w:rPr>
          <w:rFonts w:ascii="Georgia" w:hAnsi="Georgia"/>
        </w:rPr>
        <w:t>.</w:t>
      </w:r>
    </w:p>
    <w:p w14:paraId="3F9454AA" w14:textId="77777777" w:rsidR="00127F3A" w:rsidRPr="000C53D8" w:rsidRDefault="00A73DB2" w:rsidP="005D3F74">
      <w:pPr>
        <w:rPr>
          <w:rFonts w:ascii="Georgia" w:hAnsi="Georgia"/>
          <w:vertAlign w:val="superscript"/>
        </w:rPr>
      </w:pPr>
      <w:r w:rsidRPr="00A04528">
        <w:rPr>
          <w:rFonts w:ascii="Georgia" w:hAnsi="Georgia"/>
        </w:rPr>
        <w:t xml:space="preserve">Es aquí donde toma </w:t>
      </w:r>
      <w:r>
        <w:rPr>
          <w:rFonts w:ascii="Georgia" w:hAnsi="Georgia"/>
        </w:rPr>
        <w:t xml:space="preserve">enorme </w:t>
      </w:r>
      <w:r w:rsidRPr="00A04528">
        <w:rPr>
          <w:rFonts w:ascii="Georgia" w:hAnsi="Georgia"/>
        </w:rPr>
        <w:t xml:space="preserve">importancia </w:t>
      </w:r>
      <w:r>
        <w:rPr>
          <w:rFonts w:ascii="Georgia" w:hAnsi="Georgia"/>
        </w:rPr>
        <w:t xml:space="preserve">el concepto de </w:t>
      </w:r>
      <w:r w:rsidRPr="00A04528">
        <w:rPr>
          <w:rFonts w:ascii="Georgia" w:hAnsi="Georgia"/>
        </w:rPr>
        <w:t>detección de anomalías</w:t>
      </w:r>
      <w:r>
        <w:rPr>
          <w:rFonts w:ascii="Georgia" w:hAnsi="Georgia"/>
        </w:rPr>
        <w:t xml:space="preserve">, que en el contexto del Data </w:t>
      </w:r>
      <w:proofErr w:type="spellStart"/>
      <w:r>
        <w:rPr>
          <w:rFonts w:ascii="Georgia" w:hAnsi="Georgia"/>
        </w:rPr>
        <w:t>Mining</w:t>
      </w:r>
      <w:proofErr w:type="spellEnd"/>
      <w:r>
        <w:rPr>
          <w:rFonts w:ascii="Georgia" w:hAnsi="Georgia"/>
        </w:rPr>
        <w:t xml:space="preserve">, se puede definir como el proceso de identificación de aquellos datos, eventos, elementos de un grupo u observaciones que no se ajustan a un patrón esperado, es decir, </w:t>
      </w:r>
      <w:r w:rsidR="005141CB">
        <w:rPr>
          <w:rFonts w:ascii="Georgia" w:hAnsi="Georgia"/>
        </w:rPr>
        <w:t xml:space="preserve"> </w:t>
      </w:r>
      <w:r>
        <w:rPr>
          <w:rFonts w:ascii="Georgia" w:hAnsi="Georgia"/>
        </w:rPr>
        <w:t>datos que presentan un “comportamiento” diferente a lo que se considera “normal”</w:t>
      </w:r>
      <w:r w:rsidR="00127F3A">
        <w:rPr>
          <w:rFonts w:ascii="Georgia" w:hAnsi="Georgia"/>
        </w:rPr>
        <w:t xml:space="preserve"> dentro de un conjunto de datos  </w:t>
      </w:r>
      <w:r w:rsidR="000C53D8" w:rsidRPr="000C53D8">
        <w:rPr>
          <w:rFonts w:ascii="Georgia" w:hAnsi="Georgia"/>
          <w:sz w:val="32"/>
          <w:vertAlign w:val="superscript"/>
        </w:rPr>
        <w:t>1</w:t>
      </w:r>
    </w:p>
    <w:p w14:paraId="3880C17E" w14:textId="77777777" w:rsidR="00A73DB2" w:rsidRPr="00430B08" w:rsidRDefault="000C53D8" w:rsidP="000C53D8">
      <w:pPr>
        <w:jc w:val="left"/>
        <w:rPr>
          <w:rFonts w:ascii="Georgia" w:hAnsi="Georgia"/>
          <w:sz w:val="20"/>
          <w:lang w:val="en-US"/>
        </w:rPr>
      </w:pPr>
      <w:r w:rsidRPr="00430B08">
        <w:rPr>
          <w:rFonts w:ascii="Georgia" w:hAnsi="Georgia"/>
          <w:sz w:val="20"/>
          <w:lang w:val="en-US"/>
        </w:rPr>
        <w:t xml:space="preserve">1    Ref.   </w:t>
      </w:r>
      <w:hyperlink r:id="rId11" w:history="1">
        <w:r w:rsidR="00127F3A" w:rsidRPr="00430B08">
          <w:rPr>
            <w:rStyle w:val="Hyperlink"/>
            <w:rFonts w:ascii="Georgia" w:hAnsi="Georgia"/>
            <w:noProof w:val="0"/>
            <w:sz w:val="20"/>
            <w:lang w:val="en-US"/>
          </w:rPr>
          <w:t>http://copro.com.ar/Deteccion_de_anomalias.html</w:t>
        </w:r>
      </w:hyperlink>
    </w:p>
    <w:p w14:paraId="3E8BE068" w14:textId="77777777" w:rsidR="005844A3" w:rsidRPr="00430B08" w:rsidRDefault="005844A3" w:rsidP="002A207E">
      <w:pPr>
        <w:rPr>
          <w:rFonts w:ascii="Georgia" w:hAnsi="Georgia"/>
          <w:lang w:val="en-US"/>
        </w:rPr>
      </w:pPr>
    </w:p>
    <w:p w14:paraId="172CC343" w14:textId="77777777" w:rsidR="00A73DB2" w:rsidRDefault="00A73DB2" w:rsidP="002A207E">
      <w:pPr>
        <w:rPr>
          <w:rFonts w:ascii="Georgia" w:hAnsi="Georgia"/>
        </w:rPr>
      </w:pPr>
      <w:r>
        <w:rPr>
          <w:rFonts w:ascii="Georgia" w:hAnsi="Georgia"/>
        </w:rPr>
        <w:t>Por ejemplo, la detección de fraude se basa en poder crear unos patrones que permitan definir, mediante perfiles, el comportamiento que se considera “normal” por parte de los usuarios, con el fin de detectar como anomalía todo lo que no per</w:t>
      </w:r>
      <w:r w:rsidR="00285502">
        <w:rPr>
          <w:rFonts w:ascii="Georgia" w:hAnsi="Georgia"/>
        </w:rPr>
        <w:t>tenezca a dicho patrón, es decir</w:t>
      </w:r>
      <w:r>
        <w:rPr>
          <w:rFonts w:ascii="Georgia" w:hAnsi="Georgia"/>
        </w:rPr>
        <w:t xml:space="preserve">, aquel comportamiento que se pueda considerar atípico. </w:t>
      </w:r>
    </w:p>
    <w:p w14:paraId="2B4B8DC6" w14:textId="77777777" w:rsidR="00A73DB2" w:rsidRDefault="00A73DB2" w:rsidP="002A207E">
      <w:pPr>
        <w:spacing w:after="0"/>
        <w:rPr>
          <w:rFonts w:ascii="Georgia" w:hAnsi="Georgia"/>
        </w:rPr>
      </w:pPr>
    </w:p>
    <w:p w14:paraId="0C8AB3C2" w14:textId="77777777" w:rsidR="00A76FFD" w:rsidRDefault="00A76FFD" w:rsidP="002A207E">
      <w:pPr>
        <w:autoSpaceDE w:val="0"/>
        <w:autoSpaceDN w:val="0"/>
        <w:adjustRightInd w:val="0"/>
        <w:spacing w:after="0"/>
        <w:rPr>
          <w:rFonts w:ascii="Georgia" w:hAnsi="Georgia" w:cs="TTE1019D78t00"/>
        </w:rPr>
      </w:pPr>
    </w:p>
    <w:p w14:paraId="401ED040" w14:textId="77777777" w:rsidR="003C0F42" w:rsidRDefault="003C0F42" w:rsidP="003C0F42">
      <w:pPr>
        <w:pStyle w:val="Heading2"/>
      </w:pPr>
      <w:bookmarkStart w:id="8" w:name="_Toc488183975"/>
      <w:r w:rsidRPr="002A250D">
        <w:t xml:space="preserve">¿Qué </w:t>
      </w:r>
      <w:r w:rsidRPr="007C094C">
        <w:t>son</w:t>
      </w:r>
      <w:r w:rsidR="001C1DEC">
        <w:t xml:space="preserve"> las a</w:t>
      </w:r>
      <w:r>
        <w:t>nomalías</w:t>
      </w:r>
      <w:r w:rsidRPr="002A250D">
        <w:t>?</w:t>
      </w:r>
      <w:bookmarkEnd w:id="8"/>
    </w:p>
    <w:p w14:paraId="7927F89E" w14:textId="77777777" w:rsidR="003C0F42" w:rsidRPr="003C0F42" w:rsidRDefault="003C0F42" w:rsidP="003C0F42"/>
    <w:p w14:paraId="0D79CFA5" w14:textId="77777777" w:rsidR="003C0F42" w:rsidRPr="002A250D" w:rsidRDefault="003C0F42" w:rsidP="003C0F42">
      <w:pPr>
        <w:rPr>
          <w:rFonts w:ascii="Georgia" w:hAnsi="Georgia"/>
        </w:rPr>
      </w:pPr>
      <w:r w:rsidRPr="002A250D">
        <w:rPr>
          <w:rFonts w:ascii="Georgia" w:hAnsi="Georgia"/>
        </w:rPr>
        <w:t xml:space="preserve">El concepto de </w:t>
      </w:r>
      <w:r w:rsidR="009A79D6">
        <w:rPr>
          <w:rFonts w:ascii="Georgia" w:hAnsi="Georgia"/>
          <w:b/>
          <w:i/>
        </w:rPr>
        <w:t>d</w:t>
      </w:r>
      <w:r w:rsidRPr="002A250D">
        <w:rPr>
          <w:rFonts w:ascii="Georgia" w:hAnsi="Georgia"/>
          <w:b/>
          <w:i/>
        </w:rPr>
        <w:t xml:space="preserve">etección de </w:t>
      </w:r>
      <w:r w:rsidR="00A668F8">
        <w:rPr>
          <w:rFonts w:ascii="Georgia" w:hAnsi="Georgia"/>
          <w:b/>
          <w:i/>
        </w:rPr>
        <w:t>anomalía</w:t>
      </w:r>
      <w:r w:rsidRPr="002A250D">
        <w:rPr>
          <w:rFonts w:ascii="Georgia" w:hAnsi="Georgia"/>
          <w:b/>
          <w:i/>
        </w:rPr>
        <w:t>s</w:t>
      </w:r>
      <w:r w:rsidRPr="002A250D">
        <w:rPr>
          <w:rFonts w:ascii="Georgia" w:hAnsi="Georgia"/>
        </w:rPr>
        <w:t xml:space="preserve"> se refiere a la técnica mediante la cual, se busca dentro de un conjunto de datos, aquellos patrones de comportamiento que no se ajustan al comportamiento esperado.  Normalmente nos referimos a estos datos, por citar sólo algunos, como datos atípicos, </w:t>
      </w:r>
      <w:proofErr w:type="spellStart"/>
      <w:r w:rsidR="00283D1F">
        <w:rPr>
          <w:rFonts w:ascii="Georgia" w:hAnsi="Georgia"/>
        </w:rPr>
        <w:t>outlier</w:t>
      </w:r>
      <w:r w:rsidRPr="002A250D">
        <w:rPr>
          <w:rFonts w:ascii="Georgia" w:hAnsi="Georgia"/>
        </w:rPr>
        <w:t>s</w:t>
      </w:r>
      <w:proofErr w:type="spellEnd"/>
      <w:r w:rsidRPr="002A250D">
        <w:rPr>
          <w:rFonts w:ascii="Georgia" w:hAnsi="Georgia"/>
        </w:rPr>
        <w:t xml:space="preserve">, excepciones, anomalías o particularidades. De todos estos conceptos, en escenarios de Data </w:t>
      </w:r>
      <w:proofErr w:type="spellStart"/>
      <w:r w:rsidRPr="002A250D">
        <w:rPr>
          <w:rFonts w:ascii="Georgia" w:hAnsi="Georgia"/>
        </w:rPr>
        <w:t>Analysis</w:t>
      </w:r>
      <w:proofErr w:type="spellEnd"/>
      <w:r w:rsidRPr="002A250D">
        <w:rPr>
          <w:rFonts w:ascii="Georgia" w:hAnsi="Georgia"/>
        </w:rPr>
        <w:t xml:space="preserve">, normalmente se puede intercambiar el uso que se hace entre conceptos como </w:t>
      </w:r>
      <w:proofErr w:type="spellStart"/>
      <w:r w:rsidR="00283D1F">
        <w:rPr>
          <w:rFonts w:ascii="Georgia" w:hAnsi="Georgia"/>
        </w:rPr>
        <w:t>outlier</w:t>
      </w:r>
      <w:r w:rsidRPr="002A250D">
        <w:rPr>
          <w:rFonts w:ascii="Georgia" w:hAnsi="Georgia"/>
        </w:rPr>
        <w:t>s</w:t>
      </w:r>
      <w:proofErr w:type="spellEnd"/>
      <w:r w:rsidRPr="002A250D">
        <w:rPr>
          <w:rFonts w:ascii="Georgia" w:hAnsi="Georgia"/>
        </w:rPr>
        <w:t xml:space="preserve"> y </w:t>
      </w:r>
      <w:r w:rsidR="00A668F8">
        <w:rPr>
          <w:rFonts w:ascii="Georgia" w:hAnsi="Georgia"/>
        </w:rPr>
        <w:t>anomalía</w:t>
      </w:r>
      <w:r w:rsidRPr="002A250D">
        <w:rPr>
          <w:rFonts w:ascii="Georgia" w:hAnsi="Georgia"/>
        </w:rPr>
        <w:t xml:space="preserve">s. </w:t>
      </w:r>
    </w:p>
    <w:p w14:paraId="151FA55E" w14:textId="77777777" w:rsidR="003C0F42" w:rsidRDefault="003C0F42" w:rsidP="003C0F42">
      <w:pPr>
        <w:rPr>
          <w:rFonts w:ascii="Georgia" w:hAnsi="Georgia"/>
        </w:rPr>
      </w:pPr>
      <w:r w:rsidRPr="006E6380">
        <w:rPr>
          <w:rFonts w:ascii="Georgia" w:hAnsi="Georgia"/>
        </w:rPr>
        <w:t>Desde el siglo XIX</w:t>
      </w:r>
      <w:r w:rsidRPr="002A250D">
        <w:rPr>
          <w:rFonts w:ascii="Georgia" w:hAnsi="Georgia"/>
        </w:rPr>
        <w:t>, la rama de la Estadística se ha interesado</w:t>
      </w:r>
      <w:r w:rsidR="00EC79DF">
        <w:rPr>
          <w:rFonts w:ascii="Georgia" w:hAnsi="Georgia"/>
        </w:rPr>
        <w:t xml:space="preserve"> por el estudio detallado de</w:t>
      </w:r>
      <w:r w:rsidR="006E6380">
        <w:rPr>
          <w:rFonts w:ascii="Georgia" w:hAnsi="Georgia"/>
        </w:rPr>
        <w:t>l análisis estadístico de detección de anomalías (</w:t>
      </w:r>
      <w:r w:rsidR="006E6380" w:rsidRPr="002F539B">
        <w:rPr>
          <w:rFonts w:ascii="Georgia" w:hAnsi="Georgia"/>
          <w:i/>
        </w:rPr>
        <w:t xml:space="preserve">estudio de </w:t>
      </w:r>
      <w:proofErr w:type="spellStart"/>
      <w:r w:rsidR="006E6380" w:rsidRPr="002F539B">
        <w:rPr>
          <w:rFonts w:ascii="Georgia" w:hAnsi="Georgia"/>
          <w:i/>
        </w:rPr>
        <w:t>Glaisher</w:t>
      </w:r>
      <w:proofErr w:type="spellEnd"/>
      <w:r w:rsidR="006E6380">
        <w:rPr>
          <w:rFonts w:ascii="Georgia" w:hAnsi="Georgia"/>
        </w:rPr>
        <w:t>, 1872)</w:t>
      </w:r>
      <w:r w:rsidR="0054011B">
        <w:rPr>
          <w:rFonts w:ascii="Georgia" w:hAnsi="Georgia"/>
        </w:rPr>
        <w:t xml:space="preserve">, lo que </w:t>
      </w:r>
      <w:r w:rsidRPr="002A250D">
        <w:rPr>
          <w:rFonts w:ascii="Georgia" w:hAnsi="Georgia"/>
        </w:rPr>
        <w:t xml:space="preserve">ha propiciado que se hayan desarrollado </w:t>
      </w:r>
      <w:r w:rsidR="0054011B">
        <w:rPr>
          <w:rFonts w:ascii="Georgia" w:hAnsi="Georgia"/>
        </w:rPr>
        <w:t>diferentes técnicas</w:t>
      </w:r>
      <w:r w:rsidRPr="002A250D">
        <w:rPr>
          <w:rFonts w:ascii="Georgia" w:hAnsi="Georgia"/>
        </w:rPr>
        <w:t xml:space="preserve">. Algunas, se han desarrollado de forma explícita para un campo de aplicación específico. </w:t>
      </w:r>
    </w:p>
    <w:p w14:paraId="7A17B201" w14:textId="77777777" w:rsidR="003C0F42" w:rsidRPr="002A250D" w:rsidRDefault="003C0F42" w:rsidP="003C0F42">
      <w:pPr>
        <w:rPr>
          <w:rFonts w:ascii="Georgia" w:hAnsi="Georgia"/>
        </w:rPr>
      </w:pPr>
      <w:r w:rsidRPr="002A250D">
        <w:rPr>
          <w:rFonts w:ascii="Georgia" w:hAnsi="Georgia"/>
        </w:rPr>
        <w:t xml:space="preserve">Implica diferenciar entre </w:t>
      </w:r>
      <w:r w:rsidR="00A668F8">
        <w:rPr>
          <w:rFonts w:ascii="Georgia" w:hAnsi="Georgia"/>
        </w:rPr>
        <w:t>anomalía</w:t>
      </w:r>
      <w:r w:rsidRPr="002A250D">
        <w:rPr>
          <w:rFonts w:ascii="Georgia" w:hAnsi="Georgia"/>
        </w:rPr>
        <w:t xml:space="preserve"> y Ruido, de tal forma, que este segundo concepto hace referencia a todo dato que no es interesante para en analista, y que, por tanto, debe tratarse de forma previa al análisis, ignorándolos, o incluso, eliminándolos del conjunto de datos de entrada que sea objetivo de estudio. </w:t>
      </w:r>
    </w:p>
    <w:p w14:paraId="7A14CCAB" w14:textId="77777777" w:rsidR="003C0F42" w:rsidRPr="002A250D" w:rsidRDefault="003C0F42" w:rsidP="003C0F42">
      <w:pPr>
        <w:rPr>
          <w:rFonts w:ascii="Georgia" w:hAnsi="Georgia"/>
        </w:rPr>
      </w:pPr>
      <w:r w:rsidRPr="002A250D">
        <w:rPr>
          <w:rFonts w:ascii="Georgia" w:hAnsi="Georgia"/>
        </w:rPr>
        <w:t>El interés real que tiene la detección de anomalías reside en el hecho de que se pasa de un  análisis de los datos teórico, a una interpretación real, con un significado a veces crítico que se puede aplicar en un amplio rango de aplicaciones prácticas. Dependiendo de qué significado tome este análisis, podremos llevar a cabo una toma de decisiones en los diferentes contextos que se estén tratando.</w:t>
      </w:r>
    </w:p>
    <w:p w14:paraId="0AFCA327" w14:textId="77777777" w:rsidR="00A73DB2" w:rsidRDefault="00A73DB2" w:rsidP="002A207E"/>
    <w:p w14:paraId="190BB95B" w14:textId="77777777" w:rsidR="003C0F42" w:rsidRDefault="003C0F42" w:rsidP="002A207E"/>
    <w:p w14:paraId="71D295A6" w14:textId="77777777" w:rsidR="00D25C28" w:rsidRDefault="00D25C28" w:rsidP="002A207E"/>
    <w:p w14:paraId="36C3E6FC" w14:textId="77777777" w:rsidR="00D25C28" w:rsidRDefault="00D25C28" w:rsidP="002A207E"/>
    <w:p w14:paraId="148117C2" w14:textId="77777777" w:rsidR="003C0F42" w:rsidRDefault="00E62545" w:rsidP="003C0F42">
      <w:pPr>
        <w:pStyle w:val="Heading2"/>
        <w:rPr>
          <w:lang w:val="es-ES"/>
        </w:rPr>
      </w:pPr>
      <w:bookmarkStart w:id="9" w:name="_Toc488183976"/>
      <w:r w:rsidRPr="00E62545">
        <w:rPr>
          <w:lang w:val="es-ES"/>
        </w:rPr>
        <w:t>Taxonomía de las anomalías</w:t>
      </w:r>
      <w:bookmarkEnd w:id="9"/>
    </w:p>
    <w:p w14:paraId="37792885" w14:textId="77777777" w:rsidR="00E62545" w:rsidRPr="00E62545" w:rsidRDefault="00E62545" w:rsidP="00E62545">
      <w:pPr>
        <w:rPr>
          <w:lang w:val="es-ES"/>
        </w:rPr>
      </w:pPr>
    </w:p>
    <w:p w14:paraId="3E145540" w14:textId="77777777" w:rsidR="003C0F42" w:rsidRPr="002934D2" w:rsidRDefault="003C0F42" w:rsidP="003C0F42">
      <w:pPr>
        <w:rPr>
          <w:rFonts w:ascii="Georgia" w:hAnsi="Georgia"/>
          <w:vertAlign w:val="superscript"/>
        </w:rPr>
      </w:pPr>
      <w:r w:rsidRPr="002A250D">
        <w:rPr>
          <w:rFonts w:ascii="Georgia" w:hAnsi="Georgia"/>
        </w:rPr>
        <w:t>Podemos suponer a priori que en líneas generales, puede resultar bastante trivial diferenciar una región de comportamiento “normal” de una que no lo sea, pero la realidad es muy diferente.  Existen diversos factores que convierte casi en un reto diferenciar la frontera entre ambos conceptos:</w:t>
      </w:r>
      <w:r w:rsidR="002934D2">
        <w:rPr>
          <w:rFonts w:ascii="Georgia" w:hAnsi="Georgia"/>
        </w:rPr>
        <w:t xml:space="preserve"> </w:t>
      </w:r>
      <w:r w:rsidR="002934D2" w:rsidRPr="002934D2">
        <w:rPr>
          <w:rFonts w:ascii="Georgia" w:hAnsi="Georgia"/>
          <w:sz w:val="28"/>
          <w:vertAlign w:val="superscript"/>
        </w:rPr>
        <w:t>2</w:t>
      </w:r>
    </w:p>
    <w:p w14:paraId="2D175769" w14:textId="77777777" w:rsidR="002934D2" w:rsidRDefault="002934D2" w:rsidP="002934D2">
      <w:pPr>
        <w:pStyle w:val="ListParagraph"/>
        <w:jc w:val="both"/>
        <w:rPr>
          <w:rFonts w:ascii="Georgia" w:hAnsi="Georgia"/>
        </w:rPr>
      </w:pPr>
    </w:p>
    <w:p w14:paraId="738124D8" w14:textId="77777777" w:rsidR="003C0F42" w:rsidRPr="002A250D" w:rsidRDefault="003C0F42" w:rsidP="00E154D0">
      <w:pPr>
        <w:pStyle w:val="ListParagraph"/>
        <w:numPr>
          <w:ilvl w:val="0"/>
          <w:numId w:val="26"/>
        </w:numPr>
        <w:ind w:left="426" w:hanging="349"/>
        <w:jc w:val="both"/>
        <w:rPr>
          <w:rFonts w:ascii="Georgia" w:hAnsi="Georgia"/>
        </w:rPr>
      </w:pPr>
      <w:r w:rsidRPr="002A250D">
        <w:rPr>
          <w:rFonts w:ascii="Georgia" w:hAnsi="Georgia"/>
        </w:rPr>
        <w:t xml:space="preserve">Definir una región de comportamiento normal a veces es muy complicado. Esto implica que es muy difícil de detectar aquellos datos que se encuentran en la frontera entre ambas regiones. </w:t>
      </w:r>
    </w:p>
    <w:p w14:paraId="3C6F5A2C" w14:textId="77777777" w:rsidR="003C0F42" w:rsidRPr="002A250D" w:rsidRDefault="003C0F42" w:rsidP="00E154D0">
      <w:pPr>
        <w:pStyle w:val="ListParagraph"/>
        <w:ind w:left="426" w:hanging="349"/>
        <w:jc w:val="both"/>
        <w:rPr>
          <w:rFonts w:ascii="Georgia" w:hAnsi="Georgia"/>
        </w:rPr>
      </w:pPr>
    </w:p>
    <w:p w14:paraId="16E30C73" w14:textId="77777777" w:rsidR="003C0F42" w:rsidRPr="002A250D" w:rsidRDefault="003C0F42" w:rsidP="00E154D0">
      <w:pPr>
        <w:pStyle w:val="ListParagraph"/>
        <w:numPr>
          <w:ilvl w:val="0"/>
          <w:numId w:val="26"/>
        </w:numPr>
        <w:ind w:left="426" w:hanging="349"/>
        <w:jc w:val="both"/>
        <w:rPr>
          <w:rFonts w:ascii="Georgia" w:hAnsi="Georgia"/>
        </w:rPr>
      </w:pPr>
      <w:r w:rsidRPr="002A250D">
        <w:rPr>
          <w:rFonts w:ascii="Georgia" w:hAnsi="Georgia"/>
        </w:rPr>
        <w:t>Cuando las anomalías surgen como resultado de acciones maliciosas, se ven enmascaradas porque se intenta hacer que aparezcan como datos normales.                    Esto implica una dificultad añadida a cómo definir qué se considera comportamiento normal.</w:t>
      </w:r>
    </w:p>
    <w:p w14:paraId="1F614FAD" w14:textId="77777777" w:rsidR="003C0F42" w:rsidRPr="002A250D" w:rsidRDefault="003C0F42" w:rsidP="00E154D0">
      <w:pPr>
        <w:pStyle w:val="ListParagraph"/>
        <w:ind w:left="426" w:hanging="349"/>
        <w:jc w:val="both"/>
        <w:rPr>
          <w:rFonts w:ascii="Georgia" w:hAnsi="Georgia"/>
        </w:rPr>
      </w:pPr>
    </w:p>
    <w:p w14:paraId="733A66A7" w14:textId="77777777" w:rsidR="003C0F42" w:rsidRPr="002A250D" w:rsidRDefault="003C0F42" w:rsidP="00E154D0">
      <w:pPr>
        <w:pStyle w:val="ListParagraph"/>
        <w:numPr>
          <w:ilvl w:val="0"/>
          <w:numId w:val="26"/>
        </w:numPr>
        <w:ind w:left="426" w:hanging="349"/>
        <w:jc w:val="both"/>
        <w:rPr>
          <w:rFonts w:ascii="Georgia" w:hAnsi="Georgia"/>
        </w:rPr>
      </w:pPr>
      <w:r w:rsidRPr="002A250D">
        <w:rPr>
          <w:rFonts w:ascii="Georgia" w:hAnsi="Georgia"/>
        </w:rPr>
        <w:t xml:space="preserve">En muchos dominios, lo que se considera comportamiento normal puede no ser suficientemente representativo en el futuro. </w:t>
      </w:r>
    </w:p>
    <w:p w14:paraId="22810776" w14:textId="77777777" w:rsidR="003C0F42" w:rsidRPr="002A250D" w:rsidRDefault="003C0F42" w:rsidP="00E154D0">
      <w:pPr>
        <w:pStyle w:val="ListParagraph"/>
        <w:ind w:left="426" w:hanging="349"/>
        <w:jc w:val="both"/>
        <w:rPr>
          <w:rFonts w:ascii="Georgia" w:hAnsi="Georgia"/>
        </w:rPr>
      </w:pPr>
    </w:p>
    <w:p w14:paraId="4B07F7D5" w14:textId="77777777" w:rsidR="003C0F42" w:rsidRPr="002A250D" w:rsidRDefault="003C0F42" w:rsidP="00E154D0">
      <w:pPr>
        <w:pStyle w:val="ListParagraph"/>
        <w:numPr>
          <w:ilvl w:val="0"/>
          <w:numId w:val="26"/>
        </w:numPr>
        <w:ind w:left="426" w:hanging="349"/>
        <w:jc w:val="both"/>
        <w:rPr>
          <w:rFonts w:ascii="Georgia" w:hAnsi="Georgia"/>
        </w:rPr>
      </w:pPr>
      <w:r w:rsidRPr="002A250D">
        <w:rPr>
          <w:rFonts w:ascii="Georgia" w:hAnsi="Georgia"/>
        </w:rPr>
        <w:t xml:space="preserve">Dependiendo del campo de aplicación que se analice, un comportamiento considerado como normal en uno de ellos, puede tratarse como anomalía en otros. Esto implica que la técnica desarrollada para la detección de anomalías, se presente como eficaz o no, dependiendo del entorno analizado. </w:t>
      </w:r>
    </w:p>
    <w:p w14:paraId="0BBB888A" w14:textId="77777777" w:rsidR="003C0F42" w:rsidRPr="002A250D" w:rsidRDefault="003C0F42" w:rsidP="00E154D0">
      <w:pPr>
        <w:pStyle w:val="ListParagraph"/>
        <w:ind w:left="426" w:hanging="349"/>
        <w:jc w:val="both"/>
        <w:rPr>
          <w:rFonts w:ascii="Georgia" w:hAnsi="Georgia"/>
        </w:rPr>
      </w:pPr>
    </w:p>
    <w:p w14:paraId="3471C7A9" w14:textId="77777777" w:rsidR="003C0F42" w:rsidRPr="002A250D" w:rsidRDefault="003C0F42" w:rsidP="00665263">
      <w:pPr>
        <w:pStyle w:val="ListParagraph"/>
        <w:ind w:left="426"/>
        <w:jc w:val="both"/>
        <w:rPr>
          <w:rFonts w:ascii="Georgia" w:hAnsi="Georgia"/>
        </w:rPr>
      </w:pPr>
      <w:r w:rsidRPr="002A250D">
        <w:rPr>
          <w:rFonts w:ascii="Georgia" w:hAnsi="Georgia"/>
        </w:rPr>
        <w:t>Por ejemplo, por el riesgo que puede conllevar, una pequeña desviación de los datos en el campo de la medicina puede tratarse como anomalía, mientras que en un sector de mercados de stock  (</w:t>
      </w:r>
      <w:proofErr w:type="spellStart"/>
      <w:r w:rsidRPr="002A250D">
        <w:rPr>
          <w:rFonts w:ascii="Georgia" w:hAnsi="Georgia"/>
        </w:rPr>
        <w:t>Retail</w:t>
      </w:r>
      <w:proofErr w:type="spellEnd"/>
      <w:r w:rsidRPr="002A250D">
        <w:rPr>
          <w:rFonts w:ascii="Georgia" w:hAnsi="Georgia"/>
        </w:rPr>
        <w:t>), esa misma desviación podría considerarse dentro de la normalidad.</w:t>
      </w:r>
    </w:p>
    <w:p w14:paraId="0C057AB6" w14:textId="77777777" w:rsidR="00665263" w:rsidRPr="002A250D" w:rsidRDefault="00665263" w:rsidP="00E154D0">
      <w:pPr>
        <w:pStyle w:val="ListParagraph"/>
        <w:ind w:left="426" w:hanging="349"/>
        <w:jc w:val="both"/>
        <w:rPr>
          <w:rFonts w:ascii="Georgia" w:hAnsi="Georgia"/>
        </w:rPr>
      </w:pPr>
    </w:p>
    <w:p w14:paraId="49414333" w14:textId="77777777" w:rsidR="003C0F42" w:rsidRPr="002A250D" w:rsidRDefault="003C0F42" w:rsidP="00E154D0">
      <w:pPr>
        <w:pStyle w:val="ListParagraph"/>
        <w:numPr>
          <w:ilvl w:val="0"/>
          <w:numId w:val="26"/>
        </w:numPr>
        <w:ind w:left="426" w:hanging="349"/>
        <w:jc w:val="both"/>
        <w:rPr>
          <w:rFonts w:ascii="Georgia" w:hAnsi="Georgia"/>
        </w:rPr>
      </w:pPr>
      <w:r w:rsidRPr="002A250D">
        <w:rPr>
          <w:rFonts w:ascii="Georgia" w:hAnsi="Georgia"/>
        </w:rPr>
        <w:t>Como es obvio, puede ser un problema, utilizar como datos de entrenamiento, aquellos datos que sean anomalías y que no sean tratados como tal.</w:t>
      </w:r>
    </w:p>
    <w:p w14:paraId="67BBE65F" w14:textId="77777777" w:rsidR="003C0F42" w:rsidRPr="002A250D" w:rsidRDefault="003C0F42" w:rsidP="00E154D0">
      <w:pPr>
        <w:pStyle w:val="ListParagraph"/>
        <w:ind w:left="426" w:hanging="349"/>
        <w:jc w:val="both"/>
        <w:rPr>
          <w:rFonts w:ascii="Georgia" w:hAnsi="Georgia"/>
        </w:rPr>
      </w:pPr>
    </w:p>
    <w:p w14:paraId="2E81CB77" w14:textId="77777777" w:rsidR="003C0F42" w:rsidRDefault="003C0F42" w:rsidP="00E154D0">
      <w:pPr>
        <w:pStyle w:val="ListParagraph"/>
        <w:numPr>
          <w:ilvl w:val="0"/>
          <w:numId w:val="26"/>
        </w:numPr>
        <w:ind w:left="426" w:hanging="349"/>
        <w:jc w:val="both"/>
        <w:rPr>
          <w:rFonts w:ascii="Georgia" w:hAnsi="Georgia"/>
        </w:rPr>
      </w:pPr>
      <w:r w:rsidRPr="002A250D">
        <w:rPr>
          <w:rFonts w:ascii="Georgia" w:hAnsi="Georgia"/>
        </w:rPr>
        <w:t xml:space="preserve">A veces, es difícil distinguir entre datos anómalos y aquellos tratados como ruido. Esto implica una dificultad añadida a la hora de su tratamiento y borrado. </w:t>
      </w:r>
    </w:p>
    <w:p w14:paraId="44675EDC" w14:textId="77777777" w:rsidR="00DF2453" w:rsidRPr="00DF2453" w:rsidRDefault="00DF2453" w:rsidP="00DF2453">
      <w:pPr>
        <w:pStyle w:val="ListParagraph"/>
        <w:rPr>
          <w:rFonts w:ascii="Georgia" w:hAnsi="Georgia"/>
        </w:rPr>
      </w:pPr>
    </w:p>
    <w:p w14:paraId="4CAEF477" w14:textId="77777777" w:rsidR="00DF2453" w:rsidRDefault="00DF2453" w:rsidP="00ED3C98">
      <w:pPr>
        <w:pStyle w:val="ListParagraph"/>
        <w:ind w:left="708"/>
        <w:jc w:val="both"/>
        <w:rPr>
          <w:rFonts w:ascii="Georgia" w:hAnsi="Georgia"/>
        </w:rPr>
      </w:pPr>
    </w:p>
    <w:p w14:paraId="6EE54B33" w14:textId="77777777" w:rsidR="002934D2" w:rsidRDefault="002934D2" w:rsidP="002934D2">
      <w:pPr>
        <w:pBdr>
          <w:bottom w:val="double" w:sz="6" w:space="1" w:color="auto"/>
        </w:pBdr>
        <w:rPr>
          <w:rFonts w:ascii="Georgia" w:hAnsi="Georgia" w:cstheme="minorHAnsi"/>
          <w:iCs/>
          <w:lang w:bidi="he-IL"/>
        </w:rPr>
      </w:pPr>
    </w:p>
    <w:p w14:paraId="6D82D8CA" w14:textId="77777777" w:rsidR="003C0F42" w:rsidRPr="00730909" w:rsidRDefault="002934D2" w:rsidP="00377D5A">
      <w:pPr>
        <w:ind w:left="-142"/>
        <w:jc w:val="left"/>
        <w:rPr>
          <w:rFonts w:ascii="Georgia" w:hAnsi="Georgia"/>
          <w:lang w:val="es-ES"/>
        </w:rPr>
      </w:pPr>
      <w:r w:rsidRPr="00730909">
        <w:rPr>
          <w:rFonts w:ascii="Georgia" w:hAnsi="Georgia"/>
          <w:sz w:val="20"/>
          <w:lang w:val="es-ES"/>
        </w:rPr>
        <w:t xml:space="preserve">2   </w:t>
      </w:r>
      <w:hyperlink r:id="rId12" w:history="1">
        <w:r w:rsidR="006D6967" w:rsidRPr="00730909">
          <w:rPr>
            <w:rStyle w:val="Hyperlink"/>
            <w:rFonts w:ascii="Georgia" w:hAnsi="Georgia"/>
            <w:noProof w:val="0"/>
            <w:sz w:val="20"/>
            <w:lang w:val="es-ES"/>
          </w:rPr>
          <w:t>http://cucis.ece.northwestern.edu/projects/DMS/publications/AnomalyDetection.pdf</w:t>
        </w:r>
      </w:hyperlink>
      <w:r w:rsidRPr="00730909">
        <w:rPr>
          <w:rFonts w:ascii="Georgia" w:hAnsi="Georgia"/>
          <w:sz w:val="20"/>
          <w:lang w:val="es-ES"/>
        </w:rPr>
        <w:t xml:space="preserve"> </w:t>
      </w:r>
      <w:r w:rsidR="00377D5A">
        <w:rPr>
          <w:rFonts w:ascii="Georgia" w:hAnsi="Georgia"/>
          <w:sz w:val="20"/>
          <w:lang w:val="es-ES"/>
        </w:rPr>
        <w:t xml:space="preserve"> </w:t>
      </w:r>
      <w:r w:rsidR="0062704E">
        <w:rPr>
          <w:rFonts w:ascii="Georgia" w:hAnsi="Georgia"/>
          <w:sz w:val="20"/>
          <w:lang w:val="es-ES"/>
        </w:rPr>
        <w:t>[1</w:t>
      </w:r>
      <w:r w:rsidR="00377D5A">
        <w:rPr>
          <w:rFonts w:ascii="Georgia" w:hAnsi="Georgia"/>
          <w:sz w:val="20"/>
          <w:lang w:val="es-ES"/>
        </w:rPr>
        <w:t>.</w:t>
      </w:r>
      <w:r w:rsidR="0062704E">
        <w:rPr>
          <w:rFonts w:ascii="Georgia" w:hAnsi="Georgia"/>
          <w:sz w:val="20"/>
          <w:lang w:val="es-ES"/>
        </w:rPr>
        <w:t>2</w:t>
      </w:r>
      <w:r w:rsidR="00377D5A">
        <w:rPr>
          <w:rFonts w:ascii="Georgia" w:hAnsi="Georgia"/>
          <w:sz w:val="20"/>
          <w:lang w:val="es-ES"/>
        </w:rPr>
        <w:t>]</w:t>
      </w:r>
      <w:r w:rsidR="00730909" w:rsidRPr="00730909">
        <w:rPr>
          <w:rFonts w:ascii="Georgia" w:hAnsi="Georgia"/>
          <w:sz w:val="20"/>
          <w:lang w:val="es-ES"/>
        </w:rPr>
        <w:t xml:space="preserve"> </w:t>
      </w:r>
    </w:p>
    <w:p w14:paraId="4FC3A190" w14:textId="77777777" w:rsidR="00A739B8" w:rsidRDefault="00A739B8">
      <w:pPr>
        <w:spacing w:line="276" w:lineRule="auto"/>
        <w:jc w:val="left"/>
        <w:rPr>
          <w:rFonts w:eastAsiaTheme="majorEastAsia" w:cstheme="majorBidi"/>
          <w:b/>
          <w:bCs/>
          <w:sz w:val="28"/>
          <w:szCs w:val="26"/>
          <w:lang w:val="es-ES"/>
        </w:rPr>
      </w:pPr>
      <w:r>
        <w:rPr>
          <w:lang w:val="es-ES"/>
        </w:rPr>
        <w:br w:type="page"/>
      </w:r>
    </w:p>
    <w:p w14:paraId="1F19E59C" w14:textId="77777777" w:rsidR="003C0F42" w:rsidRPr="003C1B52" w:rsidRDefault="003C0F42" w:rsidP="003C0F42">
      <w:pPr>
        <w:autoSpaceDE w:val="0"/>
        <w:autoSpaceDN w:val="0"/>
        <w:adjustRightInd w:val="0"/>
        <w:spacing w:after="0" w:line="240" w:lineRule="auto"/>
        <w:rPr>
          <w:rFonts w:ascii="Helvetica-Bold" w:hAnsi="Helvetica-Bold" w:cs="Helvetica-Bold"/>
          <w:b/>
          <w:bCs/>
          <w:sz w:val="18"/>
          <w:szCs w:val="18"/>
          <w:lang w:val="es-ES"/>
        </w:rPr>
      </w:pPr>
    </w:p>
    <w:p w14:paraId="3F8A5269" w14:textId="77777777" w:rsidR="003C0F42" w:rsidRPr="002D2FA5" w:rsidRDefault="003C0F42" w:rsidP="003C0F42">
      <w:pPr>
        <w:autoSpaceDE w:val="0"/>
        <w:autoSpaceDN w:val="0"/>
        <w:adjustRightInd w:val="0"/>
        <w:spacing w:after="0" w:line="240" w:lineRule="auto"/>
        <w:rPr>
          <w:rFonts w:ascii="Georgia" w:hAnsi="Georgia" w:cs="Helvetica-Bold"/>
          <w:bCs/>
          <w:szCs w:val="18"/>
          <w:lang w:val="es-ES"/>
        </w:rPr>
      </w:pPr>
      <w:r w:rsidRPr="002D2FA5">
        <w:rPr>
          <w:rFonts w:ascii="Georgia" w:hAnsi="Georgia" w:cs="Helvetica-Bold"/>
          <w:bCs/>
          <w:szCs w:val="18"/>
          <w:lang w:val="es-ES"/>
        </w:rPr>
        <w:t>La resolución del problema de detección de anomalías presenta diferentes formulaciones</w:t>
      </w:r>
      <w:r>
        <w:rPr>
          <w:rFonts w:ascii="Georgia" w:hAnsi="Georgia" w:cs="Helvetica-Bold"/>
          <w:bCs/>
          <w:szCs w:val="18"/>
          <w:lang w:val="es-ES"/>
        </w:rPr>
        <w:t>, que son</w:t>
      </w:r>
      <w:r w:rsidRPr="002D2FA5">
        <w:rPr>
          <w:rFonts w:ascii="Georgia" w:hAnsi="Georgia" w:cs="Helvetica-Bold"/>
          <w:bCs/>
          <w:szCs w:val="18"/>
          <w:lang w:val="es-ES"/>
        </w:rPr>
        <w:t xml:space="preserve"> específicas para cada caso</w:t>
      </w:r>
      <w:r>
        <w:rPr>
          <w:rFonts w:ascii="Georgia" w:hAnsi="Georgia" w:cs="Helvetica-Bold"/>
          <w:bCs/>
          <w:szCs w:val="18"/>
          <w:lang w:val="es-ES"/>
        </w:rPr>
        <w:t xml:space="preserve">. Depende de </w:t>
      </w:r>
      <w:r w:rsidRPr="002D2FA5">
        <w:rPr>
          <w:rFonts w:ascii="Georgia" w:hAnsi="Georgia" w:cs="Helvetica-Bold"/>
          <w:bCs/>
          <w:szCs w:val="18"/>
          <w:lang w:val="es-ES"/>
        </w:rPr>
        <w:t>diferentes factores, como pueden ser</w:t>
      </w:r>
      <w:r>
        <w:rPr>
          <w:rFonts w:ascii="Georgia" w:hAnsi="Georgia" w:cs="Helvetica-Bold"/>
          <w:bCs/>
          <w:szCs w:val="18"/>
          <w:lang w:val="es-ES"/>
        </w:rPr>
        <w:t xml:space="preserve"> la naturaleza de los datos de entrada, la capacidad de ser categorizados o las condiciones derivadas del entorno en que se aplica el análisis. </w:t>
      </w:r>
      <w:r w:rsidRPr="002D2FA5">
        <w:rPr>
          <w:rFonts w:ascii="Georgia" w:hAnsi="Georgia" w:cs="Helvetica-Bold"/>
          <w:bCs/>
          <w:szCs w:val="18"/>
          <w:lang w:val="es-ES"/>
        </w:rPr>
        <w:t xml:space="preserve"> </w:t>
      </w:r>
    </w:p>
    <w:p w14:paraId="38885D96" w14:textId="77777777" w:rsidR="003C0F42" w:rsidRDefault="003C0F42" w:rsidP="003C0F42">
      <w:pPr>
        <w:autoSpaceDE w:val="0"/>
        <w:autoSpaceDN w:val="0"/>
        <w:adjustRightInd w:val="0"/>
        <w:spacing w:after="0" w:line="240" w:lineRule="auto"/>
        <w:rPr>
          <w:rFonts w:ascii="Georgia" w:hAnsi="Georgia" w:cs="Helvetica-Bold"/>
          <w:bCs/>
          <w:szCs w:val="18"/>
          <w:lang w:val="es-ES"/>
        </w:rPr>
      </w:pPr>
    </w:p>
    <w:p w14:paraId="627B1C5B" w14:textId="77777777" w:rsidR="002F03B2" w:rsidRDefault="002F03B2" w:rsidP="003C0F42">
      <w:pPr>
        <w:autoSpaceDE w:val="0"/>
        <w:autoSpaceDN w:val="0"/>
        <w:adjustRightInd w:val="0"/>
        <w:spacing w:after="0" w:line="240" w:lineRule="auto"/>
        <w:rPr>
          <w:rFonts w:ascii="Georgia" w:hAnsi="Georgia" w:cs="Helvetica-Bold"/>
          <w:bCs/>
          <w:szCs w:val="18"/>
          <w:lang w:val="es-ES"/>
        </w:rPr>
      </w:pPr>
    </w:p>
    <w:p w14:paraId="27FBB93C" w14:textId="77777777" w:rsidR="003C0F42" w:rsidRDefault="003C0F42" w:rsidP="003C0F42">
      <w:pPr>
        <w:autoSpaceDE w:val="0"/>
        <w:autoSpaceDN w:val="0"/>
        <w:adjustRightInd w:val="0"/>
        <w:spacing w:after="0" w:line="240" w:lineRule="auto"/>
        <w:rPr>
          <w:rFonts w:ascii="Georgia" w:hAnsi="Georgia" w:cs="Helvetica-Bold"/>
          <w:bCs/>
          <w:szCs w:val="18"/>
          <w:lang w:val="es-ES"/>
        </w:rPr>
      </w:pPr>
      <w:r>
        <w:rPr>
          <w:rFonts w:ascii="Georgia" w:hAnsi="Georgia" w:cs="Helvetica-Bold"/>
          <w:bCs/>
          <w:szCs w:val="18"/>
          <w:lang w:val="es-ES"/>
        </w:rPr>
        <w:t>Veamos de forma más detallada estos factores:</w:t>
      </w:r>
    </w:p>
    <w:p w14:paraId="7EFDF508" w14:textId="77777777" w:rsidR="003C0F42" w:rsidRDefault="003C0F42" w:rsidP="003C0F42">
      <w:pPr>
        <w:autoSpaceDE w:val="0"/>
        <w:autoSpaceDN w:val="0"/>
        <w:adjustRightInd w:val="0"/>
        <w:spacing w:after="0" w:line="240" w:lineRule="auto"/>
        <w:rPr>
          <w:rFonts w:ascii="Georgia" w:hAnsi="Georgia" w:cs="Helvetica-Bold"/>
          <w:bCs/>
          <w:szCs w:val="18"/>
          <w:lang w:val="es-ES"/>
        </w:rPr>
      </w:pPr>
    </w:p>
    <w:p w14:paraId="6FAE239F" w14:textId="77777777" w:rsidR="00A739B8" w:rsidRPr="009B395E" w:rsidRDefault="00A739B8" w:rsidP="003C0F42">
      <w:pPr>
        <w:autoSpaceDE w:val="0"/>
        <w:autoSpaceDN w:val="0"/>
        <w:adjustRightInd w:val="0"/>
        <w:spacing w:after="0" w:line="240" w:lineRule="auto"/>
        <w:rPr>
          <w:rFonts w:ascii="Helvetica-Bold" w:hAnsi="Helvetica-Bold" w:cs="Helvetica-Bold"/>
          <w:b/>
          <w:bCs/>
          <w:sz w:val="18"/>
          <w:szCs w:val="18"/>
          <w:lang w:val="es-ES"/>
        </w:rPr>
      </w:pPr>
    </w:p>
    <w:p w14:paraId="06998460" w14:textId="77777777" w:rsidR="003C0F42" w:rsidRPr="009B395E" w:rsidRDefault="003C0F42" w:rsidP="002F03B2">
      <w:pPr>
        <w:pStyle w:val="Heading3"/>
        <w:rPr>
          <w:lang w:val="es-ES"/>
        </w:rPr>
      </w:pPr>
      <w:bookmarkStart w:id="10" w:name="_Toc488183977"/>
      <w:r w:rsidRPr="009B395E">
        <w:rPr>
          <w:lang w:val="es-ES"/>
        </w:rPr>
        <w:t>Naturaleza de los datos de entrada</w:t>
      </w:r>
      <w:bookmarkEnd w:id="10"/>
    </w:p>
    <w:p w14:paraId="4A7802DC" w14:textId="77777777" w:rsidR="003C0F42" w:rsidRPr="00224666" w:rsidRDefault="003C0F42" w:rsidP="003C0F42">
      <w:pPr>
        <w:autoSpaceDE w:val="0"/>
        <w:autoSpaceDN w:val="0"/>
        <w:adjustRightInd w:val="0"/>
        <w:spacing w:after="0" w:line="240" w:lineRule="auto"/>
        <w:rPr>
          <w:rFonts w:ascii="Georgia" w:hAnsi="Georgia" w:cs="Helvetica-Bold"/>
          <w:b/>
          <w:bCs/>
          <w:sz w:val="20"/>
          <w:szCs w:val="18"/>
          <w:lang w:val="es-ES"/>
        </w:rPr>
      </w:pPr>
    </w:p>
    <w:p w14:paraId="79127D4C" w14:textId="77777777" w:rsidR="003C0F42" w:rsidRDefault="003C0F42" w:rsidP="003C0F42">
      <w:pPr>
        <w:autoSpaceDE w:val="0"/>
        <w:autoSpaceDN w:val="0"/>
        <w:adjustRightInd w:val="0"/>
        <w:spacing w:after="0" w:line="240" w:lineRule="auto"/>
        <w:rPr>
          <w:rFonts w:ascii="Georgia" w:hAnsi="Georgia" w:cs="NewCenturySchlbk-Roman"/>
          <w:szCs w:val="20"/>
          <w:lang w:val="es-ES"/>
        </w:rPr>
      </w:pPr>
      <w:r w:rsidRPr="00224666">
        <w:rPr>
          <w:rFonts w:ascii="Georgia" w:hAnsi="Georgia" w:cs="NewCenturySchlbk-Roman"/>
          <w:szCs w:val="20"/>
          <w:lang w:val="es-ES"/>
        </w:rPr>
        <w:t>Es uno de los aspectos claves en las técnicas de det</w:t>
      </w:r>
      <w:r>
        <w:rPr>
          <w:rFonts w:ascii="Georgia" w:hAnsi="Georgia" w:cs="NewCenturySchlbk-Roman"/>
          <w:szCs w:val="20"/>
          <w:lang w:val="es-ES"/>
        </w:rPr>
        <w:t>e</w:t>
      </w:r>
      <w:r w:rsidRPr="00224666">
        <w:rPr>
          <w:rFonts w:ascii="Georgia" w:hAnsi="Georgia" w:cs="NewCenturySchlbk-Roman"/>
          <w:szCs w:val="20"/>
          <w:lang w:val="es-ES"/>
        </w:rPr>
        <w:t>cción de anomalías. Generalmente, los datos de entrada consisten en una colección de objetos (instancias), donde cada instancia se puede describir con una serie de atributos (variables), que a su vez, pueden ser de diferentes tipos: binarios, categóricos o contin</w:t>
      </w:r>
      <w:r>
        <w:rPr>
          <w:rFonts w:ascii="Georgia" w:hAnsi="Georgia" w:cs="NewCenturySchlbk-Roman"/>
          <w:szCs w:val="20"/>
          <w:lang w:val="es-ES"/>
        </w:rPr>
        <w:t>uos. Cada instancia puede estar formada</w:t>
      </w:r>
      <w:r w:rsidRPr="00224666">
        <w:rPr>
          <w:rFonts w:ascii="Georgia" w:hAnsi="Georgia" w:cs="NewCenturySchlbk-Roman"/>
          <w:szCs w:val="20"/>
          <w:lang w:val="es-ES"/>
        </w:rPr>
        <w:t xml:space="preserve"> por un solo atributo (</w:t>
      </w:r>
      <w:proofErr w:type="spellStart"/>
      <w:r w:rsidRPr="00224666">
        <w:rPr>
          <w:rFonts w:ascii="Georgia" w:hAnsi="Georgia" w:cs="NewCenturySchlbk-Roman"/>
          <w:szCs w:val="20"/>
          <w:lang w:val="es-ES"/>
        </w:rPr>
        <w:t>univariante</w:t>
      </w:r>
      <w:proofErr w:type="spellEnd"/>
      <w:r w:rsidRPr="00224666">
        <w:rPr>
          <w:rFonts w:ascii="Georgia" w:hAnsi="Georgia" w:cs="NewCenturySchlbk-Roman"/>
          <w:szCs w:val="20"/>
          <w:lang w:val="es-ES"/>
        </w:rPr>
        <w:t>) o por varios (</w:t>
      </w:r>
      <w:proofErr w:type="spellStart"/>
      <w:r w:rsidRPr="00224666">
        <w:rPr>
          <w:rFonts w:ascii="Georgia" w:hAnsi="Georgia" w:cs="NewCenturySchlbk-Roman"/>
          <w:szCs w:val="20"/>
          <w:lang w:val="es-ES"/>
        </w:rPr>
        <w:t>multivariante</w:t>
      </w:r>
      <w:proofErr w:type="spellEnd"/>
      <w:r w:rsidRPr="00224666">
        <w:rPr>
          <w:rFonts w:ascii="Georgia" w:hAnsi="Georgia" w:cs="NewCenturySchlbk-Roman"/>
          <w:szCs w:val="20"/>
          <w:lang w:val="es-ES"/>
        </w:rPr>
        <w:t>)</w:t>
      </w:r>
      <w:r>
        <w:rPr>
          <w:rFonts w:ascii="Georgia" w:hAnsi="Georgia" w:cs="NewCenturySchlbk-Roman"/>
          <w:szCs w:val="20"/>
          <w:lang w:val="es-ES"/>
        </w:rPr>
        <w:t>, ya sean éstos, del mismo o de diferente tipo</w:t>
      </w:r>
      <w:r w:rsidRPr="00224666">
        <w:rPr>
          <w:rFonts w:ascii="Georgia" w:hAnsi="Georgia" w:cs="NewCenturySchlbk-Roman"/>
          <w:szCs w:val="20"/>
          <w:lang w:val="es-ES"/>
        </w:rPr>
        <w:t>.</w:t>
      </w:r>
      <w:r>
        <w:rPr>
          <w:rFonts w:ascii="Georgia" w:hAnsi="Georgia" w:cs="NewCenturySchlbk-Roman"/>
          <w:szCs w:val="20"/>
          <w:lang w:val="es-ES"/>
        </w:rPr>
        <w:t xml:space="preserve">  La naturaleza de estos atributos va a determinar cómo se van a aplicar las diferentes técnicas de detección. Por ejemplo, hay técnicas de clasificación o basadas en parámetros estadísticos que no son aplicables en todos los casos.</w:t>
      </w:r>
    </w:p>
    <w:p w14:paraId="555DC278" w14:textId="77777777" w:rsidR="003C0F42" w:rsidRPr="00292A75" w:rsidRDefault="003C0F42" w:rsidP="003C0F42">
      <w:pPr>
        <w:autoSpaceDE w:val="0"/>
        <w:autoSpaceDN w:val="0"/>
        <w:adjustRightInd w:val="0"/>
        <w:spacing w:after="0" w:line="240" w:lineRule="auto"/>
        <w:rPr>
          <w:rFonts w:ascii="Georgia" w:hAnsi="Georgia" w:cs="NewCenturySchlbk-Roman"/>
          <w:sz w:val="24"/>
          <w:szCs w:val="20"/>
          <w:lang w:val="es-ES"/>
        </w:rPr>
      </w:pPr>
    </w:p>
    <w:p w14:paraId="08FA6B29" w14:textId="77777777" w:rsidR="003C0F42" w:rsidRDefault="003C0F42" w:rsidP="003C0F42">
      <w:pPr>
        <w:autoSpaceDE w:val="0"/>
        <w:autoSpaceDN w:val="0"/>
        <w:adjustRightInd w:val="0"/>
        <w:spacing w:after="0" w:line="240" w:lineRule="auto"/>
        <w:rPr>
          <w:rFonts w:ascii="Georgia" w:hAnsi="Georgia" w:cs="NewCenturySchlbk-Roman"/>
          <w:szCs w:val="20"/>
          <w:lang w:val="es-ES"/>
        </w:rPr>
      </w:pPr>
      <w:r w:rsidRPr="00292A75">
        <w:rPr>
          <w:rFonts w:ascii="Georgia" w:hAnsi="Georgia" w:cs="NewCenturySchlbk-Roman"/>
          <w:szCs w:val="20"/>
          <w:lang w:val="es-ES"/>
        </w:rPr>
        <w:t xml:space="preserve">Los datos de entrada también se pueden clasificar de acuerdo a la relación existente entre las instancias. </w:t>
      </w:r>
      <w:r>
        <w:rPr>
          <w:rFonts w:ascii="Georgia" w:hAnsi="Georgia" w:cs="NewCenturySchlbk-Roman"/>
          <w:szCs w:val="20"/>
          <w:lang w:val="es-ES"/>
        </w:rPr>
        <w:t xml:space="preserve"> Por defecto, l</w:t>
      </w:r>
      <w:r w:rsidRPr="00292A75">
        <w:rPr>
          <w:rFonts w:ascii="Georgia" w:hAnsi="Georgia" w:cs="NewCenturySchlbk-Roman"/>
          <w:szCs w:val="20"/>
          <w:lang w:val="es-ES"/>
        </w:rPr>
        <w:t xml:space="preserve">a mayoría de las técnicas de detección de </w:t>
      </w:r>
      <w:r w:rsidR="00A668F8">
        <w:rPr>
          <w:rFonts w:ascii="Georgia" w:hAnsi="Georgia" w:cs="NewCenturySchlbk-Roman"/>
          <w:szCs w:val="20"/>
          <w:lang w:val="es-ES"/>
        </w:rPr>
        <w:t>anomalía</w:t>
      </w:r>
      <w:r w:rsidRPr="00292A75">
        <w:rPr>
          <w:rFonts w:ascii="Georgia" w:hAnsi="Georgia" w:cs="NewCenturySchlbk-Roman"/>
          <w:szCs w:val="20"/>
          <w:lang w:val="es-ES"/>
        </w:rPr>
        <w:t xml:space="preserve">s </w:t>
      </w:r>
      <w:r>
        <w:rPr>
          <w:rFonts w:ascii="Georgia" w:hAnsi="Georgia" w:cs="NewCenturySchlbk-Roman"/>
          <w:szCs w:val="20"/>
          <w:lang w:val="es-ES"/>
        </w:rPr>
        <w:t xml:space="preserve">aceptan como hipótesis inicial </w:t>
      </w:r>
      <w:r w:rsidRPr="00292A75">
        <w:rPr>
          <w:rFonts w:ascii="Georgia" w:hAnsi="Georgia" w:cs="NewCenturySchlbk-Roman"/>
          <w:szCs w:val="20"/>
          <w:lang w:val="es-ES"/>
        </w:rPr>
        <w:t>que no existe dicha relación</w:t>
      </w:r>
      <w:r>
        <w:rPr>
          <w:rFonts w:ascii="Georgia" w:hAnsi="Georgia" w:cs="NewCenturySchlbk-Roman"/>
          <w:szCs w:val="20"/>
          <w:lang w:val="es-ES"/>
        </w:rPr>
        <w:t xml:space="preserve">, pero en otros casos como por ejemplo, en Series temporales o en secuencias del Genoma, sí puede tener mucha relevancia. </w:t>
      </w:r>
    </w:p>
    <w:p w14:paraId="09EDB726" w14:textId="77777777" w:rsidR="00EC79DF" w:rsidRDefault="00EC79DF" w:rsidP="002A207E">
      <w:pPr>
        <w:rPr>
          <w:lang w:val="es-ES"/>
        </w:rPr>
      </w:pPr>
    </w:p>
    <w:p w14:paraId="7F97E991" w14:textId="77777777" w:rsidR="00A739B8" w:rsidRDefault="00A739B8" w:rsidP="002A207E">
      <w:pPr>
        <w:rPr>
          <w:lang w:val="es-ES"/>
        </w:rPr>
      </w:pPr>
    </w:p>
    <w:p w14:paraId="01E86BCC" w14:textId="77777777" w:rsidR="00A73DB2" w:rsidRPr="00E84A74" w:rsidRDefault="00B645A9" w:rsidP="002F03B2">
      <w:pPr>
        <w:pStyle w:val="Heading3"/>
        <w:rPr>
          <w:color w:val="FF0000"/>
        </w:rPr>
      </w:pPr>
      <w:bookmarkStart w:id="11" w:name="_Toc488183978"/>
      <w:r>
        <w:t xml:space="preserve">Tipos de </w:t>
      </w:r>
      <w:proofErr w:type="spellStart"/>
      <w:r w:rsidR="00283D1F">
        <w:t>outlier</w:t>
      </w:r>
      <w:r w:rsidR="00A73DB2">
        <w:t>s</w:t>
      </w:r>
      <w:bookmarkEnd w:id="11"/>
      <w:proofErr w:type="spellEnd"/>
    </w:p>
    <w:p w14:paraId="4C7C17FF" w14:textId="77777777" w:rsidR="00A73DB2" w:rsidRDefault="00A73DB2" w:rsidP="002A207E">
      <w:pPr>
        <w:autoSpaceDE w:val="0"/>
        <w:autoSpaceDN w:val="0"/>
        <w:adjustRightInd w:val="0"/>
        <w:spacing w:after="0"/>
        <w:rPr>
          <w:rFonts w:ascii="Georgia" w:hAnsi="Georgia" w:cstheme="minorHAnsi"/>
          <w:i/>
          <w:iCs/>
          <w:lang w:bidi="he-IL"/>
        </w:rPr>
      </w:pPr>
    </w:p>
    <w:p w14:paraId="4FB175E4" w14:textId="77777777" w:rsidR="00A73DB2" w:rsidRDefault="00A73DB2" w:rsidP="002A207E">
      <w:pPr>
        <w:autoSpaceDE w:val="0"/>
        <w:autoSpaceDN w:val="0"/>
        <w:adjustRightInd w:val="0"/>
        <w:spacing w:after="0"/>
        <w:rPr>
          <w:rFonts w:ascii="Georgia" w:hAnsi="Georgia" w:cstheme="minorHAnsi"/>
          <w:iCs/>
          <w:lang w:bidi="he-IL"/>
        </w:rPr>
      </w:pPr>
      <w:r>
        <w:rPr>
          <w:rFonts w:ascii="Georgia" w:hAnsi="Georgia" w:cstheme="minorHAnsi"/>
          <w:iCs/>
          <w:lang w:bidi="he-IL"/>
        </w:rPr>
        <w:t xml:space="preserve">Atendiendo a su composición y su relación con el resto de los datos, los </w:t>
      </w:r>
      <w:proofErr w:type="spellStart"/>
      <w:r w:rsidR="00283D1F">
        <w:rPr>
          <w:rFonts w:ascii="Georgia" w:hAnsi="Georgia" w:cstheme="minorHAnsi"/>
          <w:i/>
          <w:iCs/>
          <w:lang w:bidi="he-IL"/>
        </w:rPr>
        <w:t>outlier</w:t>
      </w:r>
      <w:r w:rsidRPr="002B1F44">
        <w:rPr>
          <w:rFonts w:ascii="Georgia" w:hAnsi="Georgia" w:cstheme="minorHAnsi"/>
          <w:i/>
          <w:iCs/>
          <w:lang w:bidi="he-IL"/>
        </w:rPr>
        <w:t>s</w:t>
      </w:r>
      <w:proofErr w:type="spellEnd"/>
      <w:r>
        <w:rPr>
          <w:rFonts w:ascii="Georgia" w:hAnsi="Georgia" w:cstheme="minorHAnsi"/>
          <w:iCs/>
          <w:lang w:bidi="he-IL"/>
        </w:rPr>
        <w:t xml:space="preserve"> pueden pertenecer a uno de estos tres grandes grupos:</w:t>
      </w:r>
    </w:p>
    <w:p w14:paraId="66049E04" w14:textId="77777777" w:rsidR="00A73DB2" w:rsidRDefault="00A73DB2" w:rsidP="002A207E">
      <w:pPr>
        <w:autoSpaceDE w:val="0"/>
        <w:autoSpaceDN w:val="0"/>
        <w:adjustRightInd w:val="0"/>
        <w:spacing w:after="0"/>
        <w:rPr>
          <w:rFonts w:ascii="Georgia" w:hAnsi="Georgia" w:cstheme="minorHAnsi"/>
          <w:iCs/>
          <w:lang w:bidi="he-IL"/>
        </w:rPr>
      </w:pPr>
      <w:r>
        <w:rPr>
          <w:rFonts w:ascii="Georgia" w:hAnsi="Georgia" w:cstheme="minorHAnsi"/>
          <w:iCs/>
          <w:lang w:bidi="he-IL"/>
        </w:rPr>
        <w:t xml:space="preserve"> </w:t>
      </w:r>
    </w:p>
    <w:p w14:paraId="5A2EF8C3" w14:textId="77777777" w:rsidR="00A739B8" w:rsidRDefault="00A739B8" w:rsidP="002A207E">
      <w:pPr>
        <w:autoSpaceDE w:val="0"/>
        <w:autoSpaceDN w:val="0"/>
        <w:adjustRightInd w:val="0"/>
        <w:spacing w:after="0"/>
        <w:rPr>
          <w:rFonts w:ascii="Georgia" w:hAnsi="Georgia" w:cstheme="minorHAnsi"/>
          <w:iCs/>
          <w:lang w:bidi="he-IL"/>
        </w:rPr>
      </w:pPr>
    </w:p>
    <w:p w14:paraId="570A2D9A" w14:textId="77777777" w:rsidR="00A73DB2" w:rsidRDefault="007234D1" w:rsidP="002A207E">
      <w:pPr>
        <w:pStyle w:val="ListParagraph"/>
        <w:numPr>
          <w:ilvl w:val="0"/>
          <w:numId w:val="21"/>
        </w:numPr>
        <w:autoSpaceDE w:val="0"/>
        <w:autoSpaceDN w:val="0"/>
        <w:adjustRightInd w:val="0"/>
        <w:spacing w:after="0" w:line="360" w:lineRule="auto"/>
        <w:jc w:val="both"/>
        <w:rPr>
          <w:rFonts w:ascii="Georgia" w:hAnsi="Georgia" w:cs="CMBX12"/>
          <w:b/>
        </w:rPr>
      </w:pPr>
      <w:proofErr w:type="spellStart"/>
      <w:r>
        <w:rPr>
          <w:rFonts w:ascii="Georgia" w:hAnsi="Georgia" w:cs="CMBX12"/>
          <w:b/>
        </w:rPr>
        <w:t>Outlier</w:t>
      </w:r>
      <w:proofErr w:type="spellEnd"/>
      <w:r w:rsidR="00A73DB2" w:rsidRPr="007C0EE2">
        <w:rPr>
          <w:rFonts w:ascii="Georgia" w:hAnsi="Georgia" w:cs="CMBX12"/>
          <w:b/>
        </w:rPr>
        <w:t xml:space="preserve"> Puntual</w:t>
      </w:r>
    </w:p>
    <w:p w14:paraId="3C8441D7" w14:textId="77777777" w:rsidR="00A73DB2" w:rsidRPr="007C0EE2" w:rsidRDefault="00A73DB2" w:rsidP="002A207E">
      <w:pPr>
        <w:pStyle w:val="ListParagraph"/>
        <w:autoSpaceDE w:val="0"/>
        <w:autoSpaceDN w:val="0"/>
        <w:adjustRightInd w:val="0"/>
        <w:spacing w:after="0" w:line="360" w:lineRule="auto"/>
        <w:jc w:val="both"/>
        <w:rPr>
          <w:rFonts w:ascii="Georgia" w:hAnsi="Georgia" w:cs="CMBX12"/>
          <w:b/>
        </w:rPr>
      </w:pPr>
    </w:p>
    <w:p w14:paraId="38DEA73A" w14:textId="77777777" w:rsidR="00A73DB2" w:rsidRDefault="00A73DB2" w:rsidP="002A207E">
      <w:pPr>
        <w:autoSpaceDE w:val="0"/>
        <w:autoSpaceDN w:val="0"/>
        <w:adjustRightInd w:val="0"/>
        <w:spacing w:after="0"/>
        <w:rPr>
          <w:rFonts w:ascii="Georgia" w:hAnsi="Georgia" w:cs="CMR12"/>
        </w:rPr>
      </w:pPr>
      <w:r>
        <w:rPr>
          <w:rFonts w:ascii="Georgia" w:hAnsi="Georgia" w:cs="CMR12"/>
        </w:rPr>
        <w:t xml:space="preserve">Si se tiene un conjunto de datos, como se muestra en la </w:t>
      </w:r>
      <w:r w:rsidR="003F28AF">
        <w:rPr>
          <w:rFonts w:ascii="Georgia" w:hAnsi="Georgia" w:cs="CMR12"/>
        </w:rPr>
        <w:t>fig. A</w:t>
      </w:r>
      <w:r>
        <w:rPr>
          <w:rFonts w:ascii="Georgia" w:hAnsi="Georgia" w:cs="CMR12"/>
        </w:rPr>
        <w:t>, que de acuerdo unas características determinadas, se pueden observar grupos homogéneos (áreas N</w:t>
      </w:r>
      <w:r>
        <w:rPr>
          <w:rFonts w:ascii="Georgia" w:hAnsi="Georgia" w:cs="CMR12"/>
          <w:vertAlign w:val="subscript"/>
        </w:rPr>
        <w:t>1</w:t>
      </w:r>
      <w:r>
        <w:rPr>
          <w:rFonts w:ascii="Georgia" w:hAnsi="Georgia" w:cs="CMR12"/>
        </w:rPr>
        <w:t xml:space="preserve"> y N</w:t>
      </w:r>
      <w:r>
        <w:rPr>
          <w:rFonts w:ascii="Georgia" w:hAnsi="Georgia" w:cs="CMR12"/>
          <w:vertAlign w:val="subscript"/>
        </w:rPr>
        <w:t>2</w:t>
      </w:r>
      <w:r>
        <w:rPr>
          <w:rFonts w:ascii="Georgia" w:hAnsi="Georgia" w:cs="CMR12"/>
        </w:rPr>
        <w:t xml:space="preserve">), se considera anomalías o </w:t>
      </w:r>
      <w:proofErr w:type="spellStart"/>
      <w:r w:rsidR="00283D1F">
        <w:rPr>
          <w:rFonts w:ascii="Georgia" w:hAnsi="Georgia" w:cs="CMR12"/>
        </w:rPr>
        <w:t>outlier</w:t>
      </w:r>
      <w:r>
        <w:rPr>
          <w:rFonts w:ascii="Georgia" w:hAnsi="Georgia" w:cs="CMR12"/>
        </w:rPr>
        <w:t>s</w:t>
      </w:r>
      <w:proofErr w:type="spellEnd"/>
      <w:r>
        <w:rPr>
          <w:rFonts w:ascii="Georgia" w:hAnsi="Georgia" w:cs="CMR12"/>
        </w:rPr>
        <w:t xml:space="preserve"> a todos los elementos que se salgan de esas zonas (normales), como son en este caso los puntos O</w:t>
      </w:r>
      <w:r>
        <w:rPr>
          <w:rFonts w:ascii="Georgia" w:hAnsi="Georgia" w:cs="CMR12"/>
          <w:vertAlign w:val="subscript"/>
        </w:rPr>
        <w:t>1</w:t>
      </w:r>
      <w:r>
        <w:rPr>
          <w:rFonts w:ascii="Georgia" w:hAnsi="Georgia" w:cs="CMR12"/>
        </w:rPr>
        <w:t>, O</w:t>
      </w:r>
      <w:r>
        <w:rPr>
          <w:rFonts w:ascii="Georgia" w:hAnsi="Georgia" w:cs="CMR12"/>
          <w:vertAlign w:val="subscript"/>
        </w:rPr>
        <w:t>2</w:t>
      </w:r>
      <w:r>
        <w:rPr>
          <w:rFonts w:ascii="Georgia" w:hAnsi="Georgia" w:cs="CMR12"/>
        </w:rPr>
        <w:t xml:space="preserve"> y O</w:t>
      </w:r>
      <w:r>
        <w:rPr>
          <w:rFonts w:ascii="Georgia" w:hAnsi="Georgia" w:cs="CMR12"/>
          <w:vertAlign w:val="subscript"/>
        </w:rPr>
        <w:t>3</w:t>
      </w:r>
      <w:r>
        <w:rPr>
          <w:rFonts w:ascii="Georgia" w:hAnsi="Georgia" w:cs="CMR12"/>
        </w:rPr>
        <w:t>.</w:t>
      </w:r>
    </w:p>
    <w:p w14:paraId="50C238E8" w14:textId="77777777" w:rsidR="00A73DB2" w:rsidRDefault="00A73DB2" w:rsidP="002A207E">
      <w:pPr>
        <w:autoSpaceDE w:val="0"/>
        <w:autoSpaceDN w:val="0"/>
        <w:adjustRightInd w:val="0"/>
        <w:spacing w:after="0"/>
        <w:rPr>
          <w:rFonts w:ascii="Georgia" w:hAnsi="Georgia" w:cs="CMR12"/>
        </w:rPr>
      </w:pPr>
    </w:p>
    <w:p w14:paraId="460DF825" w14:textId="77777777" w:rsidR="00A739B8" w:rsidRDefault="00A739B8" w:rsidP="002A207E">
      <w:pPr>
        <w:autoSpaceDE w:val="0"/>
        <w:autoSpaceDN w:val="0"/>
        <w:adjustRightInd w:val="0"/>
        <w:spacing w:after="0"/>
        <w:rPr>
          <w:rFonts w:ascii="Georgia" w:hAnsi="Georgia" w:cs="CMR12"/>
        </w:rPr>
      </w:pPr>
    </w:p>
    <w:p w14:paraId="20F57172" w14:textId="77777777" w:rsidR="004E19AF" w:rsidRDefault="004E19AF" w:rsidP="002A207E">
      <w:pPr>
        <w:autoSpaceDE w:val="0"/>
        <w:autoSpaceDN w:val="0"/>
        <w:adjustRightInd w:val="0"/>
        <w:spacing w:after="0"/>
        <w:rPr>
          <w:rFonts w:ascii="Georgia" w:hAnsi="Georgia" w:cs="CMR12"/>
        </w:rPr>
      </w:pPr>
    </w:p>
    <w:p w14:paraId="030DD944" w14:textId="77777777" w:rsidR="00E115D5" w:rsidRDefault="00E115D5" w:rsidP="002A207E">
      <w:pPr>
        <w:autoSpaceDE w:val="0"/>
        <w:autoSpaceDN w:val="0"/>
        <w:adjustRightInd w:val="0"/>
        <w:spacing w:after="0"/>
        <w:rPr>
          <w:rFonts w:ascii="Georgia" w:hAnsi="Georgia" w:cs="CMR12"/>
        </w:rPr>
      </w:pPr>
    </w:p>
    <w:p w14:paraId="4554B7AE" w14:textId="77777777" w:rsidR="00A73DB2" w:rsidRDefault="00A73DB2" w:rsidP="002A207E">
      <w:pPr>
        <w:autoSpaceDE w:val="0"/>
        <w:autoSpaceDN w:val="0"/>
        <w:adjustRightInd w:val="0"/>
        <w:spacing w:after="0"/>
        <w:rPr>
          <w:rFonts w:ascii="Georgia" w:hAnsi="Georgia" w:cs="CMR12"/>
        </w:rPr>
      </w:pPr>
    </w:p>
    <w:p w14:paraId="5E176DF8" w14:textId="1180544F" w:rsidR="00A73DB2" w:rsidRDefault="00AA586B" w:rsidP="002A207E">
      <w:pPr>
        <w:autoSpaceDE w:val="0"/>
        <w:autoSpaceDN w:val="0"/>
        <w:adjustRightInd w:val="0"/>
        <w:spacing w:after="0"/>
        <w:rPr>
          <w:rFonts w:ascii="Georgia" w:hAnsi="Georgia" w:cs="CMR12"/>
        </w:rPr>
      </w:pPr>
      <w:r>
        <w:rPr>
          <w:rFonts w:ascii="Georgia" w:hAnsi="Georgia" w:cs="CMR12"/>
          <w:noProof/>
          <w:lang w:val="en-GB" w:eastAsia="en-GB"/>
        </w:rPr>
        <w:lastRenderedPageBreak/>
        <mc:AlternateContent>
          <mc:Choice Requires="wps">
            <w:drawing>
              <wp:anchor distT="0" distB="0" distL="114300" distR="114300" simplePos="0" relativeHeight="251740160" behindDoc="0" locked="0" layoutInCell="1" allowOverlap="1" wp14:anchorId="06378A80" wp14:editId="692A2953">
                <wp:simplePos x="0" y="0"/>
                <wp:positionH relativeFrom="column">
                  <wp:posOffset>2593975</wp:posOffset>
                </wp:positionH>
                <wp:positionV relativeFrom="paragraph">
                  <wp:posOffset>106045</wp:posOffset>
                </wp:positionV>
                <wp:extent cx="363220" cy="237490"/>
                <wp:effectExtent l="0" t="0" r="17780" b="16510"/>
                <wp:wrapNone/>
                <wp:docPr id="353"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523DE8AD" w14:textId="77777777" w:rsidR="0015274F" w:rsidRPr="00A177A6" w:rsidRDefault="0015274F" w:rsidP="00A177A6">
                            <w:pPr>
                              <w:rPr>
                                <w:vertAlign w:val="subscript"/>
                              </w:rPr>
                            </w:pPr>
                            <w:r>
                              <w:t>N</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78A80" id="Rectangle_x0020_67" o:spid="_x0000_s1026" style="position:absolute;left:0;text-align:left;margin-left:204.25pt;margin-top:8.35pt;width:28.6pt;height:18.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" strokecolor="white [3212]">
                <v:textbox>
                  <w:txbxContent>
                    <w:p w14:paraId="523DE8AD" w14:textId="77777777" w:rsidR="0015274F" w:rsidRPr="00A177A6" w:rsidRDefault="0015274F" w:rsidP="00A177A6">
                      <w:pPr>
                        <w:rPr>
                          <w:vertAlign w:val="subscript"/>
                        </w:rPr>
                      </w:pPr>
                      <w:r>
                        <w:t>N</w:t>
                      </w:r>
                      <w:r>
                        <w:rPr>
                          <w:vertAlign w:val="subscript"/>
                        </w:rPr>
                        <w:t>1</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737088" behindDoc="0" locked="0" layoutInCell="1" allowOverlap="1" wp14:anchorId="1BC8F165" wp14:editId="6D8FEF1F">
                <wp:simplePos x="0" y="0"/>
                <wp:positionH relativeFrom="column">
                  <wp:posOffset>3563620</wp:posOffset>
                </wp:positionH>
                <wp:positionV relativeFrom="paragraph">
                  <wp:posOffset>60960</wp:posOffset>
                </wp:positionV>
                <wp:extent cx="363220" cy="237490"/>
                <wp:effectExtent l="0" t="0" r="17780" b="16510"/>
                <wp:wrapNone/>
                <wp:docPr id="352"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17D4EF80" w14:textId="77777777" w:rsidR="0015274F" w:rsidRPr="00A177A6" w:rsidRDefault="0015274F">
                            <w:pPr>
                              <w:rPr>
                                <w:vertAlign w:val="subscript"/>
                              </w:rPr>
                            </w:pPr>
                            <w:r>
                              <w:t>O</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C8F165" id="Rectangle_x0020_64" o:spid="_x0000_s1027" style="position:absolute;left:0;text-align:left;margin-left:280.6pt;margin-top:4.8pt;width:28.6pt;height:18.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" strokecolor="white [3212]">
                <v:textbox>
                  <w:txbxContent>
                    <w:p w14:paraId="17D4EF80" w14:textId="77777777" w:rsidR="0015274F" w:rsidRPr="00A177A6" w:rsidRDefault="0015274F">
                      <w:pPr>
                        <w:rPr>
                          <w:vertAlign w:val="subscript"/>
                        </w:rPr>
                      </w:pPr>
                      <w:r>
                        <w:t>O</w:t>
                      </w:r>
                      <w:r>
                        <w:rPr>
                          <w:vertAlign w:val="subscript"/>
                        </w:rPr>
                        <w:t>1</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695104" behindDoc="0" locked="0" layoutInCell="1" allowOverlap="1" wp14:anchorId="06E17F92" wp14:editId="71B980B0">
                <wp:simplePos x="0" y="0"/>
                <wp:positionH relativeFrom="column">
                  <wp:posOffset>1806575</wp:posOffset>
                </wp:positionH>
                <wp:positionV relativeFrom="paragraph">
                  <wp:posOffset>60960</wp:posOffset>
                </wp:positionV>
                <wp:extent cx="635" cy="1602740"/>
                <wp:effectExtent l="50800" t="50800" r="75565" b="22860"/>
                <wp:wrapNone/>
                <wp:docPr id="351"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602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F5A2FAA" id="_x0000_t32" coordsize="21600,21600" o:spt="32" o:oned="t" path="m0,0l21600,21600e" filled="f">
                <v:path arrowok="t" fillok="f" o:connecttype="none"/>
                <o:lock v:ext="edit" shapetype="t"/>
              </v:shapetype>
              <v:shape id="AutoShape_x0020_23" o:spid="_x0000_s1026" type="#_x0000_t32" style="position:absolute;margin-left:142.25pt;margin-top:4.8pt;width:.05pt;height:126.2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">
                <v:stroke endarrow="block"/>
              </v:shape>
            </w:pict>
          </mc:Fallback>
        </mc:AlternateContent>
      </w:r>
      <w:r>
        <w:rPr>
          <w:rFonts w:ascii="Georgia" w:hAnsi="Georgia" w:cs="CMR12"/>
          <w:noProof/>
          <w:lang w:val="en-GB" w:eastAsia="en-GB"/>
        </w:rPr>
        <mc:AlternateContent>
          <mc:Choice Requires="wps">
            <w:drawing>
              <wp:anchor distT="0" distB="0" distL="114300" distR="114300" simplePos="0" relativeHeight="251694080" behindDoc="0" locked="0" layoutInCell="1" allowOverlap="1" wp14:anchorId="13E7A948" wp14:editId="385F5095">
                <wp:simplePos x="0" y="0"/>
                <wp:positionH relativeFrom="column">
                  <wp:posOffset>-3302635</wp:posOffset>
                </wp:positionH>
                <wp:positionV relativeFrom="paragraph">
                  <wp:posOffset>124460</wp:posOffset>
                </wp:positionV>
                <wp:extent cx="8255" cy="2123440"/>
                <wp:effectExtent l="50800" t="50800" r="93345" b="35560"/>
                <wp:wrapNone/>
                <wp:docPr id="350"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55" cy="2123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7B73A9" id="AutoShape_x0020_22" o:spid="_x0000_s1026" type="#_x0000_t32" style="position:absolute;margin-left:-260.05pt;margin-top:9.8pt;width:.65pt;height:167.2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">
                <v:stroke endarrow="block"/>
              </v:shape>
            </w:pict>
          </mc:Fallback>
        </mc:AlternateContent>
      </w:r>
    </w:p>
    <w:p w14:paraId="43E2B92E" w14:textId="317B6F58" w:rsidR="00A73DB2" w:rsidRDefault="00AA586B" w:rsidP="002A207E">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01248" behindDoc="0" locked="0" layoutInCell="1" allowOverlap="1" wp14:anchorId="3955ED33" wp14:editId="37BB8F76">
                <wp:simplePos x="0" y="0"/>
                <wp:positionH relativeFrom="column">
                  <wp:posOffset>2478405</wp:posOffset>
                </wp:positionH>
                <wp:positionV relativeFrom="paragraph">
                  <wp:posOffset>196215</wp:posOffset>
                </wp:positionV>
                <wp:extent cx="115570" cy="78105"/>
                <wp:effectExtent l="25400" t="25400" r="62230" b="48895"/>
                <wp:wrapNone/>
                <wp:docPr id="34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5570" cy="781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823A7F2" id="Oval_x0020_34" o:spid="_x0000_s1026" style="position:absolute;margin-left:195.15pt;margin-top:15.45pt;width:9.1pt;height:6.1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698176" behindDoc="0" locked="0" layoutInCell="1" allowOverlap="1" wp14:anchorId="3079804A" wp14:editId="5279AD86">
                <wp:simplePos x="0" y="0"/>
                <wp:positionH relativeFrom="column">
                  <wp:posOffset>2097405</wp:posOffset>
                </wp:positionH>
                <wp:positionV relativeFrom="paragraph">
                  <wp:posOffset>151130</wp:posOffset>
                </wp:positionV>
                <wp:extent cx="90805" cy="90805"/>
                <wp:effectExtent l="25400" t="25400" r="61595" b="61595"/>
                <wp:wrapNone/>
                <wp:docPr id="348"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1F9A385" id="Oval_x0020_31" o:spid="_x0000_s1026" style="position:absolute;margin-left:165.15pt;margin-top:11.9pt;width:7.15pt;height:7.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2272" behindDoc="0" locked="0" layoutInCell="1" allowOverlap="1" wp14:anchorId="403B6AA7" wp14:editId="6B178DED">
                <wp:simplePos x="0" y="0"/>
                <wp:positionH relativeFrom="column">
                  <wp:posOffset>2340610</wp:posOffset>
                </wp:positionH>
                <wp:positionV relativeFrom="paragraph">
                  <wp:posOffset>105410</wp:posOffset>
                </wp:positionV>
                <wp:extent cx="90805" cy="90805"/>
                <wp:effectExtent l="25400" t="25400" r="61595" b="61595"/>
                <wp:wrapNone/>
                <wp:docPr id="347"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E3ED71C" id="Oval_x0020_35" o:spid="_x0000_s1026" style="position:absolute;margin-left:184.3pt;margin-top:8.3pt;width:7.15pt;height:7.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10464" behindDoc="0" locked="0" layoutInCell="1" allowOverlap="1" wp14:anchorId="4277655B" wp14:editId="33BFA77D">
                <wp:simplePos x="0" y="0"/>
                <wp:positionH relativeFrom="column">
                  <wp:posOffset>3472815</wp:posOffset>
                </wp:positionH>
                <wp:positionV relativeFrom="paragraph">
                  <wp:posOffset>60325</wp:posOffset>
                </wp:positionV>
                <wp:extent cx="90805" cy="90805"/>
                <wp:effectExtent l="25400" t="25400" r="61595" b="61595"/>
                <wp:wrapNone/>
                <wp:docPr id="346"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423A3E5" id="Oval_x0020_43" o:spid="_x0000_s1026" style="position:absolute;margin-left:273.45pt;margin-top:4.75pt;width:7.15pt;height:7.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" fillcolor="#c0504d [3205]" strokecolor="#f2f2f2 [3041]" strokeweight="3pt">
                <v:shadow on="t" color="#622423 [1605]" opacity=".5" mv:blur="0" offset="1pt,2pt"/>
              </v:oval>
            </w:pict>
          </mc:Fallback>
        </mc:AlternateContent>
      </w:r>
      <w:r w:rsidR="00A73DB2">
        <w:rPr>
          <w:rFonts w:ascii="Georgia" w:hAnsi="Georgia" w:cs="CMR12"/>
        </w:rPr>
        <w:tab/>
      </w:r>
      <w:r w:rsidR="00A73DB2">
        <w:rPr>
          <w:rFonts w:ascii="Georgia" w:hAnsi="Georgia" w:cs="CMR12"/>
        </w:rPr>
        <w:tab/>
      </w:r>
      <w:r w:rsidR="00A73DB2">
        <w:rPr>
          <w:rFonts w:ascii="Georgia" w:hAnsi="Georgia" w:cs="CMR12"/>
        </w:rPr>
        <w:tab/>
        <w:t>Eje Y</w:t>
      </w:r>
      <w:r w:rsidR="00F86FCB">
        <w:rPr>
          <w:rFonts w:ascii="Georgia" w:hAnsi="Georgia" w:cs="CMR12"/>
        </w:rPr>
        <w:t xml:space="preserve">                                                 </w:t>
      </w:r>
    </w:p>
    <w:p w14:paraId="6BE6FDBD" w14:textId="78E6D93A" w:rsidR="00A73DB2" w:rsidRDefault="00AA586B" w:rsidP="002A207E">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34016" behindDoc="0" locked="0" layoutInCell="1" allowOverlap="1" wp14:anchorId="797821FB" wp14:editId="3FD8BD66">
                <wp:simplePos x="0" y="0"/>
                <wp:positionH relativeFrom="column">
                  <wp:posOffset>2559685</wp:posOffset>
                </wp:positionH>
                <wp:positionV relativeFrom="paragraph">
                  <wp:posOffset>213995</wp:posOffset>
                </wp:positionV>
                <wp:extent cx="106045" cy="107315"/>
                <wp:effectExtent l="25400" t="25400" r="46355" b="45085"/>
                <wp:wrapNone/>
                <wp:docPr id="345"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6045" cy="10731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E924740" id="Oval_x0020_28" o:spid="_x0000_s1026" style="position:absolute;margin-left:201.55pt;margin-top:16.85pt;width:8.35pt;height:8.4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32992" behindDoc="0" locked="0" layoutInCell="1" allowOverlap="1" wp14:anchorId="10BC96CB" wp14:editId="00FEA8D5">
                <wp:simplePos x="0" y="0"/>
                <wp:positionH relativeFrom="column">
                  <wp:posOffset>2419350</wp:posOffset>
                </wp:positionH>
                <wp:positionV relativeFrom="paragraph">
                  <wp:posOffset>127635</wp:posOffset>
                </wp:positionV>
                <wp:extent cx="140335" cy="106045"/>
                <wp:effectExtent l="25400" t="25400" r="62865" b="46355"/>
                <wp:wrapNone/>
                <wp:docPr id="344"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40335"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468A97D" id="Oval_x0020_27" o:spid="_x0000_s1026" style="position:absolute;margin-left:190.5pt;margin-top:10.05pt;width:11.05pt;height:8.3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31968" behindDoc="0" locked="0" layoutInCell="1" allowOverlap="1" wp14:anchorId="2DF19FEC" wp14:editId="55EB2FC2">
                <wp:simplePos x="0" y="0"/>
                <wp:positionH relativeFrom="column">
                  <wp:posOffset>2272030</wp:posOffset>
                </wp:positionH>
                <wp:positionV relativeFrom="paragraph">
                  <wp:posOffset>3810</wp:posOffset>
                </wp:positionV>
                <wp:extent cx="115570" cy="106045"/>
                <wp:effectExtent l="25400" t="25400" r="62230" b="46355"/>
                <wp:wrapNone/>
                <wp:docPr id="343"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5570"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5C833EF" id="Oval_x0020_26" o:spid="_x0000_s1026" style="position:absolute;margin-left:178.9pt;margin-top:.3pt;width:9.1pt;height:8.3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699200" behindDoc="0" locked="0" layoutInCell="1" allowOverlap="1" wp14:anchorId="2990E0BA" wp14:editId="5865FF4E">
                <wp:simplePos x="0" y="0"/>
                <wp:positionH relativeFrom="column">
                  <wp:posOffset>2181225</wp:posOffset>
                </wp:positionH>
                <wp:positionV relativeFrom="paragraph">
                  <wp:posOffset>127635</wp:posOffset>
                </wp:positionV>
                <wp:extent cx="90805" cy="90805"/>
                <wp:effectExtent l="25400" t="25400" r="61595" b="61595"/>
                <wp:wrapNone/>
                <wp:docPr id="342"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EFC46CB" id="Oval_x0020_32" o:spid="_x0000_s1026" style="position:absolute;margin-left:171.75pt;margin-top:10.05pt;width:7.15pt;height:7.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" fillcolor="#c0504d [3205]" strokecolor="#f2f2f2 [3041]" strokeweight="3pt">
                <v:shadow on="t" color="#622423 [1605]" opacity=".5" mv:blur="0" offset="1pt,2pt"/>
              </v:oval>
            </w:pict>
          </mc:Fallback>
        </mc:AlternateContent>
      </w:r>
    </w:p>
    <w:p w14:paraId="17A1284F" w14:textId="13F90D29" w:rsidR="00A73DB2" w:rsidRDefault="00AA586B" w:rsidP="002A207E">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36064" behindDoc="0" locked="0" layoutInCell="1" allowOverlap="1" wp14:anchorId="3609F7B1" wp14:editId="550DF83D">
                <wp:simplePos x="0" y="0"/>
                <wp:positionH relativeFrom="column">
                  <wp:posOffset>2790825</wp:posOffset>
                </wp:positionH>
                <wp:positionV relativeFrom="paragraph">
                  <wp:posOffset>189230</wp:posOffset>
                </wp:positionV>
                <wp:extent cx="123190" cy="106045"/>
                <wp:effectExtent l="25400" t="25400" r="54610" b="46355"/>
                <wp:wrapNone/>
                <wp:docPr id="341"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23190"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2758D5C" id="Oval_x0020_30" o:spid="_x0000_s1026" style="position:absolute;margin-left:219.75pt;margin-top:14.9pt;width:9.7pt;height:8.3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35040" behindDoc="0" locked="0" layoutInCell="1" allowOverlap="1" wp14:anchorId="37701D04" wp14:editId="04CF916C">
                <wp:simplePos x="0" y="0"/>
                <wp:positionH relativeFrom="column">
                  <wp:posOffset>2593975</wp:posOffset>
                </wp:positionH>
                <wp:positionV relativeFrom="paragraph">
                  <wp:posOffset>83185</wp:posOffset>
                </wp:positionV>
                <wp:extent cx="140335" cy="106045"/>
                <wp:effectExtent l="25400" t="25400" r="62865" b="46355"/>
                <wp:wrapNone/>
                <wp:docPr id="340"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40335"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0AB0AAE" id="Oval_x0020_29" o:spid="_x0000_s1026" style="position:absolute;margin-left:204.25pt;margin-top:6.55pt;width:11.05pt;height:8.3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0224" behindDoc="0" locked="0" layoutInCell="1" allowOverlap="1" wp14:anchorId="6315E284" wp14:editId="37107445">
                <wp:simplePos x="0" y="0"/>
                <wp:positionH relativeFrom="column">
                  <wp:posOffset>2340610</wp:posOffset>
                </wp:positionH>
                <wp:positionV relativeFrom="paragraph">
                  <wp:posOffset>43815</wp:posOffset>
                </wp:positionV>
                <wp:extent cx="90805" cy="90805"/>
                <wp:effectExtent l="25400" t="25400" r="61595" b="61595"/>
                <wp:wrapNone/>
                <wp:docPr id="339"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F893C3D" id="Oval_x0020_33" o:spid="_x0000_s1026" style="position:absolute;margin-left:184.3pt;margin-top:3.45pt;width:7.15pt;height:7.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12512" behindDoc="0" locked="0" layoutInCell="1" allowOverlap="1" wp14:anchorId="599FC768" wp14:editId="5DA595AC">
                <wp:simplePos x="0" y="0"/>
                <wp:positionH relativeFrom="column">
                  <wp:posOffset>843915</wp:posOffset>
                </wp:positionH>
                <wp:positionV relativeFrom="paragraph">
                  <wp:posOffset>12065</wp:posOffset>
                </wp:positionV>
                <wp:extent cx="591185" cy="334010"/>
                <wp:effectExtent l="0" t="0" r="18415" b="21590"/>
                <wp:wrapNone/>
                <wp:docPr id="338"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185" cy="334010"/>
                        </a:xfrm>
                        <a:prstGeom prst="rect">
                          <a:avLst/>
                        </a:prstGeom>
                        <a:solidFill>
                          <a:srgbClr val="FFFFFF">
                            <a:alpha val="0"/>
                          </a:srgbClr>
                        </a:solidFill>
                        <a:ln w="9525">
                          <a:solidFill>
                            <a:srgbClr val="000000"/>
                          </a:solidFill>
                          <a:miter lim="800000"/>
                          <a:headEnd/>
                          <a:tailEnd/>
                        </a:ln>
                      </wps:spPr>
                      <wps:txbx>
                        <w:txbxContent>
                          <w:p w14:paraId="6FEBE8AB" w14:textId="77777777" w:rsidR="0015274F" w:rsidRDefault="0015274F">
                            <w:r>
                              <w:t>Fig.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9FC768" id="Rectangle_x0020_45" o:spid="_x0000_s1028" style="position:absolute;left:0;text-align:left;margin-left:66.45pt;margin-top:.95pt;width:46.55pt;height:26.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">
                <v:fill opacity="0"/>
                <v:textbox>
                  <w:txbxContent>
                    <w:p w14:paraId="6FEBE8AB" w14:textId="77777777" w:rsidR="0015274F" w:rsidRDefault="0015274F">
                      <w:r>
                        <w:t>Fig. A</w:t>
                      </w:r>
                    </w:p>
                  </w:txbxContent>
                </v:textbox>
              </v:rect>
            </w:pict>
          </mc:Fallback>
        </mc:AlternateContent>
      </w:r>
    </w:p>
    <w:p w14:paraId="1C9420DD" w14:textId="3ADC4692" w:rsidR="00A73DB2" w:rsidRDefault="00AA586B" w:rsidP="002A207E">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41184" behindDoc="0" locked="0" layoutInCell="1" allowOverlap="1" wp14:anchorId="61B1B85F" wp14:editId="052D6DDC">
                <wp:simplePos x="0" y="0"/>
                <wp:positionH relativeFrom="column">
                  <wp:posOffset>3051175</wp:posOffset>
                </wp:positionH>
                <wp:positionV relativeFrom="paragraph">
                  <wp:posOffset>60325</wp:posOffset>
                </wp:positionV>
                <wp:extent cx="363220" cy="237490"/>
                <wp:effectExtent l="0" t="0" r="17780" b="16510"/>
                <wp:wrapNone/>
                <wp:docPr id="337"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51F8DCCC" w14:textId="77777777" w:rsidR="0015274F" w:rsidRPr="00A177A6" w:rsidRDefault="0015274F" w:rsidP="00A177A6">
                            <w:pPr>
                              <w:rPr>
                                <w:vertAlign w:val="subscript"/>
                              </w:rPr>
                            </w:pPr>
                            <w:r>
                              <w:t>N</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B1B85F" id="Rectangle_x0020_68" o:spid="_x0000_s1029" style="position:absolute;left:0;text-align:left;margin-left:240.25pt;margin-top:4.75pt;width:28.6pt;height:18.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" strokecolor="white [3212]">
                <v:textbox>
                  <w:txbxContent>
                    <w:p w14:paraId="51F8DCCC" w14:textId="77777777" w:rsidR="0015274F" w:rsidRPr="00A177A6" w:rsidRDefault="0015274F" w:rsidP="00A177A6">
                      <w:pPr>
                        <w:rPr>
                          <w:vertAlign w:val="subscript"/>
                        </w:rPr>
                      </w:pPr>
                      <w:r>
                        <w:t>N</w:t>
                      </w:r>
                      <w:r>
                        <w:rPr>
                          <w:vertAlign w:val="subscript"/>
                        </w:rPr>
                        <w:t>2</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739136" behindDoc="0" locked="0" layoutInCell="1" allowOverlap="1" wp14:anchorId="79FAFB4F" wp14:editId="0BAE5066">
                <wp:simplePos x="0" y="0"/>
                <wp:positionH relativeFrom="column">
                  <wp:posOffset>3563620</wp:posOffset>
                </wp:positionH>
                <wp:positionV relativeFrom="paragraph">
                  <wp:posOffset>97790</wp:posOffset>
                </wp:positionV>
                <wp:extent cx="363220" cy="260350"/>
                <wp:effectExtent l="0" t="0" r="17780" b="19050"/>
                <wp:wrapNone/>
                <wp:docPr id="33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63220" cy="260350"/>
                        </a:xfrm>
                        <a:prstGeom prst="rect">
                          <a:avLst/>
                        </a:prstGeom>
                        <a:solidFill>
                          <a:srgbClr val="FFFFFF"/>
                        </a:solidFill>
                        <a:ln w="9525">
                          <a:solidFill>
                            <a:schemeClr val="bg1">
                              <a:lumMod val="100000"/>
                              <a:lumOff val="0"/>
                            </a:schemeClr>
                          </a:solidFill>
                          <a:miter lim="800000"/>
                          <a:headEnd/>
                          <a:tailEnd/>
                        </a:ln>
                      </wps:spPr>
                      <wps:txbx>
                        <w:txbxContent>
                          <w:p w14:paraId="29EE5151" w14:textId="77777777" w:rsidR="0015274F" w:rsidRPr="00A177A6" w:rsidRDefault="0015274F" w:rsidP="00A177A6">
                            <w:pPr>
                              <w:rPr>
                                <w:vertAlign w:val="subscript"/>
                              </w:rPr>
                            </w:pPr>
                            <w:r>
                              <w:t>O</w:t>
                            </w:r>
                            <w:r>
                              <w:rPr>
                                <w:vertAlign w:val="subscript"/>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FAFB4F" id="Rectangle_x0020_66" o:spid="_x0000_s1030" style="position:absolute;left:0;text-align:left;margin-left:280.6pt;margin-top:7.7pt;width:28.6pt;height:20.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" strokecolor="white [3212]">
                <v:textbox>
                  <w:txbxContent>
                    <w:p w14:paraId="29EE5151" w14:textId="77777777" w:rsidR="0015274F" w:rsidRPr="00A177A6" w:rsidRDefault="0015274F" w:rsidP="00A177A6">
                      <w:pPr>
                        <w:rPr>
                          <w:vertAlign w:val="subscript"/>
                        </w:rPr>
                      </w:pPr>
                      <w:r>
                        <w:t>O</w:t>
                      </w:r>
                      <w:r>
                        <w:rPr>
                          <w:vertAlign w:val="subscript"/>
                        </w:rPr>
                        <w:t>3</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738112" behindDoc="0" locked="0" layoutInCell="1" allowOverlap="1" wp14:anchorId="2C880DFF" wp14:editId="732DF719">
                <wp:simplePos x="0" y="0"/>
                <wp:positionH relativeFrom="column">
                  <wp:posOffset>2387600</wp:posOffset>
                </wp:positionH>
                <wp:positionV relativeFrom="paragraph">
                  <wp:posOffset>211455</wp:posOffset>
                </wp:positionV>
                <wp:extent cx="363220" cy="237490"/>
                <wp:effectExtent l="0" t="0" r="17780" b="16510"/>
                <wp:wrapNone/>
                <wp:docPr id="33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7413F659" w14:textId="77777777" w:rsidR="0015274F" w:rsidRPr="00A177A6" w:rsidRDefault="0015274F" w:rsidP="00A177A6">
                            <w:pPr>
                              <w:rPr>
                                <w:vertAlign w:val="subscript"/>
                              </w:rPr>
                            </w:pPr>
                            <w:r>
                              <w:t>O</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880DFF" id="Rectangle_x0020_65" o:spid="_x0000_s1031" style="position:absolute;left:0;text-align:left;margin-left:188pt;margin-top:16.65pt;width:28.6pt;height:18.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" strokecolor="white [3212]">
                <v:textbox>
                  <w:txbxContent>
                    <w:p w14:paraId="7413F659" w14:textId="77777777" w:rsidR="0015274F" w:rsidRPr="00A177A6" w:rsidRDefault="0015274F" w:rsidP="00A177A6">
                      <w:pPr>
                        <w:rPr>
                          <w:vertAlign w:val="subscript"/>
                        </w:rPr>
                      </w:pPr>
                      <w:r>
                        <w:t>O</w:t>
                      </w:r>
                      <w:r>
                        <w:rPr>
                          <w:vertAlign w:val="subscript"/>
                        </w:rPr>
                        <w:t>2</w:t>
                      </w:r>
                    </w:p>
                  </w:txbxContent>
                </v:textbox>
              </v:rect>
            </w:pict>
          </mc:Fallback>
        </mc:AlternateContent>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t xml:space="preserve">       </w:t>
      </w:r>
      <w:r w:rsidR="00A73DB2">
        <w:rPr>
          <w:rFonts w:ascii="Georgia" w:hAnsi="Georgia" w:cs="CMR12"/>
        </w:rPr>
        <w:tab/>
      </w:r>
    </w:p>
    <w:p w14:paraId="79BD80AB" w14:textId="3E1D913D" w:rsidR="00A73DB2" w:rsidRPr="00F86FCB" w:rsidRDefault="00AA586B" w:rsidP="002A207E">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06368" behindDoc="0" locked="0" layoutInCell="1" allowOverlap="1" wp14:anchorId="7A8DB2B2" wp14:editId="72519066">
                <wp:simplePos x="0" y="0"/>
                <wp:positionH relativeFrom="column">
                  <wp:posOffset>3051175</wp:posOffset>
                </wp:positionH>
                <wp:positionV relativeFrom="paragraph">
                  <wp:posOffset>210820</wp:posOffset>
                </wp:positionV>
                <wp:extent cx="90805" cy="90805"/>
                <wp:effectExtent l="25400" t="25400" r="61595" b="61595"/>
                <wp:wrapNone/>
                <wp:docPr id="334"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3585FE7" id="Oval_x0020_39" o:spid="_x0000_s1026" style="position:absolute;margin-left:240.25pt;margin-top:16.6pt;width:7.15pt;height:7.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4320" behindDoc="0" locked="0" layoutInCell="1" allowOverlap="1" wp14:anchorId="290D464F" wp14:editId="1F9621BC">
                <wp:simplePos x="0" y="0"/>
                <wp:positionH relativeFrom="column">
                  <wp:posOffset>3051175</wp:posOffset>
                </wp:positionH>
                <wp:positionV relativeFrom="paragraph">
                  <wp:posOffset>120015</wp:posOffset>
                </wp:positionV>
                <wp:extent cx="90805" cy="90805"/>
                <wp:effectExtent l="25400" t="25400" r="61595" b="61595"/>
                <wp:wrapNone/>
                <wp:docPr id="333"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17F5318" id="Oval_x0020_37" o:spid="_x0000_s1026" style="position:absolute;margin-left:240.25pt;margin-top:9.45pt;width:7.15pt;height:7.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3296" behindDoc="0" locked="0" layoutInCell="1" allowOverlap="1" wp14:anchorId="7D4F110C" wp14:editId="657B23FA">
                <wp:simplePos x="0" y="0"/>
                <wp:positionH relativeFrom="column">
                  <wp:posOffset>2960370</wp:posOffset>
                </wp:positionH>
                <wp:positionV relativeFrom="paragraph">
                  <wp:posOffset>59690</wp:posOffset>
                </wp:positionV>
                <wp:extent cx="90805" cy="90805"/>
                <wp:effectExtent l="25400" t="25400" r="61595" b="61595"/>
                <wp:wrapNone/>
                <wp:docPr id="332"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E6550E8" id="Oval_x0020_36" o:spid="_x0000_s1026" style="position:absolute;margin-left:233.1pt;margin-top:4.7pt;width:7.15pt;height:7.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11488" behindDoc="0" locked="0" layoutInCell="1" allowOverlap="1" wp14:anchorId="5D4DFD15" wp14:editId="1F00C50D">
                <wp:simplePos x="0" y="0"/>
                <wp:positionH relativeFrom="column">
                  <wp:posOffset>3563620</wp:posOffset>
                </wp:positionH>
                <wp:positionV relativeFrom="paragraph">
                  <wp:posOffset>210820</wp:posOffset>
                </wp:positionV>
                <wp:extent cx="90805" cy="90805"/>
                <wp:effectExtent l="25400" t="25400" r="61595" b="61595"/>
                <wp:wrapNone/>
                <wp:docPr id="331"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0939AAD" id="Oval_x0020_44" o:spid="_x0000_s1026" style="position:absolute;margin-left:280.6pt;margin-top:16.6pt;width:7.15pt;height:7.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" fillcolor="#c0504d [3205]" strokecolor="#f2f2f2 [3041]" strokeweight="3pt">
                <v:shadow on="t" color="#622423 [1605]" opacity=".5" mv:blur="0" offset="1pt,2pt"/>
              </v:oval>
            </w:pict>
          </mc:Fallback>
        </mc:AlternateContent>
      </w:r>
      <w:r w:rsidR="00F86FCB">
        <w:rPr>
          <w:rFonts w:ascii="Georgia" w:hAnsi="Georgia" w:cs="CMR12"/>
        </w:rPr>
        <w:tab/>
      </w:r>
      <w:r w:rsidR="00F86FCB">
        <w:rPr>
          <w:rFonts w:ascii="Georgia" w:hAnsi="Georgia" w:cs="CMR12"/>
        </w:rPr>
        <w:tab/>
      </w:r>
      <w:r w:rsidR="00F86FCB">
        <w:rPr>
          <w:rFonts w:ascii="Georgia" w:hAnsi="Georgia" w:cs="CMR12"/>
        </w:rPr>
        <w:tab/>
      </w:r>
      <w:r w:rsidR="00F86FCB">
        <w:rPr>
          <w:rFonts w:ascii="Georgia" w:hAnsi="Georgia" w:cs="CMR12"/>
        </w:rPr>
        <w:tab/>
      </w:r>
      <w:r w:rsidR="00F86FCB">
        <w:rPr>
          <w:rFonts w:ascii="Georgia" w:hAnsi="Georgia" w:cs="CMR12"/>
        </w:rPr>
        <w:tab/>
        <w:t xml:space="preserve">       </w:t>
      </w:r>
      <w:r>
        <w:rPr>
          <w:rFonts w:ascii="Georgia" w:hAnsi="Georgia" w:cs="CMR12"/>
          <w:noProof/>
          <w:lang w:val="en-GB" w:eastAsia="en-GB"/>
        </w:rPr>
        <mc:AlternateContent>
          <mc:Choice Requires="wps">
            <w:drawing>
              <wp:anchor distT="0" distB="0" distL="114300" distR="114300" simplePos="0" relativeHeight="251707392" behindDoc="0" locked="0" layoutInCell="1" allowOverlap="1" wp14:anchorId="13F2F50F" wp14:editId="099407CD">
                <wp:simplePos x="0" y="0"/>
                <wp:positionH relativeFrom="column">
                  <wp:posOffset>2097405</wp:posOffset>
                </wp:positionH>
                <wp:positionV relativeFrom="paragraph">
                  <wp:posOffset>59690</wp:posOffset>
                </wp:positionV>
                <wp:extent cx="90805" cy="90805"/>
                <wp:effectExtent l="25400" t="25400" r="61595" b="61595"/>
                <wp:wrapNone/>
                <wp:docPr id="33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75723C3" id="Oval_x0020_40" o:spid="_x0000_s1026" style="position:absolute;margin-left:165.15pt;margin-top:4.7pt;width:7.15pt;height:7.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9440" behindDoc="0" locked="0" layoutInCell="1" allowOverlap="1" wp14:anchorId="6AAFFF89" wp14:editId="247CD263">
                <wp:simplePos x="0" y="0"/>
                <wp:positionH relativeFrom="column">
                  <wp:posOffset>2181225</wp:posOffset>
                </wp:positionH>
                <wp:positionV relativeFrom="paragraph">
                  <wp:posOffset>150495</wp:posOffset>
                </wp:positionV>
                <wp:extent cx="90805" cy="90805"/>
                <wp:effectExtent l="25400" t="25400" r="61595" b="61595"/>
                <wp:wrapNone/>
                <wp:docPr id="329"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EB2F829" id="Oval_x0020_42" o:spid="_x0000_s1026" style="position:absolute;margin-left:171.75pt;margin-top:11.85pt;width:7.15pt;height:7.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" fillcolor="#c0504d [3205]" strokecolor="#f2f2f2 [3041]" strokeweight="3pt">
                <v:shadow on="t" color="#622423 [1605]" opacity=".5" mv:blur="0" offset="1pt,2pt"/>
              </v:oval>
            </w:pict>
          </mc:Fallback>
        </mc:AlternateContent>
      </w:r>
      <w:r w:rsidR="00A73DB2">
        <w:rPr>
          <w:rFonts w:ascii="Georgia" w:hAnsi="Georgia" w:cs="CMR12"/>
          <w:vertAlign w:val="subscript"/>
        </w:rPr>
        <w:tab/>
      </w:r>
      <w:r w:rsidR="00A73DB2">
        <w:rPr>
          <w:rFonts w:ascii="Georgia" w:hAnsi="Georgia" w:cs="CMR12"/>
          <w:vertAlign w:val="subscript"/>
        </w:rPr>
        <w:tab/>
        <w:t xml:space="preserve"> </w:t>
      </w:r>
      <w:r w:rsidR="00A73DB2">
        <w:rPr>
          <w:rFonts w:ascii="Georgia" w:hAnsi="Georgia" w:cs="CMR12"/>
        </w:rPr>
        <w:t xml:space="preserve">         </w:t>
      </w:r>
      <w:r w:rsidR="00F86FCB">
        <w:rPr>
          <w:rFonts w:ascii="Georgia" w:hAnsi="Georgia" w:cs="CMR12"/>
        </w:rPr>
        <w:t xml:space="preserve"> </w:t>
      </w:r>
      <w:r w:rsidR="00A73DB2">
        <w:rPr>
          <w:rFonts w:ascii="Georgia" w:hAnsi="Georgia" w:cs="CMR12"/>
        </w:rPr>
        <w:t xml:space="preserve"> </w:t>
      </w:r>
    </w:p>
    <w:p w14:paraId="75FE1DC6" w14:textId="737E48AA" w:rsidR="00A73DB2" w:rsidRDefault="00AA586B" w:rsidP="002A207E">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08416" behindDoc="0" locked="0" layoutInCell="1" allowOverlap="1" wp14:anchorId="7CEB28B8" wp14:editId="02F105F5">
                <wp:simplePos x="0" y="0"/>
                <wp:positionH relativeFrom="column">
                  <wp:posOffset>2090420</wp:posOffset>
                </wp:positionH>
                <wp:positionV relativeFrom="paragraph">
                  <wp:posOffset>3175</wp:posOffset>
                </wp:positionV>
                <wp:extent cx="90805" cy="90805"/>
                <wp:effectExtent l="25400" t="25400" r="61595" b="61595"/>
                <wp:wrapNone/>
                <wp:docPr id="328"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4183D23" id="Oval_x0020_41" o:spid="_x0000_s1026" style="position:absolute;margin-left:164.6pt;margin-top:.25pt;width:7.15pt;height:7.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5344" behindDoc="0" locked="0" layoutInCell="1" allowOverlap="1" wp14:anchorId="64862802" wp14:editId="66347182">
                <wp:simplePos x="0" y="0"/>
                <wp:positionH relativeFrom="column">
                  <wp:posOffset>2960370</wp:posOffset>
                </wp:positionH>
                <wp:positionV relativeFrom="paragraph">
                  <wp:posOffset>63500</wp:posOffset>
                </wp:positionV>
                <wp:extent cx="90805" cy="90805"/>
                <wp:effectExtent l="25400" t="25400" r="61595" b="61595"/>
                <wp:wrapNone/>
                <wp:docPr id="327"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D9068F8" id="Oval_x0020_38" o:spid="_x0000_s1026" style="position:absolute;margin-left:233.1pt;margin-top:5pt;width:7.15pt;height:7.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" fillcolor="#c0504d [3205]" strokecolor="#f2f2f2 [3041]" strokeweight="3pt">
                <v:shadow on="t" color="#622423 [1605]" opacity=".5" mv:blur="0" offset="1pt,2pt"/>
              </v:oval>
            </w:pict>
          </mc:Fallback>
        </mc:AlternateContent>
      </w:r>
      <w:r w:rsidR="00A73DB2">
        <w:rPr>
          <w:rFonts w:ascii="Georgia" w:hAnsi="Georgia" w:cs="CMR12"/>
        </w:rPr>
        <w:tab/>
      </w:r>
      <w:r w:rsidR="00A73DB2">
        <w:rPr>
          <w:rFonts w:ascii="Georgia" w:hAnsi="Georgia" w:cs="CMR12"/>
        </w:rPr>
        <w:tab/>
      </w:r>
    </w:p>
    <w:p w14:paraId="30C9264C" w14:textId="41483E1A" w:rsidR="00A73DB2" w:rsidRPr="00F86FCB" w:rsidRDefault="00AA586B" w:rsidP="00F86FCB">
      <w:pPr>
        <w:autoSpaceDE w:val="0"/>
        <w:autoSpaceDN w:val="0"/>
        <w:adjustRightInd w:val="0"/>
        <w:spacing w:after="0"/>
        <w:ind w:left="2832" w:firstLine="708"/>
        <w:rPr>
          <w:rFonts w:ascii="Georgia" w:hAnsi="Georgia" w:cs="CMR12"/>
        </w:rPr>
      </w:pPr>
      <w:r>
        <w:rPr>
          <w:rFonts w:ascii="Georgia" w:hAnsi="Georgia" w:cs="CMR12"/>
          <w:noProof/>
          <w:lang w:val="en-GB" w:eastAsia="en-GB"/>
        </w:rPr>
        <mc:AlternateContent>
          <mc:Choice Requires="wps">
            <w:drawing>
              <wp:anchor distT="4294967295" distB="4294967295" distL="114300" distR="114300" simplePos="0" relativeHeight="251696128" behindDoc="0" locked="0" layoutInCell="1" allowOverlap="1" wp14:anchorId="09B9B6A9" wp14:editId="36CF143D">
                <wp:simplePos x="0" y="0"/>
                <wp:positionH relativeFrom="column">
                  <wp:posOffset>1806575</wp:posOffset>
                </wp:positionH>
                <wp:positionV relativeFrom="paragraph">
                  <wp:posOffset>-3176</wp:posOffset>
                </wp:positionV>
                <wp:extent cx="2226310" cy="0"/>
                <wp:effectExtent l="0" t="76200" r="59690" b="101600"/>
                <wp:wrapNone/>
                <wp:docPr id="326"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263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A49236" id="AutoShape_x0020_24" o:spid="_x0000_s1026" type="#_x0000_t32" style="position:absolute;margin-left:142.25pt;margin-top:-.2pt;width:175.3pt;height:0;z-index:2516961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">
                <v:stroke endarrow="block"/>
              </v:shape>
            </w:pict>
          </mc:Fallback>
        </mc:AlternateContent>
      </w:r>
      <w:r w:rsidR="00F86FCB">
        <w:rPr>
          <w:rFonts w:ascii="Georgia" w:hAnsi="Georgia" w:cs="CMR12"/>
        </w:rPr>
        <w:t xml:space="preserve"> </w:t>
      </w:r>
      <w:r w:rsidR="00F86FCB">
        <w:rPr>
          <w:rFonts w:ascii="Georgia" w:hAnsi="Georgia" w:cs="CMR12"/>
        </w:rPr>
        <w:tab/>
        <w:t xml:space="preserve">     </w:t>
      </w:r>
      <w:r w:rsidR="002A3DC1">
        <w:rPr>
          <w:rFonts w:ascii="Georgia" w:hAnsi="Georgia" w:cs="CMR12"/>
        </w:rPr>
        <w:tab/>
        <w:t xml:space="preserve">                           Eje X</w:t>
      </w:r>
      <w:r w:rsidR="00A739B8">
        <w:rPr>
          <w:rFonts w:ascii="Georgia" w:hAnsi="Georgia" w:cs="CMR12"/>
        </w:rPr>
        <w:tab/>
      </w:r>
      <w:r w:rsidR="00A739B8">
        <w:rPr>
          <w:rFonts w:ascii="Georgia" w:hAnsi="Georgia" w:cs="CMR12"/>
        </w:rPr>
        <w:tab/>
      </w:r>
      <w:r w:rsidR="00F86FCB">
        <w:rPr>
          <w:rFonts w:ascii="Georgia" w:hAnsi="Georgia" w:cs="CMR12"/>
        </w:rPr>
        <w:t xml:space="preserve">   </w:t>
      </w:r>
    </w:p>
    <w:p w14:paraId="2FCF04B5" w14:textId="77777777" w:rsidR="00A73DB2" w:rsidRDefault="00A73DB2" w:rsidP="002A207E">
      <w:pPr>
        <w:autoSpaceDE w:val="0"/>
        <w:autoSpaceDN w:val="0"/>
        <w:adjustRightInd w:val="0"/>
        <w:spacing w:after="0"/>
        <w:rPr>
          <w:rFonts w:ascii="Georgia" w:hAnsi="Georgia" w:cs="CMR12"/>
        </w:rPr>
      </w:pPr>
    </w:p>
    <w:p w14:paraId="33F45817" w14:textId="77777777" w:rsidR="00A73DB2" w:rsidRDefault="00A73DB2" w:rsidP="002A207E">
      <w:pPr>
        <w:autoSpaceDE w:val="0"/>
        <w:autoSpaceDN w:val="0"/>
        <w:adjustRightInd w:val="0"/>
        <w:spacing w:after="0"/>
        <w:rPr>
          <w:rFonts w:ascii="Georgia" w:hAnsi="Georgia" w:cs="CMR12"/>
        </w:rPr>
      </w:pPr>
      <w:r>
        <w:rPr>
          <w:rFonts w:ascii="Georgia" w:hAnsi="Georgia" w:cs="CMR12"/>
        </w:rPr>
        <w:t>Si aplica</w:t>
      </w:r>
      <w:r w:rsidR="007D51F4">
        <w:rPr>
          <w:rFonts w:ascii="Georgia" w:hAnsi="Georgia" w:cs="CMR12"/>
        </w:rPr>
        <w:t>mos la detección de anomalías (</w:t>
      </w:r>
      <w:proofErr w:type="spellStart"/>
      <w:r w:rsidR="00283D1F">
        <w:rPr>
          <w:rFonts w:ascii="Georgia" w:hAnsi="Georgia" w:cs="CMR12"/>
        </w:rPr>
        <w:t>outlier</w:t>
      </w:r>
      <w:r>
        <w:rPr>
          <w:rFonts w:ascii="Georgia" w:hAnsi="Georgia" w:cs="CMR12"/>
        </w:rPr>
        <w:t>s</w:t>
      </w:r>
      <w:proofErr w:type="spellEnd"/>
      <w:r>
        <w:rPr>
          <w:rFonts w:ascii="Georgia" w:hAnsi="Georgia" w:cs="CMR12"/>
        </w:rPr>
        <w:t xml:space="preserve">) en un caso real, como pueden ser las </w:t>
      </w:r>
      <w:r w:rsidRPr="00131FB4">
        <w:rPr>
          <w:rFonts w:ascii="Georgia" w:hAnsi="Georgia" w:cs="CMR12"/>
          <w:i/>
        </w:rPr>
        <w:t>transacciones bancarias</w:t>
      </w:r>
      <w:r>
        <w:rPr>
          <w:rFonts w:ascii="Georgia" w:hAnsi="Georgia" w:cs="CMR12"/>
        </w:rPr>
        <w:t xml:space="preserve">, como es lógico, va a depender de la variable que se tome como referencia para el conjunto de datos. </w:t>
      </w:r>
    </w:p>
    <w:p w14:paraId="3FE43702" w14:textId="77777777" w:rsidR="00A73DB2" w:rsidRDefault="00A73DB2" w:rsidP="002A207E">
      <w:pPr>
        <w:autoSpaceDE w:val="0"/>
        <w:autoSpaceDN w:val="0"/>
        <w:adjustRightInd w:val="0"/>
        <w:spacing w:after="0"/>
        <w:rPr>
          <w:rFonts w:ascii="Georgia" w:hAnsi="Georgia" w:cs="CMR12"/>
        </w:rPr>
      </w:pPr>
    </w:p>
    <w:p w14:paraId="311F1A99" w14:textId="77777777" w:rsidR="00A73DB2" w:rsidRPr="007C0EE2" w:rsidRDefault="00A73DB2" w:rsidP="002A207E">
      <w:pPr>
        <w:autoSpaceDE w:val="0"/>
        <w:autoSpaceDN w:val="0"/>
        <w:adjustRightInd w:val="0"/>
        <w:spacing w:after="0"/>
        <w:rPr>
          <w:rFonts w:ascii="Georgia" w:hAnsi="Georgia" w:cs="CMR12"/>
        </w:rPr>
      </w:pPr>
      <w:r>
        <w:rPr>
          <w:rFonts w:ascii="Georgia" w:hAnsi="Georgia" w:cs="CMR12"/>
        </w:rPr>
        <w:t>Pongamos por caso que tomamos el dinero gastado por una pers</w:t>
      </w:r>
      <w:r w:rsidR="009A093B">
        <w:rPr>
          <w:rFonts w:ascii="Georgia" w:hAnsi="Georgia" w:cs="CMR12"/>
        </w:rPr>
        <w:t xml:space="preserve">ona como variable a analizar;  </w:t>
      </w:r>
      <w:r>
        <w:rPr>
          <w:rFonts w:ascii="Georgia" w:hAnsi="Georgia" w:cs="CMR12"/>
        </w:rPr>
        <w:t xml:space="preserve">detectaremos como anomalía (posibilidad de fraude),  cualquier transacción que proceda de esa misma persona y muestre un dinero gastado que sea muy elevado comparado a lo que gasta de forma habitual, movimientos estos últimos, que serán considerados dentro de comportamiento “normal”. </w:t>
      </w:r>
    </w:p>
    <w:p w14:paraId="114C3561" w14:textId="77777777" w:rsidR="002C3261" w:rsidRDefault="002C3261" w:rsidP="002A207E">
      <w:pPr>
        <w:rPr>
          <w:rFonts w:ascii="Georgia" w:hAnsi="Georgia" w:cs="CMBX12"/>
        </w:rPr>
      </w:pPr>
    </w:p>
    <w:p w14:paraId="33A87CE4" w14:textId="77777777" w:rsidR="00A73DB2" w:rsidRDefault="007234D1" w:rsidP="002A207E">
      <w:pPr>
        <w:pStyle w:val="ListParagraph"/>
        <w:numPr>
          <w:ilvl w:val="0"/>
          <w:numId w:val="21"/>
        </w:numPr>
        <w:autoSpaceDE w:val="0"/>
        <w:autoSpaceDN w:val="0"/>
        <w:adjustRightInd w:val="0"/>
        <w:spacing w:after="0" w:line="360" w:lineRule="auto"/>
        <w:jc w:val="both"/>
        <w:rPr>
          <w:rFonts w:ascii="Georgia" w:hAnsi="Georgia" w:cs="CMBX12"/>
          <w:b/>
        </w:rPr>
      </w:pPr>
      <w:proofErr w:type="spellStart"/>
      <w:r>
        <w:rPr>
          <w:rFonts w:ascii="Georgia" w:hAnsi="Georgia" w:cs="CMBX12"/>
          <w:b/>
        </w:rPr>
        <w:t>Outlier</w:t>
      </w:r>
      <w:proofErr w:type="spellEnd"/>
      <w:r w:rsidR="00A73DB2" w:rsidRPr="00042E56">
        <w:rPr>
          <w:rFonts w:ascii="Georgia" w:hAnsi="Georgia" w:cs="CMBX12"/>
          <w:b/>
        </w:rPr>
        <w:t xml:space="preserve"> Contextual</w:t>
      </w:r>
    </w:p>
    <w:p w14:paraId="61CC0893" w14:textId="77777777" w:rsidR="00A73DB2" w:rsidRDefault="00A73DB2" w:rsidP="002A207E">
      <w:pPr>
        <w:autoSpaceDE w:val="0"/>
        <w:autoSpaceDN w:val="0"/>
        <w:adjustRightInd w:val="0"/>
        <w:spacing w:after="0"/>
        <w:rPr>
          <w:rFonts w:ascii="Georgia" w:hAnsi="Georgia" w:cs="CMBX12"/>
          <w:b/>
        </w:rPr>
      </w:pPr>
    </w:p>
    <w:p w14:paraId="6B71CFC2" w14:textId="77777777" w:rsidR="00A73DB2" w:rsidRDefault="00A73DB2" w:rsidP="002A207E">
      <w:pPr>
        <w:autoSpaceDE w:val="0"/>
        <w:autoSpaceDN w:val="0"/>
        <w:adjustRightInd w:val="0"/>
        <w:spacing w:after="0"/>
        <w:rPr>
          <w:rFonts w:ascii="Georgia" w:hAnsi="Georgia" w:cs="CMBX12"/>
        </w:rPr>
      </w:pPr>
      <w:r>
        <w:rPr>
          <w:rFonts w:ascii="Georgia" w:hAnsi="Georgia" w:cs="CMBX12"/>
        </w:rPr>
        <w:t xml:space="preserve">Este tipo de </w:t>
      </w:r>
      <w:proofErr w:type="spellStart"/>
      <w:r w:rsidR="00283D1F">
        <w:rPr>
          <w:rFonts w:ascii="Georgia" w:hAnsi="Georgia" w:cs="CMBX12"/>
        </w:rPr>
        <w:t>outlier</w:t>
      </w:r>
      <w:proofErr w:type="spellEnd"/>
      <w:r>
        <w:rPr>
          <w:rFonts w:ascii="Georgia" w:hAnsi="Georgia" w:cs="CMBX12"/>
        </w:rPr>
        <w:t xml:space="preserve"> sólo se comporta como un dato anómalo en un contexto determinado. Son casos individuales de los datos, pero a diferencia del caso anterior, pueden considerarse datos normales en un contexto </w:t>
      </w:r>
      <w:r w:rsidR="00444B80">
        <w:rPr>
          <w:rFonts w:ascii="Georgia" w:hAnsi="Georgia" w:cs="CMBX12"/>
        </w:rPr>
        <w:t>diferente</w:t>
      </w:r>
      <w:r>
        <w:rPr>
          <w:rFonts w:ascii="Georgia" w:hAnsi="Georgia" w:cs="CMBX12"/>
        </w:rPr>
        <w:t>.</w:t>
      </w:r>
    </w:p>
    <w:p w14:paraId="083C35F3" w14:textId="77777777" w:rsidR="00A73DB2" w:rsidRDefault="00A73DB2" w:rsidP="002A207E">
      <w:pPr>
        <w:autoSpaceDE w:val="0"/>
        <w:autoSpaceDN w:val="0"/>
        <w:adjustRightInd w:val="0"/>
        <w:spacing w:after="0"/>
        <w:rPr>
          <w:rFonts w:ascii="Georgia" w:hAnsi="Georgia" w:cs="CMR12"/>
        </w:rPr>
      </w:pPr>
    </w:p>
    <w:p w14:paraId="08EE511F" w14:textId="77777777" w:rsidR="00A73DB2" w:rsidRDefault="00A73DB2" w:rsidP="002A207E">
      <w:pPr>
        <w:autoSpaceDE w:val="0"/>
        <w:autoSpaceDN w:val="0"/>
        <w:adjustRightInd w:val="0"/>
        <w:spacing w:after="0"/>
        <w:rPr>
          <w:rFonts w:ascii="Georgia" w:hAnsi="Georgia" w:cs="CMR12"/>
        </w:rPr>
      </w:pPr>
      <w:r>
        <w:rPr>
          <w:rFonts w:ascii="Georgia" w:hAnsi="Georgia" w:cs="CMR12"/>
        </w:rPr>
        <w:t xml:space="preserve">Volviendo al caso de la detección de fraude bancario, podríamos poner un ejemplo en el análisis del uso de las tarjetas de crédito: Si consideramos como comportamiento normal el gasto medio de una persona en una gasolinera de 50 euros, y un gasto superior, digamos 300 euros, en una joyería, ambos forman parte de los datos que se toman como normales en un contexto determinado. </w:t>
      </w:r>
    </w:p>
    <w:p w14:paraId="39AABB53" w14:textId="77777777" w:rsidR="00A73DB2" w:rsidRDefault="00A73DB2" w:rsidP="002A207E">
      <w:pPr>
        <w:autoSpaceDE w:val="0"/>
        <w:autoSpaceDN w:val="0"/>
        <w:adjustRightInd w:val="0"/>
        <w:spacing w:after="0"/>
        <w:rPr>
          <w:rFonts w:ascii="Georgia" w:hAnsi="Georgia" w:cs="CMR12"/>
        </w:rPr>
      </w:pPr>
    </w:p>
    <w:p w14:paraId="65E1274E" w14:textId="77777777" w:rsidR="00A73DB2" w:rsidRDefault="00A73DB2" w:rsidP="002A207E">
      <w:pPr>
        <w:autoSpaceDE w:val="0"/>
        <w:autoSpaceDN w:val="0"/>
        <w:adjustRightInd w:val="0"/>
        <w:spacing w:after="0"/>
        <w:rPr>
          <w:rFonts w:ascii="Georgia" w:hAnsi="Georgia" w:cs="CMR12"/>
        </w:rPr>
      </w:pPr>
      <w:r>
        <w:rPr>
          <w:rFonts w:ascii="Georgia" w:hAnsi="Georgia" w:cs="CMR12"/>
        </w:rPr>
        <w:t xml:space="preserve">Ahora bien, ¿Qué sucede si esa misma persona realiza un pago </w:t>
      </w:r>
      <w:r w:rsidR="00444B80">
        <w:rPr>
          <w:rFonts w:ascii="Georgia" w:hAnsi="Georgia" w:cs="CMR12"/>
        </w:rPr>
        <w:t xml:space="preserve">con la tarjeta de  </w:t>
      </w:r>
      <w:r>
        <w:rPr>
          <w:rFonts w:ascii="Georgia" w:hAnsi="Georgia" w:cs="CMR12"/>
        </w:rPr>
        <w:t xml:space="preserve">300 euros en la gasolinera?…  Eso ya formaría parte de un gasto en un contexto que, aunque se trata de la misma cantidad (300 euros), es muy superior al que gasta normalmente en las gasolineras, por lo que se podría definir como </w:t>
      </w:r>
      <w:proofErr w:type="spellStart"/>
      <w:r w:rsidR="00283D1F">
        <w:rPr>
          <w:rFonts w:ascii="Georgia" w:hAnsi="Georgia" w:cs="CMR12"/>
        </w:rPr>
        <w:t>outlier</w:t>
      </w:r>
      <w:proofErr w:type="spellEnd"/>
      <w:r>
        <w:rPr>
          <w:rFonts w:ascii="Georgia" w:hAnsi="Georgia" w:cs="CMR12"/>
        </w:rPr>
        <w:t xml:space="preserve">.     </w:t>
      </w:r>
    </w:p>
    <w:p w14:paraId="09ADD878" w14:textId="77777777" w:rsidR="00A73DB2" w:rsidRDefault="00A73DB2" w:rsidP="002A207E">
      <w:pPr>
        <w:autoSpaceDE w:val="0"/>
        <w:autoSpaceDN w:val="0"/>
        <w:adjustRightInd w:val="0"/>
        <w:spacing w:after="0"/>
        <w:rPr>
          <w:rFonts w:ascii="Georgia" w:hAnsi="Georgia" w:cs="CMR12"/>
        </w:rPr>
      </w:pPr>
    </w:p>
    <w:p w14:paraId="6D56341B" w14:textId="77777777" w:rsidR="006F75D1" w:rsidRDefault="006F75D1" w:rsidP="002A207E">
      <w:pPr>
        <w:autoSpaceDE w:val="0"/>
        <w:autoSpaceDN w:val="0"/>
        <w:adjustRightInd w:val="0"/>
        <w:spacing w:after="0"/>
        <w:rPr>
          <w:rFonts w:ascii="Georgia" w:hAnsi="Georgia" w:cs="CMR12"/>
        </w:rPr>
      </w:pPr>
    </w:p>
    <w:p w14:paraId="1F19D8B6" w14:textId="77777777" w:rsidR="00A73DB2" w:rsidRDefault="00A73DB2" w:rsidP="002A207E">
      <w:pPr>
        <w:autoSpaceDE w:val="0"/>
        <w:autoSpaceDN w:val="0"/>
        <w:adjustRightInd w:val="0"/>
        <w:spacing w:after="0"/>
        <w:rPr>
          <w:rFonts w:ascii="Georgia" w:hAnsi="Georgia" w:cs="CMBX12"/>
        </w:rPr>
      </w:pPr>
    </w:p>
    <w:p w14:paraId="3D9B7CFC" w14:textId="77777777" w:rsidR="00A73DB2" w:rsidRPr="00376AE3" w:rsidRDefault="007234D1" w:rsidP="002A207E">
      <w:pPr>
        <w:pStyle w:val="ListParagraph"/>
        <w:numPr>
          <w:ilvl w:val="0"/>
          <w:numId w:val="21"/>
        </w:numPr>
        <w:autoSpaceDE w:val="0"/>
        <w:autoSpaceDN w:val="0"/>
        <w:adjustRightInd w:val="0"/>
        <w:spacing w:after="0" w:line="360" w:lineRule="auto"/>
        <w:jc w:val="both"/>
        <w:rPr>
          <w:rFonts w:ascii="Georgia" w:hAnsi="Georgia" w:cs="CMBX12"/>
          <w:b/>
        </w:rPr>
      </w:pPr>
      <w:proofErr w:type="spellStart"/>
      <w:r>
        <w:rPr>
          <w:rFonts w:ascii="Georgia" w:hAnsi="Georgia" w:cs="CMBX12"/>
          <w:b/>
        </w:rPr>
        <w:t>Outlier</w:t>
      </w:r>
      <w:proofErr w:type="spellEnd"/>
      <w:r w:rsidR="00A73DB2" w:rsidRPr="00376AE3">
        <w:rPr>
          <w:rFonts w:ascii="Georgia" w:hAnsi="Georgia" w:cs="CMBX12"/>
          <w:b/>
        </w:rPr>
        <w:t xml:space="preserve"> Colectivo</w:t>
      </w:r>
    </w:p>
    <w:p w14:paraId="1116923C" w14:textId="77777777" w:rsidR="00A73DB2" w:rsidRPr="00376AE3" w:rsidRDefault="00A73DB2" w:rsidP="002A207E">
      <w:pPr>
        <w:autoSpaceDE w:val="0"/>
        <w:autoSpaceDN w:val="0"/>
        <w:adjustRightInd w:val="0"/>
        <w:spacing w:after="0"/>
        <w:rPr>
          <w:rFonts w:ascii="Georgia" w:hAnsi="Georgia" w:cs="CMBX12"/>
          <w:b/>
        </w:rPr>
      </w:pPr>
    </w:p>
    <w:p w14:paraId="29F4D49A" w14:textId="77777777" w:rsidR="00A73DB2" w:rsidRDefault="00A73DB2" w:rsidP="002A207E">
      <w:pPr>
        <w:autoSpaceDE w:val="0"/>
        <w:autoSpaceDN w:val="0"/>
        <w:adjustRightInd w:val="0"/>
        <w:spacing w:after="0"/>
        <w:rPr>
          <w:rFonts w:ascii="Georgia" w:hAnsi="Georgia" w:cs="CMR12"/>
        </w:rPr>
      </w:pPr>
      <w:r>
        <w:rPr>
          <w:rFonts w:ascii="Georgia" w:hAnsi="Georgia" w:cs="CMR12"/>
        </w:rPr>
        <w:t xml:space="preserve">Se definen como </w:t>
      </w:r>
      <w:proofErr w:type="spellStart"/>
      <w:r w:rsidR="00283D1F">
        <w:rPr>
          <w:rFonts w:ascii="Georgia" w:hAnsi="Georgia" w:cs="CMR12"/>
        </w:rPr>
        <w:t>outlier</w:t>
      </w:r>
      <w:r>
        <w:rPr>
          <w:rFonts w:ascii="Georgia" w:hAnsi="Georgia" w:cs="CMR12"/>
        </w:rPr>
        <w:t>s</w:t>
      </w:r>
      <w:proofErr w:type="spellEnd"/>
      <w:r>
        <w:rPr>
          <w:rFonts w:ascii="Georgia" w:hAnsi="Georgia" w:cs="CMR12"/>
        </w:rPr>
        <w:t xml:space="preserve"> sólo cuando se observan los datos en forma global, mientras que de forma separada no se pueden considerar datos anómalos por sí mismos.</w:t>
      </w:r>
    </w:p>
    <w:p w14:paraId="308CD264" w14:textId="77777777" w:rsidR="00A73DB2" w:rsidRDefault="00A73DB2" w:rsidP="002A207E">
      <w:pPr>
        <w:autoSpaceDE w:val="0"/>
        <w:autoSpaceDN w:val="0"/>
        <w:adjustRightInd w:val="0"/>
        <w:spacing w:after="0"/>
        <w:rPr>
          <w:rFonts w:ascii="Georgia" w:hAnsi="Georgia" w:cs="CMR12"/>
        </w:rPr>
      </w:pPr>
    </w:p>
    <w:p w14:paraId="257013E1" w14:textId="77777777" w:rsidR="00A73DB2" w:rsidRDefault="00A73DB2" w:rsidP="002A207E">
      <w:pPr>
        <w:autoSpaceDE w:val="0"/>
        <w:autoSpaceDN w:val="0"/>
        <w:adjustRightInd w:val="0"/>
        <w:spacing w:after="0"/>
        <w:rPr>
          <w:rFonts w:ascii="Georgia" w:hAnsi="Georgia"/>
        </w:rPr>
      </w:pPr>
      <w:r>
        <w:rPr>
          <w:rFonts w:ascii="Georgia" w:hAnsi="Georgia"/>
        </w:rPr>
        <w:t>Como ejemplo, se puede observar un resultado de un electrocardiograma (</w:t>
      </w:r>
      <w:r w:rsidR="0035590B">
        <w:rPr>
          <w:rFonts w:ascii="Georgia" w:hAnsi="Georgia"/>
        </w:rPr>
        <w:t>Fig.</w:t>
      </w:r>
      <w:r>
        <w:rPr>
          <w:rFonts w:ascii="Georgia" w:hAnsi="Georgia"/>
        </w:rPr>
        <w:t xml:space="preserve"> B), donde el valor co</w:t>
      </w:r>
      <w:r w:rsidR="00155BAA">
        <w:rPr>
          <w:rFonts w:ascii="Georgia" w:hAnsi="Georgia"/>
        </w:rPr>
        <w:t xml:space="preserve">nstante por sí mismo no sería </w:t>
      </w:r>
      <w:proofErr w:type="spellStart"/>
      <w:r w:rsidR="00283D1F">
        <w:rPr>
          <w:rFonts w:ascii="Georgia" w:hAnsi="Georgia"/>
        </w:rPr>
        <w:t>outlier</w:t>
      </w:r>
      <w:proofErr w:type="spellEnd"/>
      <w:r>
        <w:rPr>
          <w:rFonts w:ascii="Georgia" w:hAnsi="Georgia"/>
        </w:rPr>
        <w:t xml:space="preserve"> si no se analiza de forma conjunta.</w:t>
      </w:r>
    </w:p>
    <w:p w14:paraId="57B77880" w14:textId="77777777" w:rsidR="00A73DB2" w:rsidRDefault="00A73DB2" w:rsidP="002A207E">
      <w:pPr>
        <w:autoSpaceDE w:val="0"/>
        <w:autoSpaceDN w:val="0"/>
        <w:adjustRightInd w:val="0"/>
        <w:spacing w:after="0"/>
        <w:rPr>
          <w:rFonts w:ascii="Georgia" w:hAnsi="Georgia"/>
        </w:rPr>
      </w:pPr>
    </w:p>
    <w:p w14:paraId="3496B791" w14:textId="77777777" w:rsidR="00A73DB2" w:rsidRDefault="00A73DB2" w:rsidP="002A207E">
      <w:pPr>
        <w:autoSpaceDE w:val="0"/>
        <w:autoSpaceDN w:val="0"/>
        <w:adjustRightInd w:val="0"/>
        <w:spacing w:after="0"/>
        <w:rPr>
          <w:rFonts w:ascii="Georgia" w:hAnsi="Georgia"/>
        </w:rPr>
      </w:pPr>
    </w:p>
    <w:p w14:paraId="150D1330" w14:textId="77777777" w:rsidR="00A73DB2" w:rsidRDefault="00A73DB2" w:rsidP="002A207E">
      <w:pPr>
        <w:autoSpaceDE w:val="0"/>
        <w:autoSpaceDN w:val="0"/>
        <w:adjustRightInd w:val="0"/>
        <w:spacing w:after="0"/>
        <w:rPr>
          <w:rFonts w:ascii="Georgia" w:hAnsi="Georgia"/>
        </w:rPr>
      </w:pPr>
    </w:p>
    <w:p w14:paraId="31A5E64A" w14:textId="5F61D601" w:rsidR="00A73DB2" w:rsidRDefault="00AA586B" w:rsidP="002A207E">
      <w:pPr>
        <w:autoSpaceDE w:val="0"/>
        <w:autoSpaceDN w:val="0"/>
        <w:adjustRightInd w:val="0"/>
        <w:spacing w:after="0"/>
        <w:rPr>
          <w:rFonts w:ascii="Georgia" w:hAnsi="Georgia"/>
        </w:rPr>
      </w:pPr>
      <w:r>
        <w:rPr>
          <w:rFonts w:ascii="Georgia" w:hAnsi="Georgia"/>
          <w:noProof/>
          <w:lang w:val="en-GB" w:eastAsia="en-GB"/>
        </w:rPr>
        <mc:AlternateContent>
          <mc:Choice Requires="wps">
            <w:drawing>
              <wp:anchor distT="0" distB="0" distL="114300" distR="114300" simplePos="0" relativeHeight="251715584" behindDoc="0" locked="0" layoutInCell="1" allowOverlap="1" wp14:anchorId="34A13462" wp14:editId="141AB36B">
                <wp:simplePos x="0" y="0"/>
                <wp:positionH relativeFrom="column">
                  <wp:posOffset>2847975</wp:posOffset>
                </wp:positionH>
                <wp:positionV relativeFrom="paragraph">
                  <wp:posOffset>226060</wp:posOffset>
                </wp:positionV>
                <wp:extent cx="508635" cy="429260"/>
                <wp:effectExtent l="0" t="0" r="24765" b="27940"/>
                <wp:wrapNone/>
                <wp:docPr id="325"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635" cy="429260"/>
                        </a:xfrm>
                        <a:prstGeom prst="ellipse">
                          <a:avLst/>
                        </a:prstGeom>
                        <a:solidFill>
                          <a:srgbClr val="FFFFFF">
                            <a:alpha val="0"/>
                          </a:srgbClr>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8B67064" id="Oval_x0020_48" o:spid="_x0000_s1026" style="position:absolute;margin-left:224.25pt;margin-top:17.8pt;width:40.05pt;height:33.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" strokecolor="#c00000">
                <v:fill opacity="0"/>
              </v:oval>
            </w:pict>
          </mc:Fallback>
        </mc:AlternateContent>
      </w:r>
      <w:r>
        <w:rPr>
          <w:rFonts w:ascii="Georgia" w:hAnsi="Georgia"/>
          <w:noProof/>
          <w:lang w:val="en-GB" w:eastAsia="en-GB"/>
        </w:rPr>
        <mc:AlternateContent>
          <mc:Choice Requires="wps">
            <w:drawing>
              <wp:anchor distT="0" distB="0" distL="114300" distR="114300" simplePos="0" relativeHeight="251714560" behindDoc="0" locked="0" layoutInCell="1" allowOverlap="1" wp14:anchorId="276355EA" wp14:editId="41250FB2">
                <wp:simplePos x="0" y="0"/>
                <wp:positionH relativeFrom="column">
                  <wp:posOffset>423545</wp:posOffset>
                </wp:positionH>
                <wp:positionV relativeFrom="paragraph">
                  <wp:posOffset>71120</wp:posOffset>
                </wp:positionV>
                <wp:extent cx="571500" cy="278765"/>
                <wp:effectExtent l="0" t="0" r="38100" b="26035"/>
                <wp:wrapNone/>
                <wp:docPr id="324"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78765"/>
                        </a:xfrm>
                        <a:prstGeom prst="rect">
                          <a:avLst/>
                        </a:prstGeom>
                        <a:solidFill>
                          <a:srgbClr val="FFFFFF">
                            <a:alpha val="0"/>
                          </a:srgbClr>
                        </a:solidFill>
                        <a:ln w="9525">
                          <a:solidFill>
                            <a:srgbClr val="000000"/>
                          </a:solidFill>
                          <a:miter lim="800000"/>
                          <a:headEnd/>
                          <a:tailEnd/>
                        </a:ln>
                      </wps:spPr>
                      <wps:txbx>
                        <w:txbxContent>
                          <w:p w14:paraId="464AE2E5" w14:textId="77777777" w:rsidR="0015274F" w:rsidRPr="00BA083A" w:rsidRDefault="0015274F" w:rsidP="00A73DB2">
                            <w:pPr>
                              <w:jc w:val="center"/>
                              <w:rPr>
                                <w:rFonts w:ascii="Georgia" w:hAnsi="Georgia"/>
                              </w:rPr>
                            </w:pPr>
                            <w:r w:rsidRPr="00BA083A">
                              <w:rPr>
                                <w:rFonts w:ascii="Georgia" w:hAnsi="Georgia"/>
                              </w:rPr>
                              <w:t>Fig.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6355EA" id="Rectangle_x0020_47" o:spid="_x0000_s1032" style="position:absolute;left:0;text-align:left;margin-left:33.35pt;margin-top:5.6pt;width:45pt;height:21.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">
                <v:fill opacity="0"/>
                <v:textbox>
                  <w:txbxContent>
                    <w:p w14:paraId="464AE2E5" w14:textId="77777777" w:rsidR="0015274F" w:rsidRPr="00BA083A" w:rsidRDefault="0015274F" w:rsidP="00A73DB2">
                      <w:pPr>
                        <w:jc w:val="center"/>
                        <w:rPr>
                          <w:rFonts w:ascii="Georgia" w:hAnsi="Georgia"/>
                        </w:rPr>
                      </w:pPr>
                      <w:r w:rsidRPr="00BA083A">
                        <w:rPr>
                          <w:rFonts w:ascii="Georgia" w:hAnsi="Georgia"/>
                        </w:rPr>
                        <w:t>Fig. B</w:t>
                      </w:r>
                    </w:p>
                  </w:txbxContent>
                </v:textbox>
              </v:rect>
            </w:pict>
          </mc:Fallback>
        </mc:AlternateContent>
      </w:r>
      <w:r>
        <w:rPr>
          <w:rFonts w:ascii="Georgia" w:hAnsi="Georgia"/>
          <w:noProof/>
          <w:lang w:val="en-GB" w:eastAsia="en-GB"/>
        </w:rPr>
        <mc:AlternateContent>
          <mc:Choice Requires="wps">
            <w:drawing>
              <wp:anchor distT="0" distB="0" distL="114300" distR="114300" simplePos="0" relativeHeight="251713536" behindDoc="0" locked="0" layoutInCell="1" allowOverlap="1" wp14:anchorId="28E3C255" wp14:editId="3CEA3EF6">
                <wp:simplePos x="0" y="0"/>
                <wp:positionH relativeFrom="column">
                  <wp:posOffset>1170305</wp:posOffset>
                </wp:positionH>
                <wp:positionV relativeFrom="paragraph">
                  <wp:posOffset>71120</wp:posOffset>
                </wp:positionV>
                <wp:extent cx="3061335" cy="723265"/>
                <wp:effectExtent l="0" t="0" r="37465" b="13335"/>
                <wp:wrapNone/>
                <wp:docPr id="323"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1335" cy="72326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8344AAB" id="Rectangle_x0020_46" o:spid="_x0000_s1026" style="position:absolute;margin-left:92.15pt;margin-top:5.6pt;width:241.05pt;height:56.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">
                <v:fill opacity="0"/>
              </v:rect>
            </w:pict>
          </mc:Fallback>
        </mc:AlternateContent>
      </w:r>
    </w:p>
    <w:p w14:paraId="44807428" w14:textId="77777777" w:rsidR="00A73DB2" w:rsidRPr="007C0EE2" w:rsidRDefault="00A73DB2" w:rsidP="002A207E">
      <w:pPr>
        <w:autoSpaceDE w:val="0"/>
        <w:autoSpaceDN w:val="0"/>
        <w:adjustRightInd w:val="0"/>
        <w:spacing w:after="0"/>
        <w:jc w:val="center"/>
        <w:rPr>
          <w:rFonts w:ascii="Georgia" w:hAnsi="Georgia"/>
        </w:rPr>
      </w:pPr>
      <w:r>
        <w:rPr>
          <w:rFonts w:ascii="Georgia" w:hAnsi="Georgia"/>
          <w:noProof/>
          <w:lang w:val="en-GB" w:eastAsia="en-GB"/>
        </w:rPr>
        <w:drawing>
          <wp:inline distT="0" distB="0" distL="0" distR="0" wp14:anchorId="44A305EE" wp14:editId="3D274724">
            <wp:extent cx="3195844" cy="636104"/>
            <wp:effectExtent l="19050" t="0" r="4556"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214433" cy="639804"/>
                    </a:xfrm>
                    <a:prstGeom prst="rect">
                      <a:avLst/>
                    </a:prstGeom>
                    <a:noFill/>
                    <a:ln w="9525">
                      <a:noFill/>
                      <a:miter lim="800000"/>
                      <a:headEnd/>
                      <a:tailEnd/>
                    </a:ln>
                  </pic:spPr>
                </pic:pic>
              </a:graphicData>
            </a:graphic>
          </wp:inline>
        </w:drawing>
      </w:r>
    </w:p>
    <w:p w14:paraId="0EF5031E" w14:textId="77777777" w:rsidR="00A73DB2" w:rsidRDefault="00A73DB2" w:rsidP="002A207E">
      <w:pPr>
        <w:pStyle w:val="Heading2"/>
        <w:numPr>
          <w:ilvl w:val="0"/>
          <w:numId w:val="0"/>
        </w:numPr>
        <w:spacing w:before="0"/>
        <w:ind w:left="576"/>
      </w:pPr>
    </w:p>
    <w:p w14:paraId="68854E8B" w14:textId="77777777" w:rsidR="00883577" w:rsidRDefault="00883577" w:rsidP="002A207E"/>
    <w:p w14:paraId="5D23109F" w14:textId="77777777" w:rsidR="00EC79DF" w:rsidRDefault="00EC79DF" w:rsidP="002A207E"/>
    <w:p w14:paraId="254193B5" w14:textId="77777777" w:rsidR="00326671" w:rsidRDefault="00326671" w:rsidP="00E145ED">
      <w:pPr>
        <w:pStyle w:val="Heading3"/>
        <w:rPr>
          <w:lang w:val="es-ES"/>
        </w:rPr>
      </w:pPr>
      <w:bookmarkStart w:id="12" w:name="_Toc488183979"/>
      <w:r>
        <w:rPr>
          <w:lang w:val="es-ES"/>
        </w:rPr>
        <w:t>Etiquetas</w:t>
      </w:r>
      <w:r w:rsidR="00C278CA">
        <w:rPr>
          <w:lang w:val="es-ES"/>
        </w:rPr>
        <w:t xml:space="preserve"> en los datos</w:t>
      </w:r>
      <w:bookmarkEnd w:id="12"/>
    </w:p>
    <w:p w14:paraId="5FCC4877" w14:textId="77777777" w:rsidR="00326671" w:rsidRDefault="00326671" w:rsidP="00326671">
      <w:pPr>
        <w:rPr>
          <w:lang w:val="es-ES"/>
        </w:rPr>
      </w:pPr>
    </w:p>
    <w:p w14:paraId="3B04E289" w14:textId="77777777" w:rsidR="00326671" w:rsidRPr="007C094C" w:rsidRDefault="00326671" w:rsidP="00326671">
      <w:pPr>
        <w:rPr>
          <w:rFonts w:ascii="Georgia" w:hAnsi="Georgia"/>
          <w:lang w:val="es-ES"/>
        </w:rPr>
      </w:pPr>
      <w:r w:rsidRPr="007C094C">
        <w:rPr>
          <w:rFonts w:ascii="Georgia" w:hAnsi="Georgia"/>
          <w:lang w:val="es-ES"/>
        </w:rPr>
        <w:t xml:space="preserve">Las etiquetas asociadas a las instancias de datos, denotan un dato se considera normal o, por el contrario, puede presentar un comportamiento anómalo.  El problema, radica en que tener todos los datos  “etiquetados” es un proceso que resulta muy caro, ya que es totalmente manual y tiene que ser realizado por un experto, lo que conlleva un esfuerzo muy significativo. </w:t>
      </w:r>
    </w:p>
    <w:p w14:paraId="45736B6D" w14:textId="77777777" w:rsidR="00326671" w:rsidRPr="007C094C" w:rsidRDefault="00326671" w:rsidP="00326671">
      <w:pPr>
        <w:rPr>
          <w:rFonts w:ascii="Georgia" w:hAnsi="Georgia"/>
          <w:lang w:val="es-ES"/>
        </w:rPr>
      </w:pPr>
      <w:r w:rsidRPr="007C094C">
        <w:rPr>
          <w:rFonts w:ascii="Georgia" w:hAnsi="Georgia"/>
          <w:lang w:val="es-ES"/>
        </w:rPr>
        <w:t>Normalmente es más difícil tener categorizados todos los posibles comportamientos anómalos existentes, frente a los comportamientos normales se trata de un proceso dinámico, por lo que podría darse la casuística de generarse nuevos datos anómalos, que no estarían etiquetados.</w:t>
      </w:r>
    </w:p>
    <w:p w14:paraId="77ECFD46" w14:textId="77777777" w:rsidR="00326671" w:rsidRDefault="00326671" w:rsidP="00326671">
      <w:pPr>
        <w:rPr>
          <w:rFonts w:ascii="Georgia" w:hAnsi="Georgia"/>
          <w:lang w:val="es-ES"/>
        </w:rPr>
      </w:pPr>
      <w:r w:rsidRPr="007C094C">
        <w:rPr>
          <w:rFonts w:ascii="Georgia" w:hAnsi="Georgia"/>
          <w:lang w:val="es-ES"/>
        </w:rPr>
        <w:t>Hay que pensar que tiene un impacto en aplicaciones reales: por ejemplo, en el ámbito del  tráfico aéreo y su seguridad, una anomalía podría desembocar en una tragedia a gran escala, de ahí que se consideren eventos raros.</w:t>
      </w:r>
    </w:p>
    <w:p w14:paraId="59BD6DF9" w14:textId="77777777" w:rsidR="00326671" w:rsidRDefault="00326671" w:rsidP="00326671">
      <w:pPr>
        <w:rPr>
          <w:rFonts w:ascii="Georgia" w:hAnsi="Georgia"/>
          <w:lang w:val="es-ES"/>
        </w:rPr>
      </w:pPr>
    </w:p>
    <w:p w14:paraId="5330D9EC" w14:textId="77777777" w:rsidR="00A468DF" w:rsidRDefault="00A468DF" w:rsidP="00326671">
      <w:pPr>
        <w:spacing w:after="0"/>
        <w:rPr>
          <w:rFonts w:ascii="Georgia" w:hAnsi="Georgia"/>
          <w:lang w:val="es-ES"/>
        </w:rPr>
      </w:pPr>
    </w:p>
    <w:p w14:paraId="1425253A" w14:textId="77777777" w:rsidR="00326671" w:rsidRPr="009831E0" w:rsidRDefault="00326671" w:rsidP="00326671">
      <w:pPr>
        <w:spacing w:after="0"/>
        <w:rPr>
          <w:rFonts w:ascii="Georgia" w:hAnsi="Georgia"/>
          <w:vertAlign w:val="superscript"/>
          <w:lang w:val="es-ES"/>
        </w:rPr>
      </w:pPr>
      <w:r>
        <w:rPr>
          <w:rFonts w:ascii="Georgia" w:hAnsi="Georgia"/>
          <w:lang w:val="es-ES"/>
        </w:rPr>
        <w:lastRenderedPageBreak/>
        <w:t>Dependiendo de a qué tipo de datos le aplican las etiquetas, las técnicas de detección de anomalías pueden operar en uno de los siguientes modos:</w:t>
      </w:r>
      <w:r w:rsidR="009831E0">
        <w:rPr>
          <w:rFonts w:ascii="Georgia" w:hAnsi="Georgia"/>
          <w:lang w:val="es-ES"/>
        </w:rPr>
        <w:t xml:space="preserve"> </w:t>
      </w:r>
      <w:r w:rsidR="009831E0">
        <w:rPr>
          <w:rFonts w:ascii="Georgia" w:hAnsi="Georgia"/>
          <w:vertAlign w:val="superscript"/>
          <w:lang w:val="es-ES"/>
        </w:rPr>
        <w:t>3</w:t>
      </w:r>
    </w:p>
    <w:p w14:paraId="7011EA86" w14:textId="77777777" w:rsidR="00775C92" w:rsidRDefault="00775C92" w:rsidP="00326671">
      <w:pPr>
        <w:spacing w:after="0"/>
        <w:rPr>
          <w:rFonts w:ascii="Georgia" w:hAnsi="Georgia"/>
          <w:lang w:val="es-ES"/>
        </w:rPr>
      </w:pPr>
    </w:p>
    <w:p w14:paraId="7A5F0951" w14:textId="77777777" w:rsidR="00326671" w:rsidRPr="00812EFD" w:rsidRDefault="00326671" w:rsidP="00326671">
      <w:pPr>
        <w:pStyle w:val="ListParagraph"/>
        <w:numPr>
          <w:ilvl w:val="0"/>
          <w:numId w:val="26"/>
        </w:numPr>
        <w:jc w:val="both"/>
        <w:rPr>
          <w:rFonts w:ascii="Georgia" w:hAnsi="Georgia"/>
          <w:b/>
          <w:lang w:val="es-ES"/>
        </w:rPr>
      </w:pPr>
      <w:r w:rsidRPr="00812EFD">
        <w:rPr>
          <w:rFonts w:ascii="Georgia" w:hAnsi="Georgia"/>
          <w:b/>
          <w:lang w:val="es-ES"/>
        </w:rPr>
        <w:t xml:space="preserve">Detección de </w:t>
      </w:r>
      <w:r w:rsidR="00A668F8">
        <w:rPr>
          <w:rFonts w:ascii="Georgia" w:hAnsi="Georgia"/>
          <w:b/>
          <w:lang w:val="es-ES"/>
        </w:rPr>
        <w:t>anomalía</w:t>
      </w:r>
      <w:r w:rsidRPr="00812EFD">
        <w:rPr>
          <w:rFonts w:ascii="Georgia" w:hAnsi="Georgia"/>
          <w:b/>
          <w:lang w:val="es-ES"/>
        </w:rPr>
        <w:t xml:space="preserve"> Supervisada </w:t>
      </w:r>
    </w:p>
    <w:p w14:paraId="2AF56555" w14:textId="77777777" w:rsidR="00326671" w:rsidRDefault="00326671" w:rsidP="00326671">
      <w:pPr>
        <w:ind w:left="708"/>
        <w:rPr>
          <w:rFonts w:ascii="Georgia" w:hAnsi="Georgia"/>
          <w:lang w:val="es-ES"/>
        </w:rPr>
      </w:pPr>
      <w:r>
        <w:rPr>
          <w:rFonts w:ascii="Georgia" w:hAnsi="Georgia"/>
          <w:lang w:val="es-ES"/>
        </w:rPr>
        <w:t>Se asume que se han podido catalogar todas las instancias (de entrenamiento), tanto las clases normales como las anómalas.</w:t>
      </w:r>
    </w:p>
    <w:p w14:paraId="233D3FED" w14:textId="77777777" w:rsidR="00326671" w:rsidRDefault="00326671" w:rsidP="00326671">
      <w:pPr>
        <w:ind w:left="708"/>
        <w:rPr>
          <w:rFonts w:ascii="Georgia" w:hAnsi="Georgia"/>
          <w:lang w:val="es-ES"/>
        </w:rPr>
      </w:pPr>
      <w:r>
        <w:rPr>
          <w:rFonts w:ascii="Georgia" w:hAnsi="Georgia"/>
          <w:lang w:val="es-ES"/>
        </w:rPr>
        <w:t>Una forma de abordar este tipo de escenario es llevando a cabo un modelo predictivo p</w:t>
      </w:r>
      <w:r w:rsidR="00E7399A">
        <w:rPr>
          <w:rFonts w:ascii="Georgia" w:hAnsi="Georgia"/>
          <w:lang w:val="es-ES"/>
        </w:rPr>
        <w:t xml:space="preserve">ara instancias tipo normal vs </w:t>
      </w:r>
      <w:r w:rsidR="0080107F">
        <w:rPr>
          <w:rFonts w:ascii="Georgia" w:hAnsi="Georgia"/>
          <w:lang w:val="es-ES"/>
        </w:rPr>
        <w:t>a</w:t>
      </w:r>
      <w:r>
        <w:rPr>
          <w:rFonts w:ascii="Georgia" w:hAnsi="Georgia"/>
          <w:lang w:val="es-ES"/>
        </w:rPr>
        <w:t>nómalo. En caso de encontrar un objeto no categorizado, se compara con el modelo y se determina a qué grupo pertenece.</w:t>
      </w:r>
    </w:p>
    <w:p w14:paraId="7FCA3CF6" w14:textId="77777777" w:rsidR="00326671" w:rsidRDefault="00326671" w:rsidP="00FB43BF">
      <w:pPr>
        <w:spacing w:after="0"/>
        <w:ind w:left="709"/>
        <w:rPr>
          <w:rFonts w:ascii="Georgia" w:hAnsi="Georgia"/>
          <w:lang w:val="es-ES"/>
        </w:rPr>
      </w:pPr>
      <w:r>
        <w:rPr>
          <w:rFonts w:ascii="Georgia" w:hAnsi="Georgia"/>
          <w:lang w:val="es-ES"/>
        </w:rPr>
        <w:t>Este modelo de detección presenta dos problemas,</w:t>
      </w:r>
      <w:r w:rsidRPr="00B855CB">
        <w:rPr>
          <w:rFonts w:ascii="Georgia" w:hAnsi="Georgia"/>
          <w:lang w:val="es-ES"/>
        </w:rPr>
        <w:t xml:space="preserve"> </w:t>
      </w:r>
      <w:r>
        <w:rPr>
          <w:rFonts w:ascii="Georgia" w:hAnsi="Georgia"/>
          <w:lang w:val="es-ES"/>
        </w:rPr>
        <w:t>fundam</w:t>
      </w:r>
      <w:r w:rsidR="00EC79DF">
        <w:rPr>
          <w:rFonts w:ascii="Georgia" w:hAnsi="Georgia"/>
          <w:lang w:val="es-ES"/>
        </w:rPr>
        <w:t>entalmente: p</w:t>
      </w:r>
      <w:r>
        <w:rPr>
          <w:rFonts w:ascii="Georgia" w:hAnsi="Georgia"/>
          <w:lang w:val="es-ES"/>
        </w:rPr>
        <w:t xml:space="preserve">or un lado, las anomalías, normalmente, se dan en mucho menor número que las instancias catalogadas como normales; Y por otro lado, encontrar una etiqueta que sea representativa, en especial para las anomalías, puede suponer un auténtico reto. </w:t>
      </w:r>
    </w:p>
    <w:p w14:paraId="0C91AFB8" w14:textId="77777777" w:rsidR="00327A80" w:rsidRPr="00327A80" w:rsidRDefault="00327A80" w:rsidP="00FB43BF">
      <w:pPr>
        <w:spacing w:after="0"/>
        <w:ind w:left="709"/>
        <w:rPr>
          <w:rFonts w:ascii="Georgia" w:hAnsi="Georgia"/>
          <w:sz w:val="24"/>
          <w:vertAlign w:val="superscript"/>
        </w:rPr>
      </w:pPr>
    </w:p>
    <w:p w14:paraId="4C0ECD2E" w14:textId="77777777" w:rsidR="00327A80" w:rsidRDefault="00327A80" w:rsidP="00327A80">
      <w:pPr>
        <w:pStyle w:val="ListParagraph"/>
        <w:numPr>
          <w:ilvl w:val="0"/>
          <w:numId w:val="26"/>
        </w:numPr>
        <w:jc w:val="both"/>
        <w:rPr>
          <w:rFonts w:ascii="Georgia" w:hAnsi="Georgia"/>
          <w:lang w:val="es-ES"/>
        </w:rPr>
      </w:pPr>
      <w:r w:rsidRPr="00D1527D">
        <w:rPr>
          <w:rFonts w:ascii="Georgia" w:hAnsi="Georgia"/>
          <w:b/>
          <w:lang w:val="es-ES"/>
        </w:rPr>
        <w:t xml:space="preserve">Detección de </w:t>
      </w:r>
      <w:r w:rsidR="00A668F8">
        <w:rPr>
          <w:rFonts w:ascii="Georgia" w:hAnsi="Georgia"/>
          <w:b/>
          <w:lang w:val="es-ES"/>
        </w:rPr>
        <w:t>anomalía</w:t>
      </w:r>
      <w:r w:rsidRPr="00D1527D">
        <w:rPr>
          <w:rFonts w:ascii="Georgia" w:hAnsi="Georgia"/>
          <w:b/>
          <w:lang w:val="es-ES"/>
        </w:rPr>
        <w:t xml:space="preserve"> No supervisada</w:t>
      </w:r>
      <w:r>
        <w:rPr>
          <w:rFonts w:ascii="Georgia" w:hAnsi="Georgia"/>
          <w:lang w:val="es-ES"/>
        </w:rPr>
        <w:t xml:space="preserve"> </w:t>
      </w:r>
    </w:p>
    <w:p w14:paraId="6EE24569" w14:textId="77777777" w:rsidR="00327A80" w:rsidRDefault="00327A80" w:rsidP="00327A80">
      <w:pPr>
        <w:ind w:left="708"/>
        <w:rPr>
          <w:rFonts w:ascii="Georgia" w:hAnsi="Georgia"/>
          <w:lang w:val="es-ES"/>
        </w:rPr>
      </w:pPr>
      <w:r>
        <w:rPr>
          <w:rFonts w:ascii="Georgia" w:hAnsi="Georgia"/>
          <w:lang w:val="es-ES"/>
        </w:rPr>
        <w:t xml:space="preserve">Este modelo no requiere datos de entrenamiento y se asume que las instancias normales son más numerosas que las anomalías en los datos de test. Es el caso más común. </w:t>
      </w:r>
    </w:p>
    <w:p w14:paraId="798DB5F7" w14:textId="77777777" w:rsidR="00327A80" w:rsidRPr="00EC0F6A" w:rsidRDefault="00327A80" w:rsidP="00FB43BF">
      <w:pPr>
        <w:spacing w:after="0"/>
        <w:ind w:left="709"/>
        <w:rPr>
          <w:rFonts w:ascii="Georgia" w:hAnsi="Georgia"/>
          <w:lang w:val="es-ES"/>
        </w:rPr>
      </w:pPr>
      <w:r w:rsidRPr="00EC0F6A">
        <w:rPr>
          <w:rFonts w:ascii="Georgia" w:hAnsi="Georgia"/>
          <w:lang w:val="es-ES"/>
        </w:rPr>
        <w:t xml:space="preserve">La metodología </w:t>
      </w:r>
      <w:r w:rsidR="00457670" w:rsidRPr="00EC0F6A">
        <w:rPr>
          <w:rFonts w:ascii="Georgia" w:hAnsi="Georgia"/>
          <w:lang w:val="es-ES"/>
        </w:rPr>
        <w:t xml:space="preserve">que se </w:t>
      </w:r>
      <w:r w:rsidRPr="00EC0F6A">
        <w:rPr>
          <w:rFonts w:ascii="Georgia" w:hAnsi="Georgia"/>
          <w:lang w:val="es-ES"/>
        </w:rPr>
        <w:t>presenta en este trabajo de TFM pertenece a esta categoría</w:t>
      </w:r>
      <w:r w:rsidR="000751DA" w:rsidRPr="00EC0F6A">
        <w:rPr>
          <w:rFonts w:ascii="Georgia" w:hAnsi="Georgia"/>
          <w:lang w:val="es-ES"/>
        </w:rPr>
        <w:t>.</w:t>
      </w:r>
    </w:p>
    <w:p w14:paraId="4C8AC96E" w14:textId="77777777" w:rsidR="003B3EFE" w:rsidRPr="00327A80" w:rsidRDefault="003B3EFE" w:rsidP="00FB43BF">
      <w:pPr>
        <w:spacing w:after="0"/>
        <w:ind w:left="709"/>
        <w:rPr>
          <w:rFonts w:ascii="Georgia" w:hAnsi="Georgia"/>
          <w:lang w:val="es-ES"/>
        </w:rPr>
      </w:pPr>
    </w:p>
    <w:p w14:paraId="035E4ED1" w14:textId="77777777" w:rsidR="00326671" w:rsidRDefault="00326671" w:rsidP="00326671">
      <w:pPr>
        <w:pStyle w:val="ListParagraph"/>
        <w:numPr>
          <w:ilvl w:val="0"/>
          <w:numId w:val="26"/>
        </w:numPr>
        <w:jc w:val="both"/>
        <w:rPr>
          <w:rFonts w:ascii="Georgia" w:hAnsi="Georgia"/>
          <w:b/>
          <w:lang w:val="es-ES"/>
        </w:rPr>
      </w:pPr>
      <w:r w:rsidRPr="008B1EC2">
        <w:rPr>
          <w:rFonts w:ascii="Georgia" w:hAnsi="Georgia"/>
          <w:b/>
          <w:lang w:val="es-ES"/>
        </w:rPr>
        <w:t xml:space="preserve">Detección de </w:t>
      </w:r>
      <w:r w:rsidR="00A668F8">
        <w:rPr>
          <w:rFonts w:ascii="Georgia" w:hAnsi="Georgia"/>
          <w:b/>
          <w:lang w:val="es-ES"/>
        </w:rPr>
        <w:t>anomalía</w:t>
      </w:r>
      <w:r w:rsidRPr="008B1EC2">
        <w:rPr>
          <w:rFonts w:ascii="Georgia" w:hAnsi="Georgia"/>
          <w:b/>
          <w:lang w:val="es-ES"/>
        </w:rPr>
        <w:t xml:space="preserve"> </w:t>
      </w:r>
      <w:proofErr w:type="spellStart"/>
      <w:r w:rsidRPr="008B1EC2">
        <w:rPr>
          <w:rFonts w:ascii="Georgia" w:hAnsi="Georgia"/>
          <w:b/>
          <w:lang w:val="es-ES"/>
        </w:rPr>
        <w:t>Semisupervisada</w:t>
      </w:r>
      <w:proofErr w:type="spellEnd"/>
      <w:r w:rsidRPr="008B1EC2">
        <w:rPr>
          <w:rFonts w:ascii="Georgia" w:hAnsi="Georgia"/>
          <w:b/>
          <w:lang w:val="es-ES"/>
        </w:rPr>
        <w:t xml:space="preserve"> </w:t>
      </w:r>
    </w:p>
    <w:p w14:paraId="540250D6" w14:textId="77777777" w:rsidR="00326671" w:rsidRDefault="00326671" w:rsidP="00326671">
      <w:pPr>
        <w:ind w:left="708"/>
        <w:rPr>
          <w:rFonts w:ascii="Georgia" w:hAnsi="Georgia"/>
          <w:sz w:val="24"/>
          <w:vertAlign w:val="superscript"/>
          <w:lang w:val="es-ES"/>
        </w:rPr>
      </w:pPr>
      <w:r>
        <w:rPr>
          <w:rFonts w:ascii="Georgia" w:hAnsi="Georgia"/>
          <w:lang w:val="es-ES"/>
        </w:rPr>
        <w:t xml:space="preserve">En las técnicas que operan en este modo, se asume que sólo se han etiquetado los datos para las clases normales. La típica solución que se aplica en estos casos, suele ser construir un modelo para las clases que se correspondan con un comportamiento normal y usar dicho modelo para identificar anomalías en los datos de prueba.  </w:t>
      </w:r>
    </w:p>
    <w:p w14:paraId="77E40252" w14:textId="77777777" w:rsidR="00327A80" w:rsidRDefault="00327A80" w:rsidP="00327A80">
      <w:pPr>
        <w:pStyle w:val="ListParagraph"/>
        <w:spacing w:line="360" w:lineRule="auto"/>
        <w:ind w:left="708"/>
        <w:jc w:val="both"/>
        <w:rPr>
          <w:rFonts w:ascii="Georgia" w:hAnsi="Georgia" w:cstheme="minorHAnsi"/>
          <w:iCs/>
          <w:sz w:val="24"/>
          <w:lang w:bidi="he-IL"/>
        </w:rPr>
      </w:pPr>
      <w:r w:rsidRPr="00462E86">
        <w:rPr>
          <w:rFonts w:ascii="Georgia" w:hAnsi="Georgia"/>
        </w:rPr>
        <w:t xml:space="preserve">Los modelos </w:t>
      </w:r>
      <w:proofErr w:type="spellStart"/>
      <w:r w:rsidRPr="00462E86">
        <w:rPr>
          <w:rFonts w:ascii="Georgia" w:hAnsi="Georgia"/>
        </w:rPr>
        <w:t>semisupervisados</w:t>
      </w:r>
      <w:proofErr w:type="spellEnd"/>
      <w:r w:rsidRPr="00462E86">
        <w:rPr>
          <w:rFonts w:ascii="Georgia" w:hAnsi="Georgia"/>
        </w:rPr>
        <w:t xml:space="preserve"> se pueden adaptar a utilizarse como modelos no supervisados utilizando como datos de entrenamiento, datos no etiquetados. </w:t>
      </w:r>
      <w:r w:rsidR="00DA595D">
        <w:rPr>
          <w:rFonts w:ascii="Georgia" w:hAnsi="Georgia"/>
        </w:rPr>
        <w:t xml:space="preserve">                      </w:t>
      </w:r>
      <w:r w:rsidR="009E4D83">
        <w:rPr>
          <w:rFonts w:ascii="Georgia" w:hAnsi="Georgia"/>
        </w:rPr>
        <w:t xml:space="preserve">En este caso, se </w:t>
      </w:r>
      <w:r w:rsidRPr="00462E86">
        <w:rPr>
          <w:rFonts w:ascii="Georgia" w:hAnsi="Georgia"/>
        </w:rPr>
        <w:t xml:space="preserve">asume que en los datos de prueba existen pocas anomalías, </w:t>
      </w:r>
      <w:r w:rsidR="00DA595D">
        <w:rPr>
          <w:rFonts w:ascii="Georgia" w:hAnsi="Georgia"/>
        </w:rPr>
        <w:t xml:space="preserve">tratándose de técnicas </w:t>
      </w:r>
      <w:r w:rsidRPr="00462E86">
        <w:rPr>
          <w:rFonts w:ascii="Georgia" w:hAnsi="Georgia"/>
        </w:rPr>
        <w:t>muy robustas.</w:t>
      </w:r>
      <w:r w:rsidRPr="00462E86">
        <w:rPr>
          <w:rFonts w:ascii="Georgia" w:hAnsi="Georgia" w:cstheme="minorHAnsi"/>
          <w:iCs/>
          <w:sz w:val="24"/>
          <w:lang w:bidi="he-IL"/>
        </w:rPr>
        <w:t xml:space="preserve"> </w:t>
      </w:r>
    </w:p>
    <w:p w14:paraId="013A092A" w14:textId="77777777" w:rsidR="00FB43BF" w:rsidRPr="00462E86" w:rsidRDefault="00FB43BF" w:rsidP="00327A80">
      <w:pPr>
        <w:pStyle w:val="ListParagraph"/>
        <w:spacing w:line="360" w:lineRule="auto"/>
        <w:ind w:left="708"/>
        <w:jc w:val="both"/>
        <w:rPr>
          <w:rFonts w:ascii="Georgia" w:hAnsi="Georgia" w:cstheme="minorHAnsi"/>
          <w:iCs/>
          <w:sz w:val="24"/>
          <w:lang w:bidi="he-IL"/>
        </w:rPr>
      </w:pPr>
    </w:p>
    <w:p w14:paraId="2A7E5006" w14:textId="77777777" w:rsidR="00775C92" w:rsidRPr="009831E0" w:rsidRDefault="009831E0" w:rsidP="009831E0">
      <w:pPr>
        <w:rPr>
          <w:sz w:val="20"/>
          <w:lang w:val="es-ES"/>
        </w:rPr>
      </w:pPr>
      <w:r w:rsidRPr="009831E0">
        <w:rPr>
          <w:sz w:val="20"/>
          <w:lang w:val="es-ES"/>
        </w:rPr>
        <w:t xml:space="preserve">3   Data </w:t>
      </w:r>
      <w:proofErr w:type="spellStart"/>
      <w:r w:rsidRPr="009831E0">
        <w:rPr>
          <w:sz w:val="20"/>
          <w:lang w:val="es-ES"/>
        </w:rPr>
        <w:t>Mining</w:t>
      </w:r>
      <w:proofErr w:type="spellEnd"/>
      <w:r w:rsidRPr="009831E0">
        <w:rPr>
          <w:sz w:val="20"/>
          <w:lang w:val="es-ES"/>
        </w:rPr>
        <w:t xml:space="preserve"> </w:t>
      </w:r>
      <w:proofErr w:type="spellStart"/>
      <w:r w:rsidRPr="009831E0">
        <w:rPr>
          <w:sz w:val="20"/>
          <w:lang w:val="es-ES"/>
        </w:rPr>
        <w:t>Concepts</w:t>
      </w:r>
      <w:proofErr w:type="spellEnd"/>
      <w:r w:rsidRPr="009831E0">
        <w:rPr>
          <w:sz w:val="20"/>
          <w:lang w:val="es-ES"/>
        </w:rPr>
        <w:t xml:space="preserve"> and </w:t>
      </w:r>
      <w:proofErr w:type="spellStart"/>
      <w:r w:rsidRPr="009831E0">
        <w:rPr>
          <w:sz w:val="20"/>
          <w:lang w:val="es-ES"/>
        </w:rPr>
        <w:t>Techniques</w:t>
      </w:r>
      <w:proofErr w:type="spellEnd"/>
      <w:r>
        <w:rPr>
          <w:sz w:val="20"/>
          <w:lang w:val="es-ES"/>
        </w:rPr>
        <w:t xml:space="preserve"> (3rd </w:t>
      </w:r>
      <w:r w:rsidR="00FB43BF">
        <w:rPr>
          <w:sz w:val="20"/>
          <w:lang w:val="es-ES"/>
        </w:rPr>
        <w:t>Ed.)  [</w:t>
      </w:r>
      <w:r>
        <w:rPr>
          <w:sz w:val="20"/>
          <w:lang w:val="es-ES"/>
        </w:rPr>
        <w:t>12.2]</w:t>
      </w:r>
    </w:p>
    <w:p w14:paraId="4AD0BFC3" w14:textId="77777777" w:rsidR="00326671" w:rsidRDefault="00326671" w:rsidP="00326671">
      <w:pPr>
        <w:ind w:left="708"/>
        <w:rPr>
          <w:lang w:val="es-ES"/>
        </w:rPr>
      </w:pPr>
    </w:p>
    <w:p w14:paraId="4559690E" w14:textId="77777777" w:rsidR="00326671" w:rsidRDefault="00775C92" w:rsidP="00E145ED">
      <w:pPr>
        <w:pStyle w:val="Heading3"/>
        <w:rPr>
          <w:lang w:val="es-ES"/>
        </w:rPr>
      </w:pPr>
      <w:bookmarkStart w:id="13" w:name="_Toc488183980"/>
      <w:r>
        <w:rPr>
          <w:lang w:val="es-ES"/>
        </w:rPr>
        <w:lastRenderedPageBreak/>
        <w:t>Presentación</w:t>
      </w:r>
      <w:r w:rsidR="00326671">
        <w:rPr>
          <w:lang w:val="es-ES"/>
        </w:rPr>
        <w:t xml:space="preserve"> de </w:t>
      </w:r>
      <w:r>
        <w:rPr>
          <w:lang w:val="es-ES"/>
        </w:rPr>
        <w:t>a</w:t>
      </w:r>
      <w:r w:rsidR="00326671">
        <w:rPr>
          <w:lang w:val="es-ES"/>
        </w:rPr>
        <w:t>nomalías</w:t>
      </w:r>
      <w:bookmarkEnd w:id="13"/>
    </w:p>
    <w:p w14:paraId="12200BB7" w14:textId="77777777" w:rsidR="00326671" w:rsidRDefault="00326671" w:rsidP="00326671">
      <w:pPr>
        <w:rPr>
          <w:lang w:val="es-ES"/>
        </w:rPr>
      </w:pPr>
    </w:p>
    <w:p w14:paraId="726E25D9" w14:textId="77777777" w:rsidR="00326671" w:rsidRPr="00563AAA" w:rsidRDefault="00326671" w:rsidP="00326671">
      <w:pPr>
        <w:rPr>
          <w:rFonts w:ascii="Georgia" w:hAnsi="Georgia"/>
          <w:lang w:val="es-ES"/>
        </w:rPr>
      </w:pPr>
      <w:r w:rsidRPr="00563AAA">
        <w:rPr>
          <w:rFonts w:ascii="Georgia" w:hAnsi="Georgia"/>
          <w:lang w:val="es-ES"/>
        </w:rPr>
        <w:t xml:space="preserve">Uno de los aspectos que son importantes en las técnicas de detección de </w:t>
      </w:r>
      <w:r w:rsidR="00775C92">
        <w:rPr>
          <w:rFonts w:ascii="Georgia" w:hAnsi="Georgia"/>
          <w:lang w:val="es-ES"/>
        </w:rPr>
        <w:t>a</w:t>
      </w:r>
      <w:r w:rsidRPr="00563AAA">
        <w:rPr>
          <w:rFonts w:ascii="Georgia" w:hAnsi="Georgia"/>
          <w:lang w:val="es-ES"/>
        </w:rPr>
        <w:t xml:space="preserve">nomalías es la forma en la que se </w:t>
      </w:r>
      <w:r w:rsidR="00775C92">
        <w:rPr>
          <w:rFonts w:ascii="Georgia" w:hAnsi="Georgia"/>
          <w:lang w:val="es-ES"/>
        </w:rPr>
        <w:t>informa</w:t>
      </w:r>
      <w:r w:rsidRPr="00563AAA">
        <w:rPr>
          <w:rFonts w:ascii="Georgia" w:hAnsi="Georgia"/>
          <w:lang w:val="es-ES"/>
        </w:rPr>
        <w:t>. Pueden ser de dos tipos:</w:t>
      </w:r>
    </w:p>
    <w:p w14:paraId="06AEE2C8" w14:textId="77777777" w:rsidR="006B5462" w:rsidRDefault="006B5462" w:rsidP="006B5462">
      <w:pPr>
        <w:pStyle w:val="ListParagraph"/>
        <w:jc w:val="both"/>
        <w:rPr>
          <w:rFonts w:ascii="Georgia" w:hAnsi="Georgia"/>
          <w:lang w:val="es-ES"/>
        </w:rPr>
      </w:pPr>
    </w:p>
    <w:p w14:paraId="7E3ECA53" w14:textId="77777777" w:rsidR="00326671" w:rsidRDefault="00326671" w:rsidP="00326671">
      <w:pPr>
        <w:pStyle w:val="ListParagraph"/>
        <w:numPr>
          <w:ilvl w:val="0"/>
          <w:numId w:val="26"/>
        </w:numPr>
        <w:jc w:val="both"/>
        <w:rPr>
          <w:rFonts w:ascii="Georgia" w:hAnsi="Georgia"/>
          <w:lang w:val="es-ES"/>
        </w:rPr>
      </w:pPr>
      <w:r w:rsidRPr="00021D38">
        <w:rPr>
          <w:rFonts w:ascii="Georgia" w:hAnsi="Georgia"/>
          <w:i/>
          <w:lang w:val="es-ES"/>
        </w:rPr>
        <w:t>Score</w:t>
      </w:r>
      <w:r w:rsidRPr="00563AAA">
        <w:rPr>
          <w:rFonts w:ascii="Georgia" w:hAnsi="Georgia"/>
          <w:lang w:val="es-ES"/>
        </w:rPr>
        <w:t xml:space="preserve"> (Puntuación) -  Mediante técnicas de puntuación, se asigna un valor a cada  instancia que irá en función del grado en el que se considera anomalía.  Un analista de datos puede entonces analizar, o bien, aquellos pocos valores que sean los “top”,          o bien, analizar sólo los que sobrepasen un umbral definido. </w:t>
      </w:r>
    </w:p>
    <w:p w14:paraId="49E4D0C8" w14:textId="77777777" w:rsidR="00A04378" w:rsidRPr="00563AAA" w:rsidRDefault="00A04378" w:rsidP="00A04378">
      <w:pPr>
        <w:pStyle w:val="ListParagraph"/>
        <w:jc w:val="both"/>
        <w:rPr>
          <w:rFonts w:ascii="Georgia" w:hAnsi="Georgia"/>
          <w:lang w:val="es-ES"/>
        </w:rPr>
      </w:pPr>
    </w:p>
    <w:p w14:paraId="6A2A6198" w14:textId="77777777" w:rsidR="00326671" w:rsidRPr="00563AAA" w:rsidRDefault="00326671" w:rsidP="00326671">
      <w:pPr>
        <w:pStyle w:val="ListParagraph"/>
        <w:jc w:val="both"/>
        <w:rPr>
          <w:rFonts w:ascii="Georgia" w:hAnsi="Georgia"/>
          <w:lang w:val="es-ES"/>
        </w:rPr>
      </w:pPr>
    </w:p>
    <w:p w14:paraId="76EEF55C" w14:textId="77777777" w:rsidR="00326671" w:rsidRPr="00563AAA" w:rsidRDefault="00326671" w:rsidP="00326671">
      <w:pPr>
        <w:pStyle w:val="ListParagraph"/>
        <w:numPr>
          <w:ilvl w:val="0"/>
          <w:numId w:val="26"/>
        </w:numPr>
        <w:jc w:val="both"/>
        <w:rPr>
          <w:rFonts w:ascii="Georgia" w:hAnsi="Georgia"/>
          <w:lang w:val="es-ES"/>
        </w:rPr>
      </w:pPr>
      <w:proofErr w:type="spellStart"/>
      <w:r w:rsidRPr="00021D38">
        <w:rPr>
          <w:rFonts w:ascii="Georgia" w:hAnsi="Georgia"/>
          <w:i/>
          <w:lang w:val="es-ES"/>
        </w:rPr>
        <w:t>Labels</w:t>
      </w:r>
      <w:proofErr w:type="spellEnd"/>
      <w:r w:rsidRPr="00563AAA">
        <w:rPr>
          <w:rFonts w:ascii="Georgia" w:hAnsi="Georgia"/>
          <w:lang w:val="es-ES"/>
        </w:rPr>
        <w:t xml:space="preserve"> (Etiquetas)  – Se asigna mediante diferentes técnicas una categorización; cada instancia de prueba es etiquetada como dato normal o anómalo).  Actúa de modo binario, por lo que no existe la posibilidad de tratar sólo un subconjunto de datos, que sobrepasen cierto umbral, por ejemplo, como se vio en el anterior caso (podría hacerse algo similar basado en parámetros). </w:t>
      </w:r>
    </w:p>
    <w:p w14:paraId="4847AEE7" w14:textId="77777777" w:rsidR="007046AA" w:rsidRPr="002A250D" w:rsidRDefault="007046AA" w:rsidP="007046AA">
      <w:pPr>
        <w:rPr>
          <w:rFonts w:ascii="Georgia" w:hAnsi="Georgia"/>
        </w:rPr>
      </w:pPr>
    </w:p>
    <w:p w14:paraId="010D9DBA" w14:textId="77777777" w:rsidR="003D59AC" w:rsidRDefault="003D59AC">
      <w:pPr>
        <w:spacing w:line="276" w:lineRule="auto"/>
        <w:jc w:val="left"/>
        <w:rPr>
          <w:rFonts w:ascii="Georgia" w:hAnsi="Georgia" w:cs="Times New Roman"/>
          <w:szCs w:val="24"/>
        </w:rPr>
      </w:pPr>
      <w:r>
        <w:rPr>
          <w:rFonts w:ascii="Georgia" w:hAnsi="Georgia" w:cs="Times New Roman"/>
          <w:szCs w:val="24"/>
        </w:rPr>
        <w:br w:type="page"/>
      </w:r>
    </w:p>
    <w:p w14:paraId="026898D4" w14:textId="77777777" w:rsidR="00A73DB2" w:rsidRDefault="00A73DB2" w:rsidP="002A207E">
      <w:pPr>
        <w:autoSpaceDE w:val="0"/>
        <w:autoSpaceDN w:val="0"/>
        <w:adjustRightInd w:val="0"/>
        <w:spacing w:after="0"/>
        <w:rPr>
          <w:rFonts w:ascii="Georgia" w:hAnsi="Georgia" w:cs="Times New Roman"/>
          <w:szCs w:val="24"/>
        </w:rPr>
      </w:pPr>
    </w:p>
    <w:p w14:paraId="01BBAF99" w14:textId="77777777" w:rsidR="003F4C13" w:rsidRDefault="003D59AC" w:rsidP="003F4C13">
      <w:pPr>
        <w:pStyle w:val="Heading2"/>
      </w:pPr>
      <w:bookmarkStart w:id="14" w:name="_Toc486487585"/>
      <w:bookmarkStart w:id="15" w:name="_Toc488183981"/>
      <w:r>
        <w:t>Aplicacio</w:t>
      </w:r>
      <w:r w:rsidR="003F4C13">
        <w:t>n</w:t>
      </w:r>
      <w:bookmarkEnd w:id="14"/>
      <w:r>
        <w:t>es</w:t>
      </w:r>
      <w:bookmarkEnd w:id="15"/>
      <w:r w:rsidR="003F4C13">
        <w:t xml:space="preserve"> </w:t>
      </w:r>
    </w:p>
    <w:p w14:paraId="184C3080" w14:textId="77777777" w:rsidR="003F4C13" w:rsidRPr="00FA433B" w:rsidRDefault="003F4C13" w:rsidP="003F4C13">
      <w:pPr>
        <w:spacing w:after="0"/>
      </w:pPr>
    </w:p>
    <w:p w14:paraId="3DED5445" w14:textId="77777777" w:rsidR="003F4C13" w:rsidRDefault="003F4C13" w:rsidP="003F4C13">
      <w:pPr>
        <w:autoSpaceDE w:val="0"/>
        <w:autoSpaceDN w:val="0"/>
        <w:adjustRightInd w:val="0"/>
        <w:spacing w:after="0"/>
        <w:rPr>
          <w:rFonts w:ascii="Georgia" w:hAnsi="Georgia" w:cs="Times New Roman"/>
          <w:szCs w:val="24"/>
        </w:rPr>
      </w:pPr>
      <w:r>
        <w:rPr>
          <w:rFonts w:ascii="Georgia" w:hAnsi="Georgia" w:cs="Times New Roman"/>
          <w:szCs w:val="24"/>
        </w:rPr>
        <w:t>La</w:t>
      </w:r>
      <w:r w:rsidR="00A80E01">
        <w:rPr>
          <w:rFonts w:ascii="Georgia" w:hAnsi="Georgia" w:cs="Times New Roman"/>
          <w:szCs w:val="24"/>
        </w:rPr>
        <w:t>s</w:t>
      </w:r>
      <w:r>
        <w:rPr>
          <w:rFonts w:ascii="Georgia" w:hAnsi="Georgia" w:cs="Times New Roman"/>
          <w:szCs w:val="24"/>
        </w:rPr>
        <w:t xml:space="preserve"> técnica</w:t>
      </w:r>
      <w:r w:rsidR="00A80E01">
        <w:rPr>
          <w:rFonts w:ascii="Georgia" w:hAnsi="Georgia" w:cs="Times New Roman"/>
          <w:szCs w:val="24"/>
        </w:rPr>
        <w:t xml:space="preserve">s de </w:t>
      </w:r>
      <w:r w:rsidR="00A80E01" w:rsidRPr="00021D38">
        <w:rPr>
          <w:rFonts w:ascii="Georgia" w:hAnsi="Georgia" w:cs="Times New Roman"/>
          <w:szCs w:val="24"/>
        </w:rPr>
        <w:t>d</w:t>
      </w:r>
      <w:r w:rsidRPr="00021D38">
        <w:rPr>
          <w:rFonts w:ascii="Georgia" w:hAnsi="Georgia" w:cs="Times New Roman"/>
          <w:szCs w:val="24"/>
        </w:rPr>
        <w:t>etección de anomalías</w:t>
      </w:r>
      <w:r w:rsidRPr="00492B83">
        <w:rPr>
          <w:rFonts w:ascii="Georgia" w:hAnsi="Georgia" w:cs="Times New Roman"/>
          <w:szCs w:val="24"/>
        </w:rPr>
        <w:t xml:space="preserve"> </w:t>
      </w:r>
      <w:r>
        <w:rPr>
          <w:rFonts w:ascii="Georgia" w:hAnsi="Georgia" w:cs="Times New Roman"/>
          <w:szCs w:val="24"/>
        </w:rPr>
        <w:t>se aplica</w:t>
      </w:r>
      <w:r w:rsidR="00A80E01">
        <w:rPr>
          <w:rFonts w:ascii="Georgia" w:hAnsi="Georgia" w:cs="Times New Roman"/>
          <w:szCs w:val="24"/>
        </w:rPr>
        <w:t>n</w:t>
      </w:r>
      <w:r>
        <w:rPr>
          <w:rFonts w:ascii="Georgia" w:hAnsi="Georgia" w:cs="Times New Roman"/>
          <w:szCs w:val="24"/>
        </w:rPr>
        <w:t xml:space="preserve"> hoy en día en una amplia variedad de aplicaciones prácticas, ya sea en la fase de pre-procesamiento de datos o en la fase de análisis final, aplicado a todos los sectores de negocio. </w:t>
      </w:r>
    </w:p>
    <w:p w14:paraId="54C6BD85" w14:textId="77777777" w:rsidR="003F4C13" w:rsidRDefault="003F4C13" w:rsidP="003F4C13">
      <w:pPr>
        <w:autoSpaceDE w:val="0"/>
        <w:autoSpaceDN w:val="0"/>
        <w:adjustRightInd w:val="0"/>
        <w:spacing w:after="0"/>
        <w:rPr>
          <w:rFonts w:ascii="Georgia" w:hAnsi="Georgia" w:cs="Times New Roman"/>
          <w:szCs w:val="24"/>
        </w:rPr>
      </w:pPr>
    </w:p>
    <w:p w14:paraId="67618B14" w14:textId="77777777" w:rsidR="003F4C13" w:rsidRDefault="003F4C13" w:rsidP="003F4C13">
      <w:pPr>
        <w:autoSpaceDE w:val="0"/>
        <w:autoSpaceDN w:val="0"/>
        <w:adjustRightInd w:val="0"/>
        <w:spacing w:after="0"/>
        <w:rPr>
          <w:rFonts w:ascii="Georgia" w:hAnsi="Georgia" w:cs="Times New Roman"/>
          <w:szCs w:val="24"/>
        </w:rPr>
      </w:pPr>
    </w:p>
    <w:p w14:paraId="24217075" w14:textId="77777777" w:rsidR="003F4C13" w:rsidRDefault="003F4C13" w:rsidP="003F4C13">
      <w:pPr>
        <w:autoSpaceDE w:val="0"/>
        <w:autoSpaceDN w:val="0"/>
        <w:adjustRightInd w:val="0"/>
        <w:spacing w:after="0"/>
        <w:rPr>
          <w:rFonts w:ascii="Georgia" w:hAnsi="Georgia" w:cs="Times New Roman"/>
          <w:szCs w:val="24"/>
        </w:rPr>
      </w:pPr>
      <w:r>
        <w:rPr>
          <w:rFonts w:ascii="Georgia" w:hAnsi="Georgia" w:cs="Times New Roman"/>
          <w:szCs w:val="24"/>
        </w:rPr>
        <w:t>Algunas aplicaciones de técnicas de detección de anomalías son:</w:t>
      </w:r>
    </w:p>
    <w:p w14:paraId="31E40B73" w14:textId="77777777" w:rsidR="003F4C13" w:rsidRDefault="003F4C13" w:rsidP="003F4C13">
      <w:pPr>
        <w:autoSpaceDE w:val="0"/>
        <w:autoSpaceDN w:val="0"/>
        <w:adjustRightInd w:val="0"/>
        <w:spacing w:after="0"/>
        <w:rPr>
          <w:rFonts w:ascii="Georgia" w:hAnsi="Georgia" w:cs="Times New Roman"/>
          <w:szCs w:val="24"/>
        </w:rPr>
      </w:pPr>
    </w:p>
    <w:p w14:paraId="1498178B" w14:textId="77777777" w:rsidR="003F4C13" w:rsidRDefault="003F4C13" w:rsidP="003F4C13">
      <w:pPr>
        <w:pStyle w:val="Heading3"/>
      </w:pPr>
      <w:bookmarkStart w:id="16" w:name="_Toc486487586"/>
      <w:bookmarkStart w:id="17" w:name="_Toc488183982"/>
      <w:r>
        <w:t>Intrusión en sistemas informáticos</w:t>
      </w:r>
      <w:bookmarkEnd w:id="16"/>
      <w:bookmarkEnd w:id="17"/>
    </w:p>
    <w:p w14:paraId="29CBDE07" w14:textId="77777777" w:rsidR="003F4C13" w:rsidRDefault="003F4C13" w:rsidP="003F4C13"/>
    <w:p w14:paraId="0D1184AB" w14:textId="77777777" w:rsidR="003F4C13" w:rsidRPr="006401EC" w:rsidRDefault="003F4C13" w:rsidP="003F4C13">
      <w:pPr>
        <w:rPr>
          <w:rFonts w:ascii="Georgia" w:hAnsi="Georgia"/>
        </w:rPr>
      </w:pPr>
      <w:r w:rsidRPr="006401EC">
        <w:rPr>
          <w:rFonts w:ascii="Georgia" w:hAnsi="Georgia"/>
        </w:rPr>
        <w:t xml:space="preserve">Este tipo de detección es interesante desde el punto de vista de seguridad en los sistemas informáticos. Es un comportamiento que difiere de lo que se considera normal, por lo que debe ser tratado como una amenaza, y más cuando se tiene en cuenta el volumen de datos que normalmente se maneja en este tipo de escenario, donde por regla general, juega un papel fundamental el </w:t>
      </w:r>
      <w:proofErr w:type="spellStart"/>
      <w:r w:rsidRPr="006401EC">
        <w:rPr>
          <w:rFonts w:ascii="Georgia" w:hAnsi="Georgia"/>
        </w:rPr>
        <w:t>streaming</w:t>
      </w:r>
      <w:proofErr w:type="spellEnd"/>
      <w:r w:rsidRPr="006401EC">
        <w:rPr>
          <w:rFonts w:ascii="Georgia" w:hAnsi="Georgia"/>
        </w:rPr>
        <w:t>, por lo que se requiere un análisis online de los datos.</w:t>
      </w:r>
    </w:p>
    <w:p w14:paraId="741B4A97" w14:textId="77777777" w:rsidR="003F4C13" w:rsidRPr="003F6382" w:rsidRDefault="00EF4CD2" w:rsidP="003F4C13">
      <w:pPr>
        <w:rPr>
          <w:rFonts w:ascii="Georgia" w:hAnsi="Georgia"/>
        </w:rPr>
      </w:pPr>
      <w:proofErr w:type="spellStart"/>
      <w:r w:rsidRPr="003F6382">
        <w:rPr>
          <w:rFonts w:ascii="Georgia" w:hAnsi="Georgia"/>
        </w:rPr>
        <w:t>Denning</w:t>
      </w:r>
      <w:proofErr w:type="spellEnd"/>
      <w:r w:rsidRPr="003F6382">
        <w:rPr>
          <w:rFonts w:ascii="Georgia" w:hAnsi="Georgia"/>
        </w:rPr>
        <w:t xml:space="preserve"> en </w:t>
      </w:r>
      <w:r w:rsidR="003F4C13" w:rsidRPr="003F6382">
        <w:rPr>
          <w:rFonts w:ascii="Georgia" w:hAnsi="Georgia"/>
        </w:rPr>
        <w:t>1987 realiza por primera vez una clasificación de este tipo de detección de intrusos en dos grandes categorías:</w:t>
      </w:r>
      <w:r w:rsidR="009223D7" w:rsidRPr="003F6382">
        <w:rPr>
          <w:rFonts w:ascii="Georgia" w:hAnsi="Georgia"/>
        </w:rPr>
        <w:t xml:space="preserve"> </w:t>
      </w:r>
      <w:r w:rsidR="003F4C13" w:rsidRPr="003F6382">
        <w:rPr>
          <w:rFonts w:ascii="Georgia" w:hAnsi="Georgia"/>
        </w:rPr>
        <w:t xml:space="preserve"> </w:t>
      </w:r>
    </w:p>
    <w:p w14:paraId="56098514" w14:textId="77777777" w:rsidR="00CA10F5" w:rsidRPr="00CA10F5" w:rsidRDefault="003F4C13" w:rsidP="003F4C13">
      <w:pPr>
        <w:pStyle w:val="ListParagraph"/>
        <w:numPr>
          <w:ilvl w:val="0"/>
          <w:numId w:val="27"/>
        </w:numPr>
        <w:jc w:val="both"/>
        <w:rPr>
          <w:rFonts w:ascii="Georgia" w:hAnsi="Georgia"/>
        </w:rPr>
      </w:pPr>
      <w:r w:rsidRPr="00CA10F5">
        <w:rPr>
          <w:rFonts w:ascii="Georgia" w:hAnsi="Georgia"/>
          <w:i/>
        </w:rPr>
        <w:t>Host-</w:t>
      </w:r>
      <w:proofErr w:type="spellStart"/>
      <w:r w:rsidRPr="00CA10F5">
        <w:rPr>
          <w:rFonts w:ascii="Georgia" w:hAnsi="Georgia"/>
          <w:i/>
        </w:rPr>
        <w:t>based</w:t>
      </w:r>
      <w:proofErr w:type="spellEnd"/>
    </w:p>
    <w:p w14:paraId="464344C7" w14:textId="77777777" w:rsidR="00CA10F5" w:rsidRDefault="00CA10F5" w:rsidP="00CA10F5">
      <w:pPr>
        <w:pStyle w:val="ListParagraph"/>
        <w:jc w:val="both"/>
        <w:rPr>
          <w:rFonts w:ascii="Georgia" w:hAnsi="Georgia"/>
        </w:rPr>
      </w:pPr>
    </w:p>
    <w:p w14:paraId="1DB27171" w14:textId="77777777" w:rsidR="003F4C13" w:rsidRDefault="00CA10F5" w:rsidP="00CA10F5">
      <w:pPr>
        <w:pStyle w:val="ListParagraph"/>
        <w:jc w:val="both"/>
        <w:rPr>
          <w:rFonts w:ascii="Georgia" w:hAnsi="Georgia"/>
        </w:rPr>
      </w:pPr>
      <w:r>
        <w:rPr>
          <w:rFonts w:ascii="Georgia" w:hAnsi="Georgia"/>
        </w:rPr>
        <w:t>S</w:t>
      </w:r>
      <w:r w:rsidR="003F4C13">
        <w:rPr>
          <w:rFonts w:ascii="Georgia" w:hAnsi="Georgia"/>
        </w:rPr>
        <w:t>e realizan llamadas al sistema operativo para propagar el comportamiento anómalo, ya sea un programa intrusivo (normalmente malicioso), un cambio d</w:t>
      </w:r>
      <w:r>
        <w:rPr>
          <w:rFonts w:ascii="Georgia" w:hAnsi="Georgia"/>
        </w:rPr>
        <w:t xml:space="preserve">e </w:t>
      </w:r>
      <w:r w:rsidR="003F4C13">
        <w:rPr>
          <w:rFonts w:ascii="Georgia" w:hAnsi="Georgia"/>
        </w:rPr>
        <w:t>comportamiento no autorizado, o bien, cualquier tipo de violación de políticas del sistema.</w:t>
      </w:r>
    </w:p>
    <w:p w14:paraId="61B6CC26" w14:textId="77777777" w:rsidR="00CA10F5" w:rsidRDefault="00CA10F5" w:rsidP="00CA10F5">
      <w:pPr>
        <w:pStyle w:val="ListParagraph"/>
        <w:jc w:val="both"/>
        <w:rPr>
          <w:rFonts w:ascii="Georgia" w:hAnsi="Georgia"/>
        </w:rPr>
      </w:pPr>
    </w:p>
    <w:p w14:paraId="3CC2AE50" w14:textId="77777777" w:rsidR="003F4C13" w:rsidRDefault="003F4C13" w:rsidP="003F4C13">
      <w:pPr>
        <w:pStyle w:val="ListParagraph"/>
        <w:jc w:val="both"/>
        <w:rPr>
          <w:rFonts w:ascii="Georgia" w:hAnsi="Georgia"/>
        </w:rPr>
      </w:pPr>
      <w:r>
        <w:rPr>
          <w:rFonts w:ascii="Georgia" w:hAnsi="Georgia"/>
        </w:rPr>
        <w:t xml:space="preserve">   </w:t>
      </w:r>
      <w:r w:rsidRPr="006401EC">
        <w:rPr>
          <w:rFonts w:ascii="Georgia" w:hAnsi="Georgia"/>
        </w:rPr>
        <w:t xml:space="preserve"> </w:t>
      </w:r>
    </w:p>
    <w:p w14:paraId="13A60B1B" w14:textId="77777777" w:rsidR="00CA10F5" w:rsidRPr="00CA10F5" w:rsidRDefault="003F4C13" w:rsidP="003F4C13">
      <w:pPr>
        <w:pStyle w:val="ListParagraph"/>
        <w:numPr>
          <w:ilvl w:val="0"/>
          <w:numId w:val="27"/>
        </w:numPr>
        <w:jc w:val="both"/>
        <w:rPr>
          <w:rFonts w:ascii="Georgia" w:hAnsi="Georgia"/>
          <w:i/>
        </w:rPr>
      </w:pPr>
      <w:r w:rsidRPr="00CA10F5">
        <w:rPr>
          <w:rFonts w:ascii="Georgia" w:hAnsi="Georgia"/>
          <w:i/>
        </w:rPr>
        <w:t>Network-</w:t>
      </w:r>
      <w:proofErr w:type="spellStart"/>
      <w:r w:rsidRPr="00CA10F5">
        <w:rPr>
          <w:rFonts w:ascii="Georgia" w:hAnsi="Georgia"/>
          <w:i/>
        </w:rPr>
        <w:t>based</w:t>
      </w:r>
      <w:proofErr w:type="spellEnd"/>
    </w:p>
    <w:p w14:paraId="6404CEB1" w14:textId="77777777" w:rsidR="00CA10F5" w:rsidRDefault="00CA10F5" w:rsidP="00CA10F5">
      <w:pPr>
        <w:pStyle w:val="ListParagraph"/>
        <w:jc w:val="both"/>
        <w:rPr>
          <w:rFonts w:ascii="Georgia" w:hAnsi="Georgia"/>
        </w:rPr>
      </w:pPr>
    </w:p>
    <w:p w14:paraId="277A4BDF" w14:textId="77777777" w:rsidR="005F05FA" w:rsidRPr="005F05FA" w:rsidRDefault="00CA10F5" w:rsidP="005F05FA">
      <w:pPr>
        <w:pStyle w:val="ListParagraph"/>
        <w:jc w:val="both"/>
        <w:rPr>
          <w:rFonts w:ascii="Georgia" w:hAnsi="Georgia"/>
        </w:rPr>
      </w:pPr>
      <w:r>
        <w:rPr>
          <w:rFonts w:ascii="Georgia" w:hAnsi="Georgia"/>
        </w:rPr>
        <w:t>S</w:t>
      </w:r>
      <w:r w:rsidR="003F4C13">
        <w:rPr>
          <w:rFonts w:ascii="Georgia" w:hAnsi="Georgia"/>
        </w:rPr>
        <w:t>e realizan intrusiones a nivel de red.  Normalmente se contemplan en este grupo todo tipo de acciones llevadas a cabo por hackers, cuyo objetivo es entrar en una red de forma no autorizada para así, poder extraer información restringida.</w:t>
      </w:r>
    </w:p>
    <w:p w14:paraId="19BD6F40" w14:textId="77777777" w:rsidR="009223D7" w:rsidRDefault="009223D7" w:rsidP="003F4C13">
      <w:pPr>
        <w:spacing w:line="276" w:lineRule="auto"/>
        <w:jc w:val="left"/>
      </w:pPr>
    </w:p>
    <w:p w14:paraId="1361976F" w14:textId="77777777" w:rsidR="009223D7" w:rsidRDefault="009223D7" w:rsidP="009223D7">
      <w:pPr>
        <w:spacing w:after="0" w:line="240" w:lineRule="auto"/>
        <w:jc w:val="left"/>
      </w:pPr>
      <w:r>
        <w:t xml:space="preserve">[ + </w:t>
      </w:r>
      <w:proofErr w:type="spellStart"/>
      <w:r>
        <w:t>info</w:t>
      </w:r>
      <w:proofErr w:type="spellEnd"/>
      <w:r>
        <w:t>: ]</w:t>
      </w:r>
    </w:p>
    <w:p w14:paraId="21FB451C" w14:textId="77777777" w:rsidR="009223D7" w:rsidRDefault="009223D7" w:rsidP="009223D7">
      <w:pPr>
        <w:spacing w:after="0" w:line="240" w:lineRule="auto"/>
        <w:jc w:val="left"/>
      </w:pPr>
    </w:p>
    <w:p w14:paraId="3F96F719" w14:textId="77777777" w:rsidR="003F4C13" w:rsidRDefault="0015274F" w:rsidP="009223D7">
      <w:pPr>
        <w:spacing w:after="0" w:line="240" w:lineRule="auto"/>
        <w:jc w:val="left"/>
        <w:rPr>
          <w:rFonts w:ascii="Georgia" w:hAnsi="Georgia"/>
        </w:rPr>
      </w:pPr>
      <w:hyperlink r:id="rId14" w:history="1">
        <w:r w:rsidR="005F05FA" w:rsidRPr="00730909">
          <w:rPr>
            <w:rStyle w:val="Hyperlink"/>
            <w:rFonts w:ascii="Georgia" w:hAnsi="Georgia"/>
            <w:noProof w:val="0"/>
            <w:sz w:val="20"/>
            <w:lang w:val="es-ES"/>
          </w:rPr>
          <w:t>http://cucis.ece.northwestern.edu/projects/DMS/publications/AnomalyDetection.pdf</w:t>
        </w:r>
      </w:hyperlink>
      <w:r w:rsidR="005F05FA" w:rsidRPr="00730909">
        <w:rPr>
          <w:rFonts w:ascii="Georgia" w:hAnsi="Georgia"/>
          <w:sz w:val="20"/>
          <w:lang w:val="es-ES"/>
        </w:rPr>
        <w:t xml:space="preserve"> </w:t>
      </w:r>
      <w:r w:rsidR="005F05FA">
        <w:rPr>
          <w:rFonts w:ascii="Georgia" w:hAnsi="Georgia"/>
          <w:sz w:val="20"/>
          <w:lang w:val="es-ES"/>
        </w:rPr>
        <w:t xml:space="preserve"> [</w:t>
      </w:r>
      <w:r w:rsidR="00E670BE">
        <w:rPr>
          <w:rFonts w:ascii="Georgia" w:hAnsi="Georgia"/>
          <w:sz w:val="20"/>
          <w:lang w:val="es-ES"/>
        </w:rPr>
        <w:t>3</w:t>
      </w:r>
      <w:r w:rsidR="005F05FA">
        <w:rPr>
          <w:rFonts w:ascii="Georgia" w:hAnsi="Georgia"/>
          <w:sz w:val="20"/>
          <w:lang w:val="es-ES"/>
        </w:rPr>
        <w:t>.</w:t>
      </w:r>
      <w:r w:rsidR="00E670BE">
        <w:rPr>
          <w:rFonts w:ascii="Georgia" w:hAnsi="Georgia"/>
          <w:sz w:val="20"/>
          <w:lang w:val="es-ES"/>
        </w:rPr>
        <w:t>1</w:t>
      </w:r>
      <w:r w:rsidR="005F05FA">
        <w:rPr>
          <w:rFonts w:ascii="Georgia" w:hAnsi="Georgia"/>
          <w:sz w:val="20"/>
          <w:lang w:val="es-ES"/>
        </w:rPr>
        <w:t>]</w:t>
      </w:r>
      <w:r w:rsidR="005F05FA" w:rsidRPr="00730909">
        <w:rPr>
          <w:rFonts w:ascii="Georgia" w:hAnsi="Georgia"/>
          <w:sz w:val="20"/>
          <w:lang w:val="es-ES"/>
        </w:rPr>
        <w:t xml:space="preserve"> </w:t>
      </w:r>
      <w:r w:rsidR="003F4C13">
        <w:rPr>
          <w:rFonts w:ascii="Georgia" w:hAnsi="Georgia"/>
        </w:rPr>
        <w:br w:type="page"/>
      </w:r>
    </w:p>
    <w:p w14:paraId="1D924F34" w14:textId="77777777" w:rsidR="003F4C13" w:rsidRPr="00260098" w:rsidRDefault="003F4C13" w:rsidP="003F4C13">
      <w:pPr>
        <w:pStyle w:val="ListParagraph"/>
        <w:rPr>
          <w:rFonts w:ascii="Georgia" w:hAnsi="Georgia"/>
        </w:rPr>
      </w:pPr>
    </w:p>
    <w:p w14:paraId="10F53E8F" w14:textId="77777777" w:rsidR="003F4C13" w:rsidRDefault="003F4C13" w:rsidP="003F4C13">
      <w:pPr>
        <w:pStyle w:val="Heading3"/>
      </w:pPr>
      <w:bookmarkStart w:id="18" w:name="_Toc486487587"/>
      <w:bookmarkStart w:id="19" w:name="_Toc488183983"/>
      <w:r>
        <w:t>Fraude</w:t>
      </w:r>
      <w:bookmarkEnd w:id="18"/>
      <w:bookmarkEnd w:id="19"/>
    </w:p>
    <w:p w14:paraId="2B6D9E0F" w14:textId="77777777" w:rsidR="003F4C13" w:rsidRDefault="003F4C13" w:rsidP="003F4C13"/>
    <w:p w14:paraId="27558270" w14:textId="77777777" w:rsidR="003F4C13" w:rsidRDefault="003F4C13" w:rsidP="003F4C13">
      <w:pPr>
        <w:rPr>
          <w:rFonts w:ascii="Georgia" w:hAnsi="Georgia"/>
        </w:rPr>
      </w:pPr>
      <w:r>
        <w:rPr>
          <w:rFonts w:ascii="Georgia" w:hAnsi="Georgia"/>
        </w:rPr>
        <w:t>Se entiende por detección de fraude a la detección de un comportamiento criminal por el que se ven afectadas entidades comerciales tales como bancos, agencias de seguros, operadoras telefónicas</w:t>
      </w:r>
      <w:r w:rsidR="00A20749">
        <w:rPr>
          <w:rFonts w:ascii="Georgia" w:hAnsi="Georgia"/>
        </w:rPr>
        <w:t xml:space="preserve">, </w:t>
      </w:r>
      <w:proofErr w:type="spellStart"/>
      <w:r w:rsidR="00A20749">
        <w:rPr>
          <w:rFonts w:ascii="Georgia" w:hAnsi="Georgia"/>
        </w:rPr>
        <w:t>etc</w:t>
      </w:r>
      <w:proofErr w:type="spellEnd"/>
      <w:r>
        <w:rPr>
          <w:rFonts w:ascii="Georgia" w:hAnsi="Georgia"/>
        </w:rPr>
        <w:t xml:space="preserve">… </w:t>
      </w:r>
    </w:p>
    <w:p w14:paraId="1679C620" w14:textId="77777777" w:rsidR="003F4C13" w:rsidRDefault="003F4C13" w:rsidP="003F4C13">
      <w:pPr>
        <w:rPr>
          <w:rFonts w:ascii="Georgia" w:hAnsi="Georgia" w:cs="Times New Roman"/>
          <w:szCs w:val="24"/>
        </w:rPr>
      </w:pPr>
      <w:r>
        <w:rPr>
          <w:rFonts w:ascii="Georgia" w:hAnsi="Georgia"/>
        </w:rPr>
        <w:t xml:space="preserve">En este caso, el usuario que realiza dicha acción puede ser un cliente real de la propia organización, o bien, no serlo, en cuyo caso se habla de suplantación de identidad.                   </w:t>
      </w:r>
      <w:r>
        <w:rPr>
          <w:rFonts w:ascii="Georgia" w:hAnsi="Georgia" w:cs="Times New Roman"/>
          <w:szCs w:val="24"/>
        </w:rPr>
        <w:t>El fraude ocurre cuando este tipo de usuario hace uso de los recursos de la organización de una manera que no ha sido nunca autorizada.</w:t>
      </w:r>
    </w:p>
    <w:p w14:paraId="58B27F62" w14:textId="77777777" w:rsidR="003F4C13" w:rsidRDefault="003F4C13" w:rsidP="003F4C13">
      <w:pPr>
        <w:rPr>
          <w:rFonts w:ascii="Georgia" w:hAnsi="Georgia" w:cs="Times New Roman"/>
          <w:szCs w:val="24"/>
        </w:rPr>
      </w:pPr>
      <w:r>
        <w:rPr>
          <w:rFonts w:ascii="Georgia" w:hAnsi="Georgia" w:cs="Times New Roman"/>
          <w:szCs w:val="24"/>
        </w:rPr>
        <w:t xml:space="preserve">La técnica de detección de este tipo de anomalía la plantearon en 1999 </w:t>
      </w:r>
      <w:proofErr w:type="spellStart"/>
      <w:r>
        <w:rPr>
          <w:rFonts w:ascii="Georgia" w:hAnsi="Georgia" w:cs="Times New Roman"/>
          <w:szCs w:val="24"/>
        </w:rPr>
        <w:t>Fawcett</w:t>
      </w:r>
      <w:proofErr w:type="spellEnd"/>
      <w:r>
        <w:rPr>
          <w:rFonts w:ascii="Georgia" w:hAnsi="Georgia" w:cs="Times New Roman"/>
          <w:szCs w:val="24"/>
        </w:rPr>
        <w:t xml:space="preserve"> y </w:t>
      </w:r>
      <w:proofErr w:type="spellStart"/>
      <w:r>
        <w:rPr>
          <w:rFonts w:ascii="Georgia" w:hAnsi="Georgia" w:cs="Times New Roman"/>
          <w:szCs w:val="24"/>
        </w:rPr>
        <w:t>Provost</w:t>
      </w:r>
      <w:proofErr w:type="spellEnd"/>
      <w:r>
        <w:rPr>
          <w:rFonts w:ascii="Georgia" w:hAnsi="Georgia" w:cs="Times New Roman"/>
          <w:szCs w:val="24"/>
        </w:rPr>
        <w:t xml:space="preserve">, definiendo lo que se conoce como </w:t>
      </w:r>
      <w:proofErr w:type="spellStart"/>
      <w:r>
        <w:rPr>
          <w:rFonts w:ascii="Georgia" w:hAnsi="Georgia" w:cs="Times New Roman"/>
          <w:szCs w:val="24"/>
        </w:rPr>
        <w:t>Activity</w:t>
      </w:r>
      <w:proofErr w:type="spellEnd"/>
      <w:r>
        <w:rPr>
          <w:rFonts w:ascii="Georgia" w:hAnsi="Georgia" w:cs="Times New Roman"/>
          <w:szCs w:val="24"/>
        </w:rPr>
        <w:t xml:space="preserve"> </w:t>
      </w:r>
      <w:proofErr w:type="spellStart"/>
      <w:r>
        <w:rPr>
          <w:rFonts w:ascii="Georgia" w:hAnsi="Georgia" w:cs="Times New Roman"/>
          <w:szCs w:val="24"/>
        </w:rPr>
        <w:t>Monito</w:t>
      </w:r>
      <w:r w:rsidR="00FF7F29">
        <w:rPr>
          <w:rFonts w:ascii="Georgia" w:hAnsi="Georgia" w:cs="Times New Roman"/>
          <w:szCs w:val="24"/>
        </w:rPr>
        <w:t>ring</w:t>
      </w:r>
      <w:proofErr w:type="spellEnd"/>
      <w:r w:rsidR="00FF7F29">
        <w:rPr>
          <w:rFonts w:ascii="Georgia" w:hAnsi="Georgia" w:cs="Times New Roman"/>
          <w:szCs w:val="24"/>
        </w:rPr>
        <w:t>, una metodología por la cua</w:t>
      </w:r>
      <w:r>
        <w:rPr>
          <w:rFonts w:ascii="Georgia" w:hAnsi="Georgia" w:cs="Times New Roman"/>
          <w:szCs w:val="24"/>
        </w:rPr>
        <w:t>l la mejor forma de abordar este problema es definir un perfil por usuario y monitorizar todos esos perfiles, de manera que todo lo que difiera de un patrón de comportamiento normal, pase a considerarse una anomalía.</w:t>
      </w:r>
    </w:p>
    <w:p w14:paraId="52CDB090" w14:textId="77777777" w:rsidR="003F4C13" w:rsidRDefault="003F4C13" w:rsidP="003F4C13">
      <w:pPr>
        <w:rPr>
          <w:rFonts w:ascii="Georgia" w:hAnsi="Georgia" w:cs="Times New Roman"/>
          <w:szCs w:val="24"/>
        </w:rPr>
      </w:pPr>
      <w:r>
        <w:rPr>
          <w:rFonts w:ascii="Georgia" w:hAnsi="Georgia" w:cs="Times New Roman"/>
          <w:szCs w:val="24"/>
        </w:rPr>
        <w:t>Dado el impacto económico que puede tener, con pérdidas muy sustanciales, el objetivo principal de las organizaciones es detectar de forma inmediata este tipo de anomalía (fraude).</w:t>
      </w:r>
    </w:p>
    <w:p w14:paraId="37FB559C" w14:textId="77777777" w:rsidR="00E77EA1" w:rsidRDefault="00E77EA1" w:rsidP="003F4C13">
      <w:pPr>
        <w:rPr>
          <w:rFonts w:ascii="Georgia" w:hAnsi="Georgia" w:cs="Times New Roman"/>
          <w:szCs w:val="24"/>
        </w:rPr>
      </w:pPr>
    </w:p>
    <w:p w14:paraId="40101E95" w14:textId="77777777" w:rsidR="003F4C13" w:rsidRDefault="003F4C13" w:rsidP="003F4C13">
      <w:pPr>
        <w:rPr>
          <w:rFonts w:ascii="Georgia" w:hAnsi="Georgia" w:cs="Times New Roman"/>
          <w:szCs w:val="24"/>
        </w:rPr>
      </w:pPr>
      <w:r>
        <w:rPr>
          <w:rFonts w:ascii="Georgia" w:hAnsi="Georgia" w:cs="Times New Roman"/>
          <w:szCs w:val="24"/>
        </w:rPr>
        <w:t xml:space="preserve">Algunos ejemplos pertenecientes a esta categoría pueden ser fraudes de diferentes tipos: </w:t>
      </w:r>
    </w:p>
    <w:p w14:paraId="45721CF6" w14:textId="77777777" w:rsidR="003F4C13" w:rsidRDefault="003F4C13" w:rsidP="003F4C13">
      <w:pPr>
        <w:pStyle w:val="ListParagraph"/>
        <w:numPr>
          <w:ilvl w:val="0"/>
          <w:numId w:val="27"/>
        </w:numPr>
        <w:rPr>
          <w:rFonts w:ascii="Georgia" w:hAnsi="Georgia" w:cs="Times New Roman"/>
          <w:szCs w:val="24"/>
        </w:rPr>
      </w:pPr>
      <w:r>
        <w:rPr>
          <w:rFonts w:ascii="Georgia" w:hAnsi="Georgia" w:cs="Times New Roman"/>
          <w:szCs w:val="24"/>
        </w:rPr>
        <w:t>R</w:t>
      </w:r>
      <w:r w:rsidRPr="00D164D7">
        <w:rPr>
          <w:rFonts w:ascii="Georgia" w:hAnsi="Georgia" w:cs="Times New Roman"/>
          <w:szCs w:val="24"/>
        </w:rPr>
        <w:t>elacionado con el uso de tarjetas de crédito (ver sección 2.6)</w:t>
      </w:r>
    </w:p>
    <w:p w14:paraId="45CDD33F" w14:textId="77777777" w:rsidR="003F4C13" w:rsidRDefault="003F4C13" w:rsidP="003F4C13">
      <w:pPr>
        <w:pStyle w:val="ListParagraph"/>
        <w:rPr>
          <w:rFonts w:ascii="Georgia" w:hAnsi="Georgia" w:cs="Times New Roman"/>
          <w:szCs w:val="24"/>
        </w:rPr>
      </w:pPr>
    </w:p>
    <w:p w14:paraId="042DF57A" w14:textId="77777777" w:rsidR="003F4C13" w:rsidRDefault="003F4C13" w:rsidP="003F4C13">
      <w:pPr>
        <w:pStyle w:val="ListParagraph"/>
        <w:numPr>
          <w:ilvl w:val="0"/>
          <w:numId w:val="27"/>
        </w:numPr>
        <w:rPr>
          <w:rFonts w:ascii="Georgia" w:hAnsi="Georgia" w:cs="Times New Roman"/>
          <w:szCs w:val="24"/>
        </w:rPr>
      </w:pPr>
      <w:r>
        <w:rPr>
          <w:rFonts w:ascii="Georgia" w:hAnsi="Georgia" w:cs="Times New Roman"/>
          <w:szCs w:val="24"/>
        </w:rPr>
        <w:t>L</w:t>
      </w:r>
      <w:r w:rsidRPr="00D164D7">
        <w:rPr>
          <w:rFonts w:ascii="Georgia" w:hAnsi="Georgia" w:cs="Times New Roman"/>
          <w:szCs w:val="24"/>
        </w:rPr>
        <w:t>as aseguradoras</w:t>
      </w:r>
      <w:r>
        <w:rPr>
          <w:rFonts w:ascii="Georgia" w:hAnsi="Georgia" w:cs="Times New Roman"/>
          <w:szCs w:val="24"/>
        </w:rPr>
        <w:t xml:space="preserve">, donde </w:t>
      </w:r>
      <w:r w:rsidRPr="00D164D7">
        <w:rPr>
          <w:rFonts w:ascii="Georgia" w:hAnsi="Georgia" w:cs="Times New Roman"/>
          <w:szCs w:val="24"/>
        </w:rPr>
        <w:t>un</w:t>
      </w:r>
      <w:r>
        <w:rPr>
          <w:rFonts w:ascii="Georgia" w:hAnsi="Georgia" w:cs="Times New Roman"/>
          <w:szCs w:val="24"/>
        </w:rPr>
        <w:t>a de la</w:t>
      </w:r>
      <w:r w:rsidRPr="00D164D7">
        <w:rPr>
          <w:rFonts w:ascii="Georgia" w:hAnsi="Georgia" w:cs="Times New Roman"/>
          <w:szCs w:val="24"/>
        </w:rPr>
        <w:t>s que mayor impacto económico tiene es el sector automovilístico</w:t>
      </w:r>
    </w:p>
    <w:p w14:paraId="722EF7C6" w14:textId="77777777" w:rsidR="003F4C13" w:rsidRPr="00D164D7" w:rsidRDefault="003F4C13" w:rsidP="003F4C13">
      <w:pPr>
        <w:pStyle w:val="ListParagraph"/>
        <w:rPr>
          <w:rFonts w:ascii="Georgia" w:hAnsi="Georgia" w:cs="Times New Roman"/>
          <w:szCs w:val="24"/>
        </w:rPr>
      </w:pPr>
    </w:p>
    <w:p w14:paraId="0EE45873" w14:textId="77777777" w:rsidR="003F4C13" w:rsidRPr="00D164D7" w:rsidRDefault="003F4C13" w:rsidP="003F4C13">
      <w:pPr>
        <w:pStyle w:val="ListParagraph"/>
        <w:numPr>
          <w:ilvl w:val="0"/>
          <w:numId w:val="27"/>
        </w:numPr>
        <w:rPr>
          <w:rFonts w:ascii="Georgia" w:hAnsi="Georgia" w:cs="Times New Roman"/>
          <w:szCs w:val="24"/>
        </w:rPr>
      </w:pPr>
      <w:r>
        <w:rPr>
          <w:rFonts w:ascii="Georgia" w:hAnsi="Georgia" w:cs="Times New Roman"/>
          <w:szCs w:val="24"/>
        </w:rPr>
        <w:t>E</w:t>
      </w:r>
      <w:r w:rsidRPr="00D164D7">
        <w:rPr>
          <w:rFonts w:ascii="Georgia" w:hAnsi="Georgia" w:cs="Times New Roman"/>
          <w:szCs w:val="24"/>
        </w:rPr>
        <w:t xml:space="preserve">n el </w:t>
      </w:r>
      <w:r>
        <w:rPr>
          <w:rFonts w:ascii="Georgia" w:hAnsi="Georgia" w:cs="Times New Roman"/>
          <w:szCs w:val="24"/>
        </w:rPr>
        <w:t xml:space="preserve">mercado de valores, el fenómeno que se conoce como  </w:t>
      </w:r>
      <w:proofErr w:type="spellStart"/>
      <w:r w:rsidRPr="001C232B">
        <w:rPr>
          <w:rFonts w:ascii="Georgia" w:hAnsi="Georgia" w:cs="Times New Roman"/>
          <w:i/>
          <w:szCs w:val="24"/>
        </w:rPr>
        <w:t>Insider</w:t>
      </w:r>
      <w:proofErr w:type="spellEnd"/>
      <w:r w:rsidRPr="001C232B">
        <w:rPr>
          <w:rFonts w:ascii="Georgia" w:hAnsi="Georgia" w:cs="Times New Roman"/>
          <w:i/>
          <w:szCs w:val="24"/>
        </w:rPr>
        <w:t xml:space="preserve">  Trading</w:t>
      </w:r>
      <w:r>
        <w:rPr>
          <w:rFonts w:ascii="Georgia" w:hAnsi="Georgia" w:cs="Times New Roman"/>
          <w:szCs w:val="24"/>
        </w:rPr>
        <w:t>, donde se realizan operaciones en base a informaciones confidenciales adquiridas de forma previa a hacerse públicas, con la ventaja obvia que conlleva.  Existen diferentes tipos de información.</w:t>
      </w:r>
      <w:r w:rsidRPr="00D164D7">
        <w:rPr>
          <w:rFonts w:ascii="Georgia" w:hAnsi="Georgia" w:cs="Times New Roman"/>
          <w:szCs w:val="24"/>
        </w:rPr>
        <w:t xml:space="preserve">   </w:t>
      </w:r>
    </w:p>
    <w:p w14:paraId="6921EE72" w14:textId="77777777" w:rsidR="009041A6" w:rsidRDefault="009041A6">
      <w:pPr>
        <w:spacing w:line="276" w:lineRule="auto"/>
        <w:jc w:val="left"/>
        <w:rPr>
          <w:rFonts w:ascii="Georgia" w:hAnsi="Georgia" w:cs="Times New Roman"/>
          <w:szCs w:val="24"/>
        </w:rPr>
      </w:pPr>
      <w:r>
        <w:rPr>
          <w:rFonts w:ascii="Georgia" w:hAnsi="Georgia" w:cs="Times New Roman"/>
          <w:szCs w:val="24"/>
        </w:rPr>
        <w:br w:type="page"/>
      </w:r>
    </w:p>
    <w:p w14:paraId="55C56DDE" w14:textId="77777777" w:rsidR="003F4C13" w:rsidRDefault="003F4C13" w:rsidP="003F4C13">
      <w:pPr>
        <w:rPr>
          <w:rFonts w:ascii="Georgia" w:hAnsi="Georgia" w:cs="Times New Roman"/>
          <w:szCs w:val="24"/>
        </w:rPr>
      </w:pPr>
    </w:p>
    <w:p w14:paraId="1214D16A" w14:textId="77777777" w:rsidR="003F4C13" w:rsidRDefault="003F4C13" w:rsidP="003F4C13">
      <w:pPr>
        <w:pStyle w:val="Heading3"/>
      </w:pPr>
      <w:bookmarkStart w:id="20" w:name="_Toc486487589"/>
      <w:bookmarkStart w:id="21" w:name="_Toc488183984"/>
      <w:r>
        <w:t>Sector Industrial</w:t>
      </w:r>
      <w:bookmarkEnd w:id="20"/>
      <w:bookmarkEnd w:id="21"/>
    </w:p>
    <w:p w14:paraId="43B29B56" w14:textId="77777777" w:rsidR="003F4C13" w:rsidRPr="00CB5A7F" w:rsidRDefault="003F4C13" w:rsidP="003F4C13"/>
    <w:p w14:paraId="35FE0530" w14:textId="77777777" w:rsidR="003F4C13" w:rsidRPr="00CB5A7F" w:rsidRDefault="003F4C13" w:rsidP="003F4C13">
      <w:pPr>
        <w:rPr>
          <w:rFonts w:ascii="Georgia" w:hAnsi="Georgia"/>
        </w:rPr>
      </w:pPr>
      <w:r w:rsidRPr="00CB5A7F">
        <w:rPr>
          <w:rFonts w:ascii="Georgia" w:hAnsi="Georgia"/>
        </w:rPr>
        <w:t>El continuo uso de maquinaria en el sector industrial, hace que se pueda ver afectad</w:t>
      </w:r>
      <w:r w:rsidR="00D32E98">
        <w:rPr>
          <w:rFonts w:ascii="Georgia" w:hAnsi="Georgia"/>
        </w:rPr>
        <w:t>a o dañada</w:t>
      </w:r>
      <w:r w:rsidRPr="00CB5A7F">
        <w:rPr>
          <w:rFonts w:ascii="Georgia" w:hAnsi="Georgia"/>
        </w:rPr>
        <w:t xml:space="preserve"> cierta maquinaria e instrumentación. Se conoce como datos de sensores, ya que se lleva a cabo medidas continuas por parte de sensores que están monitorizados tipo 24x7. Dado su impacto económico, tiene que detectarse con suficiente antelación para no sufrir pérdidas en la medida de lo posible.  </w:t>
      </w:r>
    </w:p>
    <w:p w14:paraId="6D19DF32" w14:textId="77777777" w:rsidR="003F4C13" w:rsidRPr="00CB5A7F" w:rsidRDefault="003F4C13" w:rsidP="003F4C13">
      <w:pPr>
        <w:rPr>
          <w:rFonts w:ascii="Georgia" w:hAnsi="Georgia"/>
        </w:rPr>
      </w:pPr>
      <w:r w:rsidRPr="00CB5A7F">
        <w:rPr>
          <w:rFonts w:ascii="Georgia" w:hAnsi="Georgia"/>
        </w:rPr>
        <w:t>Se detectan dos tipos de anomalías en esta categoría: Unidades mecánicas (motores, turbinas</w:t>
      </w:r>
      <w:r w:rsidR="00AD7BB1">
        <w:rPr>
          <w:rFonts w:ascii="Georgia" w:hAnsi="Georgia"/>
        </w:rPr>
        <w:t xml:space="preserve">, </w:t>
      </w:r>
      <w:proofErr w:type="spellStart"/>
      <w:r w:rsidR="00AD7BB1">
        <w:rPr>
          <w:rFonts w:ascii="Georgia" w:hAnsi="Georgia"/>
        </w:rPr>
        <w:t>etc</w:t>
      </w:r>
      <w:proofErr w:type="spellEnd"/>
      <w:r w:rsidR="008E5244">
        <w:rPr>
          <w:rFonts w:ascii="Georgia" w:hAnsi="Georgia"/>
        </w:rPr>
        <w:t>…)</w:t>
      </w:r>
      <w:r w:rsidRPr="00CB5A7F">
        <w:rPr>
          <w:rFonts w:ascii="Georgia" w:hAnsi="Georgia"/>
        </w:rPr>
        <w:t xml:space="preserve">  y defectos estructurales (tensión en el fuselaje d</w:t>
      </w:r>
      <w:r w:rsidR="006D63CA">
        <w:rPr>
          <w:rFonts w:ascii="Georgia" w:hAnsi="Georgia"/>
        </w:rPr>
        <w:t>e un avión o grietas en una viga</w:t>
      </w:r>
      <w:r w:rsidRPr="00CB5A7F">
        <w:rPr>
          <w:rFonts w:ascii="Georgia" w:hAnsi="Georgia"/>
        </w:rPr>
        <w:t>).</w:t>
      </w:r>
    </w:p>
    <w:p w14:paraId="14947C6D" w14:textId="77777777" w:rsidR="003F4C13" w:rsidRDefault="003F4C13" w:rsidP="003F4C13">
      <w:pPr>
        <w:pStyle w:val="Heading3"/>
        <w:numPr>
          <w:ilvl w:val="0"/>
          <w:numId w:val="0"/>
        </w:numPr>
        <w:rPr>
          <w:rFonts w:ascii="Georgia" w:hAnsi="Georgia"/>
          <w:b w:val="0"/>
        </w:rPr>
      </w:pPr>
      <w:r w:rsidRPr="00B1402D">
        <w:rPr>
          <w:rFonts w:ascii="Georgia" w:hAnsi="Georgia"/>
          <w:b w:val="0"/>
        </w:rPr>
        <w:t xml:space="preserve"> </w:t>
      </w:r>
    </w:p>
    <w:p w14:paraId="1F760D6F" w14:textId="77777777" w:rsidR="00A2216B" w:rsidRPr="00A2216B" w:rsidRDefault="00A2216B" w:rsidP="00A2216B"/>
    <w:p w14:paraId="0EEE18C5" w14:textId="77777777" w:rsidR="003F4C13" w:rsidRDefault="003F4C13" w:rsidP="003F4C13">
      <w:pPr>
        <w:pStyle w:val="Heading3"/>
      </w:pPr>
      <w:bookmarkStart w:id="22" w:name="_Toc486487590"/>
      <w:bookmarkStart w:id="23" w:name="_Toc488183985"/>
      <w:r>
        <w:t>Otros ámbitos de aplicación</w:t>
      </w:r>
      <w:bookmarkEnd w:id="22"/>
      <w:bookmarkEnd w:id="23"/>
    </w:p>
    <w:p w14:paraId="5F38EEF1" w14:textId="77777777" w:rsidR="003F4C13" w:rsidRPr="00182DFE" w:rsidRDefault="003F4C13" w:rsidP="003F4C13"/>
    <w:p w14:paraId="2633884A" w14:textId="77777777" w:rsidR="0058598A" w:rsidRPr="00D91A45" w:rsidRDefault="003F4C13" w:rsidP="0058598A">
      <w:pPr>
        <w:rPr>
          <w:rFonts w:ascii="Georgia" w:hAnsi="Georgia"/>
        </w:rPr>
      </w:pPr>
      <w:r w:rsidRPr="00182DFE">
        <w:rPr>
          <w:rFonts w:ascii="Georgia" w:hAnsi="Georgia" w:cs="Times New Roman"/>
          <w:szCs w:val="24"/>
        </w:rPr>
        <w:t>Existen otros escenarios en los que se utiliza en la actualidad la técnica de detección de anomalías, entre los que, por citar sólo unos ejemplos, encontramos: en el ámbito económico, el fraude en subastas;  en ámbitos más tecnológicos, se emplea en la detección de intrusión en redes sociales, procesamiento de imágenes o de texto, o comportamientos programados  de robots; Por último, en un ámbito más científico, se aplica en la detección de células cancerígenas, anomalías cromosómicas o en la detección de enfermedades congénitas.</w:t>
      </w:r>
      <w:r w:rsidR="0058598A">
        <w:rPr>
          <w:rFonts w:ascii="Georgia" w:hAnsi="Georgia" w:cs="Times New Roman"/>
          <w:szCs w:val="24"/>
        </w:rPr>
        <w:t xml:space="preserve">                 Comentar al respecto, que el ámbito de la sanidad y salud pública e</w:t>
      </w:r>
      <w:r w:rsidR="0058598A" w:rsidRPr="00D91A45">
        <w:rPr>
          <w:rFonts w:ascii="Georgia" w:hAnsi="Georgia"/>
        </w:rPr>
        <w:t xml:space="preserve">s un área crítica, dado que normalmente, se ven involucrados ciertos datos de los pacientes, tratados como resultados definitivos. </w:t>
      </w:r>
    </w:p>
    <w:p w14:paraId="22005893" w14:textId="77777777" w:rsidR="003F4C13" w:rsidRPr="00182DFE" w:rsidRDefault="003F4C13" w:rsidP="003F4C13">
      <w:pPr>
        <w:autoSpaceDE w:val="0"/>
        <w:autoSpaceDN w:val="0"/>
        <w:adjustRightInd w:val="0"/>
        <w:spacing w:after="0"/>
        <w:rPr>
          <w:rFonts w:ascii="Georgia" w:hAnsi="Georgia" w:cs="Times New Roman"/>
          <w:szCs w:val="24"/>
        </w:rPr>
      </w:pPr>
    </w:p>
    <w:p w14:paraId="0252C324" w14:textId="77777777" w:rsidR="00982A1D" w:rsidRDefault="00982A1D">
      <w:pPr>
        <w:spacing w:line="276" w:lineRule="auto"/>
        <w:jc w:val="left"/>
        <w:rPr>
          <w:rFonts w:ascii="Georgia" w:hAnsi="Georgia" w:cs="Times New Roman"/>
          <w:szCs w:val="24"/>
        </w:rPr>
      </w:pPr>
    </w:p>
    <w:p w14:paraId="3C14F759" w14:textId="77777777" w:rsidR="00982A1D" w:rsidRDefault="00982A1D">
      <w:pPr>
        <w:spacing w:line="276" w:lineRule="auto"/>
        <w:jc w:val="left"/>
        <w:rPr>
          <w:rFonts w:ascii="Georgia" w:hAnsi="Georgia" w:cs="Times New Roman"/>
          <w:szCs w:val="24"/>
        </w:rPr>
      </w:pPr>
    </w:p>
    <w:p w14:paraId="0B61DED0" w14:textId="77777777" w:rsidR="00982A1D" w:rsidRDefault="00982A1D">
      <w:pPr>
        <w:spacing w:line="276" w:lineRule="auto"/>
        <w:jc w:val="left"/>
        <w:rPr>
          <w:rFonts w:ascii="Georgia" w:hAnsi="Georgia" w:cs="Times New Roman"/>
          <w:szCs w:val="24"/>
        </w:rPr>
      </w:pPr>
    </w:p>
    <w:p w14:paraId="44AD94FF" w14:textId="77777777" w:rsidR="0007460F" w:rsidRDefault="0007460F">
      <w:pPr>
        <w:spacing w:line="276" w:lineRule="auto"/>
        <w:jc w:val="left"/>
        <w:rPr>
          <w:rFonts w:ascii="Georgia" w:hAnsi="Georgia" w:cs="Times New Roman"/>
          <w:szCs w:val="24"/>
        </w:rPr>
      </w:pPr>
      <w:r>
        <w:rPr>
          <w:rFonts w:ascii="Georgia" w:hAnsi="Georgia" w:cs="Times New Roman"/>
          <w:szCs w:val="24"/>
        </w:rPr>
        <w:br w:type="page"/>
      </w:r>
    </w:p>
    <w:p w14:paraId="5239E6C2" w14:textId="23727734" w:rsidR="00A73DB2" w:rsidRDefault="00A73DB2" w:rsidP="002A207E">
      <w:pPr>
        <w:pStyle w:val="Heading1"/>
      </w:pPr>
      <w:bookmarkStart w:id="24" w:name="_Toc488183986"/>
      <w:r>
        <w:lastRenderedPageBreak/>
        <w:t>Clustering</w:t>
      </w:r>
      <w:bookmarkEnd w:id="24"/>
      <w:ins w:id="25" w:author="DANIEL ALCAIDE VILLAR" w:date="2017-07-19T23:47:00Z">
        <w:r w:rsidR="00B938FB">
          <w:t xml:space="preserve"> </w:t>
        </w:r>
        <w:proofErr w:type="spellStart"/>
        <w:r w:rsidR="00D04D51">
          <w:t>jerárquico</w:t>
        </w:r>
      </w:ins>
      <w:proofErr w:type="spellEnd"/>
    </w:p>
    <w:p w14:paraId="12567E71" w14:textId="77777777" w:rsidR="00A73DB2" w:rsidRDefault="00A73DB2" w:rsidP="002A207E">
      <w:pPr>
        <w:spacing w:after="0"/>
        <w:rPr>
          <w:rFonts w:ascii="Georgia" w:hAnsi="Georgia"/>
        </w:rPr>
      </w:pPr>
    </w:p>
    <w:p w14:paraId="1B3D5FFD" w14:textId="60F9E624" w:rsidR="00A73DB2" w:rsidRPr="00EF366C" w:rsidRDefault="00A73DB2" w:rsidP="002A207E">
      <w:pPr>
        <w:pStyle w:val="Heading2"/>
        <w:rPr>
          <w:sz w:val="24"/>
        </w:rPr>
      </w:pPr>
      <w:bookmarkStart w:id="26" w:name="_Toc488183987"/>
      <w:del w:id="27" w:author="DANIEL ALCAIDE VILLAR" w:date="2017-07-19T23:48:00Z">
        <w:r w:rsidRPr="00EF366C" w:rsidDel="00490920">
          <w:rPr>
            <w:sz w:val="24"/>
          </w:rPr>
          <w:delText>Definición</w:delText>
        </w:r>
      </w:del>
      <w:bookmarkEnd w:id="26"/>
      <w:ins w:id="28" w:author="DANIEL ALCAIDE VILLAR" w:date="2017-07-19T23:48:00Z">
        <w:r w:rsidR="00490920">
          <w:rPr>
            <w:sz w:val="24"/>
          </w:rPr>
          <w:t>Introducción</w:t>
        </w:r>
      </w:ins>
      <w:r w:rsidRPr="00EF366C">
        <w:rPr>
          <w:sz w:val="24"/>
        </w:rPr>
        <w:t xml:space="preserve">  </w:t>
      </w:r>
    </w:p>
    <w:p w14:paraId="1C982376" w14:textId="77777777" w:rsidR="00A73DB2" w:rsidRDefault="00A73DB2" w:rsidP="002A207E">
      <w:pPr>
        <w:spacing w:after="0"/>
        <w:rPr>
          <w:rFonts w:ascii="Georgia" w:hAnsi="Georgia"/>
        </w:rPr>
      </w:pPr>
    </w:p>
    <w:p w14:paraId="13952256" w14:textId="77777777" w:rsidR="00A73DB2" w:rsidRPr="00EF366C" w:rsidRDefault="00A73DB2" w:rsidP="002A207E">
      <w:pPr>
        <w:spacing w:after="0"/>
        <w:rPr>
          <w:rFonts w:ascii="Georgia" w:hAnsi="Georgia"/>
        </w:rPr>
      </w:pPr>
      <w:r>
        <w:rPr>
          <w:rFonts w:ascii="Georgia" w:hAnsi="Georgia"/>
        </w:rPr>
        <w:t xml:space="preserve">La técnica de </w:t>
      </w:r>
      <w:proofErr w:type="spellStart"/>
      <w:r w:rsidRPr="00EF366C">
        <w:rPr>
          <w:rFonts w:ascii="Georgia" w:hAnsi="Georgia"/>
          <w:i/>
        </w:rPr>
        <w:t>Clustering</w:t>
      </w:r>
      <w:proofErr w:type="spellEnd"/>
      <w:r>
        <w:rPr>
          <w:rFonts w:ascii="Georgia" w:hAnsi="Georgia"/>
        </w:rPr>
        <w:t xml:space="preserve"> </w:t>
      </w:r>
      <w:r w:rsidRPr="00EF366C">
        <w:rPr>
          <w:rFonts w:ascii="Georgia" w:hAnsi="Georgia"/>
        </w:rPr>
        <w:t>es una técnica de análisis de datos que permite la agrupación de un conjunto de datos (</w:t>
      </w:r>
      <w:proofErr w:type="spellStart"/>
      <w:r w:rsidRPr="00EF366C">
        <w:rPr>
          <w:rFonts w:ascii="Georgia" w:hAnsi="Georgia"/>
        </w:rPr>
        <w:t>dataset</w:t>
      </w:r>
      <w:proofErr w:type="spellEnd"/>
      <w:r w:rsidRPr="00EF366C">
        <w:rPr>
          <w:rFonts w:ascii="Georgia" w:hAnsi="Georgia"/>
        </w:rPr>
        <w:t xml:space="preserve">) en diferentes subconjuntos, identificados como </w:t>
      </w:r>
      <w:proofErr w:type="spellStart"/>
      <w:r>
        <w:rPr>
          <w:rFonts w:ascii="Georgia" w:hAnsi="Georgia"/>
          <w:b/>
          <w:i/>
        </w:rPr>
        <w:t>Clu</w:t>
      </w:r>
      <w:r w:rsidRPr="00EF366C">
        <w:rPr>
          <w:rFonts w:ascii="Georgia" w:hAnsi="Georgia"/>
          <w:b/>
          <w:i/>
        </w:rPr>
        <w:t>sters</w:t>
      </w:r>
      <w:proofErr w:type="spellEnd"/>
      <w:r w:rsidRPr="00EF366C">
        <w:rPr>
          <w:rFonts w:ascii="Georgia" w:hAnsi="Georgia"/>
        </w:rPr>
        <w:t>.</w:t>
      </w:r>
    </w:p>
    <w:p w14:paraId="5B53071F" w14:textId="77777777" w:rsidR="00A73DB2" w:rsidRPr="00EF366C" w:rsidRDefault="00A73DB2" w:rsidP="002A207E">
      <w:pPr>
        <w:spacing w:after="0"/>
        <w:rPr>
          <w:rFonts w:ascii="Georgia" w:hAnsi="Georgia"/>
        </w:rPr>
      </w:pPr>
    </w:p>
    <w:p w14:paraId="1B450DDA" w14:textId="77777777" w:rsidR="00A73DB2" w:rsidRDefault="00A73DB2" w:rsidP="002A207E">
      <w:pPr>
        <w:spacing w:after="0"/>
        <w:rPr>
          <w:rFonts w:ascii="Georgia" w:hAnsi="Georgia"/>
        </w:rPr>
      </w:pPr>
      <w:r>
        <w:rPr>
          <w:rFonts w:ascii="Georgia" w:hAnsi="Georgia"/>
        </w:rPr>
        <w:t>La característica principal de esta técnica reside en que l</w:t>
      </w:r>
      <w:r w:rsidRPr="00C96189">
        <w:rPr>
          <w:rFonts w:ascii="Georgia" w:hAnsi="Georgia"/>
        </w:rPr>
        <w:t xml:space="preserve">os </w:t>
      </w:r>
      <w:r>
        <w:rPr>
          <w:rFonts w:ascii="Georgia" w:hAnsi="Georgia"/>
        </w:rPr>
        <w:t xml:space="preserve">elementos que forman parte de un mismo clúster son similares entre sí, pero diferentes </w:t>
      </w:r>
      <w:r w:rsidRPr="00C96189">
        <w:rPr>
          <w:rFonts w:ascii="Georgia" w:hAnsi="Georgia"/>
        </w:rPr>
        <w:t xml:space="preserve">a </w:t>
      </w:r>
      <w:r>
        <w:rPr>
          <w:rFonts w:ascii="Georgia" w:hAnsi="Georgia"/>
        </w:rPr>
        <w:t xml:space="preserve">aquellos elementos que forman parte de otro clúster. </w:t>
      </w:r>
      <w:r w:rsidRPr="00C96189">
        <w:rPr>
          <w:rFonts w:ascii="Georgia" w:hAnsi="Georgia"/>
        </w:rPr>
        <w:t xml:space="preserve">El conjunto </w:t>
      </w:r>
      <w:r>
        <w:rPr>
          <w:rFonts w:ascii="Georgia" w:hAnsi="Georgia"/>
        </w:rPr>
        <w:t xml:space="preserve">de los diferentes </w:t>
      </w:r>
      <w:proofErr w:type="spellStart"/>
      <w:r w:rsidRPr="00C96189">
        <w:rPr>
          <w:rFonts w:ascii="Georgia" w:hAnsi="Georgia"/>
        </w:rPr>
        <w:t>clusters</w:t>
      </w:r>
      <w:proofErr w:type="spellEnd"/>
      <w:r>
        <w:rPr>
          <w:rFonts w:ascii="Georgia" w:hAnsi="Georgia"/>
        </w:rPr>
        <w:t xml:space="preserve"> que surgen como resultado de dicho análisis, es lo que se conoce como </w:t>
      </w:r>
      <w:proofErr w:type="spellStart"/>
      <w:r w:rsidRPr="0069677D">
        <w:rPr>
          <w:rFonts w:ascii="Georgia" w:hAnsi="Georgia"/>
          <w:b/>
          <w:i/>
        </w:rPr>
        <w:t>Clustering</w:t>
      </w:r>
      <w:proofErr w:type="spellEnd"/>
      <w:r>
        <w:rPr>
          <w:rFonts w:ascii="Georgia" w:hAnsi="Georgia"/>
        </w:rPr>
        <w:t xml:space="preserve">. </w:t>
      </w:r>
    </w:p>
    <w:p w14:paraId="433112A7" w14:textId="77777777" w:rsidR="00A73DB2" w:rsidDel="002B3497" w:rsidRDefault="00A73DB2" w:rsidP="002A207E">
      <w:pPr>
        <w:spacing w:after="0"/>
        <w:rPr>
          <w:del w:id="29" w:author="Daniel Alcaide" w:date="2017-07-20T12:07:00Z"/>
          <w:rFonts w:ascii="Georgia" w:hAnsi="Georgia"/>
        </w:rPr>
      </w:pPr>
    </w:p>
    <w:p w14:paraId="4CA55BD2" w14:textId="45CEB1E5" w:rsidR="00A73DB2" w:rsidDel="002B3497" w:rsidRDefault="00A73DB2" w:rsidP="002A207E">
      <w:pPr>
        <w:spacing w:after="0"/>
        <w:rPr>
          <w:del w:id="30" w:author="Daniel Alcaide" w:date="2017-07-20T12:05:00Z"/>
          <w:rFonts w:ascii="Georgia" w:hAnsi="Georgia"/>
        </w:rPr>
      </w:pPr>
      <w:del w:id="31" w:author="Daniel Alcaide" w:date="2017-07-20T12:07:00Z">
        <w:r w:rsidDel="002B3497">
          <w:rPr>
            <w:rFonts w:ascii="Georgia" w:hAnsi="Georgia"/>
          </w:rPr>
          <w:delText>Dado que el agrupamiento en realidad lo lleva a cabo el algoritmo que se esté utilizando, nada impide que se puedan generar diferentes agrupaciones a partir de un mismo conjunto de datos de entrada; Este tipo de técnicas entra</w:delText>
        </w:r>
      </w:del>
      <w:ins w:id="32" w:author="DANIEL ALCAIDE VILLAR" w:date="2017-07-19T23:28:00Z">
        <w:del w:id="33" w:author="Daniel Alcaide" w:date="2017-07-20T12:07:00Z">
          <w:r w:rsidR="003846C5" w:rsidDel="002B3497">
            <w:rPr>
              <w:rFonts w:ascii="Georgia" w:hAnsi="Georgia"/>
            </w:rPr>
            <w:delText>entran</w:delText>
          </w:r>
        </w:del>
      </w:ins>
      <w:del w:id="34" w:author="Daniel Alcaide" w:date="2017-07-20T12:07:00Z">
        <w:r w:rsidDel="002B3497">
          <w:rPr>
            <w:rFonts w:ascii="Georgia" w:hAnsi="Georgia"/>
          </w:rPr>
          <w:delText xml:space="preserve"> en la categoría de </w:delText>
        </w:r>
        <w:r w:rsidR="006130D1" w:rsidDel="002B3497">
          <w:rPr>
            <w:rFonts w:ascii="Georgia" w:hAnsi="Georgia"/>
          </w:rPr>
          <w:delText xml:space="preserve"> </w:delText>
        </w:r>
      </w:del>
      <w:commentRangeStart w:id="35"/>
      <w:ins w:id="36" w:author="DANIEL ALCAIDE VILLAR" w:date="2017-07-19T23:28:00Z">
        <w:del w:id="37" w:author="Daniel Alcaide" w:date="2017-07-20T12:07:00Z">
          <w:r w:rsidR="003846C5" w:rsidDel="002B3497">
            <w:rPr>
              <w:rFonts w:ascii="Georgia" w:hAnsi="Georgia"/>
              <w:b/>
              <w:i/>
            </w:rPr>
            <w:delText>aprendizaje no</w:delText>
          </w:r>
        </w:del>
      </w:ins>
      <w:del w:id="38" w:author="Daniel Alcaide" w:date="2017-07-20T12:07:00Z">
        <w:r w:rsidRPr="00720229" w:rsidDel="002B3497">
          <w:rPr>
            <w:rFonts w:ascii="Georgia" w:hAnsi="Georgia"/>
            <w:b/>
            <w:i/>
          </w:rPr>
          <w:delText>no supervisado</w:delText>
        </w:r>
        <w:r w:rsidDel="002B3497">
          <w:rPr>
            <w:rFonts w:ascii="Georgia" w:hAnsi="Georgia"/>
          </w:rPr>
          <w:delText>,</w:delText>
        </w:r>
        <w:commentRangeEnd w:id="35"/>
        <w:r w:rsidR="0070180E" w:rsidDel="002B3497">
          <w:rPr>
            <w:rStyle w:val="CommentReference"/>
            <w:rFonts w:asciiTheme="minorHAnsi" w:hAnsiTheme="minorHAnsi"/>
            <w:lang w:val="es-ES"/>
          </w:rPr>
          <w:commentReference w:id="35"/>
        </w:r>
        <w:r w:rsidDel="002B3497">
          <w:rPr>
            <w:rFonts w:ascii="Georgia" w:hAnsi="Georgia"/>
          </w:rPr>
          <w:delText xml:space="preserve"> si nos basamos en el hecho de que permite descubrir</w:delText>
        </w:r>
        <w:r w:rsidRPr="00C96189" w:rsidDel="002B3497">
          <w:rPr>
            <w:rFonts w:ascii="Georgia" w:hAnsi="Georgia"/>
          </w:rPr>
          <w:delText xml:space="preserve"> grupos </w:delText>
        </w:r>
        <w:r w:rsidDel="002B3497">
          <w:rPr>
            <w:rFonts w:ascii="Georgia" w:hAnsi="Georgia"/>
          </w:rPr>
          <w:delText>o asociaciones totalmente desconocidas en fases previas al análisis.</w:delText>
        </w:r>
      </w:del>
    </w:p>
    <w:p w14:paraId="7EC0683E" w14:textId="77777777" w:rsidR="00A73DB2" w:rsidRPr="00C96189" w:rsidDel="002B3497" w:rsidRDefault="00A73DB2" w:rsidP="006E7158">
      <w:pPr>
        <w:spacing w:after="0" w:line="240" w:lineRule="auto"/>
        <w:rPr>
          <w:del w:id="39" w:author="Daniel Alcaide" w:date="2017-07-20T12:05:00Z"/>
          <w:rFonts w:ascii="Georgia" w:hAnsi="Georgia"/>
        </w:rPr>
      </w:pPr>
    </w:p>
    <w:p w14:paraId="366C1460" w14:textId="77777777" w:rsidR="00A73DB2" w:rsidDel="002B3497" w:rsidRDefault="00A73DB2" w:rsidP="006E7158">
      <w:pPr>
        <w:spacing w:after="0" w:line="240" w:lineRule="auto"/>
        <w:rPr>
          <w:del w:id="40" w:author="Daniel Alcaide" w:date="2017-07-20T12:05:00Z"/>
          <w:rFonts w:ascii="Georgia" w:hAnsi="Georgia"/>
        </w:rPr>
      </w:pPr>
    </w:p>
    <w:p w14:paraId="6B567878" w14:textId="2C07EA61" w:rsidR="00A73DB2" w:rsidRPr="00F54D69" w:rsidDel="002B3497" w:rsidRDefault="00A73DB2" w:rsidP="002B3497">
      <w:pPr>
        <w:spacing w:after="0"/>
        <w:rPr>
          <w:del w:id="41" w:author="Daniel Alcaide" w:date="2017-07-20T12:07:00Z"/>
        </w:rPr>
        <w:pPrChange w:id="42" w:author="Daniel Alcaide" w:date="2017-07-20T12:05:00Z">
          <w:pPr>
            <w:pStyle w:val="Heading2"/>
          </w:pPr>
        </w:pPrChange>
      </w:pPr>
      <w:bookmarkStart w:id="43" w:name="_Toc488183988"/>
      <w:del w:id="44" w:author="DANIEL ALCAIDE VILLAR" w:date="2017-07-19T23:39:00Z">
        <w:r w:rsidDel="00106D7A">
          <w:delText>Aplicaciones</w:delText>
        </w:r>
        <w:bookmarkEnd w:id="43"/>
        <w:r w:rsidDel="00106D7A">
          <w:delText xml:space="preserve"> </w:delText>
        </w:r>
      </w:del>
    </w:p>
    <w:p w14:paraId="6F588C60" w14:textId="77777777" w:rsidR="00A73DB2" w:rsidRDefault="00A73DB2" w:rsidP="002A207E">
      <w:pPr>
        <w:spacing w:after="0"/>
        <w:rPr>
          <w:rFonts w:ascii="Georgia" w:hAnsi="Georgia"/>
        </w:rPr>
      </w:pPr>
    </w:p>
    <w:p w14:paraId="330E3796" w14:textId="72CD2855" w:rsidR="00A73DB2" w:rsidRDefault="00A73DB2" w:rsidP="002A207E">
      <w:pPr>
        <w:spacing w:after="0"/>
        <w:rPr>
          <w:rFonts w:ascii="Georgia" w:hAnsi="Georgia"/>
        </w:rPr>
      </w:pPr>
      <w:r>
        <w:rPr>
          <w:rFonts w:ascii="Georgia" w:hAnsi="Georgia"/>
        </w:rPr>
        <w:t xml:space="preserve">La técnica de </w:t>
      </w:r>
      <w:proofErr w:type="spellStart"/>
      <w:r>
        <w:rPr>
          <w:rFonts w:ascii="Georgia" w:hAnsi="Georgia"/>
        </w:rPr>
        <w:t>Clustering</w:t>
      </w:r>
      <w:proofErr w:type="spellEnd"/>
      <w:r>
        <w:rPr>
          <w:rFonts w:ascii="Georgia" w:hAnsi="Georgia"/>
        </w:rPr>
        <w:t xml:space="preserve"> ha encontrado su uso en numerosas aplicaciones prácticas, entre las que</w:t>
      </w:r>
      <w:ins w:id="45" w:author="DANIEL ALCAIDE VILLAR" w:date="2017-07-19T23:41:00Z">
        <w:r w:rsidR="00323E96">
          <w:rPr>
            <w:rFonts w:ascii="Georgia" w:hAnsi="Georgia"/>
          </w:rPr>
          <w:t xml:space="preserve"> se </w:t>
        </w:r>
        <w:proofErr w:type="spellStart"/>
        <w:r w:rsidR="00323E96">
          <w:rPr>
            <w:rFonts w:ascii="Georgia" w:hAnsi="Georgia"/>
          </w:rPr>
          <w:t>encuentran</w:t>
        </w:r>
      </w:ins>
      <w:del w:id="46" w:author="DANIEL ALCAIDE VILLAR" w:date="2017-07-19T23:41:00Z">
        <w:r w:rsidDel="00291995">
          <w:rPr>
            <w:rFonts w:ascii="Georgia" w:hAnsi="Georgia"/>
          </w:rPr>
          <w:delText xml:space="preserve"> mencionaremos sólo algunas de ellas: en </w:delText>
        </w:r>
      </w:del>
      <w:r>
        <w:rPr>
          <w:rFonts w:ascii="Georgia" w:hAnsi="Georgia"/>
        </w:rPr>
        <w:t>disciplinas</w:t>
      </w:r>
      <w:proofErr w:type="spellEnd"/>
      <w:r>
        <w:rPr>
          <w:rFonts w:ascii="Georgia" w:hAnsi="Georgia"/>
        </w:rPr>
        <w:t xml:space="preserve"> relacionadas con el </w:t>
      </w:r>
      <w:r w:rsidRPr="000D0922">
        <w:rPr>
          <w:rFonts w:ascii="Georgia" w:hAnsi="Georgia"/>
          <w:i/>
        </w:rPr>
        <w:t>Marketing</w:t>
      </w:r>
      <w:r>
        <w:rPr>
          <w:rFonts w:ascii="Georgia" w:hAnsi="Georgia"/>
        </w:rPr>
        <w:t xml:space="preserve"> o el</w:t>
      </w:r>
      <w:r w:rsidRPr="00C96189">
        <w:rPr>
          <w:rFonts w:ascii="Georgia" w:hAnsi="Georgia"/>
        </w:rPr>
        <w:t xml:space="preserve"> </w:t>
      </w:r>
      <w:r w:rsidRPr="00B34FBF">
        <w:rPr>
          <w:rFonts w:ascii="Georgia" w:hAnsi="Georgia"/>
          <w:i/>
        </w:rPr>
        <w:t xml:space="preserve">Business </w:t>
      </w:r>
      <w:proofErr w:type="spellStart"/>
      <w:r w:rsidRPr="00B34FBF">
        <w:rPr>
          <w:rFonts w:ascii="Georgia" w:hAnsi="Georgia"/>
          <w:i/>
        </w:rPr>
        <w:t>Intelligence</w:t>
      </w:r>
      <w:proofErr w:type="spellEnd"/>
      <w:r>
        <w:rPr>
          <w:rFonts w:ascii="Georgia" w:hAnsi="Georgia"/>
        </w:rPr>
        <w:t xml:space="preserve"> </w:t>
      </w:r>
      <w:r w:rsidRPr="000D0922">
        <w:rPr>
          <w:rFonts w:ascii="Georgia" w:hAnsi="Georgia"/>
          <w:i/>
        </w:rPr>
        <w:t>(BI)</w:t>
      </w:r>
      <w:r>
        <w:rPr>
          <w:rFonts w:ascii="Georgia" w:hAnsi="Georgia"/>
        </w:rPr>
        <w:t>; dentro del campo científico</w:t>
      </w:r>
      <w:del w:id="47" w:author="DANIEL ALCAIDE VILLAR" w:date="2017-07-19T23:42:00Z">
        <w:r w:rsidDel="00C466C9">
          <w:rPr>
            <w:rFonts w:ascii="Georgia" w:hAnsi="Georgia"/>
          </w:rPr>
          <w:delText>,</w:delText>
        </w:r>
      </w:del>
      <w:r>
        <w:rPr>
          <w:rFonts w:ascii="Georgia" w:hAnsi="Georgia"/>
        </w:rPr>
        <w:t xml:space="preserve"> se aplica de forma frecuente en </w:t>
      </w:r>
      <w:r w:rsidRPr="000D0922">
        <w:rPr>
          <w:rFonts w:ascii="Georgia" w:hAnsi="Georgia"/>
          <w:i/>
        </w:rPr>
        <w:t>medicina</w:t>
      </w:r>
      <w:r>
        <w:rPr>
          <w:rFonts w:ascii="Georgia" w:hAnsi="Georgia"/>
        </w:rPr>
        <w:t xml:space="preserve"> y </w:t>
      </w:r>
      <w:r w:rsidRPr="000D0922">
        <w:rPr>
          <w:rFonts w:ascii="Georgia" w:hAnsi="Georgia"/>
          <w:i/>
        </w:rPr>
        <w:t>biología</w:t>
      </w:r>
      <w:r>
        <w:rPr>
          <w:rFonts w:ascii="Georgia" w:hAnsi="Georgia"/>
        </w:rPr>
        <w:t xml:space="preserve">;  </w:t>
      </w:r>
      <w:ins w:id="48" w:author="DANIEL ALCAIDE VILLAR" w:date="2017-07-19T23:43:00Z">
        <w:r w:rsidR="00B938FB">
          <w:rPr>
            <w:rFonts w:ascii="Georgia" w:hAnsi="Georgia"/>
          </w:rPr>
          <w:t>i</w:t>
        </w:r>
      </w:ins>
      <w:del w:id="49" w:author="DANIEL ALCAIDE VILLAR" w:date="2017-07-19T23:43:00Z">
        <w:r w:rsidDel="00B938FB">
          <w:rPr>
            <w:rFonts w:ascii="Georgia" w:hAnsi="Georgia"/>
          </w:rPr>
          <w:delText>I</w:delText>
        </w:r>
      </w:del>
      <w:r>
        <w:rPr>
          <w:rFonts w:ascii="Georgia" w:hAnsi="Georgia"/>
        </w:rPr>
        <w:t xml:space="preserve">gualmente, tiene un uso muy extendido en </w:t>
      </w:r>
      <w:r w:rsidRPr="000D0922">
        <w:rPr>
          <w:rFonts w:ascii="Georgia" w:hAnsi="Georgia"/>
          <w:i/>
        </w:rPr>
        <w:t>patrones de búsqueda en la Web</w:t>
      </w:r>
      <w:r>
        <w:rPr>
          <w:rFonts w:ascii="Georgia" w:hAnsi="Georgia"/>
        </w:rPr>
        <w:t xml:space="preserve"> o en </w:t>
      </w:r>
      <w:r w:rsidRPr="000D0922">
        <w:rPr>
          <w:rFonts w:ascii="Georgia" w:hAnsi="Georgia"/>
          <w:i/>
        </w:rPr>
        <w:t>técnicas de reconocimiento</w:t>
      </w:r>
      <w:r>
        <w:rPr>
          <w:rFonts w:ascii="Georgia" w:hAnsi="Georgia"/>
        </w:rPr>
        <w:t xml:space="preserve">, ya sea </w:t>
      </w:r>
      <w:r w:rsidRPr="00C96189">
        <w:rPr>
          <w:rFonts w:ascii="Georgia" w:hAnsi="Georgia"/>
        </w:rPr>
        <w:t xml:space="preserve">de patrones de </w:t>
      </w:r>
      <w:r w:rsidRPr="000D0922">
        <w:rPr>
          <w:rFonts w:ascii="Georgia" w:hAnsi="Georgia"/>
          <w:i/>
        </w:rPr>
        <w:t xml:space="preserve">imagen </w:t>
      </w:r>
      <w:r w:rsidRPr="000D0922">
        <w:rPr>
          <w:rFonts w:ascii="Georgia" w:hAnsi="Georgia"/>
        </w:rPr>
        <w:t>o de</w:t>
      </w:r>
      <w:r w:rsidRPr="000D0922">
        <w:rPr>
          <w:rFonts w:ascii="Georgia" w:hAnsi="Georgia"/>
          <w:i/>
        </w:rPr>
        <w:t xml:space="preserve"> voz</w:t>
      </w:r>
      <w:r w:rsidRPr="00C96189">
        <w:rPr>
          <w:rFonts w:ascii="Georgia" w:hAnsi="Georgia"/>
        </w:rPr>
        <w:t>.</w:t>
      </w:r>
    </w:p>
    <w:p w14:paraId="437740F2" w14:textId="77777777" w:rsidR="00A73DB2" w:rsidRDefault="00A73DB2" w:rsidP="006E7158">
      <w:pPr>
        <w:spacing w:after="0" w:line="240" w:lineRule="auto"/>
        <w:rPr>
          <w:rFonts w:ascii="Georgia" w:hAnsi="Georgia"/>
        </w:rPr>
      </w:pPr>
    </w:p>
    <w:p w14:paraId="2357CBB2" w14:textId="77777777" w:rsidR="00880451" w:rsidRDefault="00880451" w:rsidP="0015274F">
      <w:pPr>
        <w:spacing w:after="0"/>
        <w:rPr>
          <w:ins w:id="50" w:author="Daniel Alcaide" w:date="2017-07-20T12:07:00Z"/>
          <w:rFonts w:ascii="Georgia" w:hAnsi="Georgia"/>
        </w:rPr>
      </w:pPr>
      <w:moveToRangeStart w:id="51" w:author="DANIEL ALCAIDE VILLAR" w:date="2017-07-19T23:49:00Z" w:name="move488271513"/>
      <w:moveTo w:id="52" w:author="DANIEL ALCAIDE VILLAR" w:date="2017-07-19T23:49:00Z">
        <w:r>
          <w:rPr>
            <w:rFonts w:ascii="Georgia" w:hAnsi="Georgia"/>
          </w:rPr>
          <w:t xml:space="preserve">La técnica de </w:t>
        </w:r>
        <w:proofErr w:type="spellStart"/>
        <w:r>
          <w:rPr>
            <w:rFonts w:ascii="Georgia" w:hAnsi="Georgia"/>
          </w:rPr>
          <w:t>Clustering</w:t>
        </w:r>
        <w:proofErr w:type="spellEnd"/>
        <w:r>
          <w:rPr>
            <w:rFonts w:ascii="Georgia" w:hAnsi="Georgia"/>
          </w:rPr>
          <w:t xml:space="preserve"> recibe varios nombres: en ciertos entornos, </w:t>
        </w:r>
        <w:r w:rsidRPr="00C96189">
          <w:rPr>
            <w:rFonts w:ascii="Georgia" w:hAnsi="Georgia"/>
          </w:rPr>
          <w:t xml:space="preserve">se denomina </w:t>
        </w:r>
        <w:r w:rsidRPr="000F4835">
          <w:rPr>
            <w:rFonts w:ascii="Georgia" w:hAnsi="Georgia"/>
            <w:b/>
            <w:i/>
          </w:rPr>
          <w:t>Clasificación automática</w:t>
        </w:r>
        <w:r>
          <w:rPr>
            <w:rFonts w:ascii="Georgia" w:hAnsi="Georgia"/>
          </w:rPr>
          <w:t xml:space="preserve">, dado que un conjunto de datos que presenta estas características  - iguales entre sí y diferentes a los datos de otro clúster-  se puede entender como una </w:t>
        </w:r>
        <w:r w:rsidRPr="000F4835">
          <w:rPr>
            <w:rFonts w:ascii="Georgia" w:hAnsi="Georgia"/>
            <w:i/>
          </w:rPr>
          <w:t>clase</w:t>
        </w:r>
        <w:r w:rsidRPr="00C96189">
          <w:rPr>
            <w:rFonts w:ascii="Georgia" w:hAnsi="Georgia"/>
          </w:rPr>
          <w:t>.</w:t>
        </w:r>
        <w:r>
          <w:rPr>
            <w:rFonts w:ascii="Georgia" w:hAnsi="Georgia"/>
          </w:rPr>
          <w:t xml:space="preserve">  En otros escenarios, se denomina </w:t>
        </w:r>
        <w:r w:rsidRPr="00CA081C">
          <w:rPr>
            <w:rFonts w:ascii="Georgia" w:hAnsi="Georgia"/>
            <w:b/>
            <w:i/>
          </w:rPr>
          <w:t>Segmentación</w:t>
        </w:r>
        <w:r>
          <w:rPr>
            <w:rFonts w:ascii="Georgia" w:hAnsi="Georgia"/>
          </w:rPr>
          <w:t xml:space="preserve">, en base a cómo, a partir de un conjunto grande de datos,  se producen particiones de acuerdo a su similitud. </w:t>
        </w:r>
      </w:moveTo>
    </w:p>
    <w:p w14:paraId="6F5F88F1" w14:textId="77777777" w:rsidR="002B3497" w:rsidRDefault="002B3497" w:rsidP="0015274F">
      <w:pPr>
        <w:spacing w:after="0"/>
        <w:rPr>
          <w:ins w:id="53" w:author="Daniel Alcaide" w:date="2017-07-20T12:07:00Z"/>
          <w:rFonts w:ascii="Georgia" w:hAnsi="Georgia"/>
        </w:rPr>
      </w:pPr>
    </w:p>
    <w:p w14:paraId="5173B3CD" w14:textId="30303212" w:rsidR="002B3497" w:rsidRDefault="002B3497" w:rsidP="0015274F">
      <w:pPr>
        <w:spacing w:after="0"/>
        <w:rPr>
          <w:ins w:id="54" w:author="Daniel Alcaide" w:date="2017-07-20T12:05:00Z"/>
          <w:rFonts w:ascii="Georgia" w:hAnsi="Georgia"/>
        </w:rPr>
      </w:pPr>
      <w:ins w:id="55" w:author="Daniel Alcaide" w:date="2017-07-20T12:07:00Z">
        <w:r>
          <w:rPr>
            <w:rFonts w:ascii="Georgia" w:hAnsi="Georgia"/>
          </w:rPr>
          <w:t xml:space="preserve">Dado que el agrupamiento en realidad lo lleva a cabo el algoritmo que se esté utilizando, nada impide que se puedan generar diferentes agrupaciones a partir de un mismo conjunto de datos de entrada; Este tipo de técnicas entran en la categoría de  </w:t>
        </w:r>
        <w:commentRangeStart w:id="56"/>
        <w:r>
          <w:rPr>
            <w:rFonts w:ascii="Georgia" w:hAnsi="Georgia"/>
            <w:b/>
            <w:i/>
          </w:rPr>
          <w:t>aprendizaje no</w:t>
        </w:r>
        <w:r w:rsidRPr="00720229">
          <w:rPr>
            <w:rFonts w:ascii="Georgia" w:hAnsi="Georgia"/>
            <w:b/>
            <w:i/>
          </w:rPr>
          <w:t xml:space="preserve"> supervisado</w:t>
        </w:r>
        <w:r>
          <w:rPr>
            <w:rFonts w:ascii="Georgia" w:hAnsi="Georgia"/>
          </w:rPr>
          <w:t>,</w:t>
        </w:r>
        <w:commentRangeEnd w:id="56"/>
        <w:r>
          <w:rPr>
            <w:rStyle w:val="CommentReference"/>
            <w:rFonts w:asciiTheme="minorHAnsi" w:hAnsiTheme="minorHAnsi"/>
            <w:lang w:val="es-ES"/>
          </w:rPr>
          <w:commentReference w:id="56"/>
        </w:r>
        <w:r>
          <w:rPr>
            <w:rFonts w:ascii="Georgia" w:hAnsi="Georgia"/>
          </w:rPr>
          <w:t xml:space="preserve"> si nos basamos en el hecho de que permite descubrir</w:t>
        </w:r>
        <w:r w:rsidRPr="00C96189">
          <w:rPr>
            <w:rFonts w:ascii="Georgia" w:hAnsi="Georgia"/>
          </w:rPr>
          <w:t xml:space="preserve"> grupos </w:t>
        </w:r>
        <w:r>
          <w:rPr>
            <w:rFonts w:ascii="Georgia" w:hAnsi="Georgia"/>
          </w:rPr>
          <w:t>o asociaciones totalmente desconocidas en fases previas al análisis.</w:t>
        </w:r>
      </w:ins>
    </w:p>
    <w:p w14:paraId="2A0D879A" w14:textId="30303212" w:rsidR="002B3497" w:rsidRDefault="002B3497" w:rsidP="0015274F">
      <w:pPr>
        <w:spacing w:after="0"/>
        <w:rPr>
          <w:ins w:id="57" w:author="Daniel Alcaide" w:date="2017-07-20T12:07:00Z"/>
          <w:rFonts w:ascii="Georgia" w:hAnsi="Georgia"/>
        </w:rPr>
      </w:pPr>
    </w:p>
    <w:p w14:paraId="5B182061" w14:textId="35579F43" w:rsidR="002B3497" w:rsidRDefault="002B3497" w:rsidP="0015274F">
      <w:pPr>
        <w:spacing w:after="0"/>
        <w:rPr>
          <w:ins w:id="58" w:author="Daniel Alcaide" w:date="2017-07-20T12:05:00Z"/>
          <w:rFonts w:ascii="Georgia" w:hAnsi="Georgia"/>
        </w:rPr>
      </w:pPr>
      <w:ins w:id="59" w:author="Daniel Alcaide" w:date="2017-07-20T12:07:00Z">
        <w:r w:rsidRPr="002B3497">
          <w:rPr>
            <w:rFonts w:ascii="Georgia" w:hAnsi="Georgia"/>
            <w:highlight w:val="yellow"/>
            <w:rPrChange w:id="60" w:author="Daniel Alcaide" w:date="2017-07-20T12:09:00Z">
              <w:rPr>
                <w:rFonts w:ascii="Georgia" w:hAnsi="Georgia"/>
              </w:rPr>
            </w:rPrChange>
          </w:rPr>
          <w:t>Debes explicar que tu metodolog</w:t>
        </w:r>
      </w:ins>
      <w:ins w:id="61" w:author="Daniel Alcaide" w:date="2017-07-20T12:08:00Z">
        <w:r w:rsidRPr="002B3497">
          <w:rPr>
            <w:rFonts w:ascii="Georgia" w:hAnsi="Georgia"/>
            <w:highlight w:val="yellow"/>
            <w:rPrChange w:id="62" w:author="Daniel Alcaide" w:date="2017-07-20T12:09:00Z">
              <w:rPr>
                <w:rFonts w:ascii="Georgia" w:hAnsi="Georgia"/>
              </w:rPr>
            </w:rPrChange>
          </w:rPr>
          <w:t xml:space="preserve">ía para la detección de </w:t>
        </w:r>
      </w:ins>
      <w:ins w:id="63" w:author="Daniel Alcaide" w:date="2017-07-20T12:09:00Z">
        <w:r w:rsidRPr="002B3497">
          <w:rPr>
            <w:rFonts w:ascii="Georgia" w:hAnsi="Georgia"/>
            <w:highlight w:val="yellow"/>
            <w:rPrChange w:id="64" w:author="Daniel Alcaide" w:date="2017-07-20T12:09:00Z">
              <w:rPr>
                <w:rFonts w:ascii="Georgia" w:hAnsi="Georgia"/>
              </w:rPr>
            </w:rPrChange>
          </w:rPr>
          <w:t>anomalías</w:t>
        </w:r>
      </w:ins>
      <w:ins w:id="65" w:author="Daniel Alcaide" w:date="2017-07-20T12:08:00Z">
        <w:r w:rsidRPr="002B3497">
          <w:rPr>
            <w:rFonts w:ascii="Georgia" w:hAnsi="Georgia"/>
            <w:highlight w:val="yellow"/>
            <w:rPrChange w:id="66" w:author="Daniel Alcaide" w:date="2017-07-20T12:09:00Z">
              <w:rPr>
                <w:rFonts w:ascii="Georgia" w:hAnsi="Georgia"/>
              </w:rPr>
            </w:rPrChange>
          </w:rPr>
          <w:t xml:space="preserve"> </w:t>
        </w:r>
      </w:ins>
      <w:ins w:id="67" w:author="Daniel Alcaide" w:date="2017-07-20T12:09:00Z">
        <w:r w:rsidRPr="002B3497">
          <w:rPr>
            <w:rFonts w:ascii="Georgia" w:hAnsi="Georgia"/>
            <w:highlight w:val="yellow"/>
            <w:rPrChange w:id="68" w:author="Daniel Alcaide" w:date="2017-07-20T12:09:00Z">
              <w:rPr>
                <w:rFonts w:ascii="Georgia" w:hAnsi="Georgia"/>
              </w:rPr>
            </w:rPrChange>
          </w:rPr>
          <w:t xml:space="preserve">en este TFM se centra en utilizar </w:t>
        </w:r>
        <w:proofErr w:type="spellStart"/>
        <w:r w:rsidRPr="002B3497">
          <w:rPr>
            <w:rFonts w:ascii="Georgia" w:hAnsi="Georgia"/>
            <w:highlight w:val="yellow"/>
            <w:rPrChange w:id="69" w:author="Daniel Alcaide" w:date="2017-07-20T12:09:00Z">
              <w:rPr>
                <w:rFonts w:ascii="Georgia" w:hAnsi="Georgia"/>
              </w:rPr>
            </w:rPrChange>
          </w:rPr>
          <w:t>clustering</w:t>
        </w:r>
        <w:proofErr w:type="spellEnd"/>
        <w:r w:rsidRPr="002B3497">
          <w:rPr>
            <w:rFonts w:ascii="Georgia" w:hAnsi="Georgia"/>
            <w:highlight w:val="yellow"/>
            <w:rPrChange w:id="70" w:author="Daniel Alcaide" w:date="2017-07-20T12:09:00Z">
              <w:rPr>
                <w:rFonts w:ascii="Georgia" w:hAnsi="Georgia"/>
              </w:rPr>
            </w:rPrChange>
          </w:rPr>
          <w:t xml:space="preserve"> </w:t>
        </w:r>
        <w:r w:rsidRPr="002B3497">
          <w:rPr>
            <w:rFonts w:ascii="Georgia" w:hAnsi="Georgia"/>
            <w:highlight w:val="yellow"/>
          </w:rPr>
          <w:t>jerárquico</w:t>
        </w:r>
        <w:r w:rsidRPr="002B3497">
          <w:rPr>
            <w:rFonts w:ascii="Georgia" w:hAnsi="Georgia"/>
            <w:highlight w:val="yellow"/>
            <w:rPrChange w:id="71" w:author="Daniel Alcaide" w:date="2017-07-20T12:09:00Z">
              <w:rPr>
                <w:rFonts w:ascii="Georgia" w:hAnsi="Georgia"/>
              </w:rPr>
            </w:rPrChange>
          </w:rPr>
          <w:t xml:space="preserve"> por lo que es el que se </w:t>
        </w:r>
        <w:r w:rsidRPr="002B3497">
          <w:rPr>
            <w:rFonts w:ascii="Georgia" w:hAnsi="Georgia"/>
            <w:highlight w:val="yellow"/>
          </w:rPr>
          <w:t>explicará</w:t>
        </w:r>
        <w:r w:rsidRPr="002B3497">
          <w:rPr>
            <w:rFonts w:ascii="Georgia" w:hAnsi="Georgia"/>
            <w:highlight w:val="yellow"/>
            <w:rPrChange w:id="72" w:author="Daniel Alcaide" w:date="2017-07-20T12:09:00Z">
              <w:rPr>
                <w:rFonts w:ascii="Georgia" w:hAnsi="Georgia"/>
              </w:rPr>
            </w:rPrChange>
          </w:rPr>
          <w:t xml:space="preserve"> en más profundidad</w:t>
        </w:r>
      </w:ins>
    </w:p>
    <w:p w14:paraId="5E339779" w14:textId="6738F581" w:rsidR="002B3497" w:rsidRPr="00F53747" w:rsidRDefault="002B3497" w:rsidP="002B3497">
      <w:pPr>
        <w:pStyle w:val="Heading2"/>
        <w:rPr>
          <w:ins w:id="73" w:author="Daniel Alcaide" w:date="2017-07-20T12:05:00Z"/>
        </w:rPr>
      </w:pPr>
      <w:proofErr w:type="spellStart"/>
      <w:ins w:id="74" w:author="Daniel Alcaide" w:date="2017-07-20T12:12:00Z">
        <w:r>
          <w:t>Clustering</w:t>
        </w:r>
        <w:proofErr w:type="spellEnd"/>
        <w:r>
          <w:t xml:space="preserve"> y detección de </w:t>
        </w:r>
        <w:proofErr w:type="spellStart"/>
        <w:r>
          <w:t>anomalias</w:t>
        </w:r>
      </w:ins>
      <w:proofErr w:type="spellEnd"/>
    </w:p>
    <w:p w14:paraId="7C46DDD6" w14:textId="77777777" w:rsidR="002B3497" w:rsidRPr="00C36146" w:rsidRDefault="002B3497" w:rsidP="002B3497">
      <w:pPr>
        <w:spacing w:after="0"/>
        <w:rPr>
          <w:ins w:id="75" w:author="Daniel Alcaide" w:date="2017-07-20T12:05:00Z"/>
          <w:rFonts w:ascii="Georgia" w:hAnsi="Georgia"/>
        </w:rPr>
      </w:pPr>
    </w:p>
    <w:p w14:paraId="45B955A0" w14:textId="4060AA85" w:rsidR="002B3497" w:rsidRPr="00C36146" w:rsidRDefault="002B3497" w:rsidP="002B3497">
      <w:pPr>
        <w:rPr>
          <w:ins w:id="76" w:author="Daniel Alcaide" w:date="2017-07-20T12:05:00Z"/>
          <w:rFonts w:ascii="Georgia" w:hAnsi="Georgia"/>
        </w:rPr>
      </w:pPr>
      <w:commentRangeStart w:id="77"/>
      <w:ins w:id="78" w:author="Daniel Alcaide" w:date="2017-07-20T12:05:00Z">
        <w:r w:rsidRPr="00C36146">
          <w:rPr>
            <w:rFonts w:ascii="Georgia" w:hAnsi="Georgia"/>
          </w:rPr>
          <w:lastRenderedPageBreak/>
          <w:t xml:space="preserve">En los últimos años, la técnica de </w:t>
        </w:r>
        <w:proofErr w:type="spellStart"/>
        <w:r w:rsidRPr="00C36146">
          <w:rPr>
            <w:rFonts w:ascii="Georgia" w:hAnsi="Georgia"/>
          </w:rPr>
          <w:t>Clustering</w:t>
        </w:r>
        <w:proofErr w:type="spellEnd"/>
        <w:r w:rsidRPr="00C36146">
          <w:rPr>
            <w:rFonts w:ascii="Georgia" w:hAnsi="Georgia"/>
          </w:rPr>
          <w:t>, unida a la detección de anomalías, se ha convertido en una herramienta muy potente a la hora de detectar grupos con comportamiento diferentes al resto (</w:t>
        </w:r>
        <w:proofErr w:type="spellStart"/>
        <w:r>
          <w:rPr>
            <w:rFonts w:ascii="Georgia" w:hAnsi="Georgia"/>
          </w:rPr>
          <w:t>outlier</w:t>
        </w:r>
        <w:r w:rsidRPr="00C36146">
          <w:rPr>
            <w:rFonts w:ascii="Georgia" w:hAnsi="Georgia"/>
          </w:rPr>
          <w:t>s</w:t>
        </w:r>
        <w:proofErr w:type="spellEnd"/>
        <w:r w:rsidRPr="00C36146">
          <w:rPr>
            <w:rFonts w:ascii="Georgia" w:hAnsi="Georgia"/>
          </w:rPr>
          <w:t xml:space="preserve">). </w:t>
        </w:r>
      </w:ins>
      <w:commentRangeEnd w:id="77"/>
      <w:ins w:id="79" w:author="Daniel Alcaide" w:date="2017-07-20T12:10:00Z">
        <w:r>
          <w:rPr>
            <w:rStyle w:val="CommentReference"/>
            <w:rFonts w:asciiTheme="minorHAnsi" w:hAnsiTheme="minorHAnsi"/>
            <w:lang w:val="es-ES"/>
          </w:rPr>
          <w:commentReference w:id="77"/>
        </w:r>
      </w:ins>
      <w:ins w:id="80" w:author="Daniel Alcaide" w:date="2017-07-20T12:05:00Z">
        <w:r w:rsidRPr="00C36146">
          <w:rPr>
            <w:rFonts w:ascii="Georgia" w:hAnsi="Georgia"/>
          </w:rPr>
          <w:t xml:space="preserve">Dicha unión de técnicas, posibilita esa transformación de datos en conocimiento a la que hacía referencia anteriormente. </w:t>
        </w:r>
      </w:ins>
    </w:p>
    <w:p w14:paraId="7216B0C4" w14:textId="77777777" w:rsidR="002B3497" w:rsidRPr="00C36146" w:rsidRDefault="002B3497" w:rsidP="002B3497">
      <w:pPr>
        <w:autoSpaceDE w:val="0"/>
        <w:autoSpaceDN w:val="0"/>
        <w:adjustRightInd w:val="0"/>
        <w:spacing w:after="0"/>
        <w:rPr>
          <w:ins w:id="81" w:author="Daniel Alcaide" w:date="2017-07-20T12:05:00Z"/>
          <w:rFonts w:ascii="Georgia" w:hAnsi="Georgia"/>
        </w:rPr>
      </w:pPr>
      <w:commentRangeStart w:id="82"/>
      <w:ins w:id="83" w:author="Daniel Alcaide" w:date="2017-07-20T12:05:00Z">
        <w:r w:rsidRPr="00C36146">
          <w:rPr>
            <w:rFonts w:ascii="Georgia" w:hAnsi="Georgia"/>
          </w:rPr>
          <w:t xml:space="preserve">La técnica de </w:t>
        </w:r>
        <w:proofErr w:type="spellStart"/>
        <w:r w:rsidRPr="00C36146">
          <w:rPr>
            <w:rFonts w:ascii="Georgia" w:hAnsi="Georgia"/>
          </w:rPr>
          <w:t>Clustering</w:t>
        </w:r>
        <w:proofErr w:type="spellEnd"/>
        <w:r w:rsidRPr="00C36146">
          <w:rPr>
            <w:rFonts w:ascii="Georgia" w:hAnsi="Georgia"/>
          </w:rPr>
          <w:t xml:space="preserve"> se </w:t>
        </w:r>
        <w:r w:rsidRPr="00C36146">
          <w:rPr>
            <w:rFonts w:ascii="Georgia" w:hAnsi="Georgia" w:cs="TTE1019D78t00"/>
          </w:rPr>
          <w:t xml:space="preserve">basa en la medida de similitud entre valores de ciertos atributos que presentan los datos analizados. En líneas generales, tiene por objetivo </w:t>
        </w:r>
        <w:r w:rsidRPr="00C36146">
          <w:rPr>
            <w:rFonts w:ascii="Georgia" w:hAnsi="Georgia"/>
          </w:rPr>
          <w:t xml:space="preserve">maximizar la similitud entre las instancias que forman cada clúster, a la vez que intenta minimizar la similitud entre </w:t>
        </w:r>
        <w:proofErr w:type="spellStart"/>
        <w:r w:rsidRPr="00C36146">
          <w:rPr>
            <w:rFonts w:ascii="Georgia" w:hAnsi="Georgia"/>
          </w:rPr>
          <w:t>clusters</w:t>
        </w:r>
        <w:proofErr w:type="spellEnd"/>
        <w:r w:rsidRPr="00C36146">
          <w:rPr>
            <w:rFonts w:ascii="Georgia" w:hAnsi="Georgia"/>
          </w:rPr>
          <w:t>.  Se ordenan los objetos de acuerdo a diferentes niveles de similitud.</w:t>
        </w:r>
      </w:ins>
      <w:commentRangeEnd w:id="82"/>
      <w:ins w:id="84" w:author="Daniel Alcaide" w:date="2017-07-20T12:14:00Z">
        <w:r>
          <w:rPr>
            <w:rStyle w:val="CommentReference"/>
            <w:rFonts w:asciiTheme="minorHAnsi" w:hAnsiTheme="minorHAnsi"/>
            <w:lang w:val="es-ES"/>
          </w:rPr>
          <w:commentReference w:id="82"/>
        </w:r>
      </w:ins>
    </w:p>
    <w:p w14:paraId="50E8F0E3" w14:textId="77777777" w:rsidR="002B3497" w:rsidRPr="002B318A" w:rsidRDefault="002B3497" w:rsidP="002B3497">
      <w:pPr>
        <w:autoSpaceDE w:val="0"/>
        <w:autoSpaceDN w:val="0"/>
        <w:adjustRightInd w:val="0"/>
        <w:spacing w:after="0"/>
        <w:rPr>
          <w:ins w:id="85" w:author="Daniel Alcaide" w:date="2017-07-20T12:05:00Z"/>
          <w:rFonts w:ascii="Georgia" w:hAnsi="Georgia"/>
          <w:color w:val="FF0000"/>
        </w:rPr>
      </w:pPr>
    </w:p>
    <w:p w14:paraId="136E0457" w14:textId="77777777" w:rsidR="002B3497" w:rsidRPr="00C36146" w:rsidRDefault="002B3497" w:rsidP="002B3497">
      <w:pPr>
        <w:autoSpaceDE w:val="0"/>
        <w:autoSpaceDN w:val="0"/>
        <w:adjustRightInd w:val="0"/>
        <w:spacing w:after="0"/>
        <w:rPr>
          <w:ins w:id="86" w:author="Daniel Alcaide" w:date="2017-07-20T12:05:00Z"/>
          <w:rFonts w:ascii="Georgia" w:hAnsi="Georgia" w:cs="TTE1019D78t00"/>
        </w:rPr>
      </w:pPr>
      <w:commentRangeStart w:id="87"/>
      <w:ins w:id="88" w:author="Daniel Alcaide" w:date="2017-07-20T12:05:00Z">
        <w:r w:rsidRPr="00C36146">
          <w:rPr>
            <w:rFonts w:ascii="Georgia" w:hAnsi="Georgia" w:cs="TTE1019D78t00"/>
          </w:rPr>
          <w:t xml:space="preserve">En el caso que nos ocupa, el método de </w:t>
        </w:r>
        <w:proofErr w:type="spellStart"/>
        <w:r w:rsidRPr="00C36146">
          <w:rPr>
            <w:rFonts w:ascii="Georgia" w:hAnsi="Georgia" w:cs="TTE1019D78t00"/>
          </w:rPr>
          <w:t>Clustering</w:t>
        </w:r>
        <w:proofErr w:type="spellEnd"/>
        <w:r w:rsidRPr="00C36146">
          <w:rPr>
            <w:rFonts w:ascii="Georgia" w:hAnsi="Georgia" w:cs="TTE1019D78t00"/>
          </w:rPr>
          <w:t xml:space="preserve"> Jerárquico, se constata que son métodos muy sensibles a los </w:t>
        </w:r>
        <w:proofErr w:type="spellStart"/>
        <w:r>
          <w:rPr>
            <w:rFonts w:ascii="Georgia" w:hAnsi="Georgia" w:cs="TTE1019D78t00"/>
          </w:rPr>
          <w:t>outlier</w:t>
        </w:r>
        <w:r w:rsidRPr="00C36146">
          <w:rPr>
            <w:rFonts w:ascii="Georgia" w:hAnsi="Georgia" w:cs="TTE1019D78t00"/>
          </w:rPr>
          <w:t>s</w:t>
        </w:r>
        <w:proofErr w:type="spellEnd"/>
        <w:r w:rsidRPr="00C36146">
          <w:rPr>
            <w:rFonts w:ascii="Georgia" w:hAnsi="Georgia" w:cs="TTE1019D78t00"/>
          </w:rPr>
          <w:t xml:space="preserve"> (anomalías), lo que se traduce en que las conclusiones que se obtienen tras analizar los </w:t>
        </w:r>
        <w:proofErr w:type="spellStart"/>
        <w:r w:rsidRPr="00C36146">
          <w:rPr>
            <w:rFonts w:ascii="Georgia" w:hAnsi="Georgia" w:cs="TTE1019D78t00"/>
          </w:rPr>
          <w:t>clusters</w:t>
        </w:r>
        <w:proofErr w:type="spellEnd"/>
        <w:r w:rsidRPr="00C36146">
          <w:rPr>
            <w:rFonts w:ascii="Georgia" w:hAnsi="Georgia" w:cs="TTE1019D78t00"/>
          </w:rPr>
          <w:t xml:space="preserve"> generados, se debe de estudiar de forma detallada, con el fin de detectarlos de la manera más fiable posible.</w:t>
        </w:r>
      </w:ins>
      <w:commentRangeEnd w:id="87"/>
      <w:ins w:id="89" w:author="Daniel Alcaide" w:date="2017-07-20T12:15:00Z">
        <w:r w:rsidR="00163AF3">
          <w:rPr>
            <w:rStyle w:val="CommentReference"/>
            <w:rFonts w:asciiTheme="minorHAnsi" w:hAnsiTheme="minorHAnsi"/>
            <w:lang w:val="es-ES"/>
          </w:rPr>
          <w:commentReference w:id="87"/>
        </w:r>
      </w:ins>
    </w:p>
    <w:p w14:paraId="4A7474F5" w14:textId="77777777" w:rsidR="002B3497" w:rsidRPr="00CA081C" w:rsidRDefault="002B3497" w:rsidP="0015274F">
      <w:pPr>
        <w:spacing w:after="0"/>
        <w:rPr>
          <w:rFonts w:ascii="Georgia" w:hAnsi="Georgia"/>
        </w:rPr>
      </w:pPr>
    </w:p>
    <w:moveToRangeEnd w:id="51"/>
    <w:p w14:paraId="51035A61" w14:textId="27FBBB19" w:rsidR="00A73DB2" w:rsidDel="0015274F" w:rsidRDefault="0015274F" w:rsidP="006E7158">
      <w:pPr>
        <w:spacing w:after="0" w:line="240" w:lineRule="auto"/>
        <w:rPr>
          <w:del w:id="90" w:author="Daniel Alcaide" w:date="2017-07-20T11:41:00Z"/>
          <w:rFonts w:ascii="Georgia" w:hAnsi="Georgia"/>
        </w:rPr>
      </w:pPr>
      <w:proofErr w:type="spellStart"/>
      <w:ins w:id="91" w:author="Daniel Alcaide" w:date="2017-07-20T11:41:00Z">
        <w:r>
          <w:rPr>
            <w:rFonts w:ascii="Georgia" w:hAnsi="Georgia"/>
          </w:rPr>
          <w:t>Clustering</w:t>
        </w:r>
        <w:proofErr w:type="spellEnd"/>
        <w:r>
          <w:rPr>
            <w:rFonts w:ascii="Georgia" w:hAnsi="Georgia"/>
          </w:rPr>
          <w:t xml:space="preserve"> jerárquico</w:t>
        </w:r>
      </w:ins>
    </w:p>
    <w:p w14:paraId="08AF2C9C" w14:textId="0A01A09E" w:rsidR="00A73DB2" w:rsidRPr="00AD27C1" w:rsidRDefault="00A73DB2" w:rsidP="002A207E">
      <w:pPr>
        <w:pStyle w:val="Heading2"/>
        <w:rPr>
          <w:sz w:val="24"/>
        </w:rPr>
      </w:pPr>
      <w:bookmarkStart w:id="92" w:name="_Toc488183989"/>
      <w:del w:id="93" w:author="Daniel Alcaide" w:date="2017-07-20T11:41:00Z">
        <w:r w:rsidRPr="00AD27C1" w:rsidDel="0015274F">
          <w:rPr>
            <w:sz w:val="24"/>
          </w:rPr>
          <w:delText>C</w:delText>
        </w:r>
      </w:del>
      <w:ins w:id="94" w:author="DANIEL ALCAIDE VILLAR" w:date="2017-07-19T23:50:00Z">
        <w:del w:id="95" w:author="Daniel Alcaide" w:date="2017-07-20T11:40:00Z">
          <w:r w:rsidR="00752A6B" w:rsidDel="0015274F">
            <w:rPr>
              <w:sz w:val="24"/>
            </w:rPr>
            <w:delText>c</w:delText>
          </w:r>
        </w:del>
        <w:del w:id="96" w:author="Daniel Alcaide" w:date="2017-07-20T11:41:00Z">
          <w:r w:rsidR="00752A6B" w:rsidDel="0015274F">
            <w:rPr>
              <w:sz w:val="24"/>
            </w:rPr>
            <w:delText>lustering jerárquico</w:delText>
          </w:r>
        </w:del>
      </w:ins>
      <w:del w:id="97" w:author="Daniel Alcaide" w:date="2017-07-20T11:41:00Z">
        <w:r w:rsidRPr="00AD27C1" w:rsidDel="0015274F">
          <w:rPr>
            <w:sz w:val="24"/>
          </w:rPr>
          <w:delText>aso práctico</w:delText>
        </w:r>
      </w:del>
      <w:bookmarkEnd w:id="92"/>
    </w:p>
    <w:p w14:paraId="434F0954" w14:textId="77777777" w:rsidR="00A73DB2" w:rsidRDefault="00A73DB2" w:rsidP="002A207E">
      <w:pPr>
        <w:spacing w:after="0"/>
        <w:rPr>
          <w:rFonts w:ascii="Georgia" w:hAnsi="Georgia"/>
        </w:rPr>
      </w:pPr>
    </w:p>
    <w:p w14:paraId="4A25BF3F" w14:textId="77777777" w:rsidR="00A73DB2" w:rsidRDefault="00A73DB2" w:rsidP="002A207E">
      <w:pPr>
        <w:spacing w:after="0"/>
        <w:rPr>
          <w:rFonts w:ascii="Georgia" w:hAnsi="Georgia"/>
        </w:rPr>
      </w:pPr>
      <w:commentRangeStart w:id="98"/>
      <w:r>
        <w:rPr>
          <w:rFonts w:ascii="Georgia" w:hAnsi="Georgia"/>
        </w:rPr>
        <w:t xml:space="preserve">El caso que nos ocupa, se resuelve aplicando técnicas de Data </w:t>
      </w:r>
      <w:proofErr w:type="spellStart"/>
      <w:r>
        <w:rPr>
          <w:rFonts w:ascii="Georgia" w:hAnsi="Georgia"/>
        </w:rPr>
        <w:t>Mining</w:t>
      </w:r>
      <w:proofErr w:type="spellEnd"/>
      <w:r>
        <w:rPr>
          <w:rFonts w:ascii="Georgia" w:hAnsi="Georgia"/>
        </w:rPr>
        <w:t xml:space="preserve"> a los datos que se obtienen de un edificio de oficinas, en el que se han instalado diferentes sensores. Estos datos se recaban de forma continua durante dos semanas, las 24 horas del día, con toma de datos cada 5 minutos. </w:t>
      </w:r>
    </w:p>
    <w:p w14:paraId="2526A4A9" w14:textId="77777777" w:rsidR="00A73DB2" w:rsidRDefault="00A73DB2" w:rsidP="002A207E">
      <w:pPr>
        <w:spacing w:after="0"/>
        <w:rPr>
          <w:rFonts w:ascii="Georgia" w:hAnsi="Georgia"/>
        </w:rPr>
      </w:pPr>
    </w:p>
    <w:p w14:paraId="5687B9E4" w14:textId="77777777" w:rsidR="006E7158" w:rsidRDefault="006E7158" w:rsidP="002A207E">
      <w:pPr>
        <w:spacing w:after="0"/>
        <w:rPr>
          <w:rFonts w:ascii="Georgia" w:hAnsi="Georgia"/>
        </w:rPr>
      </w:pPr>
    </w:p>
    <w:p w14:paraId="2FF33925" w14:textId="77777777" w:rsidR="006E7158" w:rsidRDefault="006E7158" w:rsidP="002A207E">
      <w:pPr>
        <w:spacing w:after="0"/>
        <w:rPr>
          <w:rFonts w:ascii="Georgia" w:hAnsi="Georgia"/>
        </w:rPr>
      </w:pPr>
    </w:p>
    <w:p w14:paraId="20E407B3" w14:textId="77777777" w:rsidR="00A73DB2" w:rsidRDefault="00A73DB2" w:rsidP="002A207E">
      <w:pPr>
        <w:spacing w:after="0"/>
        <w:rPr>
          <w:rFonts w:ascii="Georgia" w:hAnsi="Georgia"/>
        </w:rPr>
      </w:pPr>
      <w:r>
        <w:rPr>
          <w:rFonts w:ascii="Georgia" w:hAnsi="Georgia"/>
        </w:rPr>
        <w:t xml:space="preserve">Para analizar dichos datos, se ha realizado un </w:t>
      </w:r>
      <w:r w:rsidRPr="00C96189">
        <w:rPr>
          <w:rFonts w:ascii="Georgia" w:hAnsi="Georgia"/>
        </w:rPr>
        <w:t>análisi</w:t>
      </w:r>
      <w:r>
        <w:rPr>
          <w:rFonts w:ascii="Georgia" w:hAnsi="Georgia"/>
        </w:rPr>
        <w:t xml:space="preserve">s de </w:t>
      </w:r>
      <w:proofErr w:type="spellStart"/>
      <w:r>
        <w:rPr>
          <w:rFonts w:ascii="Georgia" w:hAnsi="Georgia"/>
        </w:rPr>
        <w:t>clu</w:t>
      </w:r>
      <w:r w:rsidRPr="00C96189">
        <w:rPr>
          <w:rFonts w:ascii="Georgia" w:hAnsi="Georgia"/>
        </w:rPr>
        <w:t>ster</w:t>
      </w:r>
      <w:r>
        <w:rPr>
          <w:rFonts w:ascii="Georgia" w:hAnsi="Georgia"/>
        </w:rPr>
        <w:t>ing</w:t>
      </w:r>
      <w:proofErr w:type="spellEnd"/>
      <w:r w:rsidRPr="00C96189">
        <w:rPr>
          <w:rFonts w:ascii="Georgia" w:hAnsi="Georgia"/>
        </w:rPr>
        <w:t xml:space="preserve"> basado en la distancia</w:t>
      </w:r>
      <w:r>
        <w:rPr>
          <w:rFonts w:ascii="Georgia" w:hAnsi="Georgia"/>
          <w:i/>
        </w:rPr>
        <w:t xml:space="preserve">. </w:t>
      </w:r>
      <w:r>
        <w:rPr>
          <w:rFonts w:ascii="Georgia" w:hAnsi="Georgia"/>
        </w:rPr>
        <w:t xml:space="preserve">El objetivo es, una vez analizados los datos de entrada, obtener información sobre su </w:t>
      </w:r>
      <w:r w:rsidRPr="00C96189">
        <w:rPr>
          <w:rFonts w:ascii="Georgia" w:hAnsi="Georgia"/>
        </w:rPr>
        <w:t xml:space="preserve">distribución, </w:t>
      </w:r>
      <w:r>
        <w:rPr>
          <w:rFonts w:ascii="Georgia" w:hAnsi="Georgia"/>
        </w:rPr>
        <w:t xml:space="preserve">definir </w:t>
      </w:r>
      <w:r w:rsidRPr="00C96189">
        <w:rPr>
          <w:rFonts w:ascii="Georgia" w:hAnsi="Georgia"/>
        </w:rPr>
        <w:t xml:space="preserve">las características </w:t>
      </w:r>
      <w:r>
        <w:rPr>
          <w:rFonts w:ascii="Georgia" w:hAnsi="Georgia"/>
        </w:rPr>
        <w:t xml:space="preserve">que tienen en común cada clúster, </w:t>
      </w:r>
      <w:r w:rsidRPr="00C96189">
        <w:rPr>
          <w:rFonts w:ascii="Georgia" w:hAnsi="Georgia"/>
        </w:rPr>
        <w:t>y</w:t>
      </w:r>
      <w:r>
        <w:rPr>
          <w:rFonts w:ascii="Georgia" w:hAnsi="Georgia"/>
        </w:rPr>
        <w:t xml:space="preserve"> sólo con un detallado análisis posterior, intentar llegar a unas conclusiones sobre las mediciones obtenidas por los sensores, detectando posibles anomalías, entendidas como valores atípicos (</w:t>
      </w:r>
      <w:proofErr w:type="spellStart"/>
      <w:r w:rsidR="00283D1F">
        <w:rPr>
          <w:rFonts w:ascii="Georgia" w:hAnsi="Georgia"/>
        </w:rPr>
        <w:t>outlier</w:t>
      </w:r>
      <w:r>
        <w:rPr>
          <w:rFonts w:ascii="Georgia" w:hAnsi="Georgia"/>
        </w:rPr>
        <w:t>s</w:t>
      </w:r>
      <w:proofErr w:type="spellEnd"/>
      <w:r>
        <w:rPr>
          <w:rFonts w:ascii="Georgia" w:hAnsi="Georgia"/>
        </w:rPr>
        <w:t xml:space="preserve">), aquellos valores que pueden estar alejados de los </w:t>
      </w:r>
      <w:proofErr w:type="spellStart"/>
      <w:r>
        <w:rPr>
          <w:rFonts w:ascii="Georgia" w:hAnsi="Georgia"/>
        </w:rPr>
        <w:t>clusters</w:t>
      </w:r>
      <w:proofErr w:type="spellEnd"/>
      <w:r>
        <w:rPr>
          <w:rFonts w:ascii="Georgia" w:hAnsi="Georgia"/>
        </w:rPr>
        <w:t xml:space="preserve"> generados, y que, en muchas ocasiones, por las implicaciones que tiene, pueden tener más interés que aquellos que presentan un comportamiento más predecible. </w:t>
      </w:r>
      <w:commentRangeEnd w:id="98"/>
      <w:r w:rsidR="00E64468">
        <w:rPr>
          <w:rStyle w:val="CommentReference"/>
          <w:rFonts w:asciiTheme="minorHAnsi" w:hAnsiTheme="minorHAnsi"/>
          <w:lang w:val="es-ES"/>
        </w:rPr>
        <w:commentReference w:id="98"/>
      </w:r>
    </w:p>
    <w:p w14:paraId="67082DE6" w14:textId="77777777" w:rsidR="00A73DB2" w:rsidRDefault="00A73DB2" w:rsidP="002A207E">
      <w:pPr>
        <w:spacing w:after="0"/>
        <w:rPr>
          <w:rFonts w:ascii="Georgia" w:hAnsi="Georgia"/>
        </w:rPr>
      </w:pPr>
    </w:p>
    <w:p w14:paraId="3FD5C285" w14:textId="05A2999D" w:rsidR="00A73DB2" w:rsidRPr="00CA081C" w:rsidDel="00880451" w:rsidRDefault="00A73DB2" w:rsidP="002A207E">
      <w:pPr>
        <w:spacing w:after="0"/>
        <w:rPr>
          <w:rFonts w:ascii="Georgia" w:hAnsi="Georgia"/>
        </w:rPr>
      </w:pPr>
      <w:moveFromRangeStart w:id="99" w:author="DANIEL ALCAIDE VILLAR" w:date="2017-07-19T23:49:00Z" w:name="move488271513"/>
      <w:moveFrom w:id="100" w:author="DANIEL ALCAIDE VILLAR" w:date="2017-07-19T23:49:00Z">
        <w:r w:rsidDel="00880451">
          <w:rPr>
            <w:rFonts w:ascii="Georgia" w:hAnsi="Georgia"/>
          </w:rPr>
          <w:t xml:space="preserve">La técnica de Clustering recibe varios nombres: en ciertos entornos, </w:t>
        </w:r>
        <w:r w:rsidRPr="00C96189" w:rsidDel="00880451">
          <w:rPr>
            <w:rFonts w:ascii="Georgia" w:hAnsi="Georgia"/>
          </w:rPr>
          <w:t xml:space="preserve">se denomina </w:t>
        </w:r>
        <w:r w:rsidRPr="000F4835" w:rsidDel="00880451">
          <w:rPr>
            <w:rFonts w:ascii="Georgia" w:hAnsi="Georgia"/>
            <w:b/>
            <w:i/>
          </w:rPr>
          <w:t>Clasificación automática</w:t>
        </w:r>
        <w:r w:rsidDel="00880451">
          <w:rPr>
            <w:rFonts w:ascii="Georgia" w:hAnsi="Georgia"/>
          </w:rPr>
          <w:t xml:space="preserve">, dado que un conjunto de datos que presenta estas características  - iguales entre sí y diferentes a los datos de otro clúster-  se puede entender como una </w:t>
        </w:r>
        <w:r w:rsidRPr="000F4835" w:rsidDel="00880451">
          <w:rPr>
            <w:rFonts w:ascii="Georgia" w:hAnsi="Georgia"/>
            <w:i/>
          </w:rPr>
          <w:t>clase</w:t>
        </w:r>
        <w:r w:rsidRPr="00C96189" w:rsidDel="00880451">
          <w:rPr>
            <w:rFonts w:ascii="Georgia" w:hAnsi="Georgia"/>
          </w:rPr>
          <w:t>.</w:t>
        </w:r>
        <w:r w:rsidDel="00880451">
          <w:rPr>
            <w:rFonts w:ascii="Georgia" w:hAnsi="Georgia"/>
          </w:rPr>
          <w:t xml:space="preserve">  En otros escenarios, se denomina </w:t>
        </w:r>
        <w:r w:rsidRPr="00CA081C" w:rsidDel="00880451">
          <w:rPr>
            <w:rFonts w:ascii="Georgia" w:hAnsi="Georgia"/>
            <w:b/>
            <w:i/>
          </w:rPr>
          <w:t>Segmentación</w:t>
        </w:r>
        <w:r w:rsidDel="00880451">
          <w:rPr>
            <w:rFonts w:ascii="Georgia" w:hAnsi="Georgia"/>
          </w:rPr>
          <w:t xml:space="preserve">, en base a cómo, a partir de un conjunto grande de datos,  se producen particiones de acuerdo a su similitud. </w:t>
        </w:r>
      </w:moveFrom>
    </w:p>
    <w:moveFromRangeEnd w:id="99"/>
    <w:p w14:paraId="06944CB9" w14:textId="77777777" w:rsidR="00A73DB2" w:rsidRDefault="00A73DB2" w:rsidP="002A207E">
      <w:pPr>
        <w:spacing w:after="0"/>
        <w:rPr>
          <w:rFonts w:ascii="Georgia" w:hAnsi="Georgia"/>
        </w:rPr>
      </w:pPr>
    </w:p>
    <w:p w14:paraId="025017F9" w14:textId="7D5A42FA" w:rsidR="00F6597E" w:rsidRDefault="00A73DB2" w:rsidP="00376246">
      <w:pPr>
        <w:spacing w:after="0"/>
        <w:rPr>
          <w:rFonts w:ascii="Georgia" w:hAnsi="Georgia" w:cs="TTE1019D78t00"/>
        </w:rPr>
      </w:pPr>
      <w:r>
        <w:rPr>
          <w:rFonts w:ascii="Georgia" w:hAnsi="Georgia"/>
        </w:rPr>
        <w:t xml:space="preserve">Un </w:t>
      </w:r>
      <w:r w:rsidRPr="00D231CB">
        <w:rPr>
          <w:rFonts w:ascii="Georgia" w:hAnsi="Georgia"/>
        </w:rPr>
        <w:t xml:space="preserve">método de </w:t>
      </w:r>
      <w:proofErr w:type="spellStart"/>
      <w:r>
        <w:rPr>
          <w:rFonts w:ascii="Georgia" w:hAnsi="Georgia"/>
        </w:rPr>
        <w:t>Clustering</w:t>
      </w:r>
      <w:proofErr w:type="spellEnd"/>
      <w:r>
        <w:rPr>
          <w:rFonts w:ascii="Georgia" w:hAnsi="Georgia"/>
        </w:rPr>
        <w:t xml:space="preserve"> </w:t>
      </w:r>
      <w:r w:rsidRPr="00D231CB">
        <w:rPr>
          <w:rFonts w:ascii="Georgia" w:hAnsi="Georgia"/>
        </w:rPr>
        <w:t>jerárquico</w:t>
      </w:r>
      <w:r>
        <w:rPr>
          <w:rFonts w:ascii="Georgia" w:hAnsi="Georgia"/>
        </w:rPr>
        <w:t xml:space="preserve">, </w:t>
      </w:r>
      <w:del w:id="101" w:author="DANIEL ALCAIDE VILLAR" w:date="2017-07-19T23:50:00Z">
        <w:r w:rsidDel="002330DC">
          <w:rPr>
            <w:rFonts w:ascii="Georgia" w:hAnsi="Georgia"/>
          </w:rPr>
          <w:delText>como</w:delText>
        </w:r>
      </w:del>
      <w:r>
        <w:rPr>
          <w:rFonts w:ascii="Georgia" w:hAnsi="Georgia"/>
        </w:rPr>
        <w:t xml:space="preserve"> </w:t>
      </w:r>
      <w:del w:id="102" w:author="DANIEL ALCAIDE VILLAR" w:date="2017-07-19T23:50:00Z">
        <w:r w:rsidDel="002330DC">
          <w:rPr>
            <w:rFonts w:ascii="Georgia" w:hAnsi="Georgia"/>
          </w:rPr>
          <w:delText>indica</w:delText>
        </w:r>
      </w:del>
      <w:r>
        <w:rPr>
          <w:rFonts w:ascii="Georgia" w:hAnsi="Georgia"/>
        </w:rPr>
        <w:t xml:space="preserve"> </w:t>
      </w:r>
      <w:del w:id="103" w:author="DANIEL ALCAIDE VILLAR" w:date="2017-07-19T23:50:00Z">
        <w:r w:rsidDel="002330DC">
          <w:rPr>
            <w:rFonts w:ascii="Georgia" w:hAnsi="Georgia"/>
          </w:rPr>
          <w:delText>su</w:delText>
        </w:r>
      </w:del>
      <w:r>
        <w:rPr>
          <w:rFonts w:ascii="Georgia" w:hAnsi="Georgia"/>
        </w:rPr>
        <w:t xml:space="preserve"> </w:t>
      </w:r>
      <w:del w:id="104" w:author="DANIEL ALCAIDE VILLAR" w:date="2017-07-19T23:50:00Z">
        <w:r w:rsidDel="002330DC">
          <w:rPr>
            <w:rFonts w:ascii="Georgia" w:hAnsi="Georgia"/>
          </w:rPr>
          <w:delText>propio</w:delText>
        </w:r>
      </w:del>
      <w:r>
        <w:rPr>
          <w:rFonts w:ascii="Georgia" w:hAnsi="Georgia"/>
        </w:rPr>
        <w:t xml:space="preserve"> </w:t>
      </w:r>
      <w:del w:id="105" w:author="DANIEL ALCAIDE VILLAR" w:date="2017-07-19T23:50:00Z">
        <w:r w:rsidDel="002330DC">
          <w:rPr>
            <w:rFonts w:ascii="Georgia" w:hAnsi="Georgia"/>
          </w:rPr>
          <w:delText>nombre,</w:delText>
        </w:r>
      </w:del>
      <w:r>
        <w:rPr>
          <w:rFonts w:ascii="Georgia" w:hAnsi="Georgia"/>
        </w:rPr>
        <w:t xml:space="preserve"> representa los datos agrupados </w:t>
      </w:r>
      <w:r w:rsidRPr="00D231CB">
        <w:rPr>
          <w:rFonts w:ascii="Georgia" w:hAnsi="Georgia"/>
        </w:rPr>
        <w:t xml:space="preserve">en </w:t>
      </w:r>
      <w:r w:rsidR="00F6597E">
        <w:rPr>
          <w:rFonts w:ascii="Georgia" w:hAnsi="Georgia"/>
        </w:rPr>
        <w:t xml:space="preserve">forma de </w:t>
      </w:r>
      <w:del w:id="106" w:author="DANIEL ALCAIDE VILLAR" w:date="2017-07-19T23:51:00Z">
        <w:r w:rsidRPr="00D231CB" w:rsidDel="00857A12">
          <w:rPr>
            <w:rFonts w:ascii="Georgia" w:hAnsi="Georgia"/>
          </w:rPr>
          <w:delText>j</w:delText>
        </w:r>
      </w:del>
      <w:ins w:id="107" w:author="DANIEL ALCAIDE VILLAR" w:date="2017-07-19T23:51:00Z">
        <w:r w:rsidR="00857A12">
          <w:rPr>
            <w:rFonts w:ascii="Georgia" w:hAnsi="Georgia"/>
          </w:rPr>
          <w:t>jerarquizada</w:t>
        </w:r>
      </w:ins>
      <w:del w:id="108" w:author="DANIEL ALCAIDE VILLAR" w:date="2017-07-19T23:51:00Z">
        <w:r w:rsidRPr="00D231CB" w:rsidDel="00857A12">
          <w:rPr>
            <w:rFonts w:ascii="Georgia" w:hAnsi="Georgia"/>
          </w:rPr>
          <w:delText>erarquía</w:delText>
        </w:r>
      </w:del>
      <w:ins w:id="109" w:author="DANIEL ALCAIDE VILLAR" w:date="2017-07-19T23:51:00Z">
        <w:del w:id="110" w:author="Daniel Alcaide" w:date="2017-07-20T11:41:00Z">
          <w:r w:rsidR="00857A12" w:rsidDel="0015274F">
            <w:rPr>
              <w:rFonts w:ascii="Georgia" w:hAnsi="Georgia"/>
            </w:rPr>
            <w:delText>j</w:delText>
          </w:r>
        </w:del>
      </w:ins>
      <w:r>
        <w:rPr>
          <w:rFonts w:ascii="Georgia" w:hAnsi="Georgia"/>
        </w:rPr>
        <w:t xml:space="preserve">, también denominado </w:t>
      </w:r>
      <w:r w:rsidRPr="00D231CB">
        <w:rPr>
          <w:rFonts w:ascii="Georgia" w:hAnsi="Georgia"/>
        </w:rPr>
        <w:t xml:space="preserve">"árbol" de </w:t>
      </w:r>
      <w:proofErr w:type="spellStart"/>
      <w:r w:rsidRPr="00D231CB">
        <w:rPr>
          <w:rFonts w:ascii="Georgia" w:hAnsi="Georgia"/>
        </w:rPr>
        <w:t>cluster</w:t>
      </w:r>
      <w:r>
        <w:rPr>
          <w:rFonts w:ascii="Georgia" w:hAnsi="Georgia"/>
        </w:rPr>
        <w:t>s</w:t>
      </w:r>
      <w:proofErr w:type="spellEnd"/>
      <w:r>
        <w:rPr>
          <w:rFonts w:ascii="Georgia" w:hAnsi="Georgia"/>
        </w:rPr>
        <w:t xml:space="preserve">, lo cual </w:t>
      </w:r>
      <w:r w:rsidRPr="00D231CB">
        <w:rPr>
          <w:rFonts w:ascii="Georgia" w:hAnsi="Georgia"/>
        </w:rPr>
        <w:t xml:space="preserve">es </w:t>
      </w:r>
      <w:r>
        <w:rPr>
          <w:rFonts w:ascii="Georgia" w:hAnsi="Georgia"/>
        </w:rPr>
        <w:t xml:space="preserve">muy </w:t>
      </w:r>
      <w:r w:rsidRPr="00D231CB">
        <w:rPr>
          <w:rFonts w:ascii="Georgia" w:hAnsi="Georgia"/>
        </w:rPr>
        <w:t xml:space="preserve">útil </w:t>
      </w:r>
      <w:r>
        <w:rPr>
          <w:rFonts w:ascii="Georgia" w:hAnsi="Georgia"/>
        </w:rPr>
        <w:t xml:space="preserve">a la hora de obtener </w:t>
      </w:r>
      <w:ins w:id="111" w:author="DANIEL ALCAIDE VILLAR" w:date="2017-07-19T23:52:00Z">
        <w:r w:rsidR="00BC1E8A">
          <w:rPr>
            <w:rFonts w:ascii="Georgia" w:hAnsi="Georgia"/>
          </w:rPr>
          <w:lastRenderedPageBreak/>
          <w:t xml:space="preserve">una representación de la evolución de los </w:t>
        </w:r>
        <w:proofErr w:type="spellStart"/>
        <w:r w:rsidR="00BC1E8A">
          <w:rPr>
            <w:rFonts w:ascii="Georgia" w:hAnsi="Georgia"/>
          </w:rPr>
          <w:t>clústers</w:t>
        </w:r>
      </w:ins>
      <w:proofErr w:type="spellEnd"/>
      <w:del w:id="112" w:author="DANIEL ALCAIDE VILLAR" w:date="2017-07-19T23:52:00Z">
        <w:r w:rsidDel="00C6362B">
          <w:rPr>
            <w:rFonts w:ascii="Georgia" w:hAnsi="Georgia"/>
          </w:rPr>
          <w:delText>un</w:delText>
        </w:r>
      </w:del>
      <w:r>
        <w:rPr>
          <w:rFonts w:ascii="Georgia" w:hAnsi="Georgia"/>
        </w:rPr>
        <w:t xml:space="preserve"> </w:t>
      </w:r>
      <w:del w:id="113" w:author="DANIEL ALCAIDE VILLAR" w:date="2017-07-19T23:52:00Z">
        <w:r w:rsidRPr="00D231CB" w:rsidDel="00C6362B">
          <w:rPr>
            <w:rFonts w:ascii="Georgia" w:hAnsi="Georgia"/>
          </w:rPr>
          <w:delText>resumen</w:delText>
        </w:r>
      </w:del>
      <w:r>
        <w:rPr>
          <w:rFonts w:ascii="Georgia" w:hAnsi="Georgia"/>
        </w:rPr>
        <w:t>,</w:t>
      </w:r>
      <w:del w:id="114" w:author="Daniel Alcaide" w:date="2017-07-20T11:44:00Z">
        <w:r w:rsidDel="0015274F">
          <w:rPr>
            <w:rFonts w:ascii="Georgia" w:hAnsi="Georgia"/>
          </w:rPr>
          <w:delText xml:space="preserve"> una vez realizado el análisis requerido, </w:delText>
        </w:r>
      </w:del>
      <w:r w:rsidR="007D3B31">
        <w:rPr>
          <w:rFonts w:ascii="Georgia" w:hAnsi="Georgia"/>
        </w:rPr>
        <w:t xml:space="preserve">lo que </w:t>
      </w:r>
      <w:r>
        <w:rPr>
          <w:rFonts w:ascii="Georgia" w:hAnsi="Georgia"/>
        </w:rPr>
        <w:t>facilita</w:t>
      </w:r>
      <w:r w:rsidR="007D3B31">
        <w:rPr>
          <w:rFonts w:ascii="Georgia" w:hAnsi="Georgia"/>
        </w:rPr>
        <w:t xml:space="preserve"> </w:t>
      </w:r>
      <w:r w:rsidRPr="00D231CB">
        <w:rPr>
          <w:rFonts w:ascii="Georgia" w:hAnsi="Georgia"/>
        </w:rPr>
        <w:t xml:space="preserve">la visualización de </w:t>
      </w:r>
      <w:r>
        <w:rPr>
          <w:rFonts w:ascii="Georgia" w:hAnsi="Georgia"/>
        </w:rPr>
        <w:t>esos grupos (</w:t>
      </w:r>
      <w:proofErr w:type="spellStart"/>
      <w:r>
        <w:rPr>
          <w:rFonts w:ascii="Georgia" w:hAnsi="Georgia"/>
        </w:rPr>
        <w:t>clusters</w:t>
      </w:r>
      <w:proofErr w:type="spellEnd"/>
      <w:r>
        <w:rPr>
          <w:rFonts w:ascii="Georgia" w:hAnsi="Georgia"/>
        </w:rPr>
        <w:t>).</w:t>
      </w:r>
      <w:r w:rsidR="00376246">
        <w:rPr>
          <w:rFonts w:ascii="Georgia" w:hAnsi="Georgia"/>
        </w:rPr>
        <w:t xml:space="preserve"> </w:t>
      </w:r>
      <w:r w:rsidR="007D3B31">
        <w:rPr>
          <w:rFonts w:ascii="Georgia" w:hAnsi="Georgia"/>
        </w:rPr>
        <w:t xml:space="preserve"> </w:t>
      </w:r>
      <w:r w:rsidR="00376246">
        <w:rPr>
          <w:rFonts w:ascii="Georgia" w:hAnsi="Georgia"/>
        </w:rPr>
        <w:t xml:space="preserve">Es </w:t>
      </w:r>
      <w:r w:rsidR="00F6597E">
        <w:rPr>
          <w:rFonts w:ascii="Georgia" w:hAnsi="Georgia" w:cs="TTE1019D78t00"/>
        </w:rPr>
        <w:t>un</w:t>
      </w:r>
      <w:r w:rsidR="00F6597E" w:rsidRPr="00CC38A7">
        <w:rPr>
          <w:rFonts w:ascii="Georgia" w:hAnsi="Georgia" w:cs="TTE1019D78t00"/>
        </w:rPr>
        <w:t xml:space="preserve"> método </w:t>
      </w:r>
      <w:r w:rsidR="00376246">
        <w:rPr>
          <w:rFonts w:ascii="Georgia" w:hAnsi="Georgia" w:cs="TTE1019D78t00"/>
        </w:rPr>
        <w:t>que, por</w:t>
      </w:r>
      <w:ins w:id="115" w:author="DANIEL ALCAIDE VILLAR" w:date="2017-07-19T23:54:00Z">
        <w:r w:rsidR="004608E3">
          <w:rPr>
            <w:rFonts w:ascii="Georgia" w:hAnsi="Georgia" w:cs="TTE1019D78t00"/>
          </w:rPr>
          <w:t xml:space="preserve"> su</w:t>
        </w:r>
      </w:ins>
      <w:r w:rsidR="00376246">
        <w:rPr>
          <w:rFonts w:ascii="Georgia" w:hAnsi="Georgia" w:cs="TTE1019D78t00"/>
        </w:rPr>
        <w:t xml:space="preserve"> definición, </w:t>
      </w:r>
      <w:commentRangeStart w:id="116"/>
      <w:r w:rsidR="00376246">
        <w:rPr>
          <w:rFonts w:ascii="Georgia" w:hAnsi="Georgia" w:cs="TTE1019D78t00"/>
        </w:rPr>
        <w:t xml:space="preserve">es </w:t>
      </w:r>
      <w:r w:rsidR="00F6597E" w:rsidRPr="00CC38A7">
        <w:rPr>
          <w:rFonts w:ascii="Georgia" w:hAnsi="Georgia" w:cs="TTE1019D78t00"/>
        </w:rPr>
        <w:t xml:space="preserve">muy sensible a </w:t>
      </w:r>
      <w:r w:rsidR="00F6597E">
        <w:rPr>
          <w:rFonts w:ascii="Georgia" w:hAnsi="Georgia" w:cs="TTE1019D78t00"/>
        </w:rPr>
        <w:t xml:space="preserve">la presencia de </w:t>
      </w:r>
      <w:proofErr w:type="spellStart"/>
      <w:r w:rsidR="007234D1">
        <w:rPr>
          <w:rFonts w:ascii="Georgia" w:hAnsi="Georgia" w:cs="TTE1019D78t00"/>
        </w:rPr>
        <w:t>outlier</w:t>
      </w:r>
      <w:r w:rsidR="00F6597E" w:rsidRPr="00CC38A7">
        <w:rPr>
          <w:rFonts w:ascii="Georgia" w:hAnsi="Georgia" w:cs="TTE1019D78t00"/>
        </w:rPr>
        <w:t>s</w:t>
      </w:r>
      <w:proofErr w:type="spellEnd"/>
      <w:r w:rsidR="00F6597E" w:rsidRPr="00CC38A7">
        <w:rPr>
          <w:rFonts w:ascii="Georgia" w:hAnsi="Georgia" w:cs="TTE1019D78t00"/>
        </w:rPr>
        <w:t xml:space="preserve"> (anomalías)</w:t>
      </w:r>
      <w:commentRangeEnd w:id="116"/>
      <w:r w:rsidR="00900CBD">
        <w:rPr>
          <w:rStyle w:val="CommentReference"/>
          <w:rFonts w:asciiTheme="minorHAnsi" w:hAnsiTheme="minorHAnsi"/>
          <w:lang w:val="es-ES"/>
        </w:rPr>
        <w:commentReference w:id="116"/>
      </w:r>
      <w:r w:rsidR="00F6597E">
        <w:rPr>
          <w:rFonts w:ascii="Georgia" w:hAnsi="Georgia" w:cs="TTE1019D78t00"/>
        </w:rPr>
        <w:t xml:space="preserve">, </w:t>
      </w:r>
      <w:r w:rsidR="00376246">
        <w:rPr>
          <w:rFonts w:ascii="Georgia" w:hAnsi="Georgia" w:cs="TTE1019D78t00"/>
        </w:rPr>
        <w:t xml:space="preserve"> </w:t>
      </w:r>
      <w:r w:rsidR="00F6597E">
        <w:rPr>
          <w:rFonts w:ascii="Georgia" w:hAnsi="Georgia" w:cs="TTE1019D78t00"/>
        </w:rPr>
        <w:t xml:space="preserve">lo que se traduce en que las conclusiones que se obtienen tras analizar los </w:t>
      </w:r>
      <w:proofErr w:type="spellStart"/>
      <w:r w:rsidR="00F6597E">
        <w:rPr>
          <w:rFonts w:ascii="Georgia" w:hAnsi="Georgia" w:cs="TTE1019D78t00"/>
        </w:rPr>
        <w:t>clusters</w:t>
      </w:r>
      <w:proofErr w:type="spellEnd"/>
      <w:r w:rsidR="00F6597E">
        <w:rPr>
          <w:rFonts w:ascii="Georgia" w:hAnsi="Georgia" w:cs="TTE1019D78t00"/>
        </w:rPr>
        <w:t xml:space="preserve"> generados se deben de estudiar de forma detallada</w:t>
      </w:r>
      <w:ins w:id="117" w:author="DANIEL ALCAIDE VILLAR" w:date="2017-07-19T23:59:00Z">
        <w:r w:rsidR="001415F2">
          <w:rPr>
            <w:rFonts w:ascii="Georgia" w:hAnsi="Georgia" w:cs="TTE1019D78t00"/>
          </w:rPr>
          <w:t xml:space="preserve"> </w:t>
        </w:r>
        <w:commentRangeStart w:id="118"/>
        <w:r w:rsidR="001415F2">
          <w:rPr>
            <w:rFonts w:ascii="Georgia" w:hAnsi="Georgia" w:cs="TTE1019D78t00"/>
          </w:rPr>
          <w:t>y contextualizada</w:t>
        </w:r>
      </w:ins>
      <w:commentRangeEnd w:id="118"/>
      <w:r w:rsidR="00613F3E">
        <w:rPr>
          <w:rStyle w:val="CommentReference"/>
          <w:rFonts w:asciiTheme="minorHAnsi" w:hAnsiTheme="minorHAnsi"/>
          <w:lang w:val="es-ES"/>
        </w:rPr>
        <w:commentReference w:id="118"/>
      </w:r>
      <w:r w:rsidR="00F6597E">
        <w:rPr>
          <w:rFonts w:ascii="Georgia" w:hAnsi="Georgia" w:cs="TTE1019D78t00"/>
        </w:rPr>
        <w:t xml:space="preserve">, </w:t>
      </w:r>
      <w:commentRangeStart w:id="119"/>
      <w:del w:id="120" w:author="DANIEL ALCAIDE VILLAR" w:date="2017-07-20T00:00:00Z">
        <w:r w:rsidR="00F6597E" w:rsidDel="00EB57F3">
          <w:rPr>
            <w:rFonts w:ascii="Georgia" w:hAnsi="Georgia" w:cs="TTE1019D78t00"/>
          </w:rPr>
          <w:delText>con el fin de que la detección de los datos atípicos sea lo más fiel a la realidad posible.</w:delText>
        </w:r>
      </w:del>
      <w:commentRangeEnd w:id="119"/>
      <w:r w:rsidR="002C277E">
        <w:rPr>
          <w:rStyle w:val="CommentReference"/>
          <w:rFonts w:asciiTheme="minorHAnsi" w:hAnsiTheme="minorHAnsi"/>
          <w:lang w:val="es-ES"/>
        </w:rPr>
        <w:commentReference w:id="119"/>
      </w:r>
    </w:p>
    <w:p w14:paraId="55B458DD" w14:textId="77777777" w:rsidR="00F6597E" w:rsidRPr="00D231CB" w:rsidRDefault="00F6597E" w:rsidP="002A207E">
      <w:pPr>
        <w:spacing w:after="0"/>
        <w:rPr>
          <w:rFonts w:ascii="Georgia" w:hAnsi="Georgia"/>
        </w:rPr>
      </w:pPr>
    </w:p>
    <w:p w14:paraId="02C1F2FA" w14:textId="77777777" w:rsidR="00A73DB2" w:rsidRDefault="00A73DB2" w:rsidP="002A207E">
      <w:pPr>
        <w:spacing w:after="0"/>
        <w:rPr>
          <w:rFonts w:ascii="Georgia" w:hAnsi="Georgia"/>
        </w:rPr>
      </w:pPr>
    </w:p>
    <w:p w14:paraId="65931F62" w14:textId="77777777" w:rsidR="00D306F9" w:rsidRDefault="00D306F9">
      <w:pPr>
        <w:spacing w:line="276" w:lineRule="auto"/>
        <w:jc w:val="left"/>
        <w:rPr>
          <w:rFonts w:ascii="Georgia" w:hAnsi="Georgia"/>
        </w:rPr>
      </w:pPr>
      <w:r>
        <w:rPr>
          <w:rFonts w:ascii="Georgia" w:hAnsi="Georgia"/>
        </w:rPr>
        <w:br w:type="page"/>
      </w:r>
    </w:p>
    <w:p w14:paraId="5827E624" w14:textId="77777777" w:rsidR="00A73DB2" w:rsidRDefault="00A73DB2" w:rsidP="002A207E">
      <w:pPr>
        <w:spacing w:after="0"/>
        <w:rPr>
          <w:rFonts w:ascii="Georgia" w:hAnsi="Georgia"/>
        </w:rPr>
      </w:pPr>
    </w:p>
    <w:p w14:paraId="0DB4E75F" w14:textId="36EC53BB" w:rsidR="00A73DB2" w:rsidRDefault="00A73DB2">
      <w:pPr>
        <w:pStyle w:val="Heading2"/>
        <w:numPr>
          <w:ilvl w:val="0"/>
          <w:numId w:val="0"/>
        </w:numPr>
        <w:ind w:left="576"/>
        <w:pPrChange w:id="121" w:author="DANIEL ALCAIDE VILLAR" w:date="2017-07-20T00:07:00Z">
          <w:pPr>
            <w:pStyle w:val="Heading2"/>
          </w:pPr>
        </w:pPrChange>
      </w:pPr>
      <w:bookmarkStart w:id="122" w:name="_Toc488183990"/>
      <w:del w:id="123" w:author="DANIEL ALCAIDE VILLAR" w:date="2017-07-20T00:07:00Z">
        <w:r w:rsidDel="0014141D">
          <w:delText>Clasificación</w:delText>
        </w:r>
      </w:del>
      <w:bookmarkEnd w:id="122"/>
    </w:p>
    <w:p w14:paraId="701CD763" w14:textId="77777777" w:rsidR="00A73DB2" w:rsidRDefault="00A73DB2" w:rsidP="002A207E">
      <w:pPr>
        <w:spacing w:after="0"/>
        <w:rPr>
          <w:rFonts w:ascii="Georgia" w:hAnsi="Georgia"/>
        </w:rPr>
      </w:pPr>
    </w:p>
    <w:p w14:paraId="1D7FF3CB" w14:textId="1B449842" w:rsidR="00A73DB2" w:rsidRDefault="00A73DB2" w:rsidP="002A207E">
      <w:pPr>
        <w:spacing w:after="0"/>
        <w:rPr>
          <w:rFonts w:ascii="Georgia" w:hAnsi="Georgia"/>
        </w:rPr>
      </w:pPr>
      <w:del w:id="124" w:author="Daniel Alcaide" w:date="2017-07-20T11:48:00Z">
        <w:r w:rsidDel="00613F3E">
          <w:rPr>
            <w:rFonts w:ascii="Georgia" w:hAnsi="Georgia"/>
          </w:rPr>
          <w:delText>Según la estrategia empleada, el</w:delText>
        </w:r>
      </w:del>
      <w:ins w:id="125" w:author="Daniel Alcaide" w:date="2017-07-20T11:48:00Z">
        <w:r w:rsidR="00613F3E">
          <w:rPr>
            <w:rFonts w:ascii="Georgia" w:hAnsi="Georgia"/>
          </w:rPr>
          <w:t>El</w:t>
        </w:r>
      </w:ins>
      <w:r>
        <w:rPr>
          <w:rFonts w:ascii="Georgia" w:hAnsi="Georgia"/>
        </w:rPr>
        <w:t xml:space="preserve"> método de </w:t>
      </w:r>
      <w:proofErr w:type="spellStart"/>
      <w:r>
        <w:rPr>
          <w:rFonts w:ascii="Georgia" w:hAnsi="Georgia"/>
        </w:rPr>
        <w:t>Clustering</w:t>
      </w:r>
      <w:proofErr w:type="spellEnd"/>
      <w:r>
        <w:rPr>
          <w:rFonts w:ascii="Georgia" w:hAnsi="Georgia"/>
        </w:rPr>
        <w:t xml:space="preserve"> Jerárquico, se clasifica en dos grandes categorías: </w:t>
      </w:r>
      <w:proofErr w:type="spellStart"/>
      <w:r w:rsidRPr="00280C25">
        <w:rPr>
          <w:rFonts w:ascii="Georgia" w:hAnsi="Georgia"/>
          <w:b/>
          <w:i/>
        </w:rPr>
        <w:t>aglomerativo</w:t>
      </w:r>
      <w:proofErr w:type="spellEnd"/>
      <w:r w:rsidRPr="00280C25">
        <w:rPr>
          <w:rFonts w:ascii="Georgia" w:hAnsi="Georgia"/>
          <w:b/>
          <w:i/>
        </w:rPr>
        <w:t xml:space="preserve"> </w:t>
      </w:r>
      <w:r w:rsidRPr="00280C25">
        <w:rPr>
          <w:rFonts w:ascii="Georgia" w:hAnsi="Georgia"/>
        </w:rPr>
        <w:t>o</w:t>
      </w:r>
      <w:r w:rsidRPr="00280C25">
        <w:rPr>
          <w:rFonts w:ascii="Georgia" w:hAnsi="Georgia"/>
          <w:b/>
          <w:i/>
        </w:rPr>
        <w:t xml:space="preserve"> divisivo</w:t>
      </w:r>
      <w:r>
        <w:rPr>
          <w:rFonts w:ascii="Georgia" w:hAnsi="Georgia"/>
        </w:rPr>
        <w:t>.</w:t>
      </w:r>
    </w:p>
    <w:p w14:paraId="50B86BEA" w14:textId="77777777" w:rsidR="00A73DB2" w:rsidRDefault="00A73DB2" w:rsidP="002A207E">
      <w:pPr>
        <w:spacing w:after="0"/>
        <w:rPr>
          <w:rFonts w:ascii="Georgia" w:hAnsi="Georgia"/>
        </w:rPr>
      </w:pPr>
    </w:p>
    <w:p w14:paraId="4E10E08D" w14:textId="77777777" w:rsidR="00A73DB2" w:rsidDel="00613F3E" w:rsidRDefault="00A73DB2" w:rsidP="002A207E">
      <w:pPr>
        <w:spacing w:after="0"/>
        <w:rPr>
          <w:del w:id="126" w:author="Daniel Alcaide" w:date="2017-07-20T11:50:00Z"/>
          <w:rFonts w:ascii="Georgia" w:hAnsi="Georgia"/>
        </w:rPr>
      </w:pPr>
      <w:r>
        <w:rPr>
          <w:rFonts w:ascii="Georgia" w:hAnsi="Georgia"/>
        </w:rPr>
        <w:t xml:space="preserve">En el </w:t>
      </w:r>
      <w:r w:rsidRPr="006E0923">
        <w:rPr>
          <w:rFonts w:ascii="Georgia" w:hAnsi="Georgia"/>
        </w:rPr>
        <w:t xml:space="preserve">método de agrupamiento jerárquico </w:t>
      </w:r>
      <w:proofErr w:type="spellStart"/>
      <w:r w:rsidRPr="006E0923">
        <w:rPr>
          <w:rFonts w:ascii="Georgia" w:hAnsi="Georgia"/>
        </w:rPr>
        <w:t>aglomera</w:t>
      </w:r>
      <w:r>
        <w:rPr>
          <w:rFonts w:ascii="Georgia" w:hAnsi="Georgia"/>
        </w:rPr>
        <w:t>tivo</w:t>
      </w:r>
      <w:proofErr w:type="spellEnd"/>
      <w:r>
        <w:rPr>
          <w:rFonts w:ascii="Georgia" w:hAnsi="Georgia"/>
        </w:rPr>
        <w:t xml:space="preserve">, </w:t>
      </w:r>
      <w:r w:rsidRPr="006E0923">
        <w:rPr>
          <w:rFonts w:ascii="Georgia" w:hAnsi="Georgia"/>
        </w:rPr>
        <w:t xml:space="preserve">utiliza una estrategia </w:t>
      </w:r>
      <w:r>
        <w:rPr>
          <w:rFonts w:ascii="Georgia" w:hAnsi="Georgia"/>
        </w:rPr>
        <w:t xml:space="preserve">                  “</w:t>
      </w:r>
      <w:proofErr w:type="spellStart"/>
      <w:r>
        <w:rPr>
          <w:rFonts w:ascii="Georgia" w:hAnsi="Georgia"/>
        </w:rPr>
        <w:t>bottom</w:t>
      </w:r>
      <w:proofErr w:type="spellEnd"/>
      <w:r>
        <w:rPr>
          <w:rFonts w:ascii="Georgia" w:hAnsi="Georgia"/>
        </w:rPr>
        <w:t xml:space="preserve">-up”, es decir, la descomposición jerárquica de elementos se lleva a cabo de una forma ascendente (fusión), </w:t>
      </w:r>
      <w:r w:rsidRPr="006E0923">
        <w:rPr>
          <w:rFonts w:ascii="Georgia" w:hAnsi="Georgia"/>
        </w:rPr>
        <w:t xml:space="preserve">de abajo </w:t>
      </w:r>
      <w:r>
        <w:rPr>
          <w:rFonts w:ascii="Georgia" w:hAnsi="Georgia"/>
        </w:rPr>
        <w:t xml:space="preserve">a </w:t>
      </w:r>
      <w:r w:rsidRPr="006E0923">
        <w:rPr>
          <w:rFonts w:ascii="Georgia" w:hAnsi="Georgia"/>
        </w:rPr>
        <w:t xml:space="preserve">arriba. </w:t>
      </w:r>
    </w:p>
    <w:p w14:paraId="78835451" w14:textId="77777777" w:rsidR="00A73DB2" w:rsidDel="00613F3E" w:rsidRDefault="00A73DB2" w:rsidP="002A207E">
      <w:pPr>
        <w:spacing w:after="0"/>
        <w:rPr>
          <w:del w:id="127" w:author="Daniel Alcaide" w:date="2017-07-20T11:50:00Z"/>
          <w:rFonts w:ascii="Georgia" w:hAnsi="Georgia"/>
        </w:rPr>
      </w:pPr>
    </w:p>
    <w:p w14:paraId="6146921F" w14:textId="3191CAE2" w:rsidR="00A73DB2" w:rsidRPr="006E0923" w:rsidDel="00613F3E" w:rsidRDefault="00A73DB2" w:rsidP="002A207E">
      <w:pPr>
        <w:spacing w:after="0"/>
        <w:rPr>
          <w:del w:id="128" w:author="Daniel Alcaide" w:date="2017-07-20T11:50:00Z"/>
          <w:rFonts w:ascii="Georgia" w:hAnsi="Georgia"/>
        </w:rPr>
      </w:pPr>
      <w:r>
        <w:rPr>
          <w:rFonts w:ascii="Georgia" w:hAnsi="Georgia"/>
        </w:rPr>
        <w:t>T</w:t>
      </w:r>
      <w:r w:rsidRPr="006E0923">
        <w:rPr>
          <w:rFonts w:ascii="Georgia" w:hAnsi="Georgia"/>
        </w:rPr>
        <w:t>ípicamente</w:t>
      </w:r>
      <w:r>
        <w:rPr>
          <w:rFonts w:ascii="Georgia" w:hAnsi="Georgia"/>
        </w:rPr>
        <w:t xml:space="preserve">, cada elemento forma su propio clúster, con el objetivo final de agrupar de forma iterativa los elementos en </w:t>
      </w:r>
      <w:proofErr w:type="spellStart"/>
      <w:r>
        <w:rPr>
          <w:rFonts w:ascii="Georgia" w:hAnsi="Georgia"/>
        </w:rPr>
        <w:t>clusters</w:t>
      </w:r>
      <w:proofErr w:type="spellEnd"/>
      <w:r>
        <w:rPr>
          <w:rFonts w:ascii="Georgia" w:hAnsi="Georgia"/>
        </w:rPr>
        <w:t xml:space="preserve"> que sean más grandes cada vez, hasta que,       o bien se cumpla una determinada condición, o bien, todos los objetos formen parte de un único clúster, en cuyo caso, se define como clúster </w:t>
      </w:r>
      <w:r w:rsidRPr="006E0923">
        <w:rPr>
          <w:rFonts w:ascii="Georgia" w:hAnsi="Georgia"/>
        </w:rPr>
        <w:t>raíz de la jerarquía</w:t>
      </w:r>
      <w:r>
        <w:rPr>
          <w:rFonts w:ascii="Georgia" w:hAnsi="Georgia"/>
        </w:rPr>
        <w:t xml:space="preserve"> obtenida</w:t>
      </w:r>
      <w:r w:rsidRPr="006E0923">
        <w:rPr>
          <w:rFonts w:ascii="Georgia" w:hAnsi="Georgia"/>
        </w:rPr>
        <w:t>.</w:t>
      </w:r>
      <w:ins w:id="129" w:author="Daniel Alcaide" w:date="2017-07-20T11:50:00Z">
        <w:r w:rsidR="00613F3E">
          <w:rPr>
            <w:rFonts w:ascii="Georgia" w:hAnsi="Georgia"/>
          </w:rPr>
          <w:t xml:space="preserve"> </w:t>
        </w:r>
      </w:ins>
    </w:p>
    <w:p w14:paraId="6B60A246" w14:textId="77777777" w:rsidR="00A73DB2" w:rsidRPr="006E0923" w:rsidDel="00613F3E" w:rsidRDefault="00A73DB2" w:rsidP="002A207E">
      <w:pPr>
        <w:spacing w:after="0"/>
        <w:rPr>
          <w:del w:id="130" w:author="Daniel Alcaide" w:date="2017-07-20T11:50:00Z"/>
          <w:rFonts w:ascii="Georgia" w:hAnsi="Georgia"/>
        </w:rPr>
      </w:pPr>
    </w:p>
    <w:p w14:paraId="753E50A9" w14:textId="27C73B1F" w:rsidR="00A73DB2" w:rsidRDefault="00A73DB2" w:rsidP="002A207E">
      <w:pPr>
        <w:spacing w:after="0"/>
        <w:rPr>
          <w:rFonts w:ascii="Georgia" w:hAnsi="Georgia"/>
        </w:rPr>
      </w:pPr>
      <w:r>
        <w:rPr>
          <w:rFonts w:ascii="Georgia" w:hAnsi="Georgia"/>
        </w:rPr>
        <w:t xml:space="preserve">La fase de fusión de los </w:t>
      </w:r>
      <w:proofErr w:type="spellStart"/>
      <w:r>
        <w:rPr>
          <w:rFonts w:ascii="Georgia" w:hAnsi="Georgia"/>
        </w:rPr>
        <w:t>clusters</w:t>
      </w:r>
      <w:proofErr w:type="spellEnd"/>
      <w:r>
        <w:rPr>
          <w:rFonts w:ascii="Georgia" w:hAnsi="Georgia"/>
        </w:rPr>
        <w:t xml:space="preserve"> </w:t>
      </w:r>
      <w:del w:id="131" w:author="Daniel Alcaide" w:date="2017-07-20T11:51:00Z">
        <w:r w:rsidDel="00613F3E">
          <w:rPr>
            <w:rFonts w:ascii="Georgia" w:hAnsi="Georgia"/>
          </w:rPr>
          <w:delText xml:space="preserve">consiste </w:delText>
        </w:r>
      </w:del>
      <w:ins w:id="132" w:author="Daniel Alcaide" w:date="2017-07-20T11:51:00Z">
        <w:r w:rsidR="00613F3E">
          <w:rPr>
            <w:rFonts w:ascii="Georgia" w:hAnsi="Georgia"/>
          </w:rPr>
          <w:t>se</w:t>
        </w:r>
        <w:r w:rsidR="00613F3E">
          <w:rPr>
            <w:rFonts w:ascii="Georgia" w:hAnsi="Georgia"/>
          </w:rPr>
          <w:t xml:space="preserve"> </w:t>
        </w:r>
      </w:ins>
      <w:del w:id="133" w:author="Daniel Alcaide" w:date="2017-07-20T11:51:00Z">
        <w:r w:rsidDel="00613F3E">
          <w:rPr>
            <w:rFonts w:ascii="Georgia" w:hAnsi="Georgia"/>
          </w:rPr>
          <w:delText xml:space="preserve">en, </w:delText>
        </w:r>
      </w:del>
      <w:r>
        <w:rPr>
          <w:rFonts w:ascii="Georgia" w:hAnsi="Georgia"/>
        </w:rPr>
        <w:t>basa</w:t>
      </w:r>
      <w:del w:id="134" w:author="Daniel Alcaide" w:date="2017-07-20T11:51:00Z">
        <w:r w:rsidDel="00613F3E">
          <w:rPr>
            <w:rFonts w:ascii="Georgia" w:hAnsi="Georgia"/>
          </w:rPr>
          <w:delText>do</w:delText>
        </w:r>
      </w:del>
      <w:r>
        <w:rPr>
          <w:rFonts w:ascii="Georgia" w:hAnsi="Georgia"/>
        </w:rPr>
        <w:t xml:space="preserve"> en </w:t>
      </w:r>
      <w:del w:id="135" w:author="Daniel Alcaide" w:date="2017-07-20T11:51:00Z">
        <w:r w:rsidDel="00613F3E">
          <w:rPr>
            <w:rFonts w:ascii="Georgia" w:hAnsi="Georgia"/>
          </w:rPr>
          <w:delText xml:space="preserve">alguna </w:delText>
        </w:r>
      </w:del>
      <w:ins w:id="136" w:author="Daniel Alcaide" w:date="2017-07-20T11:51:00Z">
        <w:r w:rsidR="00613F3E">
          <w:rPr>
            <w:rFonts w:ascii="Georgia" w:hAnsi="Georgia"/>
          </w:rPr>
          <w:t>una o varias</w:t>
        </w:r>
        <w:r w:rsidR="00613F3E">
          <w:rPr>
            <w:rFonts w:ascii="Georgia" w:hAnsi="Georgia"/>
          </w:rPr>
          <w:t xml:space="preserve"> </w:t>
        </w:r>
      </w:ins>
      <w:r>
        <w:rPr>
          <w:rFonts w:ascii="Georgia" w:hAnsi="Georgia"/>
        </w:rPr>
        <w:t>medida de similitud</w:t>
      </w:r>
      <w:ins w:id="137" w:author="Daniel Alcaide" w:date="2017-07-20T11:51:00Z">
        <w:r w:rsidR="00613F3E">
          <w:rPr>
            <w:rFonts w:ascii="Georgia" w:hAnsi="Georgia"/>
          </w:rPr>
          <w:t xml:space="preserve"> para</w:t>
        </w:r>
      </w:ins>
      <w:del w:id="138" w:author="Daniel Alcaide" w:date="2017-07-20T11:51:00Z">
        <w:r w:rsidDel="00613F3E">
          <w:rPr>
            <w:rFonts w:ascii="Georgia" w:hAnsi="Georgia"/>
          </w:rPr>
          <w:delText>,</w:delText>
        </w:r>
      </w:del>
      <w:r>
        <w:rPr>
          <w:rFonts w:ascii="Georgia" w:hAnsi="Georgia"/>
        </w:rPr>
        <w:t xml:space="preserve"> encontrar </w:t>
      </w:r>
      <w:r w:rsidRPr="006E0923">
        <w:rPr>
          <w:rFonts w:ascii="Georgia" w:hAnsi="Georgia"/>
        </w:rPr>
        <w:t>los dos</w:t>
      </w:r>
      <w:r>
        <w:rPr>
          <w:rFonts w:ascii="Georgia" w:hAnsi="Georgia"/>
        </w:rPr>
        <w:t xml:space="preserve"> </w:t>
      </w:r>
      <w:proofErr w:type="spellStart"/>
      <w:r>
        <w:rPr>
          <w:rFonts w:ascii="Georgia" w:hAnsi="Georgia"/>
        </w:rPr>
        <w:t>clusters</w:t>
      </w:r>
      <w:proofErr w:type="spellEnd"/>
      <w:r>
        <w:rPr>
          <w:rFonts w:ascii="Georgia" w:hAnsi="Georgia"/>
        </w:rPr>
        <w:t xml:space="preserve"> más próximos entre sí, de manera que se fusionen para </w:t>
      </w:r>
      <w:r w:rsidRPr="006E0923">
        <w:rPr>
          <w:rFonts w:ascii="Georgia" w:hAnsi="Georgia"/>
        </w:rPr>
        <w:t xml:space="preserve">formar un </w:t>
      </w:r>
      <w:r>
        <w:rPr>
          <w:rFonts w:ascii="Georgia" w:hAnsi="Georgia"/>
        </w:rPr>
        <w:t xml:space="preserve">nuevo </w:t>
      </w:r>
      <w:proofErr w:type="spellStart"/>
      <w:r>
        <w:rPr>
          <w:rFonts w:ascii="Georgia" w:hAnsi="Georgia"/>
        </w:rPr>
        <w:t>cluster</w:t>
      </w:r>
      <w:proofErr w:type="spellEnd"/>
      <w:r>
        <w:rPr>
          <w:rFonts w:ascii="Georgia" w:hAnsi="Georgia"/>
        </w:rPr>
        <w:t xml:space="preserve"> único</w:t>
      </w:r>
      <w:r w:rsidRPr="006E0923">
        <w:rPr>
          <w:rFonts w:ascii="Georgia" w:hAnsi="Georgia"/>
        </w:rPr>
        <w:t>.</w:t>
      </w:r>
      <w:r>
        <w:rPr>
          <w:rFonts w:ascii="Georgia" w:hAnsi="Georgia"/>
        </w:rPr>
        <w:t xml:space="preserve"> Este proceso combina los </w:t>
      </w:r>
      <w:proofErr w:type="spellStart"/>
      <w:r>
        <w:rPr>
          <w:rFonts w:ascii="Georgia" w:hAnsi="Georgia"/>
        </w:rPr>
        <w:t>clusters</w:t>
      </w:r>
      <w:proofErr w:type="spellEnd"/>
      <w:r>
        <w:rPr>
          <w:rFonts w:ascii="Georgia" w:hAnsi="Georgia"/>
        </w:rPr>
        <w:t xml:space="preserve"> </w:t>
      </w:r>
      <w:r w:rsidRPr="006E0923">
        <w:rPr>
          <w:rFonts w:ascii="Georgia" w:hAnsi="Georgia"/>
        </w:rPr>
        <w:t xml:space="preserve">por iteración, </w:t>
      </w:r>
      <w:r>
        <w:rPr>
          <w:rFonts w:ascii="Georgia" w:hAnsi="Georgia"/>
        </w:rPr>
        <w:t xml:space="preserve">por lo que, dado que cada clúster tiene por lo menos un elemento, es </w:t>
      </w:r>
      <w:r w:rsidRPr="006E0923">
        <w:rPr>
          <w:rFonts w:ascii="Georgia" w:hAnsi="Georgia"/>
        </w:rPr>
        <w:t xml:space="preserve">un método </w:t>
      </w:r>
      <w:r>
        <w:rPr>
          <w:rFonts w:ascii="Georgia" w:hAnsi="Georgia"/>
        </w:rPr>
        <w:t xml:space="preserve">que </w:t>
      </w:r>
      <w:r w:rsidRPr="006E0923">
        <w:rPr>
          <w:rFonts w:ascii="Georgia" w:hAnsi="Georgia"/>
        </w:rPr>
        <w:t xml:space="preserve">requiere </w:t>
      </w:r>
      <w:r>
        <w:rPr>
          <w:rFonts w:ascii="Georgia" w:hAnsi="Georgia"/>
        </w:rPr>
        <w:t xml:space="preserve">como mínimo N </w:t>
      </w:r>
      <w:r w:rsidRPr="006E0923">
        <w:rPr>
          <w:rFonts w:ascii="Georgia" w:hAnsi="Georgia"/>
        </w:rPr>
        <w:t>iteraciones.</w:t>
      </w:r>
    </w:p>
    <w:p w14:paraId="72A95FB3" w14:textId="77777777" w:rsidR="00A73DB2" w:rsidRDefault="00A73DB2" w:rsidP="002A207E">
      <w:pPr>
        <w:spacing w:after="0"/>
        <w:rPr>
          <w:rFonts w:ascii="Georgia" w:hAnsi="Georgia"/>
        </w:rPr>
      </w:pPr>
    </w:p>
    <w:p w14:paraId="66C93D0D" w14:textId="77777777" w:rsidR="00A73DB2" w:rsidRPr="006E0923" w:rsidRDefault="00A73DB2" w:rsidP="002A207E">
      <w:pPr>
        <w:spacing w:after="0"/>
        <w:rPr>
          <w:rFonts w:ascii="Georgia" w:hAnsi="Georgia"/>
        </w:rPr>
      </w:pPr>
      <w:r>
        <w:rPr>
          <w:rFonts w:ascii="Georgia" w:hAnsi="Georgia"/>
        </w:rPr>
        <w:t xml:space="preserve">El método divisivo, al contrario que en el anterior caso, </w:t>
      </w:r>
      <w:r w:rsidRPr="006E0923">
        <w:rPr>
          <w:rFonts w:ascii="Georgia" w:hAnsi="Georgia"/>
        </w:rPr>
        <w:t xml:space="preserve">emplea una estrategia </w:t>
      </w:r>
      <w:r>
        <w:rPr>
          <w:rFonts w:ascii="Georgia" w:hAnsi="Georgia"/>
        </w:rPr>
        <w:t xml:space="preserve">                    Top-</w:t>
      </w:r>
      <w:proofErr w:type="spellStart"/>
      <w:r>
        <w:rPr>
          <w:rFonts w:ascii="Georgia" w:hAnsi="Georgia"/>
        </w:rPr>
        <w:t>down</w:t>
      </w:r>
      <w:proofErr w:type="spellEnd"/>
      <w:r>
        <w:rPr>
          <w:rFonts w:ascii="Georgia" w:hAnsi="Georgia"/>
        </w:rPr>
        <w:t xml:space="preserve">, es decir de arriba hacia abajo, descendente: en un primer momento, todos los objetos pertenecen a un único clúster (raíz), y se va dividiendo </w:t>
      </w:r>
      <w:r w:rsidRPr="006E0923">
        <w:rPr>
          <w:rFonts w:ascii="Georgia" w:hAnsi="Georgia"/>
        </w:rPr>
        <w:t xml:space="preserve">en </w:t>
      </w:r>
      <w:r>
        <w:rPr>
          <w:rFonts w:ascii="Georgia" w:hAnsi="Georgia"/>
        </w:rPr>
        <w:t xml:space="preserve">sucesivos </w:t>
      </w:r>
      <w:proofErr w:type="spellStart"/>
      <w:r w:rsidRPr="006E0923">
        <w:rPr>
          <w:rFonts w:ascii="Georgia" w:hAnsi="Georgia"/>
        </w:rPr>
        <w:t>clusters</w:t>
      </w:r>
      <w:proofErr w:type="spellEnd"/>
      <w:r w:rsidRPr="006E0923">
        <w:rPr>
          <w:rFonts w:ascii="Georgia" w:hAnsi="Georgia"/>
        </w:rPr>
        <w:t xml:space="preserve"> </w:t>
      </w:r>
      <w:r>
        <w:rPr>
          <w:rFonts w:ascii="Georgia" w:hAnsi="Georgia"/>
        </w:rPr>
        <w:t xml:space="preserve">cada vez </w:t>
      </w:r>
      <w:r w:rsidRPr="006E0923">
        <w:rPr>
          <w:rFonts w:ascii="Georgia" w:hAnsi="Georgia"/>
        </w:rPr>
        <w:t>más pequeños</w:t>
      </w:r>
      <w:r>
        <w:rPr>
          <w:rFonts w:ascii="Georgia" w:hAnsi="Georgia"/>
        </w:rPr>
        <w:t xml:space="preserve"> de forma recursiva, continuando el proceso hasta que, o bien, se cumple una condición determinada, o bien, que cada clúster esté formado por un único elemento o que todos los elementos que forman parte de cada clúster sean lo suficientemente similares entre sí. </w:t>
      </w:r>
    </w:p>
    <w:p w14:paraId="513812A2" w14:textId="77777777" w:rsidR="00A73DB2" w:rsidRPr="006E0923" w:rsidRDefault="00A73DB2" w:rsidP="002A207E">
      <w:pPr>
        <w:spacing w:after="0"/>
        <w:rPr>
          <w:rFonts w:ascii="Georgia" w:hAnsi="Georgia"/>
        </w:rPr>
      </w:pPr>
    </w:p>
    <w:p w14:paraId="6F2FB4CE" w14:textId="153654F1" w:rsidR="00A73DB2" w:rsidRDefault="00613F3E" w:rsidP="002A207E">
      <w:pPr>
        <w:spacing w:after="0"/>
        <w:rPr>
          <w:rFonts w:ascii="Georgia" w:hAnsi="Georgia"/>
        </w:rPr>
      </w:pPr>
      <w:ins w:id="139" w:author="Daniel Alcaide" w:date="2017-07-20T11:53:00Z">
        <w:r>
          <w:rPr>
            <w:rFonts w:ascii="Georgia" w:hAnsi="Georgia"/>
          </w:rPr>
          <w:t>En l</w:t>
        </w:r>
      </w:ins>
      <w:del w:id="140" w:author="Daniel Alcaide" w:date="2017-07-20T11:53:00Z">
        <w:r w:rsidR="00A73DB2" w:rsidDel="00613F3E">
          <w:rPr>
            <w:rFonts w:ascii="Georgia" w:hAnsi="Georgia"/>
          </w:rPr>
          <w:delText>Comentar al respecto, que e</w:delText>
        </w:r>
        <w:r w:rsidR="00A73DB2" w:rsidRPr="006E0923" w:rsidDel="00613F3E">
          <w:rPr>
            <w:rFonts w:ascii="Georgia" w:hAnsi="Georgia"/>
          </w:rPr>
          <w:delText xml:space="preserve">n </w:delText>
        </w:r>
        <w:r w:rsidR="00A73DB2" w:rsidDel="00613F3E">
          <w:rPr>
            <w:rFonts w:ascii="Georgia" w:hAnsi="Georgia"/>
          </w:rPr>
          <w:delText>l</w:delText>
        </w:r>
      </w:del>
      <w:r w:rsidR="00A73DB2">
        <w:rPr>
          <w:rFonts w:ascii="Georgia" w:hAnsi="Georgia"/>
        </w:rPr>
        <w:t xml:space="preserve">a técnica de </w:t>
      </w:r>
      <w:del w:id="141" w:author="Daniel Alcaide" w:date="2017-07-20T11:53:00Z">
        <w:r w:rsidR="00A73DB2" w:rsidDel="00613F3E">
          <w:rPr>
            <w:rFonts w:ascii="Georgia" w:hAnsi="Georgia"/>
          </w:rPr>
          <w:delText>Hierarchical Clustering</w:delText>
        </w:r>
      </w:del>
      <w:proofErr w:type="spellStart"/>
      <w:ins w:id="142" w:author="Daniel Alcaide" w:date="2017-07-20T11:53:00Z">
        <w:r>
          <w:rPr>
            <w:rFonts w:ascii="Georgia" w:hAnsi="Georgia"/>
          </w:rPr>
          <w:t>clustering</w:t>
        </w:r>
        <w:proofErr w:type="spellEnd"/>
        <w:r>
          <w:rPr>
            <w:rFonts w:ascii="Georgia" w:hAnsi="Georgia"/>
          </w:rPr>
          <w:t xml:space="preserve"> </w:t>
        </w:r>
      </w:ins>
      <w:ins w:id="143" w:author="Daniel Alcaide" w:date="2017-07-20T11:54:00Z">
        <w:r>
          <w:rPr>
            <w:rFonts w:ascii="Georgia" w:hAnsi="Georgia"/>
          </w:rPr>
          <w:t>jerárquico</w:t>
        </w:r>
      </w:ins>
      <w:del w:id="144" w:author="Daniel Alcaide" w:date="2017-07-20T11:53:00Z">
        <w:r w:rsidR="00A73DB2" w:rsidDel="00613F3E">
          <w:rPr>
            <w:rFonts w:ascii="Georgia" w:hAnsi="Georgia"/>
          </w:rPr>
          <w:delText xml:space="preserve"> -</w:delText>
        </w:r>
      </w:del>
      <w:ins w:id="145" w:author="Daniel Alcaide" w:date="2017-07-20T11:53:00Z">
        <w:r>
          <w:rPr>
            <w:rFonts w:ascii="Georgia" w:hAnsi="Georgia"/>
          </w:rPr>
          <w:t xml:space="preserve"> </w:t>
        </w:r>
      </w:ins>
      <w:del w:id="146" w:author="Daniel Alcaide" w:date="2017-07-20T11:53:00Z">
        <w:r w:rsidR="00A73DB2" w:rsidRPr="006E0923" w:rsidDel="00613F3E">
          <w:rPr>
            <w:rFonts w:ascii="Georgia" w:hAnsi="Georgia"/>
          </w:rPr>
          <w:delText xml:space="preserve">aglomerante </w:delText>
        </w:r>
      </w:del>
      <w:proofErr w:type="spellStart"/>
      <w:ins w:id="147" w:author="Daniel Alcaide" w:date="2017-07-20T11:53:00Z">
        <w:r>
          <w:rPr>
            <w:rFonts w:ascii="Georgia" w:hAnsi="Georgia"/>
          </w:rPr>
          <w:t>aglomerativo</w:t>
        </w:r>
        <w:proofErr w:type="spellEnd"/>
        <w:r w:rsidRPr="006E0923">
          <w:rPr>
            <w:rFonts w:ascii="Georgia" w:hAnsi="Georgia"/>
          </w:rPr>
          <w:t xml:space="preserve"> </w:t>
        </w:r>
      </w:ins>
      <w:r w:rsidR="00A73DB2" w:rsidRPr="006E0923">
        <w:rPr>
          <w:rFonts w:ascii="Georgia" w:hAnsi="Georgia"/>
        </w:rPr>
        <w:t>o divisiv</w:t>
      </w:r>
      <w:ins w:id="148" w:author="Daniel Alcaide" w:date="2017-07-20T11:53:00Z">
        <w:r>
          <w:rPr>
            <w:rFonts w:ascii="Georgia" w:hAnsi="Georgia"/>
          </w:rPr>
          <w:t>o</w:t>
        </w:r>
      </w:ins>
      <w:del w:id="149" w:author="Daniel Alcaide" w:date="2017-07-20T11:53:00Z">
        <w:r w:rsidR="00A73DB2" w:rsidRPr="006E0923" w:rsidDel="00613F3E">
          <w:rPr>
            <w:rFonts w:ascii="Georgia" w:hAnsi="Georgia"/>
          </w:rPr>
          <w:delText>a</w:delText>
        </w:r>
      </w:del>
      <w:ins w:id="150" w:author="Daniel Alcaide" w:date="2017-07-20T11:54:00Z">
        <w:r>
          <w:rPr>
            <w:rFonts w:ascii="Georgia" w:hAnsi="Georgia"/>
          </w:rPr>
          <w:t xml:space="preserve"> </w:t>
        </w:r>
      </w:ins>
      <w:del w:id="151" w:author="Daniel Alcaide" w:date="2017-07-20T11:54:00Z">
        <w:r w:rsidR="00A73DB2" w:rsidDel="00613F3E">
          <w:rPr>
            <w:rFonts w:ascii="Georgia" w:hAnsi="Georgia"/>
          </w:rPr>
          <w:delText xml:space="preserve">- </w:delText>
        </w:r>
      </w:del>
      <w:r w:rsidR="00A73DB2">
        <w:rPr>
          <w:rFonts w:ascii="Georgia" w:hAnsi="Georgia"/>
        </w:rPr>
        <w:t xml:space="preserve">el </w:t>
      </w:r>
      <w:r w:rsidR="00A73DB2" w:rsidRPr="006E0923">
        <w:rPr>
          <w:rFonts w:ascii="Georgia" w:hAnsi="Georgia"/>
        </w:rPr>
        <w:t xml:space="preserve">usuario </w:t>
      </w:r>
      <w:r w:rsidR="00A73DB2">
        <w:rPr>
          <w:rFonts w:ascii="Georgia" w:hAnsi="Georgia"/>
        </w:rPr>
        <w:t xml:space="preserve">siempre </w:t>
      </w:r>
      <w:del w:id="152" w:author="Daniel Alcaide" w:date="2017-07-20T11:54:00Z">
        <w:r w:rsidR="00A73DB2" w:rsidDel="00613F3E">
          <w:rPr>
            <w:rFonts w:ascii="Georgia" w:hAnsi="Georgia"/>
          </w:rPr>
          <w:delText xml:space="preserve">puede </w:delText>
        </w:r>
      </w:del>
      <w:ins w:id="153" w:author="Daniel Alcaide" w:date="2017-07-20T11:54:00Z">
        <w:r>
          <w:rPr>
            <w:rFonts w:ascii="Georgia" w:hAnsi="Georgia"/>
          </w:rPr>
          <w:t xml:space="preserve">debe </w:t>
        </w:r>
      </w:ins>
      <w:r w:rsidR="00A73DB2">
        <w:rPr>
          <w:rFonts w:ascii="Georgia" w:hAnsi="Georgia"/>
        </w:rPr>
        <w:t xml:space="preserve">definir el </w:t>
      </w:r>
      <w:del w:id="154" w:author="Daniel Alcaide" w:date="2017-07-20T11:53:00Z">
        <w:r w:rsidR="00A73DB2" w:rsidDel="00613F3E">
          <w:rPr>
            <w:rFonts w:ascii="Georgia" w:hAnsi="Georgia"/>
          </w:rPr>
          <w:delText>n</w:delText>
        </w:r>
        <w:r w:rsidR="00A73DB2" w:rsidRPr="006E0923" w:rsidDel="00613F3E">
          <w:rPr>
            <w:rFonts w:ascii="Georgia" w:hAnsi="Georgia"/>
          </w:rPr>
          <w:delText xml:space="preserve">úmero </w:delText>
        </w:r>
      </w:del>
      <w:ins w:id="155" w:author="Daniel Alcaide" w:date="2017-07-20T11:53:00Z">
        <w:r>
          <w:rPr>
            <w:rFonts w:ascii="Georgia" w:hAnsi="Georgia"/>
          </w:rPr>
          <w:t>umbral de similitud</w:t>
        </w:r>
        <w:r w:rsidRPr="006E0923">
          <w:rPr>
            <w:rFonts w:ascii="Georgia" w:hAnsi="Georgia"/>
          </w:rPr>
          <w:t xml:space="preserve"> </w:t>
        </w:r>
      </w:ins>
      <w:ins w:id="156" w:author="Daniel Alcaide" w:date="2017-07-20T11:54:00Z">
        <w:r>
          <w:rPr>
            <w:rFonts w:ascii="Georgia" w:hAnsi="Georgia"/>
          </w:rPr>
          <w:t xml:space="preserve">el cual define el número de </w:t>
        </w:r>
        <w:proofErr w:type="spellStart"/>
        <w:r>
          <w:rPr>
            <w:rFonts w:ascii="Georgia" w:hAnsi="Georgia"/>
          </w:rPr>
          <w:t>clú</w:t>
        </w:r>
        <w:r w:rsidR="00A161A8">
          <w:rPr>
            <w:rFonts w:ascii="Georgia" w:hAnsi="Georgia"/>
          </w:rPr>
          <w:t>sters</w:t>
        </w:r>
        <w:proofErr w:type="spellEnd"/>
        <w:r w:rsidR="00A161A8">
          <w:rPr>
            <w:rFonts w:ascii="Georgia" w:hAnsi="Georgia"/>
          </w:rPr>
          <w:t xml:space="preserve"> que se forman</w:t>
        </w:r>
        <w:r>
          <w:rPr>
            <w:rFonts w:ascii="Georgia" w:hAnsi="Georgia"/>
          </w:rPr>
          <w:t>.</w:t>
        </w:r>
      </w:ins>
      <w:del w:id="157" w:author="Daniel Alcaide" w:date="2017-07-20T11:54:00Z">
        <w:r w:rsidR="00A73DB2" w:rsidRPr="006E0923" w:rsidDel="00613F3E">
          <w:rPr>
            <w:rFonts w:ascii="Georgia" w:hAnsi="Georgia"/>
          </w:rPr>
          <w:delText xml:space="preserve">de clústeres </w:delText>
        </w:r>
        <w:r w:rsidR="00A73DB2" w:rsidDel="00613F3E">
          <w:rPr>
            <w:rFonts w:ascii="Georgia" w:hAnsi="Georgia"/>
          </w:rPr>
          <w:delText xml:space="preserve">finales que desea </w:delText>
        </w:r>
        <w:r w:rsidR="00A73DB2" w:rsidRPr="006E0923" w:rsidDel="00613F3E">
          <w:rPr>
            <w:rFonts w:ascii="Georgia" w:hAnsi="Georgia"/>
          </w:rPr>
          <w:delText xml:space="preserve">como condición </w:delText>
        </w:r>
        <w:r w:rsidR="00A73DB2" w:rsidDel="00613F3E">
          <w:rPr>
            <w:rFonts w:ascii="Georgia" w:hAnsi="Georgia"/>
          </w:rPr>
          <w:delText>para finalizar dicho proceso.</w:delText>
        </w:r>
      </w:del>
      <w:r w:rsidR="00A73DB2">
        <w:rPr>
          <w:rFonts w:ascii="Georgia" w:hAnsi="Georgia"/>
        </w:rPr>
        <w:t xml:space="preserve"> </w:t>
      </w:r>
    </w:p>
    <w:p w14:paraId="14382884" w14:textId="77777777" w:rsidR="00A73DB2" w:rsidRDefault="00A73DB2" w:rsidP="002A207E">
      <w:pPr>
        <w:spacing w:after="0"/>
        <w:rPr>
          <w:rFonts w:ascii="Georgia" w:hAnsi="Georgia"/>
        </w:rPr>
      </w:pPr>
    </w:p>
    <w:p w14:paraId="49771629" w14:textId="77777777" w:rsidR="00A73DB2" w:rsidRDefault="00A73DB2" w:rsidP="002A207E">
      <w:pPr>
        <w:spacing w:after="0"/>
        <w:rPr>
          <w:rFonts w:ascii="Georgia" w:hAnsi="Georgia"/>
        </w:rPr>
      </w:pPr>
      <w:commentRangeStart w:id="158"/>
      <w:r>
        <w:rPr>
          <w:rFonts w:ascii="Georgia" w:hAnsi="Georgia"/>
        </w:rPr>
        <w:t xml:space="preserve">Desde un punto de vista </w:t>
      </w:r>
      <w:r w:rsidRPr="008C702E">
        <w:rPr>
          <w:rFonts w:ascii="Georgia" w:hAnsi="Georgia"/>
          <w:i/>
        </w:rPr>
        <w:t>matemático</w:t>
      </w:r>
      <w:r>
        <w:rPr>
          <w:rFonts w:ascii="Georgia" w:hAnsi="Georgia"/>
        </w:rPr>
        <w:t>, e</w:t>
      </w:r>
      <w:r w:rsidRPr="00D231CB">
        <w:rPr>
          <w:rFonts w:ascii="Georgia" w:hAnsi="Georgia"/>
        </w:rPr>
        <w:t xml:space="preserve">xisten varias formas </w:t>
      </w:r>
      <w:r>
        <w:rPr>
          <w:rFonts w:ascii="Georgia" w:hAnsi="Georgia"/>
        </w:rPr>
        <w:t xml:space="preserve">de clasificar los métodos de </w:t>
      </w:r>
      <w:proofErr w:type="spellStart"/>
      <w:r>
        <w:rPr>
          <w:rFonts w:ascii="Georgia" w:hAnsi="Georgia"/>
        </w:rPr>
        <w:t>Clustering</w:t>
      </w:r>
      <w:proofErr w:type="spellEnd"/>
      <w:r>
        <w:rPr>
          <w:rFonts w:ascii="Georgia" w:hAnsi="Georgia"/>
        </w:rPr>
        <w:t xml:space="preserve"> jerárquico:   </w:t>
      </w:r>
      <w:commentRangeStart w:id="159"/>
      <w:r>
        <w:rPr>
          <w:rFonts w:ascii="Georgia" w:hAnsi="Georgia"/>
          <w:b/>
          <w:i/>
        </w:rPr>
        <w:t>Al</w:t>
      </w:r>
      <w:r w:rsidRPr="00055F60">
        <w:rPr>
          <w:rFonts w:ascii="Georgia" w:hAnsi="Georgia"/>
          <w:b/>
          <w:i/>
        </w:rPr>
        <w:t xml:space="preserve">gorítmicos, </w:t>
      </w:r>
      <w:r>
        <w:rPr>
          <w:rFonts w:ascii="Georgia" w:hAnsi="Georgia"/>
          <w:b/>
          <w:i/>
        </w:rPr>
        <w:t xml:space="preserve"> P</w:t>
      </w:r>
      <w:r w:rsidRPr="00055F60">
        <w:rPr>
          <w:rFonts w:ascii="Georgia" w:hAnsi="Georgia"/>
          <w:b/>
          <w:i/>
        </w:rPr>
        <w:t>robabilísticos</w:t>
      </w:r>
      <w:r>
        <w:rPr>
          <w:rFonts w:ascii="Georgia" w:hAnsi="Georgia"/>
          <w:b/>
          <w:i/>
        </w:rPr>
        <w:t xml:space="preserve"> </w:t>
      </w:r>
      <w:r w:rsidRPr="00055F60">
        <w:rPr>
          <w:rFonts w:ascii="Georgia" w:hAnsi="Georgia"/>
          <w:b/>
          <w:i/>
        </w:rPr>
        <w:t xml:space="preserve"> </w:t>
      </w:r>
      <w:r w:rsidRPr="00055F60">
        <w:rPr>
          <w:rFonts w:ascii="Georgia" w:hAnsi="Georgia"/>
        </w:rPr>
        <w:t>o</w:t>
      </w:r>
      <w:r w:rsidRPr="00055F60">
        <w:rPr>
          <w:rFonts w:ascii="Georgia" w:hAnsi="Georgia"/>
          <w:b/>
          <w:i/>
        </w:rPr>
        <w:t xml:space="preserve"> </w:t>
      </w:r>
      <w:r>
        <w:rPr>
          <w:rFonts w:ascii="Georgia" w:hAnsi="Georgia"/>
          <w:b/>
          <w:i/>
        </w:rPr>
        <w:t xml:space="preserve"> B</w:t>
      </w:r>
      <w:r w:rsidRPr="00055F60">
        <w:rPr>
          <w:rFonts w:ascii="Georgia" w:hAnsi="Georgia"/>
          <w:b/>
          <w:i/>
        </w:rPr>
        <w:t>ayesianos</w:t>
      </w:r>
      <w:commentRangeEnd w:id="159"/>
      <w:r w:rsidR="00A161A8">
        <w:rPr>
          <w:rStyle w:val="CommentReference"/>
          <w:rFonts w:asciiTheme="minorHAnsi" w:hAnsiTheme="minorHAnsi"/>
          <w:lang w:val="es-ES"/>
        </w:rPr>
        <w:commentReference w:id="159"/>
      </w:r>
      <w:r w:rsidRPr="00D231CB">
        <w:rPr>
          <w:rFonts w:ascii="Georgia" w:hAnsi="Georgia"/>
        </w:rPr>
        <w:t xml:space="preserve">. </w:t>
      </w:r>
    </w:p>
    <w:p w14:paraId="789A044C" w14:textId="77777777" w:rsidR="00A73DB2" w:rsidRDefault="00A73DB2" w:rsidP="002A207E">
      <w:pPr>
        <w:spacing w:after="0"/>
        <w:rPr>
          <w:rFonts w:ascii="Georgia" w:hAnsi="Georgia"/>
        </w:rPr>
      </w:pPr>
    </w:p>
    <w:p w14:paraId="47A3DCE8" w14:textId="77777777" w:rsidR="00E7065C" w:rsidRDefault="00E7065C" w:rsidP="002A207E">
      <w:pPr>
        <w:spacing w:after="0"/>
        <w:rPr>
          <w:rFonts w:ascii="Georgia" w:hAnsi="Georgia"/>
        </w:rPr>
      </w:pPr>
    </w:p>
    <w:p w14:paraId="745E8F83" w14:textId="77777777" w:rsidR="00A73DB2" w:rsidRDefault="00A73DB2" w:rsidP="002A207E">
      <w:pPr>
        <w:spacing w:after="0"/>
        <w:rPr>
          <w:rFonts w:ascii="Georgia" w:hAnsi="Georgia"/>
        </w:rPr>
      </w:pPr>
      <w:r w:rsidRPr="00D231CB">
        <w:rPr>
          <w:rFonts w:ascii="Georgia" w:hAnsi="Georgia"/>
        </w:rPr>
        <w:t xml:space="preserve">Los métodos </w:t>
      </w:r>
      <w:r>
        <w:rPr>
          <w:rFonts w:ascii="Georgia" w:hAnsi="Georgia"/>
        </w:rPr>
        <w:t>explicados en la sección anterior –</w:t>
      </w:r>
      <w:r w:rsidRPr="00D231CB">
        <w:rPr>
          <w:rFonts w:ascii="Georgia" w:hAnsi="Georgia"/>
        </w:rPr>
        <w:t>aglomerados</w:t>
      </w:r>
      <w:r>
        <w:rPr>
          <w:rFonts w:ascii="Georgia" w:hAnsi="Georgia"/>
        </w:rPr>
        <w:t xml:space="preserve"> y </w:t>
      </w:r>
      <w:r w:rsidRPr="00D231CB">
        <w:rPr>
          <w:rFonts w:ascii="Georgia" w:hAnsi="Georgia"/>
        </w:rPr>
        <w:t>divisivos</w:t>
      </w:r>
      <w:r>
        <w:rPr>
          <w:rFonts w:ascii="Georgia" w:hAnsi="Georgia"/>
        </w:rPr>
        <w:t xml:space="preserve">- pertenecen a los métodos </w:t>
      </w:r>
      <w:r w:rsidRPr="00D231CB">
        <w:rPr>
          <w:rFonts w:ascii="Georgia" w:hAnsi="Georgia"/>
        </w:rPr>
        <w:t xml:space="preserve">algorítmicos, lo que </w:t>
      </w:r>
      <w:r>
        <w:rPr>
          <w:rFonts w:ascii="Georgia" w:hAnsi="Georgia"/>
        </w:rPr>
        <w:t xml:space="preserve">se traduce en que los elementos de datos se consideran grupos </w:t>
      </w:r>
      <w:r w:rsidRPr="00D231CB">
        <w:rPr>
          <w:rFonts w:ascii="Georgia" w:hAnsi="Georgia"/>
        </w:rPr>
        <w:t>computacionales</w:t>
      </w:r>
      <w:r>
        <w:rPr>
          <w:rFonts w:ascii="Georgia" w:hAnsi="Georgia"/>
        </w:rPr>
        <w:t xml:space="preserve"> que están basados en sus d</w:t>
      </w:r>
      <w:r w:rsidRPr="00D231CB">
        <w:rPr>
          <w:rFonts w:ascii="Georgia" w:hAnsi="Georgia"/>
        </w:rPr>
        <w:t>istancias</w:t>
      </w:r>
      <w:r>
        <w:rPr>
          <w:rFonts w:ascii="Georgia" w:hAnsi="Georgia"/>
        </w:rPr>
        <w:t xml:space="preserve">. </w:t>
      </w:r>
    </w:p>
    <w:p w14:paraId="6AB48F9F" w14:textId="77777777" w:rsidR="00A73DB2" w:rsidRDefault="00A73DB2" w:rsidP="002A207E">
      <w:pPr>
        <w:spacing w:after="0"/>
        <w:rPr>
          <w:rFonts w:ascii="Georgia" w:hAnsi="Georgia"/>
        </w:rPr>
      </w:pPr>
    </w:p>
    <w:p w14:paraId="2BF6AA7E" w14:textId="77777777" w:rsidR="00A73DB2" w:rsidRDefault="00A73DB2" w:rsidP="002A207E">
      <w:pPr>
        <w:spacing w:after="0"/>
        <w:rPr>
          <w:rFonts w:ascii="Georgia" w:hAnsi="Georgia"/>
        </w:rPr>
      </w:pPr>
      <w:r>
        <w:rPr>
          <w:rFonts w:ascii="Georgia" w:hAnsi="Georgia"/>
        </w:rPr>
        <w:t xml:space="preserve">A diferencia de estos, en los </w:t>
      </w:r>
      <w:r w:rsidRPr="00D231CB">
        <w:rPr>
          <w:rFonts w:ascii="Georgia" w:hAnsi="Georgia"/>
        </w:rPr>
        <w:t>métodos probabilísticos</w:t>
      </w:r>
      <w:r>
        <w:rPr>
          <w:rFonts w:ascii="Georgia" w:hAnsi="Georgia"/>
        </w:rPr>
        <w:t xml:space="preserve">, se </w:t>
      </w:r>
      <w:r w:rsidRPr="00D231CB">
        <w:rPr>
          <w:rFonts w:ascii="Georgia" w:hAnsi="Georgia"/>
        </w:rPr>
        <w:t xml:space="preserve">utilizan modelos </w:t>
      </w:r>
      <w:r>
        <w:rPr>
          <w:rFonts w:ascii="Georgia" w:hAnsi="Georgia"/>
        </w:rPr>
        <w:t>(</w:t>
      </w:r>
      <w:r w:rsidRPr="00D231CB">
        <w:rPr>
          <w:rFonts w:ascii="Georgia" w:hAnsi="Georgia"/>
        </w:rPr>
        <w:t>probabilísticos</w:t>
      </w:r>
      <w:r>
        <w:rPr>
          <w:rFonts w:ascii="Georgia" w:hAnsi="Georgia"/>
        </w:rPr>
        <w:t>)</w:t>
      </w:r>
      <w:r w:rsidRPr="00D231CB">
        <w:rPr>
          <w:rFonts w:ascii="Georgia" w:hAnsi="Georgia"/>
        </w:rPr>
        <w:t xml:space="preserve"> </w:t>
      </w:r>
      <w:r>
        <w:rPr>
          <w:rFonts w:ascii="Georgia" w:hAnsi="Georgia"/>
        </w:rPr>
        <w:t xml:space="preserve">con el fin de obtener los </w:t>
      </w:r>
      <w:proofErr w:type="spellStart"/>
      <w:r w:rsidRPr="00D231CB">
        <w:rPr>
          <w:rFonts w:ascii="Georgia" w:hAnsi="Georgia"/>
        </w:rPr>
        <w:t>clusters</w:t>
      </w:r>
      <w:proofErr w:type="spellEnd"/>
      <w:r>
        <w:rPr>
          <w:rFonts w:ascii="Georgia" w:hAnsi="Georgia"/>
        </w:rPr>
        <w:t xml:space="preserve"> finales, </w:t>
      </w:r>
      <w:r w:rsidRPr="00D231CB">
        <w:rPr>
          <w:rFonts w:ascii="Georgia" w:hAnsi="Georgia"/>
        </w:rPr>
        <w:t xml:space="preserve">y </w:t>
      </w:r>
      <w:r>
        <w:rPr>
          <w:rFonts w:ascii="Georgia" w:hAnsi="Georgia"/>
        </w:rPr>
        <w:t>basándose en la verificación de dichos modelos, medir tanto su viabilidad como su calidad; en los m</w:t>
      </w:r>
      <w:r w:rsidRPr="00D231CB">
        <w:rPr>
          <w:rFonts w:ascii="Georgia" w:hAnsi="Georgia"/>
        </w:rPr>
        <w:t xml:space="preserve">étodos </w:t>
      </w:r>
      <w:r>
        <w:rPr>
          <w:rFonts w:ascii="Georgia" w:hAnsi="Georgia"/>
        </w:rPr>
        <w:t>B</w:t>
      </w:r>
      <w:r w:rsidRPr="00D231CB">
        <w:rPr>
          <w:rFonts w:ascii="Georgia" w:hAnsi="Georgia"/>
        </w:rPr>
        <w:t>ayesianos</w:t>
      </w:r>
      <w:r>
        <w:rPr>
          <w:rFonts w:ascii="Georgia" w:hAnsi="Georgia"/>
        </w:rPr>
        <w:t xml:space="preserve">, se calcula la distribución de los posibles </w:t>
      </w:r>
      <w:proofErr w:type="spellStart"/>
      <w:r>
        <w:rPr>
          <w:rFonts w:ascii="Georgia" w:hAnsi="Georgia"/>
        </w:rPr>
        <w:t>clusters</w:t>
      </w:r>
      <w:proofErr w:type="spellEnd"/>
      <w:r>
        <w:rPr>
          <w:rFonts w:ascii="Georgia" w:hAnsi="Georgia"/>
        </w:rPr>
        <w:t xml:space="preserve">, de manera que no generan un único clúster </w:t>
      </w:r>
      <w:r w:rsidRPr="00D231CB">
        <w:rPr>
          <w:rFonts w:ascii="Georgia" w:hAnsi="Georgia"/>
        </w:rPr>
        <w:t xml:space="preserve">sobre </w:t>
      </w:r>
      <w:r>
        <w:rPr>
          <w:rFonts w:ascii="Georgia" w:hAnsi="Georgia"/>
        </w:rPr>
        <w:t>el sub</w:t>
      </w:r>
      <w:r w:rsidRPr="00D231CB">
        <w:rPr>
          <w:rFonts w:ascii="Georgia" w:hAnsi="Georgia"/>
        </w:rPr>
        <w:t xml:space="preserve">conjunto de datos, </w:t>
      </w:r>
      <w:r>
        <w:rPr>
          <w:rFonts w:ascii="Georgia" w:hAnsi="Georgia"/>
        </w:rPr>
        <w:t xml:space="preserve">sino que </w:t>
      </w:r>
      <w:r w:rsidRPr="00D231CB">
        <w:rPr>
          <w:rFonts w:ascii="Georgia" w:hAnsi="Georgia"/>
        </w:rPr>
        <w:t xml:space="preserve">devuelven un grupo de estructuras </w:t>
      </w:r>
      <w:r>
        <w:rPr>
          <w:rFonts w:ascii="Georgia" w:hAnsi="Georgia"/>
        </w:rPr>
        <w:t>con sus respectivas</w:t>
      </w:r>
      <w:r w:rsidRPr="00D231CB">
        <w:rPr>
          <w:rFonts w:ascii="Georgia" w:hAnsi="Georgia"/>
        </w:rPr>
        <w:t xml:space="preserve"> probabilidades, condicionadas</w:t>
      </w:r>
      <w:r>
        <w:rPr>
          <w:rFonts w:ascii="Georgia" w:hAnsi="Georgia"/>
        </w:rPr>
        <w:t>, eso sí,</w:t>
      </w:r>
      <w:r w:rsidRPr="00D231CB">
        <w:rPr>
          <w:rFonts w:ascii="Georgia" w:hAnsi="Georgia"/>
        </w:rPr>
        <w:t xml:space="preserve"> a</w:t>
      </w:r>
      <w:r>
        <w:rPr>
          <w:rFonts w:ascii="Georgia" w:hAnsi="Georgia"/>
        </w:rPr>
        <w:t xml:space="preserve">l conjunto de datos que se esté analizando. </w:t>
      </w:r>
    </w:p>
    <w:commentRangeEnd w:id="158"/>
    <w:p w14:paraId="30F7748C" w14:textId="77777777" w:rsidR="00A73DB2" w:rsidRDefault="00A161A8" w:rsidP="002A207E">
      <w:pPr>
        <w:spacing w:after="0"/>
        <w:rPr>
          <w:rFonts w:ascii="Georgia" w:hAnsi="Georgia"/>
        </w:rPr>
      </w:pPr>
      <w:r>
        <w:rPr>
          <w:rStyle w:val="CommentReference"/>
          <w:rFonts w:asciiTheme="minorHAnsi" w:hAnsiTheme="minorHAnsi"/>
          <w:lang w:val="es-ES"/>
        </w:rPr>
        <w:commentReference w:id="158"/>
      </w:r>
    </w:p>
    <w:p w14:paraId="203EF15C" w14:textId="77777777" w:rsidR="00A73DB2" w:rsidRDefault="00A73DB2" w:rsidP="002A207E">
      <w:pPr>
        <w:spacing w:after="0"/>
        <w:rPr>
          <w:rFonts w:ascii="Georgia" w:hAnsi="Georgia"/>
        </w:rPr>
      </w:pPr>
    </w:p>
    <w:p w14:paraId="29BE0960" w14:textId="2956A15F" w:rsidR="00A73DB2" w:rsidRPr="00F53747" w:rsidDel="002B3497" w:rsidRDefault="00461DDF" w:rsidP="00F53747">
      <w:pPr>
        <w:pStyle w:val="Heading2"/>
        <w:rPr>
          <w:del w:id="160" w:author="Daniel Alcaide" w:date="2017-07-20T12:05:00Z"/>
        </w:rPr>
      </w:pPr>
      <w:bookmarkStart w:id="161" w:name="_Toc488183991"/>
      <w:del w:id="162" w:author="Daniel Alcaide" w:date="2017-07-20T12:05:00Z">
        <w:r w:rsidDel="002B3497">
          <w:delText>Aprendizaje No S</w:delText>
        </w:r>
        <w:r w:rsidR="00A73DB2" w:rsidRPr="00F53747" w:rsidDel="002B3497">
          <w:delText>upervisado</w:delText>
        </w:r>
        <w:bookmarkEnd w:id="161"/>
      </w:del>
    </w:p>
    <w:p w14:paraId="7A7A6F21" w14:textId="563CACAE" w:rsidR="00A73DB2" w:rsidRPr="00C36146" w:rsidDel="002B3497" w:rsidRDefault="00A73DB2" w:rsidP="002A207E">
      <w:pPr>
        <w:spacing w:after="0"/>
        <w:rPr>
          <w:del w:id="163" w:author="Daniel Alcaide" w:date="2017-07-20T12:05:00Z"/>
          <w:rFonts w:ascii="Georgia" w:hAnsi="Georgia"/>
        </w:rPr>
      </w:pPr>
    </w:p>
    <w:p w14:paraId="46063B3A" w14:textId="55577BBB" w:rsidR="00A73DB2" w:rsidRPr="00C36146" w:rsidDel="002B3497" w:rsidRDefault="00A73DB2" w:rsidP="002A207E">
      <w:pPr>
        <w:rPr>
          <w:del w:id="164" w:author="Daniel Alcaide" w:date="2017-07-20T12:05:00Z"/>
          <w:rFonts w:ascii="Georgia" w:hAnsi="Georgia"/>
        </w:rPr>
      </w:pPr>
      <w:del w:id="165" w:author="Daniel Alcaide" w:date="2017-07-20T12:05:00Z">
        <w:r w:rsidRPr="00C36146" w:rsidDel="002B3497">
          <w:rPr>
            <w:rFonts w:ascii="Georgia" w:hAnsi="Georgia"/>
          </w:rPr>
          <w:delText>En los últimos años, la técnica de Clustering, unida a la detección de anomalías, se ha convertido en una herramienta muy potente a la hora de detectar grupos con comportamiento diferentes al resto (</w:delText>
        </w:r>
        <w:r w:rsidR="007234D1" w:rsidDel="002B3497">
          <w:rPr>
            <w:rFonts w:ascii="Georgia" w:hAnsi="Georgia"/>
          </w:rPr>
          <w:delText>outlier</w:delText>
        </w:r>
        <w:r w:rsidRPr="00C36146" w:rsidDel="002B3497">
          <w:rPr>
            <w:rFonts w:ascii="Georgia" w:hAnsi="Georgia"/>
          </w:rPr>
          <w:delText xml:space="preserve">s). Dicha unión de técnicas, posibilita esa transformación de datos en conocimiento a la que hacía referencia anteriormente, uno de los mayores valores con que una empresa puede contar hoy en día. </w:delText>
        </w:r>
      </w:del>
    </w:p>
    <w:p w14:paraId="781AEBD2" w14:textId="087BC4ED" w:rsidR="00A73DB2" w:rsidRPr="00C36146" w:rsidDel="002B3497" w:rsidRDefault="00A73DB2" w:rsidP="002A207E">
      <w:pPr>
        <w:autoSpaceDE w:val="0"/>
        <w:autoSpaceDN w:val="0"/>
        <w:adjustRightInd w:val="0"/>
        <w:spacing w:after="0"/>
        <w:rPr>
          <w:del w:id="166" w:author="Daniel Alcaide" w:date="2017-07-20T12:05:00Z"/>
          <w:rFonts w:ascii="Georgia" w:hAnsi="Georgia"/>
        </w:rPr>
      </w:pPr>
      <w:del w:id="167" w:author="Daniel Alcaide" w:date="2017-07-20T12:05:00Z">
        <w:r w:rsidRPr="00C36146" w:rsidDel="002B3497">
          <w:rPr>
            <w:rFonts w:ascii="Georgia" w:hAnsi="Georgia"/>
          </w:rPr>
          <w:delText xml:space="preserve">La técnica de Clustering se </w:delText>
        </w:r>
        <w:r w:rsidRPr="00C36146" w:rsidDel="002B3497">
          <w:rPr>
            <w:rFonts w:ascii="Georgia" w:hAnsi="Georgia" w:cs="TTE1019D78t00"/>
          </w:rPr>
          <w:delText xml:space="preserve">basa en la medida de similitud entre valores de ciertos atributos que presentan los datos analizados. En líneas generales, tiene por objetivo </w:delText>
        </w:r>
        <w:r w:rsidRPr="00C36146" w:rsidDel="002B3497">
          <w:rPr>
            <w:rFonts w:ascii="Georgia" w:hAnsi="Georgia"/>
          </w:rPr>
          <w:delText>maximizar la similitud entre las instancias que forman cada clúster, a la vez que intenta minimizar la similitud entre clusters.  Se ordenan los objetos de acuerdo a diferentes niveles de similitud.</w:delText>
        </w:r>
      </w:del>
    </w:p>
    <w:p w14:paraId="3BD5C9A1" w14:textId="0F3E734B" w:rsidR="00A73DB2" w:rsidRPr="00C36146" w:rsidDel="002B3497" w:rsidRDefault="00A73DB2" w:rsidP="002A207E">
      <w:pPr>
        <w:autoSpaceDE w:val="0"/>
        <w:autoSpaceDN w:val="0"/>
        <w:adjustRightInd w:val="0"/>
        <w:spacing w:after="0"/>
        <w:rPr>
          <w:del w:id="168" w:author="Daniel Alcaide" w:date="2017-07-20T12:05:00Z"/>
          <w:rFonts w:ascii="Georgia" w:hAnsi="Georgia"/>
        </w:rPr>
      </w:pPr>
    </w:p>
    <w:p w14:paraId="13A50686" w14:textId="63346B75" w:rsidR="00A73DB2" w:rsidRPr="00C36146" w:rsidDel="002B3497" w:rsidRDefault="00A73DB2" w:rsidP="002A207E">
      <w:pPr>
        <w:autoSpaceDE w:val="0"/>
        <w:autoSpaceDN w:val="0"/>
        <w:adjustRightInd w:val="0"/>
        <w:spacing w:after="0"/>
        <w:rPr>
          <w:del w:id="169" w:author="Daniel Alcaide" w:date="2017-07-20T12:05:00Z"/>
          <w:rFonts w:ascii="Georgia" w:hAnsi="Georgia"/>
        </w:rPr>
      </w:pPr>
      <w:del w:id="170" w:author="Daniel Alcaide" w:date="2017-07-20T12:05:00Z">
        <w:r w:rsidRPr="00C36146" w:rsidDel="002B3497">
          <w:rPr>
            <w:rFonts w:ascii="Georgia" w:hAnsi="Georgia" w:cs="TTE1019D78t00"/>
          </w:rPr>
          <w:delText>El Clustering pertenece a las técnicas de</w:delText>
        </w:r>
        <w:r w:rsidRPr="00C36146" w:rsidDel="002B3497">
          <w:rPr>
            <w:rFonts w:ascii="Georgia" w:hAnsi="Georgia"/>
          </w:rPr>
          <w:delText xml:space="preserve"> aprendizaje de tipo </w:delText>
        </w:r>
        <w:r w:rsidRPr="00C36146" w:rsidDel="002B3497">
          <w:rPr>
            <w:rFonts w:ascii="Georgia" w:hAnsi="Georgia"/>
            <w:i/>
          </w:rPr>
          <w:delText>No Supervisado</w:delText>
        </w:r>
        <w:r w:rsidRPr="00C36146" w:rsidDel="002B3497">
          <w:rPr>
            <w:rFonts w:ascii="Georgia" w:hAnsi="Georgia"/>
          </w:rPr>
          <w:delText>, dado que, a diferencia del método de Clasificación, no se conoce de forma previa los grupos en los que se clasifican los datos de entrenamiento (clases).</w:delText>
        </w:r>
      </w:del>
    </w:p>
    <w:p w14:paraId="3CF7FEC6" w14:textId="6D0B4982" w:rsidR="00A73DB2" w:rsidRPr="002B318A" w:rsidDel="002B3497" w:rsidRDefault="00A73DB2" w:rsidP="002A207E">
      <w:pPr>
        <w:autoSpaceDE w:val="0"/>
        <w:autoSpaceDN w:val="0"/>
        <w:adjustRightInd w:val="0"/>
        <w:spacing w:after="0"/>
        <w:rPr>
          <w:del w:id="171" w:author="Daniel Alcaide" w:date="2017-07-20T12:05:00Z"/>
          <w:rFonts w:ascii="Georgia" w:hAnsi="Georgia"/>
          <w:color w:val="FF0000"/>
        </w:rPr>
      </w:pPr>
    </w:p>
    <w:p w14:paraId="10F5BF55" w14:textId="05912CA8" w:rsidR="00A73DB2" w:rsidRPr="00C36146" w:rsidDel="002B3497" w:rsidRDefault="00A73DB2" w:rsidP="002A207E">
      <w:pPr>
        <w:autoSpaceDE w:val="0"/>
        <w:autoSpaceDN w:val="0"/>
        <w:adjustRightInd w:val="0"/>
        <w:spacing w:after="0"/>
        <w:rPr>
          <w:del w:id="172" w:author="Daniel Alcaide" w:date="2017-07-20T12:05:00Z"/>
          <w:rFonts w:ascii="Georgia" w:hAnsi="Georgia" w:cs="TTE1019D78t00"/>
        </w:rPr>
      </w:pPr>
      <w:del w:id="173" w:author="Daniel Alcaide" w:date="2017-07-20T12:05:00Z">
        <w:r w:rsidRPr="00C36146" w:rsidDel="002B3497">
          <w:rPr>
            <w:rFonts w:ascii="Georgia" w:hAnsi="Georgia" w:cs="TTE1019D78t00"/>
          </w:rPr>
          <w:delText xml:space="preserve">En el caso que nos ocupa, el método de Clustering Jerárquico, se constata que son métodos muy sensibles a los </w:delText>
        </w:r>
        <w:r w:rsidR="007234D1" w:rsidDel="002B3497">
          <w:rPr>
            <w:rFonts w:ascii="Georgia" w:hAnsi="Georgia" w:cs="TTE1019D78t00"/>
          </w:rPr>
          <w:delText>outlier</w:delText>
        </w:r>
        <w:r w:rsidRPr="00C36146" w:rsidDel="002B3497">
          <w:rPr>
            <w:rFonts w:ascii="Georgia" w:hAnsi="Georgia" w:cs="TTE1019D78t00"/>
          </w:rPr>
          <w:delText>s (anomalías), lo que se traduce en que las conclusiones que se obtienen tras analizar los clusters generados, se debe de estudiar de forma detallada, con el fin de detectarlos de la manera más fiable posible.</w:delText>
        </w:r>
      </w:del>
    </w:p>
    <w:p w14:paraId="3EB9EBB5" w14:textId="77777777" w:rsidR="00A73DB2" w:rsidRDefault="00A73DB2" w:rsidP="002A207E">
      <w:pPr>
        <w:autoSpaceDE w:val="0"/>
        <w:autoSpaceDN w:val="0"/>
        <w:adjustRightInd w:val="0"/>
        <w:spacing w:after="0"/>
        <w:rPr>
          <w:rFonts w:ascii="Georgia" w:hAnsi="Georgia" w:cs="TTE1019D78t00"/>
        </w:rPr>
      </w:pPr>
    </w:p>
    <w:p w14:paraId="7D9451B2" w14:textId="77777777" w:rsidR="00E7065C" w:rsidRDefault="00E7065C" w:rsidP="002A207E">
      <w:pPr>
        <w:autoSpaceDE w:val="0"/>
        <w:autoSpaceDN w:val="0"/>
        <w:adjustRightInd w:val="0"/>
        <w:spacing w:after="0"/>
        <w:rPr>
          <w:rFonts w:ascii="Georgia" w:hAnsi="Georgia" w:cs="TTE1019D78t00"/>
        </w:rPr>
      </w:pPr>
    </w:p>
    <w:p w14:paraId="3E0F1CCA" w14:textId="77777777" w:rsidR="00590B07" w:rsidRDefault="00590B07" w:rsidP="002A207E">
      <w:pPr>
        <w:autoSpaceDE w:val="0"/>
        <w:autoSpaceDN w:val="0"/>
        <w:adjustRightInd w:val="0"/>
        <w:spacing w:after="0"/>
        <w:rPr>
          <w:rFonts w:ascii="Georgia" w:hAnsi="Georgia" w:cs="TTE1019D78t00"/>
        </w:rPr>
      </w:pPr>
    </w:p>
    <w:p w14:paraId="64D0466D" w14:textId="77777777" w:rsidR="00E7065C" w:rsidRDefault="00E7065C" w:rsidP="002A207E">
      <w:pPr>
        <w:autoSpaceDE w:val="0"/>
        <w:autoSpaceDN w:val="0"/>
        <w:adjustRightInd w:val="0"/>
        <w:spacing w:after="0"/>
        <w:rPr>
          <w:rFonts w:ascii="Georgia" w:hAnsi="Georgia" w:cs="TTE1019D78t00"/>
        </w:rPr>
      </w:pPr>
    </w:p>
    <w:p w14:paraId="252AA3A8" w14:textId="77777777" w:rsidR="00A73DB2" w:rsidRDefault="00A73DB2" w:rsidP="002A207E">
      <w:pPr>
        <w:pStyle w:val="Heading2"/>
      </w:pPr>
      <w:bookmarkStart w:id="174" w:name="_Toc488183992"/>
      <w:r>
        <w:t>Medidas de la distancia en Métodos Algorítmicos</w:t>
      </w:r>
      <w:bookmarkEnd w:id="174"/>
    </w:p>
    <w:p w14:paraId="6FD5389F" w14:textId="77777777" w:rsidR="00A73DB2" w:rsidRDefault="00A73DB2" w:rsidP="002A207E">
      <w:pPr>
        <w:spacing w:after="0"/>
      </w:pPr>
    </w:p>
    <w:p w14:paraId="61EA2EBC" w14:textId="77777777" w:rsidR="00A73DB2" w:rsidRDefault="00A73DB2" w:rsidP="002A207E">
      <w:pPr>
        <w:rPr>
          <w:rFonts w:ascii="Georgia" w:hAnsi="Georgia"/>
        </w:rPr>
      </w:pPr>
      <w:r>
        <w:rPr>
          <w:rFonts w:ascii="Georgia" w:hAnsi="Georgia"/>
        </w:rPr>
        <w:t xml:space="preserve">Independientemente del método algorítmico por el que se opte, sea </w:t>
      </w:r>
      <w:r w:rsidRPr="000947A3">
        <w:rPr>
          <w:rFonts w:ascii="Georgia" w:hAnsi="Georgia"/>
        </w:rPr>
        <w:t xml:space="preserve">aglomerado o divisivo, </w:t>
      </w:r>
      <w:r>
        <w:rPr>
          <w:rFonts w:ascii="Georgia" w:hAnsi="Georgia"/>
        </w:rPr>
        <w:t xml:space="preserve">el principal problema a resolver es calcular </w:t>
      </w:r>
      <w:r w:rsidRPr="000947A3">
        <w:rPr>
          <w:rFonts w:ascii="Georgia" w:hAnsi="Georgia"/>
        </w:rPr>
        <w:t>la distancia entre dos grupos</w:t>
      </w:r>
      <w:r>
        <w:rPr>
          <w:rFonts w:ascii="Georgia" w:hAnsi="Georgia"/>
        </w:rPr>
        <w:t xml:space="preserve"> cualesquiera</w:t>
      </w:r>
      <w:r w:rsidRPr="000947A3">
        <w:rPr>
          <w:rFonts w:ascii="Georgia" w:hAnsi="Georgia"/>
        </w:rPr>
        <w:t xml:space="preserve">, </w:t>
      </w:r>
      <w:r>
        <w:rPr>
          <w:rFonts w:ascii="Georgia" w:hAnsi="Georgia"/>
        </w:rPr>
        <w:t xml:space="preserve">dado que la agrupación, como hemos visto, se lleva a cabo en base esa  distancia. Así pues, la siguiente pregunta que surge es: ¿Cómo calculamos la distancia entre dos </w:t>
      </w:r>
      <w:proofErr w:type="spellStart"/>
      <w:r>
        <w:rPr>
          <w:rFonts w:ascii="Georgia" w:hAnsi="Georgia"/>
        </w:rPr>
        <w:t>clusters</w:t>
      </w:r>
      <w:proofErr w:type="spellEnd"/>
      <w:r>
        <w:rPr>
          <w:rFonts w:ascii="Georgia" w:hAnsi="Georgia"/>
        </w:rPr>
        <w:t>?</w:t>
      </w:r>
    </w:p>
    <w:p w14:paraId="700FCF9D" w14:textId="77777777" w:rsidR="00D83ADC" w:rsidRDefault="00D83ADC" w:rsidP="002A207E">
      <w:pPr>
        <w:spacing w:after="0"/>
        <w:rPr>
          <w:rFonts w:ascii="Georgia" w:hAnsi="Georgia"/>
        </w:rPr>
      </w:pPr>
    </w:p>
    <w:p w14:paraId="299CBAC3" w14:textId="77777777" w:rsidR="00A73DB2" w:rsidRDefault="00A73DB2" w:rsidP="002A207E">
      <w:pPr>
        <w:spacing w:after="0"/>
        <w:rPr>
          <w:rFonts w:ascii="Georgia" w:hAnsi="Georgia"/>
        </w:rPr>
      </w:pPr>
      <w:r>
        <w:rPr>
          <w:rFonts w:ascii="Georgia" w:hAnsi="Georgia"/>
        </w:rPr>
        <w:t>En líneas generales, se definen 4 tipos de distancias  (</w:t>
      </w:r>
      <w:proofErr w:type="spellStart"/>
      <w:r w:rsidRPr="00D61A98">
        <w:rPr>
          <w:rFonts w:ascii="Georgia" w:hAnsi="Georgia"/>
          <w:b/>
          <w:i/>
        </w:rPr>
        <w:t>Linkage</w:t>
      </w:r>
      <w:proofErr w:type="spellEnd"/>
      <w:r w:rsidRPr="00D61A98">
        <w:rPr>
          <w:rFonts w:ascii="Georgia" w:hAnsi="Georgia"/>
          <w:b/>
          <w:i/>
        </w:rPr>
        <w:t xml:space="preserve"> </w:t>
      </w:r>
      <w:proofErr w:type="spellStart"/>
      <w:r w:rsidRPr="00D61A98">
        <w:rPr>
          <w:rFonts w:ascii="Georgia" w:hAnsi="Georgia"/>
          <w:b/>
          <w:i/>
        </w:rPr>
        <w:t>measures</w:t>
      </w:r>
      <w:proofErr w:type="spellEnd"/>
      <w:r>
        <w:rPr>
          <w:rFonts w:ascii="Georgia" w:hAnsi="Georgia"/>
        </w:rPr>
        <w:t>):</w:t>
      </w:r>
    </w:p>
    <w:p w14:paraId="7CB5A713" w14:textId="77777777" w:rsidR="00A73DB2" w:rsidRDefault="00A73DB2" w:rsidP="002A207E">
      <w:pPr>
        <w:spacing w:after="0"/>
        <w:rPr>
          <w:rFonts w:ascii="Georgia" w:hAnsi="Georgia"/>
        </w:rPr>
      </w:pPr>
    </w:p>
    <w:p w14:paraId="5FD774BE" w14:textId="77777777" w:rsidR="00A73DB2" w:rsidRPr="00586904" w:rsidRDefault="00A73DB2" w:rsidP="002A207E">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Maximum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proofErr w:type="spellStart"/>
      <w:r w:rsidRPr="00586904">
        <w:rPr>
          <w:rFonts w:ascii="Minion-Italic" w:hAnsi="Minion-Italic" w:cs="Minion-Italic"/>
          <w:i/>
          <w:iCs/>
          <w:sz w:val="20"/>
          <w:szCs w:val="20"/>
          <w:lang w:val="en-US"/>
        </w:rPr>
        <w:t>dist</w:t>
      </w:r>
      <w:proofErr w:type="spellEnd"/>
      <w:r w:rsidRPr="00586904">
        <w:rPr>
          <w:rFonts w:ascii="Minion-Italic" w:hAnsi="Minion-Italic" w:cs="Minion-Italic"/>
          <w:i/>
          <w:iCs/>
          <w:sz w:val="20"/>
          <w:szCs w:val="20"/>
          <w:lang w:val="en-US"/>
        </w:rPr>
        <w:t xml:space="preserve"> </w:t>
      </w:r>
      <w:proofErr w:type="gramStart"/>
      <w:r w:rsidRPr="00586904">
        <w:rPr>
          <w:rFonts w:ascii="Minion-Italic" w:hAnsi="Minion-Italic" w:cs="Minion-Italic"/>
          <w:i/>
          <w:iCs/>
          <w:sz w:val="15"/>
          <w:szCs w:val="15"/>
          <w:lang w:val="en-US"/>
        </w:rPr>
        <w:t>max</w:t>
      </w:r>
      <w:r w:rsidRPr="00586904">
        <w:rPr>
          <w:rFonts w:ascii="RMTMI" w:hAnsi="RMTMI" w:cs="RMTMI"/>
          <w:sz w:val="20"/>
          <w:szCs w:val="20"/>
          <w:lang w:val="en-US"/>
        </w:rPr>
        <w:t>.(</w:t>
      </w:r>
      <w:proofErr w:type="gramEnd"/>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proofErr w:type="spellStart"/>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j</w:t>
      </w:r>
      <w:proofErr w:type="spellEnd"/>
      <w:r w:rsidRPr="00586904">
        <w:rPr>
          <w:rFonts w:ascii="RMTMI" w:hAnsi="RMTMI" w:cs="RMTMI"/>
          <w:sz w:val="20"/>
          <w:szCs w:val="20"/>
          <w:lang w:val="en-US"/>
        </w:rPr>
        <w:t xml:space="preserve">) = </w:t>
      </w:r>
      <w:r w:rsidRPr="00586904">
        <w:rPr>
          <w:rFonts w:ascii="Times-Roman" w:hAnsi="Times-Roman" w:cs="Times-Roman"/>
          <w:sz w:val="20"/>
          <w:szCs w:val="20"/>
          <w:lang w:val="en-US"/>
        </w:rPr>
        <w:t xml:space="preserve">max ( | p – p’ | )  </w:t>
      </w:r>
    </w:p>
    <w:p w14:paraId="67A68C24" w14:textId="77777777" w:rsidR="00A73DB2" w:rsidRPr="00586904" w:rsidRDefault="00A73DB2" w:rsidP="002A207E">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Minimum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proofErr w:type="spellStart"/>
      <w:r w:rsidRPr="00586904">
        <w:rPr>
          <w:rFonts w:ascii="Minion-Italic" w:hAnsi="Minion-Italic" w:cs="Minion-Italic"/>
          <w:i/>
          <w:iCs/>
          <w:sz w:val="20"/>
          <w:szCs w:val="20"/>
          <w:lang w:val="en-US"/>
        </w:rPr>
        <w:t>dist</w:t>
      </w:r>
      <w:proofErr w:type="spellEnd"/>
      <w:r w:rsidRPr="00586904">
        <w:rPr>
          <w:rFonts w:ascii="Minion-Italic" w:hAnsi="Minion-Italic" w:cs="Minion-Italic"/>
          <w:i/>
          <w:iCs/>
          <w:sz w:val="20"/>
          <w:szCs w:val="20"/>
          <w:lang w:val="en-US"/>
        </w:rPr>
        <w:t xml:space="preserve"> </w:t>
      </w:r>
      <w:proofErr w:type="gramStart"/>
      <w:r w:rsidRPr="00586904">
        <w:rPr>
          <w:rFonts w:ascii="Minion-Italic" w:hAnsi="Minion-Italic" w:cs="Minion-Italic"/>
          <w:i/>
          <w:iCs/>
          <w:sz w:val="15"/>
          <w:szCs w:val="15"/>
          <w:lang w:val="en-US"/>
        </w:rPr>
        <w:t>min</w:t>
      </w:r>
      <w:r w:rsidRPr="00586904">
        <w:rPr>
          <w:rFonts w:ascii="RMTMI" w:hAnsi="RMTMI" w:cs="RMTMI"/>
          <w:sz w:val="20"/>
          <w:szCs w:val="20"/>
          <w:lang w:val="en-US"/>
        </w:rPr>
        <w:t>.(</w:t>
      </w:r>
      <w:proofErr w:type="gramEnd"/>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proofErr w:type="spellStart"/>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j</w:t>
      </w:r>
      <w:proofErr w:type="spellEnd"/>
      <w:r w:rsidRPr="00586904">
        <w:rPr>
          <w:rFonts w:ascii="RMTMI" w:hAnsi="RMTMI" w:cs="RMTMI"/>
          <w:sz w:val="20"/>
          <w:szCs w:val="20"/>
          <w:lang w:val="en-US"/>
        </w:rPr>
        <w:t xml:space="preserve">) = </w:t>
      </w:r>
      <w:r w:rsidRPr="00586904">
        <w:rPr>
          <w:rFonts w:ascii="Times-Roman" w:hAnsi="Times-Roman" w:cs="Times-Roman"/>
          <w:sz w:val="20"/>
          <w:szCs w:val="20"/>
          <w:lang w:val="en-US"/>
        </w:rPr>
        <w:t xml:space="preserve">min ( | p – p’ | )  </w:t>
      </w:r>
    </w:p>
    <w:p w14:paraId="7B5B293A" w14:textId="77777777" w:rsidR="00A73DB2" w:rsidRPr="00586904" w:rsidRDefault="00A73DB2" w:rsidP="002A207E">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Average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proofErr w:type="spellStart"/>
      <w:r w:rsidRPr="00586904">
        <w:rPr>
          <w:rFonts w:ascii="Minion-Italic" w:hAnsi="Minion-Italic" w:cs="Minion-Italic"/>
          <w:i/>
          <w:iCs/>
          <w:sz w:val="20"/>
          <w:szCs w:val="20"/>
          <w:lang w:val="en-US"/>
        </w:rPr>
        <w:t>dist</w:t>
      </w:r>
      <w:proofErr w:type="spellEnd"/>
      <w:r w:rsidRPr="00586904">
        <w:rPr>
          <w:rFonts w:ascii="Minion-Italic" w:hAnsi="Minion-Italic" w:cs="Minion-Italic"/>
          <w:i/>
          <w:iCs/>
          <w:sz w:val="20"/>
          <w:szCs w:val="20"/>
          <w:lang w:val="en-US"/>
        </w:rPr>
        <w:t xml:space="preserve"> </w:t>
      </w:r>
      <w:proofErr w:type="gramStart"/>
      <w:r w:rsidRPr="00586904">
        <w:rPr>
          <w:rFonts w:ascii="Minion-Italic" w:hAnsi="Minion-Italic" w:cs="Minion-Italic"/>
          <w:i/>
          <w:iCs/>
          <w:sz w:val="15"/>
          <w:szCs w:val="15"/>
          <w:lang w:val="en-US"/>
        </w:rPr>
        <w:t>avg</w:t>
      </w:r>
      <w:r w:rsidRPr="00586904">
        <w:rPr>
          <w:rFonts w:ascii="RMTMI" w:hAnsi="RMTMI" w:cs="RMTMI"/>
          <w:sz w:val="20"/>
          <w:szCs w:val="20"/>
          <w:lang w:val="en-US"/>
        </w:rPr>
        <w:t>.(</w:t>
      </w:r>
      <w:proofErr w:type="gramEnd"/>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proofErr w:type="spellStart"/>
      <w:r w:rsidRPr="00586904">
        <w:rPr>
          <w:rFonts w:ascii="Minion-Italic" w:hAnsi="Minion-Italic" w:cs="Minion-Italic"/>
          <w:i/>
          <w:iCs/>
          <w:sz w:val="20"/>
          <w:szCs w:val="20"/>
          <w:lang w:val="en-US"/>
        </w:rPr>
        <w:t>C</w:t>
      </w:r>
      <w:r w:rsidRPr="00586904">
        <w:rPr>
          <w:rFonts w:ascii="RMTMI" w:hAnsi="RMTMI" w:cs="RMTMI"/>
          <w:sz w:val="20"/>
          <w:szCs w:val="20"/>
          <w:vertAlign w:val="subscript"/>
          <w:lang w:val="en-US"/>
        </w:rPr>
        <w:t>j</w:t>
      </w:r>
      <w:proofErr w:type="spellEnd"/>
      <w:r w:rsidRPr="00586904">
        <w:rPr>
          <w:rFonts w:ascii="RMTMI" w:hAnsi="RMTMI" w:cs="RMTMI"/>
          <w:sz w:val="20"/>
          <w:szCs w:val="20"/>
          <w:lang w:val="en-US"/>
        </w:rPr>
        <w:t xml:space="preserve">) = </w:t>
      </w:r>
      <w:r w:rsidRPr="00586904">
        <w:rPr>
          <w:rFonts w:ascii="Minion-Regular" w:hAnsi="Minion-Regular" w:cs="Minion-Regular"/>
          <w:sz w:val="20"/>
          <w:szCs w:val="20"/>
          <w:lang w:val="en-US"/>
        </w:rPr>
        <w:t>1/</w:t>
      </w:r>
      <w:proofErr w:type="spellStart"/>
      <w:r w:rsidRPr="00586904">
        <w:rPr>
          <w:rFonts w:ascii="Minion-Italic" w:hAnsi="Minion-Italic" w:cs="Minion-Italic"/>
          <w:i/>
          <w:iCs/>
          <w:sz w:val="20"/>
          <w:szCs w:val="20"/>
          <w:lang w:val="en-US"/>
        </w:rPr>
        <w:t>n</w:t>
      </w:r>
      <w:r w:rsidRPr="00586904">
        <w:rPr>
          <w:rFonts w:ascii="Minion-Italic" w:hAnsi="Minion-Italic" w:cs="Minion-Italic"/>
          <w:i/>
          <w:iCs/>
          <w:sz w:val="15"/>
          <w:szCs w:val="15"/>
          <w:lang w:val="en-US"/>
        </w:rPr>
        <w:t>i</w:t>
      </w:r>
      <w:r w:rsidRPr="00586904">
        <w:rPr>
          <w:rFonts w:ascii="Minion-Italic" w:hAnsi="Minion-Italic" w:cs="Minion-Italic"/>
          <w:i/>
          <w:iCs/>
          <w:sz w:val="20"/>
          <w:szCs w:val="20"/>
          <w:lang w:val="en-US"/>
        </w:rPr>
        <w:t>n</w:t>
      </w:r>
      <w:r w:rsidRPr="00586904">
        <w:rPr>
          <w:rFonts w:ascii="Minion-Italic" w:hAnsi="Minion-Italic" w:cs="Minion-Italic"/>
          <w:i/>
          <w:iCs/>
          <w:sz w:val="15"/>
          <w:szCs w:val="15"/>
          <w:lang w:val="en-US"/>
        </w:rPr>
        <w:t>j</w:t>
      </w:r>
      <w:proofErr w:type="spellEnd"/>
      <w:r w:rsidRPr="00586904">
        <w:rPr>
          <w:rFonts w:ascii="RMTMI" w:hAnsi="RMTMI" w:cs="RMTMI"/>
          <w:sz w:val="20"/>
          <w:szCs w:val="20"/>
          <w:lang w:val="en-US"/>
        </w:rPr>
        <w:t xml:space="preserve">  ∑</w:t>
      </w:r>
      <w:r w:rsidRPr="00586904">
        <w:rPr>
          <w:rFonts w:ascii="Times-Roman" w:hAnsi="Times-Roman" w:cs="Times-Roman"/>
          <w:sz w:val="20"/>
          <w:szCs w:val="20"/>
          <w:lang w:val="en-US"/>
        </w:rPr>
        <w:t xml:space="preserve"> | p – p’ |   </w:t>
      </w:r>
    </w:p>
    <w:p w14:paraId="73498257" w14:textId="77777777" w:rsidR="00A73DB2" w:rsidRPr="00586904" w:rsidRDefault="00A73DB2" w:rsidP="002A207E">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Mean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r w:rsidR="00420B3E">
        <w:rPr>
          <w:rFonts w:ascii="Minion-Regular" w:hAnsi="Minion-Regular" w:cs="Minion-Regular"/>
          <w:sz w:val="20"/>
          <w:szCs w:val="20"/>
          <w:lang w:val="en-US"/>
        </w:rPr>
        <w:tab/>
      </w:r>
      <w:proofErr w:type="spellStart"/>
      <w:r w:rsidRPr="00586904">
        <w:rPr>
          <w:rFonts w:ascii="Minion-Italic" w:hAnsi="Minion-Italic" w:cs="Minion-Italic"/>
          <w:i/>
          <w:iCs/>
          <w:sz w:val="20"/>
          <w:szCs w:val="20"/>
          <w:lang w:val="en-US"/>
        </w:rPr>
        <w:t>dist</w:t>
      </w:r>
      <w:proofErr w:type="spellEnd"/>
      <w:r w:rsidRPr="00586904">
        <w:rPr>
          <w:rFonts w:ascii="Minion-Italic" w:hAnsi="Minion-Italic" w:cs="Minion-Italic"/>
          <w:i/>
          <w:iCs/>
          <w:sz w:val="20"/>
          <w:szCs w:val="20"/>
          <w:lang w:val="en-US"/>
        </w:rPr>
        <w:t xml:space="preserve"> </w:t>
      </w:r>
      <w:r w:rsidRPr="00586904">
        <w:rPr>
          <w:rFonts w:ascii="Minion-Italic" w:hAnsi="Minion-Italic" w:cs="Minion-Italic"/>
          <w:i/>
          <w:iCs/>
          <w:sz w:val="15"/>
          <w:szCs w:val="15"/>
          <w:lang w:val="en-US"/>
        </w:rPr>
        <w:t xml:space="preserve">mean </w:t>
      </w:r>
      <w:r w:rsidRPr="00586904">
        <w:rPr>
          <w:rFonts w:ascii="RMTMI" w:hAnsi="RMTMI" w:cs="RMTMI"/>
          <w:sz w:val="20"/>
          <w:szCs w:val="20"/>
          <w:lang w:val="en-US"/>
        </w:rPr>
        <w:t>(</w:t>
      </w:r>
      <w:proofErr w:type="gramStart"/>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proofErr w:type="spellStart"/>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j</w:t>
      </w:r>
      <w:proofErr w:type="spellEnd"/>
      <w:proofErr w:type="gramEnd"/>
      <w:r w:rsidRPr="00586904">
        <w:rPr>
          <w:rFonts w:ascii="RMTMI" w:hAnsi="RMTMI" w:cs="RMTMI"/>
          <w:sz w:val="20"/>
          <w:szCs w:val="20"/>
          <w:lang w:val="en-US"/>
        </w:rPr>
        <w:t xml:space="preserve">/) = | </w:t>
      </w:r>
      <w:r w:rsidRPr="00586904">
        <w:rPr>
          <w:rFonts w:ascii="Times-Roman" w:hAnsi="Times-Roman" w:cs="Times-Roman"/>
          <w:sz w:val="20"/>
          <w:szCs w:val="20"/>
          <w:lang w:val="en-US"/>
        </w:rPr>
        <w:t>m</w:t>
      </w:r>
      <w:r w:rsidRPr="00586904">
        <w:rPr>
          <w:rFonts w:ascii="Times-Roman" w:hAnsi="Times-Roman" w:cs="Times-Roman"/>
          <w:sz w:val="20"/>
          <w:szCs w:val="20"/>
          <w:vertAlign w:val="subscript"/>
          <w:lang w:val="en-US"/>
        </w:rPr>
        <w:t>i</w:t>
      </w:r>
      <w:r w:rsidRPr="00586904">
        <w:rPr>
          <w:rFonts w:ascii="Times-Roman" w:hAnsi="Times-Roman" w:cs="Times-Roman"/>
          <w:sz w:val="20"/>
          <w:szCs w:val="20"/>
          <w:lang w:val="en-US"/>
        </w:rPr>
        <w:t xml:space="preserve"> - </w:t>
      </w:r>
      <w:proofErr w:type="spellStart"/>
      <w:r w:rsidRPr="00586904">
        <w:rPr>
          <w:rFonts w:ascii="Times-Roman" w:hAnsi="Times-Roman" w:cs="Times-Roman"/>
          <w:sz w:val="20"/>
          <w:szCs w:val="20"/>
          <w:lang w:val="en-US"/>
        </w:rPr>
        <w:t>m</w:t>
      </w:r>
      <w:r w:rsidRPr="00586904">
        <w:rPr>
          <w:rFonts w:ascii="Times-Roman" w:hAnsi="Times-Roman" w:cs="Times-Roman"/>
          <w:sz w:val="20"/>
          <w:szCs w:val="20"/>
          <w:vertAlign w:val="subscript"/>
          <w:lang w:val="en-US"/>
        </w:rPr>
        <w:t>j</w:t>
      </w:r>
      <w:proofErr w:type="spellEnd"/>
      <w:r w:rsidRPr="00586904">
        <w:rPr>
          <w:rFonts w:ascii="Times-Roman" w:hAnsi="Times-Roman" w:cs="Times-Roman"/>
          <w:sz w:val="20"/>
          <w:szCs w:val="20"/>
          <w:vertAlign w:val="subscript"/>
          <w:lang w:val="en-US"/>
        </w:rPr>
        <w:t xml:space="preserve"> </w:t>
      </w:r>
      <w:r w:rsidRPr="00586904">
        <w:rPr>
          <w:rFonts w:ascii="Times-Roman" w:hAnsi="Times-Roman" w:cs="Times-Roman"/>
          <w:sz w:val="20"/>
          <w:szCs w:val="20"/>
          <w:lang w:val="en-US"/>
        </w:rPr>
        <w:t xml:space="preserve">|  </w:t>
      </w:r>
    </w:p>
    <w:p w14:paraId="661A2F93" w14:textId="77777777" w:rsidR="00A73DB2" w:rsidRPr="00586904" w:rsidRDefault="00A73DB2" w:rsidP="002A207E">
      <w:pPr>
        <w:pStyle w:val="ListParagraph"/>
        <w:autoSpaceDE w:val="0"/>
        <w:autoSpaceDN w:val="0"/>
        <w:adjustRightInd w:val="0"/>
        <w:spacing w:after="0" w:line="360" w:lineRule="auto"/>
        <w:ind w:left="1428"/>
        <w:jc w:val="both"/>
        <w:rPr>
          <w:rFonts w:ascii="Times-Roman" w:hAnsi="Times-Roman" w:cs="Times-Roman"/>
          <w:sz w:val="20"/>
          <w:szCs w:val="20"/>
          <w:lang w:val="en-US"/>
        </w:rPr>
      </w:pPr>
    </w:p>
    <w:p w14:paraId="15A010DE" w14:textId="77777777" w:rsidR="00A73DB2" w:rsidRPr="00586904" w:rsidRDefault="00A73DB2" w:rsidP="002A207E">
      <w:pPr>
        <w:autoSpaceDE w:val="0"/>
        <w:autoSpaceDN w:val="0"/>
        <w:adjustRightInd w:val="0"/>
        <w:spacing w:after="0"/>
        <w:rPr>
          <w:rFonts w:ascii="Minion-Italic" w:hAnsi="Minion-Italic" w:cs="Minion-Italic"/>
          <w:i/>
          <w:iCs/>
          <w:sz w:val="12"/>
          <w:szCs w:val="12"/>
          <w:lang w:val="en-US"/>
        </w:rPr>
      </w:pPr>
      <w:r w:rsidRPr="00586904">
        <w:rPr>
          <w:rFonts w:ascii="Minion-Italic" w:hAnsi="Minion-Italic" w:cs="Minion-Italic"/>
          <w:i/>
          <w:iCs/>
          <w:sz w:val="12"/>
          <w:szCs w:val="12"/>
          <w:lang w:val="en-US"/>
        </w:rPr>
        <w:t xml:space="preserve">  </w:t>
      </w:r>
    </w:p>
    <w:p w14:paraId="38B3CECB" w14:textId="77777777" w:rsidR="00A73DB2" w:rsidRPr="001C7F29" w:rsidRDefault="00A73DB2" w:rsidP="002A207E">
      <w:pPr>
        <w:rPr>
          <w:rFonts w:ascii="Georgia" w:hAnsi="Georgia" w:cs="MTSY"/>
          <w:szCs w:val="20"/>
        </w:rPr>
      </w:pPr>
      <w:r w:rsidRPr="001C7F29">
        <w:rPr>
          <w:rFonts w:ascii="Georgia" w:hAnsi="Georgia" w:cs="MTSY"/>
          <w:szCs w:val="20"/>
        </w:rPr>
        <w:t>En estas fórmulas, se asume</w:t>
      </w:r>
      <w:r>
        <w:rPr>
          <w:rFonts w:ascii="Georgia" w:hAnsi="Georgia" w:cs="MTSY"/>
          <w:szCs w:val="20"/>
        </w:rPr>
        <w:t>n como condiciones,</w:t>
      </w:r>
      <w:r w:rsidRPr="001C7F29">
        <w:rPr>
          <w:rFonts w:ascii="Georgia" w:hAnsi="Georgia" w:cs="MTSY"/>
          <w:szCs w:val="20"/>
        </w:rPr>
        <w:t xml:space="preserve"> que </w:t>
      </w:r>
      <w:r w:rsidRPr="001C7F29">
        <w:rPr>
          <w:rFonts w:ascii="Georgia" w:hAnsi="Georgia" w:cs="Times-Roman"/>
          <w:szCs w:val="20"/>
        </w:rPr>
        <w:t>| p – p’ |  es la distancia entre dos objetos o puntos p y p</w:t>
      </w:r>
      <w:r w:rsidRPr="001C7F29">
        <w:rPr>
          <w:rFonts w:ascii="Georgia" w:hAnsi="Georgia" w:cs="Times-Roman"/>
          <w:szCs w:val="20"/>
          <w:vertAlign w:val="subscript"/>
        </w:rPr>
        <w:t>0</w:t>
      </w:r>
      <w:r w:rsidRPr="001C7F29">
        <w:rPr>
          <w:rFonts w:ascii="Georgia" w:hAnsi="Georgia" w:cs="Times-Roman"/>
          <w:szCs w:val="20"/>
        </w:rPr>
        <w:t>,  m</w:t>
      </w:r>
      <w:r w:rsidRPr="001C7F29">
        <w:rPr>
          <w:rFonts w:ascii="Georgia" w:hAnsi="Georgia" w:cs="Times-Roman"/>
          <w:szCs w:val="20"/>
          <w:vertAlign w:val="subscript"/>
        </w:rPr>
        <w:t>i</w:t>
      </w:r>
      <w:r w:rsidRPr="001C7F29">
        <w:rPr>
          <w:rFonts w:ascii="Georgia" w:hAnsi="Georgia" w:cs="Times-Roman"/>
          <w:szCs w:val="20"/>
        </w:rPr>
        <w:t xml:space="preserve"> es la media del clúster C</w:t>
      </w:r>
      <w:r w:rsidRPr="001C7F29">
        <w:rPr>
          <w:rFonts w:ascii="Georgia" w:hAnsi="Georgia" w:cs="Times-Roman"/>
          <w:szCs w:val="20"/>
          <w:vertAlign w:val="subscript"/>
        </w:rPr>
        <w:t xml:space="preserve">i </w:t>
      </w:r>
      <w:r w:rsidRPr="001C7F29">
        <w:rPr>
          <w:rFonts w:ascii="Georgia" w:hAnsi="Georgia" w:cs="Times-Roman"/>
          <w:szCs w:val="20"/>
        </w:rPr>
        <w:t>y n</w:t>
      </w:r>
      <w:r w:rsidRPr="001C7F29">
        <w:rPr>
          <w:rFonts w:ascii="Georgia" w:hAnsi="Georgia" w:cs="Times-Roman"/>
          <w:szCs w:val="20"/>
          <w:vertAlign w:val="subscript"/>
        </w:rPr>
        <w:t>i</w:t>
      </w:r>
      <w:r w:rsidRPr="001C7F29">
        <w:rPr>
          <w:rFonts w:ascii="Georgia" w:hAnsi="Georgia" w:cs="Times-Roman"/>
          <w:szCs w:val="20"/>
        </w:rPr>
        <w:t xml:space="preserve"> es el número de objetos que pertenecen a dicho clúster (</w:t>
      </w:r>
      <w:r>
        <w:rPr>
          <w:rFonts w:ascii="Georgia" w:hAnsi="Georgia" w:cs="Times-Roman"/>
          <w:szCs w:val="20"/>
        </w:rPr>
        <w:t xml:space="preserve">se trata </w:t>
      </w:r>
      <w:r w:rsidRPr="001C7F29">
        <w:rPr>
          <w:rFonts w:ascii="Georgia" w:hAnsi="Georgia" w:cs="Times-Roman"/>
          <w:szCs w:val="20"/>
        </w:rPr>
        <w:t xml:space="preserve">de igual forma para el clúster </w:t>
      </w:r>
      <w:proofErr w:type="spellStart"/>
      <w:r w:rsidRPr="001C7F29">
        <w:rPr>
          <w:rFonts w:ascii="Georgia" w:hAnsi="Georgia" w:cs="Times-Roman"/>
          <w:szCs w:val="20"/>
        </w:rPr>
        <w:t>C</w:t>
      </w:r>
      <w:r w:rsidRPr="001C7F29">
        <w:rPr>
          <w:rFonts w:ascii="Georgia" w:hAnsi="Georgia" w:cs="Times-Roman"/>
          <w:szCs w:val="20"/>
          <w:vertAlign w:val="subscript"/>
        </w:rPr>
        <w:t>j</w:t>
      </w:r>
      <w:proofErr w:type="spellEnd"/>
      <w:r w:rsidRPr="001C7F29">
        <w:rPr>
          <w:rFonts w:ascii="Georgia" w:hAnsi="Georgia" w:cs="Times-Roman"/>
          <w:szCs w:val="20"/>
        </w:rPr>
        <w:t xml:space="preserve"> con </w:t>
      </w:r>
      <w:proofErr w:type="spellStart"/>
      <w:r w:rsidRPr="001C7F29">
        <w:rPr>
          <w:rFonts w:ascii="Georgia" w:hAnsi="Georgia" w:cs="Times-Roman"/>
          <w:szCs w:val="20"/>
        </w:rPr>
        <w:t>n</w:t>
      </w:r>
      <w:r w:rsidRPr="001C7F29">
        <w:rPr>
          <w:rFonts w:ascii="Georgia" w:hAnsi="Georgia" w:cs="Times-Roman"/>
          <w:szCs w:val="20"/>
          <w:vertAlign w:val="subscript"/>
        </w:rPr>
        <w:t>j</w:t>
      </w:r>
      <w:proofErr w:type="spellEnd"/>
      <w:r w:rsidRPr="001C7F29">
        <w:rPr>
          <w:rFonts w:ascii="Georgia" w:hAnsi="Georgia" w:cs="Times-Roman"/>
          <w:szCs w:val="20"/>
        </w:rPr>
        <w:t xml:space="preserve"> elementos). </w:t>
      </w:r>
    </w:p>
    <w:p w14:paraId="651119C9" w14:textId="77777777" w:rsidR="00590B07" w:rsidRDefault="00590B07" w:rsidP="002A207E">
      <w:pPr>
        <w:spacing w:after="0"/>
        <w:rPr>
          <w:rFonts w:ascii="Georgia" w:hAnsi="Georgia" w:cs="MTSY"/>
        </w:rPr>
      </w:pPr>
    </w:p>
    <w:p w14:paraId="5C171E44" w14:textId="77777777" w:rsidR="00590B07" w:rsidRDefault="00590B07" w:rsidP="002A207E">
      <w:pPr>
        <w:spacing w:after="0"/>
        <w:rPr>
          <w:rFonts w:ascii="Georgia" w:hAnsi="Georgia" w:cs="MTSY"/>
        </w:rPr>
      </w:pPr>
    </w:p>
    <w:p w14:paraId="7DF10645" w14:textId="77777777" w:rsidR="00A73DB2" w:rsidRDefault="00A73DB2" w:rsidP="002A207E">
      <w:pPr>
        <w:spacing w:after="0"/>
        <w:rPr>
          <w:rFonts w:ascii="Georgia" w:hAnsi="Georgia" w:cs="MTSY"/>
        </w:rPr>
      </w:pPr>
      <w:r w:rsidRPr="00676925">
        <w:rPr>
          <w:rFonts w:ascii="Georgia" w:hAnsi="Georgia" w:cs="MTSY"/>
        </w:rPr>
        <w:t xml:space="preserve">Atendiendo al uso de </w:t>
      </w:r>
      <w:r>
        <w:rPr>
          <w:rFonts w:ascii="Georgia" w:hAnsi="Georgia" w:cs="MTSY"/>
        </w:rPr>
        <w:t>un tipo de medida u otro, p</w:t>
      </w:r>
      <w:r w:rsidRPr="00676925">
        <w:rPr>
          <w:rFonts w:ascii="Georgia" w:hAnsi="Georgia" w:cs="MTSY"/>
        </w:rPr>
        <w:t xml:space="preserve">odemos clasificar los algoritmos </w:t>
      </w:r>
      <w:r>
        <w:rPr>
          <w:rFonts w:ascii="Georgia" w:hAnsi="Georgia" w:cs="MTSY"/>
        </w:rPr>
        <w:t xml:space="preserve">de </w:t>
      </w:r>
      <w:proofErr w:type="spellStart"/>
      <w:r>
        <w:rPr>
          <w:rFonts w:ascii="Georgia" w:hAnsi="Georgia" w:cs="MTSY"/>
        </w:rPr>
        <w:t>Clustering</w:t>
      </w:r>
      <w:proofErr w:type="spellEnd"/>
      <w:r>
        <w:rPr>
          <w:rFonts w:ascii="Georgia" w:hAnsi="Georgia" w:cs="MTSY"/>
        </w:rPr>
        <w:t xml:space="preserve"> </w:t>
      </w:r>
      <w:r w:rsidRPr="00676925">
        <w:rPr>
          <w:rFonts w:ascii="Georgia" w:hAnsi="Georgia" w:cs="MTSY"/>
        </w:rPr>
        <w:t>en:</w:t>
      </w:r>
    </w:p>
    <w:p w14:paraId="228A70AA" w14:textId="77777777" w:rsidR="00A73DB2" w:rsidRDefault="00A73DB2" w:rsidP="002A207E">
      <w:pPr>
        <w:spacing w:after="0"/>
        <w:rPr>
          <w:rFonts w:ascii="Georgia" w:hAnsi="Georgia" w:cs="MTSY"/>
        </w:rPr>
      </w:pPr>
    </w:p>
    <w:p w14:paraId="3410FD4E" w14:textId="77777777" w:rsidR="00590B07" w:rsidRDefault="00590B07" w:rsidP="002A207E">
      <w:pPr>
        <w:spacing w:after="0"/>
        <w:rPr>
          <w:rFonts w:ascii="Georgia" w:hAnsi="Georgia" w:cs="MTSY"/>
        </w:rPr>
      </w:pPr>
    </w:p>
    <w:p w14:paraId="0AD2611F" w14:textId="77777777" w:rsidR="00A73DB2" w:rsidRPr="00D00E72" w:rsidRDefault="00A73DB2" w:rsidP="002A207E">
      <w:pPr>
        <w:pStyle w:val="ListParagraph"/>
        <w:numPr>
          <w:ilvl w:val="0"/>
          <w:numId w:val="5"/>
        </w:numPr>
        <w:spacing w:line="360" w:lineRule="auto"/>
        <w:ind w:left="426"/>
        <w:jc w:val="both"/>
        <w:rPr>
          <w:rFonts w:ascii="Georgia" w:hAnsi="Georgia"/>
        </w:rPr>
      </w:pPr>
      <w:proofErr w:type="spellStart"/>
      <w:r w:rsidRPr="006621DE">
        <w:rPr>
          <w:rFonts w:ascii="Georgia" w:hAnsi="Georgia" w:cs="Minion-Bold"/>
          <w:b/>
          <w:bCs/>
          <w:szCs w:val="20"/>
        </w:rPr>
        <w:t>Nearest-neighbor</w:t>
      </w:r>
      <w:proofErr w:type="spellEnd"/>
      <w:r>
        <w:rPr>
          <w:rFonts w:ascii="Georgia" w:hAnsi="Georgia" w:cs="Minion-Bold"/>
          <w:b/>
          <w:bCs/>
          <w:szCs w:val="20"/>
        </w:rPr>
        <w:t xml:space="preserve">: </w:t>
      </w:r>
      <w:r>
        <w:rPr>
          <w:rFonts w:ascii="Georgia" w:hAnsi="Georgia"/>
        </w:rPr>
        <w:t xml:space="preserve">En los casos en los que </w:t>
      </w:r>
      <w:r w:rsidRPr="00676925">
        <w:rPr>
          <w:rFonts w:ascii="Georgia" w:hAnsi="Georgia"/>
        </w:rPr>
        <w:t>el algoritmo usa la medida de distancia mínima</w:t>
      </w:r>
      <w:r>
        <w:rPr>
          <w:rFonts w:ascii="Georgia" w:hAnsi="Georgia"/>
        </w:rPr>
        <w:t xml:space="preserve"> –</w:t>
      </w:r>
      <w:proofErr w:type="spellStart"/>
      <w:r w:rsidRPr="00676925">
        <w:rPr>
          <w:rFonts w:ascii="Georgia" w:hAnsi="Georgia"/>
        </w:rPr>
        <w:t>d</w:t>
      </w:r>
      <w:commentRangeStart w:id="175"/>
      <w:r w:rsidRPr="00676925">
        <w:rPr>
          <w:rFonts w:ascii="Georgia" w:hAnsi="Georgia"/>
        </w:rPr>
        <w:t>min</w:t>
      </w:r>
      <w:commentRangeEnd w:id="175"/>
      <w:proofErr w:type="spellEnd"/>
      <w:r w:rsidR="00163AF3">
        <w:rPr>
          <w:rStyle w:val="CommentReference"/>
          <w:lang w:val="es-ES"/>
        </w:rPr>
        <w:commentReference w:id="175"/>
      </w:r>
      <w:r w:rsidRPr="00676925">
        <w:rPr>
          <w:rFonts w:ascii="Georgia" w:hAnsi="Georgia"/>
        </w:rPr>
        <w:t xml:space="preserve">(Ci, </w:t>
      </w:r>
      <w:proofErr w:type="spellStart"/>
      <w:r w:rsidRPr="00676925">
        <w:rPr>
          <w:rFonts w:ascii="Georgia" w:hAnsi="Georgia"/>
        </w:rPr>
        <w:t>Cj</w:t>
      </w:r>
      <w:proofErr w:type="spellEnd"/>
      <w:r w:rsidRPr="00676925">
        <w:rPr>
          <w:rFonts w:ascii="Georgia" w:hAnsi="Georgia"/>
        </w:rPr>
        <w:t>)</w:t>
      </w:r>
      <w:r w:rsidRPr="00E00DF7">
        <w:rPr>
          <w:rFonts w:ascii="Georgia" w:hAnsi="Georgia"/>
        </w:rPr>
        <w:t xml:space="preserve"> </w:t>
      </w:r>
      <w:r>
        <w:rPr>
          <w:rFonts w:ascii="Georgia" w:hAnsi="Georgia"/>
        </w:rPr>
        <w:t xml:space="preserve">– </w:t>
      </w:r>
      <w:r w:rsidRPr="00676925">
        <w:rPr>
          <w:rFonts w:ascii="Georgia" w:hAnsi="Georgia"/>
        </w:rPr>
        <w:t xml:space="preserve"> para calcular la distancia entre clústeres. </w:t>
      </w:r>
    </w:p>
    <w:p w14:paraId="43E49630" w14:textId="65DF5754" w:rsidR="00A73DB2" w:rsidRDefault="00A73DB2" w:rsidP="002A207E">
      <w:pPr>
        <w:ind w:left="426"/>
        <w:rPr>
          <w:rFonts w:ascii="Georgia" w:hAnsi="Georgia"/>
        </w:rPr>
      </w:pPr>
      <w:r w:rsidRPr="00FC2383">
        <w:rPr>
          <w:rFonts w:ascii="Georgia" w:hAnsi="Georgia"/>
        </w:rPr>
        <w:t>S</w:t>
      </w:r>
      <w:r>
        <w:rPr>
          <w:rFonts w:ascii="Georgia" w:hAnsi="Georgia"/>
        </w:rPr>
        <w:t>i el proceso</w:t>
      </w:r>
      <w:r w:rsidRPr="00FC2383">
        <w:rPr>
          <w:rFonts w:ascii="Georgia" w:hAnsi="Georgia"/>
        </w:rPr>
        <w:t xml:space="preserve"> finaliza cuando la distancia entre los </w:t>
      </w:r>
      <w:del w:id="176" w:author="Daniel Alcaide" w:date="2017-07-20T12:17:00Z">
        <w:r w:rsidRPr="00FC2383" w:rsidDel="00163AF3">
          <w:rPr>
            <w:rFonts w:ascii="Georgia" w:hAnsi="Georgia"/>
          </w:rPr>
          <w:delText>clusters</w:delText>
        </w:r>
      </w:del>
      <w:ins w:id="177" w:author="Daniel Alcaide" w:date="2017-07-20T12:17:00Z">
        <w:r w:rsidR="00163AF3" w:rsidRPr="00FC2383">
          <w:rPr>
            <w:rFonts w:ascii="Georgia" w:hAnsi="Georgia"/>
          </w:rPr>
          <w:t>clústeres</w:t>
        </w:r>
      </w:ins>
      <w:r w:rsidRPr="00FC2383">
        <w:rPr>
          <w:rFonts w:ascii="Georgia" w:hAnsi="Georgia"/>
        </w:rPr>
        <w:t xml:space="preserve"> más cercanos supera un umbral definido por el usuario, se denomina algoritmo </w:t>
      </w:r>
      <w:r w:rsidRPr="006621DE">
        <w:rPr>
          <w:rFonts w:ascii="Georgia" w:hAnsi="Georgia" w:cs="Minion-Bold"/>
          <w:b/>
          <w:bCs/>
          <w:szCs w:val="20"/>
        </w:rPr>
        <w:t>Single-link</w:t>
      </w:r>
      <w:r w:rsidRPr="006621DE">
        <w:rPr>
          <w:rFonts w:ascii="Georgia" w:hAnsi="Georgia"/>
          <w:sz w:val="24"/>
        </w:rPr>
        <w:t xml:space="preserve"> </w:t>
      </w:r>
      <w:r>
        <w:rPr>
          <w:rFonts w:ascii="Georgia" w:hAnsi="Georgia"/>
        </w:rPr>
        <w:t xml:space="preserve">o de </w:t>
      </w:r>
      <w:r w:rsidRPr="00FC2383">
        <w:rPr>
          <w:rFonts w:ascii="Georgia" w:hAnsi="Georgia"/>
        </w:rPr>
        <w:t xml:space="preserve">enlace único. </w:t>
      </w:r>
      <w:r>
        <w:rPr>
          <w:rFonts w:ascii="Georgia" w:hAnsi="Georgia"/>
        </w:rPr>
        <w:t>Esta técnica recibe el nombre de MIN.</w:t>
      </w:r>
    </w:p>
    <w:p w14:paraId="3362848F" w14:textId="77777777" w:rsidR="00590B07" w:rsidRDefault="00590B07">
      <w:pPr>
        <w:spacing w:line="276" w:lineRule="auto"/>
        <w:jc w:val="left"/>
        <w:rPr>
          <w:rFonts w:ascii="Georgia" w:hAnsi="Georgia"/>
        </w:rPr>
      </w:pPr>
      <w:r>
        <w:rPr>
          <w:rFonts w:ascii="Georgia" w:hAnsi="Georgia"/>
        </w:rPr>
        <w:br w:type="page"/>
      </w:r>
    </w:p>
    <w:p w14:paraId="6584229C" w14:textId="77777777" w:rsidR="00E7065C" w:rsidRPr="00857FA2" w:rsidRDefault="00E7065C" w:rsidP="002A207E">
      <w:pPr>
        <w:ind w:left="426"/>
        <w:rPr>
          <w:rFonts w:ascii="Georgia" w:hAnsi="Georgia"/>
        </w:rPr>
      </w:pPr>
    </w:p>
    <w:p w14:paraId="1930B183" w14:textId="77777777" w:rsidR="00A73DB2" w:rsidRPr="00857FA2" w:rsidRDefault="00A73DB2" w:rsidP="002A207E">
      <w:pPr>
        <w:pStyle w:val="ListParagraph"/>
        <w:numPr>
          <w:ilvl w:val="0"/>
          <w:numId w:val="5"/>
        </w:numPr>
        <w:spacing w:line="360" w:lineRule="auto"/>
        <w:ind w:left="426"/>
        <w:jc w:val="both"/>
        <w:rPr>
          <w:rFonts w:ascii="Georgia" w:hAnsi="Georgia"/>
        </w:rPr>
      </w:pPr>
      <w:proofErr w:type="spellStart"/>
      <w:r w:rsidRPr="00857FA2">
        <w:rPr>
          <w:rFonts w:ascii="Georgia" w:hAnsi="Georgia" w:cs="Minion-Bold"/>
          <w:b/>
          <w:bCs/>
          <w:szCs w:val="20"/>
        </w:rPr>
        <w:t>Farthest-neighbor</w:t>
      </w:r>
      <w:proofErr w:type="spellEnd"/>
      <w:r w:rsidRPr="00857FA2">
        <w:rPr>
          <w:rFonts w:ascii="Georgia" w:hAnsi="Georgia" w:cs="Minion-Bold"/>
          <w:b/>
          <w:bCs/>
          <w:szCs w:val="20"/>
        </w:rPr>
        <w:t xml:space="preserve"> </w:t>
      </w:r>
      <w:r w:rsidRPr="00857FA2">
        <w:rPr>
          <w:rFonts w:ascii="Georgia" w:hAnsi="Georgia" w:cs="Minion-Bold"/>
          <w:bCs/>
          <w:szCs w:val="20"/>
        </w:rPr>
        <w:t>-</w:t>
      </w:r>
      <w:r w:rsidRPr="00857FA2">
        <w:rPr>
          <w:rFonts w:ascii="Georgia" w:hAnsi="Georgia" w:cs="Minion-Bold"/>
          <w:b/>
          <w:bCs/>
          <w:szCs w:val="20"/>
        </w:rPr>
        <w:t xml:space="preserve">  </w:t>
      </w:r>
      <w:r w:rsidRPr="00E00DF7">
        <w:rPr>
          <w:rFonts w:ascii="Georgia" w:hAnsi="Georgia" w:cs="Minion-Bold"/>
          <w:bCs/>
          <w:szCs w:val="20"/>
        </w:rPr>
        <w:t xml:space="preserve">En los casos en los que </w:t>
      </w:r>
      <w:r w:rsidRPr="00E00DF7">
        <w:rPr>
          <w:rFonts w:ascii="Georgia" w:hAnsi="Georgia"/>
        </w:rPr>
        <w:t>el</w:t>
      </w:r>
      <w:r>
        <w:rPr>
          <w:rFonts w:ascii="Georgia" w:hAnsi="Georgia"/>
        </w:rPr>
        <w:t xml:space="preserve"> </w:t>
      </w:r>
      <w:r w:rsidRPr="00857FA2">
        <w:rPr>
          <w:rFonts w:ascii="Georgia" w:hAnsi="Georgia"/>
        </w:rPr>
        <w:t xml:space="preserve">algoritmo usa como medida de distancia entre </w:t>
      </w:r>
      <w:proofErr w:type="spellStart"/>
      <w:r w:rsidRPr="00857FA2">
        <w:rPr>
          <w:rFonts w:ascii="Georgia" w:hAnsi="Georgia"/>
        </w:rPr>
        <w:t>clusters</w:t>
      </w:r>
      <w:proofErr w:type="spellEnd"/>
      <w:r w:rsidRPr="00857FA2">
        <w:rPr>
          <w:rFonts w:ascii="Georgia" w:hAnsi="Georgia"/>
        </w:rPr>
        <w:t xml:space="preserve"> la distancia máxima</w:t>
      </w:r>
      <w:r>
        <w:rPr>
          <w:rFonts w:ascii="Georgia" w:hAnsi="Georgia"/>
        </w:rPr>
        <w:t xml:space="preserve">, </w:t>
      </w:r>
      <w:r w:rsidRPr="00857FA2">
        <w:rPr>
          <w:rFonts w:ascii="Georgia" w:hAnsi="Georgia"/>
        </w:rPr>
        <w:t xml:space="preserve"> </w:t>
      </w:r>
      <w:commentRangeStart w:id="178"/>
      <w:proofErr w:type="spellStart"/>
      <w:r w:rsidRPr="00857FA2">
        <w:rPr>
          <w:rFonts w:ascii="Georgia" w:hAnsi="Georgia"/>
        </w:rPr>
        <w:t>d</w:t>
      </w:r>
      <w:commentRangeStart w:id="179"/>
      <w:r w:rsidRPr="00857FA2">
        <w:rPr>
          <w:rFonts w:ascii="Georgia" w:hAnsi="Georgia"/>
        </w:rPr>
        <w:t>max</w:t>
      </w:r>
      <w:commentRangeEnd w:id="179"/>
      <w:proofErr w:type="spellEnd"/>
      <w:r w:rsidR="00163AF3">
        <w:rPr>
          <w:rStyle w:val="CommentReference"/>
          <w:lang w:val="es-ES"/>
        </w:rPr>
        <w:commentReference w:id="179"/>
      </w:r>
      <w:r w:rsidRPr="00857FA2">
        <w:rPr>
          <w:rFonts w:ascii="Georgia" w:hAnsi="Georgia"/>
        </w:rPr>
        <w:t xml:space="preserve">(Ci, </w:t>
      </w:r>
      <w:proofErr w:type="spellStart"/>
      <w:r w:rsidRPr="00857FA2">
        <w:rPr>
          <w:rFonts w:ascii="Georgia" w:hAnsi="Georgia"/>
        </w:rPr>
        <w:t>Cj</w:t>
      </w:r>
      <w:proofErr w:type="spellEnd"/>
      <w:r w:rsidRPr="00857FA2">
        <w:rPr>
          <w:rFonts w:ascii="Georgia" w:hAnsi="Georgia"/>
        </w:rPr>
        <w:t xml:space="preserve">). </w:t>
      </w:r>
      <w:commentRangeEnd w:id="178"/>
      <w:r w:rsidR="00CC1767">
        <w:rPr>
          <w:rStyle w:val="CommentReference"/>
          <w:lang w:val="es-ES"/>
        </w:rPr>
        <w:commentReference w:id="178"/>
      </w:r>
    </w:p>
    <w:p w14:paraId="7C16A536" w14:textId="77777777" w:rsidR="00A73DB2" w:rsidRPr="00857FA2" w:rsidRDefault="00A73DB2" w:rsidP="002A207E">
      <w:pPr>
        <w:pStyle w:val="ListParagraph"/>
        <w:spacing w:line="360" w:lineRule="auto"/>
        <w:ind w:left="426"/>
        <w:jc w:val="both"/>
        <w:rPr>
          <w:rFonts w:ascii="Georgia" w:hAnsi="Georgia"/>
        </w:rPr>
      </w:pPr>
    </w:p>
    <w:p w14:paraId="0BCCF26B" w14:textId="77777777" w:rsidR="00A73DB2" w:rsidRDefault="00A73DB2" w:rsidP="002A207E">
      <w:pPr>
        <w:pStyle w:val="ListParagraph"/>
        <w:spacing w:after="0" w:line="360" w:lineRule="auto"/>
        <w:ind w:left="425"/>
        <w:jc w:val="both"/>
        <w:rPr>
          <w:rFonts w:ascii="Georgia" w:hAnsi="Georgia"/>
        </w:rPr>
      </w:pPr>
      <w:r w:rsidRPr="00857FA2">
        <w:rPr>
          <w:rFonts w:ascii="Georgia" w:hAnsi="Georgia"/>
        </w:rPr>
        <w:t xml:space="preserve">A diferencia del caso anterior, si el proceso de </w:t>
      </w:r>
      <w:proofErr w:type="spellStart"/>
      <w:r w:rsidRPr="00857FA2">
        <w:rPr>
          <w:rFonts w:ascii="Georgia" w:hAnsi="Georgia"/>
        </w:rPr>
        <w:t>clustering</w:t>
      </w:r>
      <w:proofErr w:type="spellEnd"/>
      <w:r w:rsidRPr="00857FA2">
        <w:rPr>
          <w:rFonts w:ascii="Georgia" w:hAnsi="Georgia"/>
        </w:rPr>
        <w:t xml:space="preserve"> finaliza cuando la distancia máxima entre los clústeres más cercanos supera un va</w:t>
      </w:r>
      <w:r w:rsidR="001D59AD">
        <w:rPr>
          <w:rFonts w:ascii="Georgia" w:hAnsi="Georgia"/>
        </w:rPr>
        <w:t xml:space="preserve">lor definido, </w:t>
      </w:r>
      <w:r w:rsidRPr="00857FA2">
        <w:rPr>
          <w:rFonts w:ascii="Georgia" w:hAnsi="Georgia"/>
        </w:rPr>
        <w:t xml:space="preserve">es lo que se conoce como algoritmo  </w:t>
      </w:r>
      <w:r w:rsidRPr="00857FA2">
        <w:rPr>
          <w:rFonts w:ascii="Georgia" w:hAnsi="Georgia" w:cs="Minion-Bold"/>
          <w:b/>
          <w:bCs/>
          <w:szCs w:val="20"/>
        </w:rPr>
        <w:t>Complete-link</w:t>
      </w:r>
      <w:r w:rsidRPr="00857FA2">
        <w:rPr>
          <w:rFonts w:ascii="Minion-Bold" w:hAnsi="Minion-Bold" w:cs="Minion-Bold"/>
          <w:b/>
          <w:bCs/>
          <w:sz w:val="20"/>
          <w:szCs w:val="20"/>
        </w:rPr>
        <w:t xml:space="preserve">  </w:t>
      </w:r>
      <w:r w:rsidR="001D59AD">
        <w:rPr>
          <w:rFonts w:ascii="Georgia" w:hAnsi="Georgia"/>
        </w:rPr>
        <w:t>o d</w:t>
      </w:r>
      <w:r w:rsidRPr="00857FA2">
        <w:rPr>
          <w:rFonts w:ascii="Georgia" w:hAnsi="Georgia"/>
        </w:rPr>
        <w:t xml:space="preserve">e </w:t>
      </w:r>
      <w:r w:rsidRPr="001D59AD">
        <w:rPr>
          <w:rFonts w:ascii="Georgia" w:hAnsi="Georgia"/>
          <w:b/>
        </w:rPr>
        <w:t>enlace completo</w:t>
      </w:r>
      <w:r w:rsidRPr="00857FA2">
        <w:rPr>
          <w:rFonts w:ascii="Georgia" w:hAnsi="Georgia"/>
        </w:rPr>
        <w:t xml:space="preserve">. </w:t>
      </w:r>
      <w:r w:rsidR="001D59AD">
        <w:rPr>
          <w:rFonts w:ascii="Georgia" w:hAnsi="Georgia"/>
        </w:rPr>
        <w:t xml:space="preserve"> </w:t>
      </w:r>
      <w:r>
        <w:rPr>
          <w:rFonts w:ascii="Georgia" w:hAnsi="Georgia"/>
        </w:rPr>
        <w:t xml:space="preserve">Esta técnica recibe el nombre de </w:t>
      </w:r>
      <w:r w:rsidRPr="001D59AD">
        <w:rPr>
          <w:rFonts w:ascii="Georgia" w:hAnsi="Georgia"/>
          <w:i/>
        </w:rPr>
        <w:t>MAX</w:t>
      </w:r>
      <w:r>
        <w:rPr>
          <w:rFonts w:ascii="Georgia" w:hAnsi="Georgia"/>
        </w:rPr>
        <w:t>.</w:t>
      </w:r>
    </w:p>
    <w:p w14:paraId="507CB8A1" w14:textId="77777777" w:rsidR="00590B07" w:rsidRDefault="00590B07" w:rsidP="002A207E">
      <w:pPr>
        <w:pStyle w:val="ListParagraph"/>
        <w:spacing w:after="0" w:line="360" w:lineRule="auto"/>
        <w:ind w:left="425"/>
        <w:jc w:val="both"/>
        <w:rPr>
          <w:rFonts w:ascii="Georgia" w:hAnsi="Georgia"/>
        </w:rPr>
      </w:pPr>
    </w:p>
    <w:p w14:paraId="5BC3D672" w14:textId="001FE25E" w:rsidR="00A73DB2" w:rsidRPr="001E3FC1" w:rsidRDefault="00AA586B" w:rsidP="002A207E">
      <w:pPr>
        <w:jc w:val="center"/>
        <w:rPr>
          <w:rFonts w:ascii="Georgia" w:hAnsi="Georgia"/>
          <w:sz w:val="20"/>
        </w:rPr>
      </w:pPr>
      <w:r>
        <w:rPr>
          <w:rFonts w:ascii="Georgia" w:hAnsi="Georgia"/>
          <w:noProof/>
          <w:lang w:val="en-GB" w:eastAsia="en-GB"/>
        </w:rPr>
        <mc:AlternateContent>
          <mc:Choice Requires="wps">
            <w:drawing>
              <wp:anchor distT="0" distB="0" distL="114300" distR="114300" simplePos="0" relativeHeight="251677696" behindDoc="0" locked="0" layoutInCell="1" allowOverlap="1" wp14:anchorId="26E0F517" wp14:editId="08A013AF">
                <wp:simplePos x="0" y="0"/>
                <wp:positionH relativeFrom="column">
                  <wp:posOffset>1238885</wp:posOffset>
                </wp:positionH>
                <wp:positionV relativeFrom="paragraph">
                  <wp:posOffset>128270</wp:posOffset>
                </wp:positionV>
                <wp:extent cx="2845435" cy="270510"/>
                <wp:effectExtent l="0" t="0" r="24765" b="34290"/>
                <wp:wrapNone/>
                <wp:docPr id="32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5435" cy="270510"/>
                        </a:xfrm>
                        <a:prstGeom prst="rect">
                          <a:avLst/>
                        </a:prstGeom>
                        <a:solidFill>
                          <a:srgbClr val="FFFFFF"/>
                        </a:solidFill>
                        <a:ln w="9525">
                          <a:solidFill>
                            <a:schemeClr val="bg1">
                              <a:lumMod val="100000"/>
                              <a:lumOff val="0"/>
                            </a:schemeClr>
                          </a:solidFill>
                          <a:miter lim="800000"/>
                          <a:headEnd/>
                          <a:tailEnd/>
                        </a:ln>
                      </wps:spPr>
                      <wps:txbx>
                        <w:txbxContent>
                          <w:p w14:paraId="11D0C5BF" w14:textId="77777777" w:rsidR="0015274F" w:rsidRPr="00B4661E" w:rsidRDefault="0015274F" w:rsidP="00A73DB2">
                            <w:pPr>
                              <w:rPr>
                                <w:i/>
                              </w:rPr>
                            </w:pPr>
                            <w:r>
                              <w:rPr>
                                <w:i/>
                              </w:rPr>
                              <w:t xml:space="preserve">  </w:t>
                            </w:r>
                            <w:r w:rsidRPr="00B4661E">
                              <w:rPr>
                                <w:i/>
                              </w:rPr>
                              <w:t>Single Link                                   Complete Link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6E0F517" id="_x0000_t202" coordsize="21600,21600" o:spt="202" path="m0,0l0,21600,21600,21600,21600,0xe">
                <v:stroke joinstyle="miter"/>
                <v:path gradientshapeok="t" o:connecttype="rect"/>
              </v:shapetype>
              <v:shape id="Text_x0020_Box_x0020_6" o:spid="_x0000_s1033" type="#_x0000_t202" style="position:absolute;left:0;text-align:left;margin-left:97.55pt;margin-top:10.1pt;width:224.05pt;height:2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" strokecolor="white [3212]">
                <v:textbox>
                  <w:txbxContent>
                    <w:p w14:paraId="11D0C5BF" w14:textId="77777777" w:rsidR="0015274F" w:rsidRPr="00B4661E" w:rsidRDefault="0015274F" w:rsidP="00A73DB2">
                      <w:pPr>
                        <w:rPr>
                          <w:i/>
                        </w:rPr>
                      </w:pPr>
                      <w:r>
                        <w:rPr>
                          <w:i/>
                        </w:rPr>
                        <w:t xml:space="preserve">  </w:t>
                      </w:r>
                      <w:r w:rsidRPr="00B4661E">
                        <w:rPr>
                          <w:i/>
                        </w:rPr>
                        <w:t>Single Link                                   Complete Link</w:t>
                      </w:r>
                    </w:p>
                  </w:txbxContent>
                </v:textbox>
              </v:shape>
            </w:pict>
          </mc:Fallback>
        </mc:AlternateContent>
      </w:r>
      <w:r w:rsidR="00A73DB2">
        <w:rPr>
          <w:rFonts w:ascii="Georgia" w:hAnsi="Georgia"/>
          <w:noProof/>
          <w:lang w:val="en-GB" w:eastAsia="en-GB"/>
        </w:rPr>
        <w:drawing>
          <wp:inline distT="0" distB="0" distL="0" distR="0" wp14:anchorId="1F2731FF" wp14:editId="3DB5D7C8">
            <wp:extent cx="3587939" cy="1130060"/>
            <wp:effectExtent l="19050" t="0" r="0" b="0"/>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592211" cy="1131405"/>
                    </a:xfrm>
                    <a:prstGeom prst="rect">
                      <a:avLst/>
                    </a:prstGeom>
                    <a:noFill/>
                    <a:ln w="9525">
                      <a:noFill/>
                      <a:miter lim="800000"/>
                      <a:headEnd/>
                      <a:tailEnd/>
                    </a:ln>
                  </pic:spPr>
                </pic:pic>
              </a:graphicData>
            </a:graphic>
          </wp:inline>
        </w:drawing>
      </w:r>
    </w:p>
    <w:p w14:paraId="0306CB14" w14:textId="77777777" w:rsidR="00A73DB2" w:rsidRPr="005432D8" w:rsidRDefault="00A73DB2" w:rsidP="002A207E">
      <w:pPr>
        <w:jc w:val="center"/>
        <w:rPr>
          <w:rFonts w:ascii="Georgia" w:hAnsi="Georgia"/>
          <w:i/>
          <w:sz w:val="16"/>
        </w:rPr>
      </w:pPr>
      <w:r w:rsidRPr="005432D8">
        <w:rPr>
          <w:rFonts w:ascii="Georgia" w:hAnsi="Georgia"/>
          <w:i/>
          <w:sz w:val="16"/>
        </w:rPr>
        <w:t xml:space="preserve">Figura 1 -  Cálculo de la distancia entre dos </w:t>
      </w:r>
      <w:proofErr w:type="spellStart"/>
      <w:r w:rsidRPr="005432D8">
        <w:rPr>
          <w:rFonts w:ascii="Georgia" w:hAnsi="Georgia"/>
          <w:i/>
          <w:sz w:val="16"/>
        </w:rPr>
        <w:t>clusters</w:t>
      </w:r>
      <w:proofErr w:type="spellEnd"/>
      <w:r w:rsidRPr="005432D8">
        <w:rPr>
          <w:rFonts w:ascii="Georgia" w:hAnsi="Georgia"/>
          <w:i/>
          <w:sz w:val="16"/>
        </w:rPr>
        <w:t>.</w:t>
      </w:r>
    </w:p>
    <w:p w14:paraId="36A974D0" w14:textId="77777777" w:rsidR="00590B07" w:rsidRDefault="00590B07" w:rsidP="002A207E">
      <w:pPr>
        <w:rPr>
          <w:rFonts w:ascii="Georgia" w:hAnsi="Georgia"/>
        </w:rPr>
      </w:pPr>
    </w:p>
    <w:p w14:paraId="1DF33266" w14:textId="73599DBB" w:rsidR="00A73DB2" w:rsidRPr="00857FA2" w:rsidRDefault="000F304D" w:rsidP="002A207E">
      <w:pPr>
        <w:rPr>
          <w:rFonts w:ascii="Georgia" w:hAnsi="Georgia"/>
        </w:rPr>
      </w:pPr>
      <w:r>
        <w:rPr>
          <w:rFonts w:ascii="Georgia" w:hAnsi="Georgia"/>
          <w:noProof/>
          <w:lang w:val="en-GB" w:eastAsia="en-GB"/>
        </w:rPr>
        <w:drawing>
          <wp:anchor distT="0" distB="0" distL="114300" distR="114300" simplePos="0" relativeHeight="251662336" behindDoc="0" locked="0" layoutInCell="1" allowOverlap="1" wp14:anchorId="0423ECD3" wp14:editId="714113F8">
            <wp:simplePos x="0" y="0"/>
            <wp:positionH relativeFrom="column">
              <wp:posOffset>11430</wp:posOffset>
            </wp:positionH>
            <wp:positionV relativeFrom="paragraph">
              <wp:posOffset>1346835</wp:posOffset>
            </wp:positionV>
            <wp:extent cx="1263650" cy="104140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1263650" cy="1041400"/>
                    </a:xfrm>
                    <a:prstGeom prst="rect">
                      <a:avLst/>
                    </a:prstGeom>
                    <a:noFill/>
                    <a:ln w="9525">
                      <a:noFill/>
                      <a:miter lim="800000"/>
                      <a:headEnd/>
                      <a:tailEnd/>
                    </a:ln>
                  </pic:spPr>
                </pic:pic>
              </a:graphicData>
            </a:graphic>
          </wp:anchor>
        </w:drawing>
      </w:r>
      <w:r w:rsidR="00AA586B">
        <w:rPr>
          <w:rFonts w:ascii="Georgia" w:hAnsi="Georgia"/>
          <w:noProof/>
          <w:lang w:val="en-GB" w:eastAsia="en-GB"/>
        </w:rPr>
        <mc:AlternateContent>
          <mc:Choice Requires="wps">
            <w:drawing>
              <wp:anchor distT="0" distB="0" distL="114300" distR="114300" simplePos="0" relativeHeight="251678720" behindDoc="0" locked="0" layoutInCell="1" allowOverlap="1" wp14:anchorId="68A80F92" wp14:editId="1B56FDF7">
                <wp:simplePos x="0" y="0"/>
                <wp:positionH relativeFrom="column">
                  <wp:posOffset>4416425</wp:posOffset>
                </wp:positionH>
                <wp:positionV relativeFrom="paragraph">
                  <wp:posOffset>122555</wp:posOffset>
                </wp:positionV>
                <wp:extent cx="779780" cy="230505"/>
                <wp:effectExtent l="0" t="0" r="33020" b="23495"/>
                <wp:wrapNone/>
                <wp:docPr id="31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780" cy="230505"/>
                        </a:xfrm>
                        <a:prstGeom prst="rect">
                          <a:avLst/>
                        </a:prstGeom>
                        <a:solidFill>
                          <a:srgbClr val="FFFFFF"/>
                        </a:solidFill>
                        <a:ln w="9525">
                          <a:solidFill>
                            <a:schemeClr val="bg1">
                              <a:lumMod val="100000"/>
                              <a:lumOff val="0"/>
                            </a:schemeClr>
                          </a:solidFill>
                          <a:miter lim="800000"/>
                          <a:headEnd/>
                          <a:tailEnd/>
                        </a:ln>
                      </wps:spPr>
                      <wps:txbx>
                        <w:txbxContent>
                          <w:p w14:paraId="371CAB69" w14:textId="77777777" w:rsidR="0015274F" w:rsidRPr="006A0D81" w:rsidRDefault="0015274F" w:rsidP="00A73DB2">
                            <w:pPr>
                              <w:rPr>
                                <w:i/>
                              </w:rPr>
                            </w:pPr>
                            <w:r>
                              <w:t xml:space="preserve">    </w:t>
                            </w:r>
                            <w:proofErr w:type="spellStart"/>
                            <w:r w:rsidRPr="006A0D81">
                              <w:rPr>
                                <w:i/>
                              </w:rPr>
                              <w:t>Average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80F92" id="Rectangle_x0020_7" o:spid="_x0000_s1034" style="position:absolute;left:0;text-align:left;margin-left:347.75pt;margin-top:9.65pt;width:61.4pt;height:18.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" strokecolor="white [3212]">
                <v:textbox>
                  <w:txbxContent>
                    <w:p w14:paraId="371CAB69" w14:textId="77777777" w:rsidR="0015274F" w:rsidRPr="006A0D81" w:rsidRDefault="0015274F" w:rsidP="00A73DB2">
                      <w:pPr>
                        <w:rPr>
                          <w:i/>
                        </w:rPr>
                      </w:pPr>
                      <w:r>
                        <w:t xml:space="preserve">    </w:t>
                      </w:r>
                      <w:proofErr w:type="spellStart"/>
                      <w:r w:rsidRPr="006A0D81">
                        <w:rPr>
                          <w:i/>
                        </w:rPr>
                        <w:t>Average</w:t>
                      </w:r>
                      <w:proofErr w:type="spellEnd"/>
                    </w:p>
                  </w:txbxContent>
                </v:textbox>
              </v:rect>
            </w:pict>
          </mc:Fallback>
        </mc:AlternateContent>
      </w:r>
      <w:r>
        <w:rPr>
          <w:rFonts w:ascii="Georgia" w:hAnsi="Georgia"/>
          <w:noProof/>
          <w:lang w:val="en-GB" w:eastAsia="en-GB"/>
        </w:rPr>
        <w:drawing>
          <wp:anchor distT="0" distB="0" distL="114300" distR="114300" simplePos="0" relativeHeight="251661312" behindDoc="0" locked="0" layoutInCell="1" allowOverlap="1" wp14:anchorId="126A4542" wp14:editId="11EFBA10">
            <wp:simplePos x="0" y="0"/>
            <wp:positionH relativeFrom="column">
              <wp:posOffset>4360545</wp:posOffset>
            </wp:positionH>
            <wp:positionV relativeFrom="paragraph">
              <wp:posOffset>74930</wp:posOffset>
            </wp:positionV>
            <wp:extent cx="1256030" cy="1057275"/>
            <wp:effectExtent l="19050" t="19050" r="127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1256030" cy="1057275"/>
                    </a:xfrm>
                    <a:prstGeom prst="rect">
                      <a:avLst/>
                    </a:prstGeom>
                    <a:noFill/>
                    <a:ln w="6350">
                      <a:solidFill>
                        <a:schemeClr val="tx1"/>
                      </a:solidFill>
                      <a:miter lim="800000"/>
                      <a:headEnd/>
                      <a:tailEnd/>
                    </a:ln>
                  </pic:spPr>
                </pic:pic>
              </a:graphicData>
            </a:graphic>
          </wp:anchor>
        </w:drawing>
      </w:r>
      <w:r w:rsidR="00A73DB2" w:rsidRPr="00857FA2">
        <w:rPr>
          <w:rFonts w:ascii="Georgia" w:hAnsi="Georgia"/>
        </w:rPr>
        <w:t xml:space="preserve">En líneas generales, la calidad de los </w:t>
      </w:r>
      <w:proofErr w:type="spellStart"/>
      <w:r w:rsidR="00A73DB2" w:rsidRPr="00857FA2">
        <w:rPr>
          <w:rFonts w:ascii="Georgia" w:hAnsi="Georgia"/>
        </w:rPr>
        <w:t>clusters</w:t>
      </w:r>
      <w:proofErr w:type="spellEnd"/>
      <w:r w:rsidR="00A73DB2" w:rsidRPr="00857FA2">
        <w:rPr>
          <w:rFonts w:ascii="Georgia" w:hAnsi="Georgia"/>
        </w:rPr>
        <w:t xml:space="preserve"> que se van generando en las sucesivas iteraciones, es mayor, si son lo bastante compactos y son </w:t>
      </w:r>
      <w:commentRangeStart w:id="180"/>
      <w:r w:rsidR="00A73DB2" w:rsidRPr="00857FA2">
        <w:rPr>
          <w:rFonts w:ascii="Georgia" w:hAnsi="Georgia"/>
        </w:rPr>
        <w:t>de igual tamaño de forma aproximada</w:t>
      </w:r>
      <w:commentRangeEnd w:id="180"/>
      <w:r w:rsidR="00CC1767">
        <w:rPr>
          <w:rStyle w:val="CommentReference"/>
          <w:rFonts w:asciiTheme="minorHAnsi" w:hAnsiTheme="minorHAnsi"/>
          <w:lang w:val="es-ES"/>
        </w:rPr>
        <w:commentReference w:id="180"/>
      </w:r>
      <w:r w:rsidR="00A73DB2" w:rsidRPr="00857FA2">
        <w:rPr>
          <w:rFonts w:ascii="Georgia" w:hAnsi="Georgia"/>
        </w:rPr>
        <w:t xml:space="preserve">.  Se debe pensar en el hecho de que si un método de </w:t>
      </w:r>
      <w:proofErr w:type="spellStart"/>
      <w:r w:rsidR="00A73DB2" w:rsidRPr="00857FA2">
        <w:rPr>
          <w:rFonts w:ascii="Georgia" w:hAnsi="Georgia"/>
        </w:rPr>
        <w:t>clustering</w:t>
      </w:r>
      <w:proofErr w:type="spellEnd"/>
      <w:r w:rsidR="00A73DB2" w:rsidRPr="00857FA2">
        <w:rPr>
          <w:rFonts w:ascii="Georgia" w:hAnsi="Georgia"/>
        </w:rPr>
        <w:t xml:space="preserve"> presenta una baja calidad, se puede traducir en que los </w:t>
      </w:r>
      <w:proofErr w:type="spellStart"/>
      <w:r w:rsidR="00A73DB2" w:rsidRPr="00857FA2">
        <w:rPr>
          <w:rFonts w:ascii="Georgia" w:hAnsi="Georgia"/>
        </w:rPr>
        <w:t>clusters</w:t>
      </w:r>
      <w:proofErr w:type="spellEnd"/>
      <w:r w:rsidR="00A73DB2" w:rsidRPr="00857FA2">
        <w:rPr>
          <w:rFonts w:ascii="Georgia" w:hAnsi="Georgia"/>
        </w:rPr>
        <w:t xml:space="preserve"> generados no encuentren un sentido práctico, lo que provocaría llegar a conclusiones no del todo fiables o incluso falsas. </w:t>
      </w:r>
    </w:p>
    <w:p w14:paraId="15E12D94" w14:textId="77777777" w:rsidR="00A73DB2" w:rsidRPr="00857FA2" w:rsidRDefault="00A73DB2" w:rsidP="002A207E">
      <w:pPr>
        <w:rPr>
          <w:rFonts w:ascii="Georgia" w:hAnsi="Georgia"/>
        </w:rPr>
      </w:pPr>
      <w:r w:rsidRPr="00857FA2">
        <w:rPr>
          <w:rFonts w:ascii="Georgia" w:hAnsi="Georgia"/>
        </w:rPr>
        <w:t xml:space="preserve">Con los algoritmos tipo </w:t>
      </w:r>
      <w:proofErr w:type="spellStart"/>
      <w:r w:rsidRPr="004A3B85">
        <w:rPr>
          <w:rFonts w:ascii="Georgia" w:hAnsi="Georgia" w:cs="Minion-Bold"/>
          <w:bCs/>
          <w:i/>
          <w:szCs w:val="20"/>
        </w:rPr>
        <w:t>Nearest-neighbor</w:t>
      </w:r>
      <w:proofErr w:type="spellEnd"/>
      <w:r w:rsidRPr="00857FA2">
        <w:rPr>
          <w:rFonts w:ascii="Georgia" w:hAnsi="Georgia"/>
        </w:rPr>
        <w:t>, se tiende normalmente a minimizar el diámetro de l</w:t>
      </w:r>
      <w:r>
        <w:rPr>
          <w:rFonts w:ascii="Georgia" w:hAnsi="Georgia"/>
        </w:rPr>
        <w:t xml:space="preserve">os </w:t>
      </w:r>
      <w:proofErr w:type="spellStart"/>
      <w:r>
        <w:rPr>
          <w:rFonts w:ascii="Georgia" w:hAnsi="Georgia"/>
        </w:rPr>
        <w:t>clusters</w:t>
      </w:r>
      <w:proofErr w:type="spellEnd"/>
      <w:r>
        <w:rPr>
          <w:rFonts w:ascii="Georgia" w:hAnsi="Georgia"/>
        </w:rPr>
        <w:t xml:space="preserve"> </w:t>
      </w:r>
      <w:r w:rsidRPr="00857FA2">
        <w:rPr>
          <w:rFonts w:ascii="Georgia" w:hAnsi="Georgia"/>
        </w:rPr>
        <w:t xml:space="preserve">de elementos en cada iteración. </w:t>
      </w:r>
    </w:p>
    <w:p w14:paraId="7A9E34EB" w14:textId="77777777" w:rsidR="005C41AF" w:rsidRDefault="00A73DB2" w:rsidP="002A207E">
      <w:pPr>
        <w:rPr>
          <w:rFonts w:ascii="Georgia" w:hAnsi="Georgia"/>
        </w:rPr>
      </w:pPr>
      <w:r w:rsidRPr="00857FA2">
        <w:rPr>
          <w:rFonts w:ascii="Georgia" w:hAnsi="Georgia"/>
        </w:rPr>
        <w:t xml:space="preserve">Uno de los inconvenientes </w:t>
      </w:r>
      <w:r>
        <w:rPr>
          <w:rFonts w:ascii="Georgia" w:hAnsi="Georgia"/>
        </w:rPr>
        <w:t xml:space="preserve">claros </w:t>
      </w:r>
      <w:r w:rsidRPr="00857FA2">
        <w:rPr>
          <w:rFonts w:ascii="Georgia" w:hAnsi="Georgia"/>
        </w:rPr>
        <w:t xml:space="preserve">que presentan las mediciones basadas en las distancias mínimas o máximas, es que suelen ser demasiado sensibles a “anomalías”, </w:t>
      </w:r>
      <w:r>
        <w:rPr>
          <w:rFonts w:ascii="Georgia" w:hAnsi="Georgia"/>
        </w:rPr>
        <w:t xml:space="preserve">   </w:t>
      </w:r>
      <w:r w:rsidRPr="00857FA2">
        <w:rPr>
          <w:rFonts w:ascii="Georgia" w:hAnsi="Georgia"/>
        </w:rPr>
        <w:t xml:space="preserve">es decir, </w:t>
      </w:r>
      <w:r>
        <w:rPr>
          <w:rFonts w:ascii="Georgia" w:hAnsi="Georgia"/>
        </w:rPr>
        <w:t xml:space="preserve">aquellos </w:t>
      </w:r>
      <w:r w:rsidRPr="00857FA2">
        <w:rPr>
          <w:rFonts w:ascii="Georgia" w:hAnsi="Georgia"/>
        </w:rPr>
        <w:t>datos que presenten valores atípicos (ruido)</w:t>
      </w:r>
      <w:r>
        <w:rPr>
          <w:rFonts w:ascii="Georgia" w:hAnsi="Georgia"/>
        </w:rPr>
        <w:t>;  C</w:t>
      </w:r>
      <w:r w:rsidRPr="00857FA2">
        <w:rPr>
          <w:rFonts w:ascii="Georgia" w:hAnsi="Georgia"/>
        </w:rPr>
        <w:t xml:space="preserve">omo posible solución intermedia entre ambas distancias, se puede optar por el uso de la distancia media, método que no presenta dichos inconvenientes y que </w:t>
      </w:r>
      <w:r>
        <w:rPr>
          <w:rFonts w:ascii="Georgia" w:hAnsi="Georgia"/>
        </w:rPr>
        <w:t xml:space="preserve">presenta como principales ventajas, que </w:t>
      </w:r>
      <w:r w:rsidRPr="00857FA2">
        <w:rPr>
          <w:rFonts w:ascii="Georgia" w:hAnsi="Georgia"/>
        </w:rPr>
        <w:t xml:space="preserve">es muy fácil de calcular y </w:t>
      </w:r>
      <w:r>
        <w:rPr>
          <w:rFonts w:ascii="Georgia" w:hAnsi="Georgia"/>
        </w:rPr>
        <w:t xml:space="preserve">que </w:t>
      </w:r>
      <w:r w:rsidRPr="00857FA2">
        <w:rPr>
          <w:rFonts w:ascii="Georgia" w:hAnsi="Georgia"/>
        </w:rPr>
        <w:t>puede tratar datos</w:t>
      </w:r>
      <w:r>
        <w:rPr>
          <w:rFonts w:ascii="Georgia" w:hAnsi="Georgia"/>
        </w:rPr>
        <w:t>,</w:t>
      </w:r>
      <w:r w:rsidRPr="00857FA2">
        <w:rPr>
          <w:rFonts w:ascii="Georgia" w:hAnsi="Georgia"/>
        </w:rPr>
        <w:t xml:space="preserve"> tanto de tipo categórico, como de tipo numérico. </w:t>
      </w:r>
    </w:p>
    <w:p w14:paraId="22611761" w14:textId="77777777" w:rsidR="005C41AF" w:rsidRDefault="005C41AF">
      <w:pPr>
        <w:spacing w:line="276" w:lineRule="auto"/>
        <w:jc w:val="left"/>
        <w:rPr>
          <w:rFonts w:ascii="Georgia" w:hAnsi="Georgia"/>
        </w:rPr>
      </w:pPr>
      <w:r>
        <w:rPr>
          <w:rFonts w:ascii="Georgia" w:hAnsi="Georgia"/>
        </w:rPr>
        <w:br w:type="page"/>
      </w:r>
    </w:p>
    <w:p w14:paraId="01CAAF65" w14:textId="77777777" w:rsidR="00A73DB2" w:rsidRPr="00857FA2" w:rsidRDefault="00A73DB2" w:rsidP="002A207E">
      <w:pPr>
        <w:rPr>
          <w:rFonts w:ascii="Georgia" w:hAnsi="Georgia"/>
        </w:rPr>
      </w:pPr>
    </w:p>
    <w:p w14:paraId="57B77049" w14:textId="03215A05" w:rsidR="00A73DB2" w:rsidRDefault="00A73DB2" w:rsidP="002A207E">
      <w:pPr>
        <w:pStyle w:val="Heading2"/>
      </w:pPr>
      <w:bookmarkStart w:id="181" w:name="_Toc488183993"/>
      <w:commentRangeStart w:id="182"/>
      <w:r>
        <w:t xml:space="preserve">Ventajas </w:t>
      </w:r>
      <w:commentRangeEnd w:id="182"/>
      <w:r w:rsidR="00CC1767">
        <w:rPr>
          <w:rStyle w:val="CommentReference"/>
          <w:rFonts w:asciiTheme="minorHAnsi" w:eastAsiaTheme="minorHAnsi" w:hAnsiTheme="minorHAnsi" w:cstheme="minorBidi"/>
          <w:b w:val="0"/>
          <w:bCs w:val="0"/>
          <w:lang w:val="es-ES"/>
        </w:rPr>
        <w:commentReference w:id="182"/>
      </w:r>
      <w:r>
        <w:t xml:space="preserve">e Inconvenientes del </w:t>
      </w:r>
      <w:commentRangeStart w:id="183"/>
      <w:r>
        <w:t>algoritmo</w:t>
      </w:r>
      <w:bookmarkEnd w:id="181"/>
      <w:commentRangeEnd w:id="183"/>
      <w:r w:rsidR="00CC1767">
        <w:rPr>
          <w:rStyle w:val="CommentReference"/>
          <w:rFonts w:asciiTheme="minorHAnsi" w:eastAsiaTheme="minorHAnsi" w:hAnsiTheme="minorHAnsi" w:cstheme="minorBidi"/>
          <w:b w:val="0"/>
          <w:bCs w:val="0"/>
          <w:lang w:val="es-ES"/>
        </w:rPr>
        <w:commentReference w:id="183"/>
      </w:r>
    </w:p>
    <w:p w14:paraId="335B7C03" w14:textId="77777777" w:rsidR="00A73DB2" w:rsidRDefault="00A73DB2" w:rsidP="002A207E">
      <w:pPr>
        <w:spacing w:after="0"/>
        <w:rPr>
          <w:rFonts w:ascii="Georgia" w:hAnsi="Georgia"/>
        </w:rPr>
      </w:pPr>
    </w:p>
    <w:p w14:paraId="57B14140" w14:textId="1F77E6F2" w:rsidR="00A73DB2" w:rsidRDefault="00A73DB2" w:rsidP="002A207E">
      <w:pPr>
        <w:spacing w:after="0"/>
        <w:rPr>
          <w:rFonts w:ascii="Georgia" w:hAnsi="Georgia"/>
        </w:rPr>
      </w:pPr>
      <w:r>
        <w:rPr>
          <w:rFonts w:ascii="Georgia" w:hAnsi="Georgia"/>
        </w:rPr>
        <w:t>Todo algoritmo tiene sus ventajas y sus desventajas respecto a otros; como suele decirse, no hay algoritmo perfecto para todos los ámbitos. Esto nos lleva a presentar las ventajas e inconvenientes más destacadas en cada caso</w:t>
      </w:r>
      <w:ins w:id="184" w:author="Daniel Alcaide" w:date="2017-07-20T12:22:00Z">
        <w:r w:rsidR="00163AF3">
          <w:rPr>
            <w:rFonts w:ascii="Georgia" w:hAnsi="Georgia"/>
          </w:rPr>
          <w:t>.</w:t>
        </w:r>
      </w:ins>
      <w:del w:id="185" w:author="Daniel Alcaide" w:date="2017-07-20T12:22:00Z">
        <w:r w:rsidDel="00163AF3">
          <w:rPr>
            <w:rFonts w:ascii="Georgia" w:hAnsi="Georgia"/>
          </w:rPr>
          <w:delText>:</w:delText>
        </w:r>
      </w:del>
    </w:p>
    <w:p w14:paraId="46211D00" w14:textId="77777777" w:rsidR="00A73DB2" w:rsidRDefault="00A73DB2" w:rsidP="002A207E">
      <w:pPr>
        <w:spacing w:after="0"/>
        <w:rPr>
          <w:rFonts w:ascii="Georgia" w:hAnsi="Georgia"/>
        </w:rPr>
      </w:pPr>
    </w:p>
    <w:p w14:paraId="7F62604A" w14:textId="77777777" w:rsidR="00A73DB2" w:rsidRDefault="00A73DB2" w:rsidP="002A207E">
      <w:pPr>
        <w:rPr>
          <w:rFonts w:ascii="Georgia" w:hAnsi="Georgia"/>
        </w:rPr>
      </w:pPr>
      <w:commentRangeStart w:id="186"/>
      <w:r>
        <w:rPr>
          <w:rFonts w:ascii="Georgia" w:hAnsi="Georgia"/>
        </w:rPr>
        <w:t xml:space="preserve">Si se decide realizar </w:t>
      </w:r>
      <w:r w:rsidRPr="00857FA2">
        <w:rPr>
          <w:rFonts w:ascii="Georgia" w:hAnsi="Georgia"/>
        </w:rPr>
        <w:t xml:space="preserve">mediciones basadas en las distancias mínimas o máximas, </w:t>
      </w:r>
      <w:r>
        <w:rPr>
          <w:rFonts w:ascii="Georgia" w:hAnsi="Georgia"/>
        </w:rPr>
        <w:t>u</w:t>
      </w:r>
      <w:r w:rsidRPr="00857FA2">
        <w:rPr>
          <w:rFonts w:ascii="Georgia" w:hAnsi="Georgia"/>
        </w:rPr>
        <w:t xml:space="preserve">no de los inconvenientes </w:t>
      </w:r>
      <w:r>
        <w:rPr>
          <w:rFonts w:ascii="Georgia" w:hAnsi="Georgia"/>
        </w:rPr>
        <w:t xml:space="preserve">claros </w:t>
      </w:r>
      <w:r w:rsidRPr="00857FA2">
        <w:rPr>
          <w:rFonts w:ascii="Georgia" w:hAnsi="Georgia"/>
        </w:rPr>
        <w:t>que presentan es que suelen ser demasiado sensibles a “anomalías”,</w:t>
      </w:r>
      <w:r>
        <w:rPr>
          <w:rFonts w:ascii="Georgia" w:hAnsi="Georgia"/>
        </w:rPr>
        <w:t xml:space="preserve"> </w:t>
      </w:r>
      <w:r w:rsidRPr="00857FA2">
        <w:rPr>
          <w:rFonts w:ascii="Georgia" w:hAnsi="Georgia"/>
        </w:rPr>
        <w:t xml:space="preserve">es decir, </w:t>
      </w:r>
      <w:r>
        <w:rPr>
          <w:rFonts w:ascii="Georgia" w:hAnsi="Georgia"/>
        </w:rPr>
        <w:t xml:space="preserve">a aquellos </w:t>
      </w:r>
      <w:r w:rsidRPr="00857FA2">
        <w:rPr>
          <w:rFonts w:ascii="Georgia" w:hAnsi="Georgia"/>
        </w:rPr>
        <w:t>datos que presenten valores atípicos (ruido)</w:t>
      </w:r>
      <w:r>
        <w:rPr>
          <w:rFonts w:ascii="Georgia" w:hAnsi="Georgia"/>
        </w:rPr>
        <w:t xml:space="preserve">.                   </w:t>
      </w:r>
    </w:p>
    <w:p w14:paraId="7C14E82C" w14:textId="77777777" w:rsidR="00A73DB2" w:rsidRPr="00857FA2" w:rsidRDefault="00A73DB2" w:rsidP="002A207E">
      <w:pPr>
        <w:rPr>
          <w:rFonts w:ascii="Georgia" w:hAnsi="Georgia"/>
        </w:rPr>
      </w:pPr>
      <w:r>
        <w:rPr>
          <w:rFonts w:ascii="Georgia" w:hAnsi="Georgia"/>
        </w:rPr>
        <w:t xml:space="preserve">Una </w:t>
      </w:r>
      <w:r w:rsidRPr="00857FA2">
        <w:rPr>
          <w:rFonts w:ascii="Georgia" w:hAnsi="Georgia"/>
        </w:rPr>
        <w:t xml:space="preserve">posible solución intermedia entre ambas distancias, </w:t>
      </w:r>
      <w:r>
        <w:rPr>
          <w:rFonts w:ascii="Georgia" w:hAnsi="Georgia"/>
        </w:rPr>
        <w:t xml:space="preserve">es </w:t>
      </w:r>
      <w:r w:rsidRPr="00857FA2">
        <w:rPr>
          <w:rFonts w:ascii="Georgia" w:hAnsi="Georgia"/>
        </w:rPr>
        <w:t>optar por el uso de la distancia media</w:t>
      </w:r>
      <w:r>
        <w:rPr>
          <w:rFonts w:ascii="Georgia" w:hAnsi="Georgia"/>
        </w:rPr>
        <w:t xml:space="preserve"> (mean)</w:t>
      </w:r>
      <w:r w:rsidRPr="00857FA2">
        <w:rPr>
          <w:rFonts w:ascii="Georgia" w:hAnsi="Georgia"/>
        </w:rPr>
        <w:t xml:space="preserve">, método que no presenta dichos inconvenientes y que </w:t>
      </w:r>
      <w:r>
        <w:rPr>
          <w:rFonts w:ascii="Georgia" w:hAnsi="Georgia"/>
        </w:rPr>
        <w:t xml:space="preserve">presenta como principales ventajas, que </w:t>
      </w:r>
      <w:r w:rsidRPr="00857FA2">
        <w:rPr>
          <w:rFonts w:ascii="Georgia" w:hAnsi="Georgia"/>
        </w:rPr>
        <w:t>es muy fácil de calcular</w:t>
      </w:r>
      <w:r>
        <w:rPr>
          <w:rFonts w:ascii="Georgia" w:hAnsi="Georgia"/>
        </w:rPr>
        <w:t xml:space="preserve">, además de permitir </w:t>
      </w:r>
      <w:r w:rsidRPr="00857FA2">
        <w:rPr>
          <w:rFonts w:ascii="Georgia" w:hAnsi="Georgia"/>
        </w:rPr>
        <w:t>tratar datos</w:t>
      </w:r>
      <w:r>
        <w:rPr>
          <w:rFonts w:ascii="Georgia" w:hAnsi="Georgia"/>
        </w:rPr>
        <w:t>,</w:t>
      </w:r>
      <w:r w:rsidRPr="00857FA2">
        <w:rPr>
          <w:rFonts w:ascii="Georgia" w:hAnsi="Georgia"/>
        </w:rPr>
        <w:t xml:space="preserve"> tanto de tipo categórico, como de tipo numérico</w:t>
      </w:r>
      <w:r w:rsidR="005C41AF">
        <w:rPr>
          <w:rFonts w:ascii="Georgia" w:hAnsi="Georgia"/>
        </w:rPr>
        <w:t xml:space="preserve">. </w:t>
      </w:r>
      <w:r w:rsidRPr="00857FA2">
        <w:rPr>
          <w:rFonts w:ascii="Georgia" w:hAnsi="Georgia"/>
          <w:vertAlign w:val="superscript"/>
        </w:rPr>
        <w:t xml:space="preserve"> </w:t>
      </w:r>
      <w:r w:rsidR="00805802">
        <w:rPr>
          <w:rFonts w:ascii="Georgia" w:hAnsi="Georgia"/>
          <w:sz w:val="24"/>
          <w:vertAlign w:val="superscript"/>
        </w:rPr>
        <w:t>4</w:t>
      </w:r>
      <w:r w:rsidRPr="00857FA2">
        <w:rPr>
          <w:rFonts w:ascii="Georgia" w:hAnsi="Georgia"/>
        </w:rPr>
        <w:t xml:space="preserve"> </w:t>
      </w:r>
    </w:p>
    <w:commentRangeEnd w:id="186"/>
    <w:p w14:paraId="491BD266" w14:textId="77777777" w:rsidR="00A73DB2" w:rsidRDefault="00CC1767" w:rsidP="002A207E">
      <w:pPr>
        <w:spacing w:after="0"/>
        <w:rPr>
          <w:rFonts w:ascii="Georgia" w:hAnsi="Georgia"/>
        </w:rPr>
      </w:pPr>
      <w:r>
        <w:rPr>
          <w:rStyle w:val="CommentReference"/>
          <w:rFonts w:asciiTheme="minorHAnsi" w:hAnsiTheme="minorHAnsi"/>
          <w:lang w:val="es-ES"/>
        </w:rPr>
        <w:commentReference w:id="186"/>
      </w:r>
    </w:p>
    <w:p w14:paraId="4B637AFB" w14:textId="77777777" w:rsidR="00A73DB2" w:rsidRDefault="00A73DB2" w:rsidP="002A207E">
      <w:pPr>
        <w:rPr>
          <w:rFonts w:ascii="Georgia" w:hAnsi="Georgia" w:cstheme="minorHAnsi"/>
          <w:iCs/>
          <w:lang w:bidi="he-IL"/>
        </w:rPr>
      </w:pPr>
    </w:p>
    <w:p w14:paraId="4271C68D" w14:textId="77777777" w:rsidR="0059234D" w:rsidRDefault="0059234D" w:rsidP="002A207E">
      <w:pPr>
        <w:rPr>
          <w:rFonts w:ascii="Georgia" w:hAnsi="Georgia" w:cstheme="minorHAnsi"/>
          <w:iCs/>
          <w:lang w:bidi="he-IL"/>
        </w:rPr>
      </w:pPr>
    </w:p>
    <w:p w14:paraId="21DAE11F" w14:textId="77777777" w:rsidR="005C41AF" w:rsidRDefault="005C41AF" w:rsidP="002A207E">
      <w:pPr>
        <w:rPr>
          <w:rFonts w:ascii="Georgia" w:hAnsi="Georgia" w:cstheme="minorHAnsi"/>
          <w:iCs/>
          <w:lang w:bidi="he-IL"/>
        </w:rPr>
      </w:pPr>
    </w:p>
    <w:p w14:paraId="64FB2A31" w14:textId="77777777" w:rsidR="005C41AF" w:rsidRDefault="005C41AF" w:rsidP="002A207E">
      <w:pPr>
        <w:rPr>
          <w:rFonts w:ascii="Georgia" w:hAnsi="Georgia" w:cstheme="minorHAnsi"/>
          <w:iCs/>
          <w:lang w:bidi="he-IL"/>
        </w:rPr>
      </w:pPr>
    </w:p>
    <w:p w14:paraId="128E8207" w14:textId="77777777" w:rsidR="005C41AF" w:rsidRDefault="005C41AF" w:rsidP="002A207E">
      <w:pPr>
        <w:rPr>
          <w:rFonts w:ascii="Georgia" w:hAnsi="Georgia" w:cstheme="minorHAnsi"/>
          <w:iCs/>
          <w:lang w:bidi="he-IL"/>
        </w:rPr>
      </w:pPr>
    </w:p>
    <w:p w14:paraId="001F136C" w14:textId="77777777" w:rsidR="005C41AF" w:rsidRDefault="005C41AF" w:rsidP="002A207E">
      <w:pPr>
        <w:rPr>
          <w:rFonts w:ascii="Georgia" w:hAnsi="Georgia" w:cstheme="minorHAnsi"/>
          <w:iCs/>
          <w:lang w:bidi="he-IL"/>
        </w:rPr>
      </w:pPr>
    </w:p>
    <w:p w14:paraId="4338D7A6" w14:textId="77777777" w:rsidR="005C41AF" w:rsidRDefault="005C41AF" w:rsidP="002A207E">
      <w:pPr>
        <w:rPr>
          <w:rFonts w:ascii="Georgia" w:hAnsi="Georgia" w:cstheme="minorHAnsi"/>
          <w:iCs/>
          <w:lang w:bidi="he-IL"/>
        </w:rPr>
      </w:pPr>
    </w:p>
    <w:p w14:paraId="76B5C4BC" w14:textId="77777777" w:rsidR="00A73DB2" w:rsidRDefault="00A73DB2" w:rsidP="002A207E">
      <w:pPr>
        <w:pBdr>
          <w:bottom w:val="double" w:sz="6" w:space="1" w:color="auto"/>
        </w:pBdr>
        <w:rPr>
          <w:rFonts w:ascii="Georgia" w:hAnsi="Georgia" w:cstheme="minorHAnsi"/>
          <w:iCs/>
          <w:lang w:bidi="he-IL"/>
        </w:rPr>
      </w:pPr>
    </w:p>
    <w:p w14:paraId="364948D3" w14:textId="77777777" w:rsidR="00A73DB2" w:rsidRPr="00A67EA6" w:rsidRDefault="00A73DB2" w:rsidP="002A207E">
      <w:pPr>
        <w:rPr>
          <w:rFonts w:ascii="Georgia" w:hAnsi="Georgia"/>
          <w:sz w:val="18"/>
        </w:rPr>
      </w:pPr>
    </w:p>
    <w:p w14:paraId="347B891D" w14:textId="77777777" w:rsidR="00A73DB2" w:rsidRPr="00805802" w:rsidRDefault="00805802" w:rsidP="00805802">
      <w:pPr>
        <w:ind w:left="360"/>
        <w:rPr>
          <w:rFonts w:ascii="Georgia" w:hAnsi="Georgia"/>
          <w:sz w:val="20"/>
        </w:rPr>
      </w:pPr>
      <w:r>
        <w:rPr>
          <w:rFonts w:ascii="Georgia" w:hAnsi="Georgia"/>
          <w:sz w:val="20"/>
        </w:rPr>
        <w:t xml:space="preserve">4  </w:t>
      </w:r>
      <w:r w:rsidR="00A73DB2" w:rsidRPr="00805802">
        <w:rPr>
          <w:rFonts w:ascii="Georgia" w:hAnsi="Georgia"/>
          <w:sz w:val="20"/>
        </w:rPr>
        <w:t>Los casos en los que se usa la media como medición de la distancia, para datos de tipo categóricos no siempre va a ser factible definir el vector medio.</w:t>
      </w:r>
    </w:p>
    <w:p w14:paraId="0247FBCD" w14:textId="77777777" w:rsidR="0059234D" w:rsidRDefault="0059234D" w:rsidP="002A207E">
      <w:pPr>
        <w:jc w:val="left"/>
        <w:rPr>
          <w:rFonts w:ascii="Georgia" w:hAnsi="Georgia" w:cstheme="minorHAnsi"/>
          <w:iCs/>
          <w:lang w:bidi="he-IL"/>
        </w:rPr>
      </w:pPr>
      <w:r>
        <w:rPr>
          <w:rFonts w:ascii="Georgia" w:hAnsi="Georgia" w:cstheme="minorHAnsi"/>
          <w:iCs/>
          <w:lang w:bidi="he-IL"/>
        </w:rPr>
        <w:br w:type="page"/>
      </w:r>
    </w:p>
    <w:p w14:paraId="1E9387EB" w14:textId="77777777" w:rsidR="00D83ADC" w:rsidRDefault="00D83ADC" w:rsidP="002A207E">
      <w:pPr>
        <w:rPr>
          <w:rFonts w:ascii="Georgia" w:hAnsi="Georgia" w:cstheme="minorHAnsi"/>
          <w:iCs/>
          <w:lang w:bidi="he-IL"/>
        </w:rPr>
      </w:pPr>
    </w:p>
    <w:p w14:paraId="1CD20ECE" w14:textId="77777777" w:rsidR="005C41AF" w:rsidRDefault="00A73DB2" w:rsidP="002A207E">
      <w:pPr>
        <w:rPr>
          <w:rFonts w:ascii="Georgia" w:hAnsi="Georgia" w:cstheme="minorHAnsi"/>
          <w:iCs/>
          <w:lang w:bidi="he-IL"/>
        </w:rPr>
      </w:pPr>
      <w:r>
        <w:rPr>
          <w:rFonts w:ascii="Georgia" w:hAnsi="Georgia" w:cstheme="minorHAnsi"/>
          <w:iCs/>
          <w:lang w:bidi="he-IL"/>
        </w:rPr>
        <w:t xml:space="preserve">Por otro lado, si nos fijamos en </w:t>
      </w:r>
      <w:r w:rsidRPr="000A792D">
        <w:rPr>
          <w:rFonts w:ascii="Georgia" w:hAnsi="Georgia" w:cstheme="minorHAnsi"/>
          <w:iCs/>
          <w:lang w:bidi="he-IL"/>
        </w:rPr>
        <w:t xml:space="preserve">las limitaciones </w:t>
      </w:r>
      <w:r>
        <w:rPr>
          <w:rFonts w:ascii="Georgia" w:hAnsi="Georgia" w:cstheme="minorHAnsi"/>
          <w:iCs/>
          <w:lang w:bidi="he-IL"/>
        </w:rPr>
        <w:t xml:space="preserve">generales que puede </w:t>
      </w:r>
      <w:r w:rsidRPr="000A792D">
        <w:rPr>
          <w:rFonts w:ascii="Georgia" w:hAnsi="Georgia" w:cstheme="minorHAnsi"/>
          <w:iCs/>
          <w:lang w:bidi="he-IL"/>
        </w:rPr>
        <w:t>presenta</w:t>
      </w:r>
      <w:r>
        <w:rPr>
          <w:rFonts w:ascii="Georgia" w:hAnsi="Georgia" w:cstheme="minorHAnsi"/>
          <w:iCs/>
          <w:lang w:bidi="he-IL"/>
        </w:rPr>
        <w:t>r</w:t>
      </w:r>
      <w:r w:rsidRPr="000A792D">
        <w:rPr>
          <w:rFonts w:ascii="Georgia" w:hAnsi="Georgia" w:cstheme="minorHAnsi"/>
          <w:iCs/>
          <w:lang w:bidi="he-IL"/>
        </w:rPr>
        <w:t xml:space="preserve"> este algoritmo</w:t>
      </w:r>
      <w:r>
        <w:rPr>
          <w:rFonts w:ascii="Georgia" w:hAnsi="Georgia" w:cstheme="minorHAnsi"/>
          <w:iCs/>
          <w:lang w:bidi="he-IL"/>
        </w:rPr>
        <w:t>, las resumimos en:</w:t>
      </w:r>
    </w:p>
    <w:p w14:paraId="418EA371" w14:textId="77777777" w:rsidR="00A73DB2" w:rsidRPr="000073B1" w:rsidRDefault="00A73DB2" w:rsidP="002A207E">
      <w:pPr>
        <w:pStyle w:val="ListParagraph"/>
        <w:numPr>
          <w:ilvl w:val="0"/>
          <w:numId w:val="7"/>
        </w:numPr>
        <w:spacing w:line="360" w:lineRule="auto"/>
        <w:jc w:val="both"/>
        <w:rPr>
          <w:rFonts w:ascii="Georgia" w:hAnsi="Georgia"/>
        </w:rPr>
      </w:pPr>
      <w:r w:rsidRPr="000073B1">
        <w:rPr>
          <w:rFonts w:ascii="Georgia" w:hAnsi="Georgia"/>
          <w:b/>
          <w:i/>
        </w:rPr>
        <w:t>Es un proceso que puede resultar muy costoso</w:t>
      </w:r>
      <w:r w:rsidRPr="000073B1">
        <w:rPr>
          <w:rFonts w:ascii="Georgia" w:hAnsi="Georgia"/>
        </w:rPr>
        <w:t>.</w:t>
      </w:r>
    </w:p>
    <w:p w14:paraId="1820FF25" w14:textId="77777777" w:rsidR="00A73DB2" w:rsidRPr="000073B1" w:rsidRDefault="00A73DB2" w:rsidP="002A207E">
      <w:pPr>
        <w:rPr>
          <w:rFonts w:ascii="Georgia" w:hAnsi="Georgia"/>
        </w:rPr>
      </w:pPr>
      <w:r w:rsidRPr="000073B1">
        <w:rPr>
          <w:rFonts w:ascii="Georgia" w:hAnsi="Georgia"/>
        </w:rPr>
        <w:t>Desde el punto de vista de los requisitos de computación, Para asignar un clúster, se requiere recorrer toda la matriz de datos, calculando su similitud (distancia), lo que puede exigir un elevado consumo de computación.</w:t>
      </w:r>
    </w:p>
    <w:p w14:paraId="44E8E0CB" w14:textId="77777777" w:rsidR="00A73DB2" w:rsidRPr="000073B1" w:rsidRDefault="00A73DB2" w:rsidP="002A207E">
      <w:pPr>
        <w:spacing w:after="0"/>
        <w:rPr>
          <w:rFonts w:ascii="Georgia" w:hAnsi="Georgia" w:cstheme="minorHAnsi"/>
        </w:rPr>
      </w:pPr>
      <w:r>
        <w:rPr>
          <w:rFonts w:ascii="Georgia" w:hAnsi="Georgia" w:cstheme="minorHAnsi"/>
        </w:rPr>
        <w:t xml:space="preserve">No obstante, se debe de aclarar que, </w:t>
      </w:r>
      <w:r w:rsidRPr="000073B1">
        <w:rPr>
          <w:rFonts w:ascii="Georgia" w:hAnsi="Georgia" w:cstheme="minorHAnsi"/>
        </w:rPr>
        <w:t xml:space="preserve">respecto al método </w:t>
      </w:r>
      <w:proofErr w:type="spellStart"/>
      <w:r w:rsidRPr="000073B1">
        <w:rPr>
          <w:rFonts w:ascii="Georgia" w:hAnsi="Georgia" w:cstheme="minorHAnsi"/>
        </w:rPr>
        <w:t>aglomerativo</w:t>
      </w:r>
      <w:proofErr w:type="spellEnd"/>
      <w:r w:rsidRPr="000073B1">
        <w:rPr>
          <w:rFonts w:ascii="Georgia" w:hAnsi="Georgia" w:cstheme="minorHAnsi"/>
        </w:rPr>
        <w:t>, se acepta como hecho contrastado</w:t>
      </w:r>
      <w:r>
        <w:rPr>
          <w:rFonts w:ascii="Georgia" w:hAnsi="Georgia" w:cstheme="minorHAnsi"/>
        </w:rPr>
        <w:t>,</w:t>
      </w:r>
      <w:r w:rsidRPr="000073B1">
        <w:rPr>
          <w:rFonts w:ascii="Georgia" w:hAnsi="Georgia" w:cstheme="minorHAnsi"/>
        </w:rPr>
        <w:t xml:space="preserve"> que una de las mayores ventajas que presenta es su relativo bajo coste computacional frente a otros métodos jerárquicos, como por ejemplo, </w:t>
      </w:r>
      <w:r>
        <w:rPr>
          <w:rFonts w:ascii="Georgia" w:hAnsi="Georgia" w:cstheme="minorHAnsi"/>
        </w:rPr>
        <w:t xml:space="preserve">pueden ser </w:t>
      </w:r>
      <w:r w:rsidRPr="000073B1">
        <w:rPr>
          <w:rFonts w:ascii="Georgia" w:hAnsi="Georgia" w:cstheme="minorHAnsi"/>
        </w:rPr>
        <w:t>los métodos divisivos, lo que en la práctica se traduce en una mayor velocidad de procesado, debido en gran parte a la menor complejidad que presenta.</w:t>
      </w:r>
    </w:p>
    <w:p w14:paraId="3504A7FC" w14:textId="77777777" w:rsidR="00A73DB2" w:rsidRPr="000073B1" w:rsidRDefault="00A73DB2" w:rsidP="002A207E">
      <w:pPr>
        <w:rPr>
          <w:rFonts w:ascii="Georgia" w:hAnsi="Georgia"/>
        </w:rPr>
      </w:pPr>
    </w:p>
    <w:p w14:paraId="0EAD3907" w14:textId="77777777" w:rsidR="00A73DB2" w:rsidRDefault="00A73DB2" w:rsidP="002A207E">
      <w:pPr>
        <w:pStyle w:val="ListParagraph"/>
        <w:numPr>
          <w:ilvl w:val="0"/>
          <w:numId w:val="7"/>
        </w:numPr>
        <w:spacing w:line="360" w:lineRule="auto"/>
        <w:jc w:val="both"/>
        <w:rPr>
          <w:rFonts w:ascii="Georgia" w:hAnsi="Georgia"/>
        </w:rPr>
      </w:pPr>
      <w:r w:rsidRPr="000073B1">
        <w:rPr>
          <w:rFonts w:ascii="Georgia" w:hAnsi="Georgia"/>
          <w:b/>
          <w:i/>
        </w:rPr>
        <w:t xml:space="preserve">Los </w:t>
      </w:r>
      <w:proofErr w:type="spellStart"/>
      <w:r w:rsidRPr="000073B1">
        <w:rPr>
          <w:rFonts w:ascii="Georgia" w:hAnsi="Georgia"/>
          <w:b/>
          <w:i/>
        </w:rPr>
        <w:t>clusters</w:t>
      </w:r>
      <w:proofErr w:type="spellEnd"/>
      <w:r w:rsidRPr="000073B1">
        <w:rPr>
          <w:rFonts w:ascii="Georgia" w:hAnsi="Georgia"/>
          <w:b/>
          <w:i/>
        </w:rPr>
        <w:t xml:space="preserve"> no siempre son fáciles de visualizar</w:t>
      </w:r>
      <w:r w:rsidRPr="000073B1">
        <w:rPr>
          <w:rFonts w:ascii="Georgia" w:hAnsi="Georgia"/>
        </w:rPr>
        <w:t xml:space="preserve">. </w:t>
      </w:r>
    </w:p>
    <w:p w14:paraId="26718A26" w14:textId="77777777" w:rsidR="00A73DB2" w:rsidRDefault="00A73DB2" w:rsidP="002A207E">
      <w:pPr>
        <w:rPr>
          <w:rFonts w:ascii="Georgia" w:hAnsi="Georgia"/>
        </w:rPr>
      </w:pPr>
      <w:r w:rsidRPr="000073B1">
        <w:rPr>
          <w:rFonts w:ascii="Georgia" w:hAnsi="Georgia"/>
        </w:rPr>
        <w:t xml:space="preserve">En general, para un </w:t>
      </w:r>
      <w:proofErr w:type="spellStart"/>
      <w:r w:rsidRPr="000073B1">
        <w:rPr>
          <w:rFonts w:ascii="Georgia" w:hAnsi="Georgia"/>
        </w:rPr>
        <w:t>dataset</w:t>
      </w:r>
      <w:proofErr w:type="spellEnd"/>
      <w:r w:rsidRPr="000073B1">
        <w:rPr>
          <w:rFonts w:ascii="Georgia" w:hAnsi="Georgia"/>
        </w:rPr>
        <w:t xml:space="preserve"> grande, genera un árbol </w:t>
      </w:r>
      <w:r>
        <w:rPr>
          <w:rFonts w:ascii="Georgia" w:hAnsi="Georgia"/>
        </w:rPr>
        <w:t>(</w:t>
      </w:r>
      <w:proofErr w:type="spellStart"/>
      <w:r w:rsidRPr="000073B1">
        <w:rPr>
          <w:rFonts w:ascii="Georgia" w:hAnsi="Georgia"/>
        </w:rPr>
        <w:t>dendrograma</w:t>
      </w:r>
      <w:proofErr w:type="spellEnd"/>
      <w:r>
        <w:rPr>
          <w:rFonts w:ascii="Georgia" w:hAnsi="Georgia"/>
        </w:rPr>
        <w:t>)</w:t>
      </w:r>
      <w:r w:rsidRPr="000073B1">
        <w:rPr>
          <w:rFonts w:ascii="Georgia" w:hAnsi="Georgia"/>
        </w:rPr>
        <w:t xml:space="preserve"> </w:t>
      </w:r>
      <w:r>
        <w:rPr>
          <w:rFonts w:ascii="Georgia" w:hAnsi="Georgia"/>
        </w:rPr>
        <w:t xml:space="preserve">que puede resultar muy </w:t>
      </w:r>
      <w:r w:rsidRPr="000073B1">
        <w:rPr>
          <w:rFonts w:ascii="Georgia" w:hAnsi="Georgia"/>
        </w:rPr>
        <w:t>complejo</w:t>
      </w:r>
      <w:r>
        <w:rPr>
          <w:rFonts w:ascii="Georgia" w:hAnsi="Georgia"/>
        </w:rPr>
        <w:t xml:space="preserve"> y d</w:t>
      </w:r>
      <w:r w:rsidRPr="000073B1">
        <w:rPr>
          <w:rFonts w:ascii="Georgia" w:hAnsi="Georgia"/>
        </w:rPr>
        <w:t xml:space="preserve">ifícil de visualizar, </w:t>
      </w:r>
      <w:r>
        <w:rPr>
          <w:rFonts w:ascii="Georgia" w:hAnsi="Georgia"/>
        </w:rPr>
        <w:t>lo que, como es lógico no facilita la tarea de análisis posterior, pudiendo generar confusión</w:t>
      </w:r>
      <w:r w:rsidRPr="000073B1">
        <w:rPr>
          <w:rFonts w:ascii="Georgia" w:hAnsi="Georgia"/>
        </w:rPr>
        <w:t>.</w:t>
      </w:r>
    </w:p>
    <w:p w14:paraId="6CCDAE04" w14:textId="77777777" w:rsidR="005C41AF" w:rsidRPr="000073B1" w:rsidRDefault="005C41AF" w:rsidP="002A207E">
      <w:pPr>
        <w:rPr>
          <w:rFonts w:ascii="Georgia" w:hAnsi="Georgia"/>
        </w:rPr>
      </w:pPr>
    </w:p>
    <w:p w14:paraId="2999C3F8" w14:textId="77777777" w:rsidR="00A73DB2" w:rsidRDefault="00A73DB2" w:rsidP="002A207E">
      <w:pPr>
        <w:pStyle w:val="ListParagraph"/>
        <w:numPr>
          <w:ilvl w:val="0"/>
          <w:numId w:val="7"/>
        </w:numPr>
        <w:spacing w:line="360" w:lineRule="auto"/>
        <w:jc w:val="both"/>
        <w:rPr>
          <w:rFonts w:ascii="Georgia" w:hAnsi="Georgia"/>
        </w:rPr>
      </w:pPr>
      <w:r w:rsidRPr="00A122DE">
        <w:rPr>
          <w:rFonts w:ascii="Georgia" w:hAnsi="Georgia"/>
          <w:b/>
          <w:i/>
        </w:rPr>
        <w:t xml:space="preserve">Es un modelo sensible a los </w:t>
      </w:r>
      <w:proofErr w:type="spellStart"/>
      <w:r w:rsidR="00283D1F">
        <w:rPr>
          <w:rFonts w:ascii="Georgia" w:hAnsi="Georgia"/>
          <w:b/>
          <w:i/>
        </w:rPr>
        <w:t>outlier</w:t>
      </w:r>
      <w:r w:rsidRPr="00A122DE">
        <w:rPr>
          <w:rFonts w:ascii="Georgia" w:hAnsi="Georgia"/>
          <w:b/>
          <w:i/>
        </w:rPr>
        <w:t>s</w:t>
      </w:r>
      <w:proofErr w:type="spellEnd"/>
      <w:r w:rsidRPr="00A122DE">
        <w:rPr>
          <w:rFonts w:ascii="Georgia" w:hAnsi="Georgia"/>
        </w:rPr>
        <w:t xml:space="preserve">.  </w:t>
      </w:r>
    </w:p>
    <w:p w14:paraId="0AFFC5F5" w14:textId="77777777" w:rsidR="00A73DB2" w:rsidRPr="00A122DE" w:rsidRDefault="00A73DB2" w:rsidP="002A207E">
      <w:pPr>
        <w:rPr>
          <w:rFonts w:ascii="Georgia" w:hAnsi="Georgia"/>
        </w:rPr>
      </w:pPr>
      <w:r w:rsidRPr="00A122DE">
        <w:rPr>
          <w:rFonts w:ascii="Georgia" w:hAnsi="Georgia"/>
        </w:rPr>
        <w:t xml:space="preserve">El problema radica en el número de </w:t>
      </w:r>
      <w:proofErr w:type="spellStart"/>
      <w:r w:rsidRPr="00A122DE">
        <w:rPr>
          <w:rFonts w:ascii="Georgia" w:hAnsi="Georgia"/>
        </w:rPr>
        <w:t>clusters</w:t>
      </w:r>
      <w:proofErr w:type="spellEnd"/>
      <w:r w:rsidRPr="00A122DE">
        <w:rPr>
          <w:rFonts w:ascii="Georgia" w:hAnsi="Georgia"/>
        </w:rPr>
        <w:t xml:space="preserve"> identificados</w:t>
      </w:r>
      <w:r>
        <w:rPr>
          <w:rFonts w:ascii="Georgia" w:hAnsi="Georgia"/>
        </w:rPr>
        <w:t xml:space="preserve">; </w:t>
      </w:r>
      <w:r w:rsidRPr="00A122DE">
        <w:rPr>
          <w:rFonts w:ascii="Georgia" w:hAnsi="Georgia"/>
        </w:rPr>
        <w:t>para aquellos datos que presentan cierta similitud es fiable porque los agrupa en un clúster común, pero no se comporta del todo bien con datos que no tienen esa similitud, por lo que estos “</w:t>
      </w:r>
      <w:proofErr w:type="spellStart"/>
      <w:r w:rsidR="00283D1F">
        <w:rPr>
          <w:rFonts w:ascii="Georgia" w:hAnsi="Georgia"/>
        </w:rPr>
        <w:t>outlier</w:t>
      </w:r>
      <w:r w:rsidRPr="00A122DE">
        <w:rPr>
          <w:rFonts w:ascii="Georgia" w:hAnsi="Georgia"/>
        </w:rPr>
        <w:t>s</w:t>
      </w:r>
      <w:proofErr w:type="spellEnd"/>
      <w:r w:rsidRPr="00A122DE">
        <w:rPr>
          <w:rFonts w:ascii="Georgia" w:hAnsi="Georgia"/>
        </w:rPr>
        <w:t xml:space="preserve">” los suele asociar en un clúster de forma aislada.  </w:t>
      </w:r>
    </w:p>
    <w:p w14:paraId="1159F8B6" w14:textId="77777777" w:rsidR="00A73DB2" w:rsidRDefault="00A73DB2" w:rsidP="002A207E">
      <w:r w:rsidRPr="00A122DE">
        <w:rPr>
          <w:rFonts w:ascii="Georgia" w:hAnsi="Georgia"/>
        </w:rPr>
        <w:t xml:space="preserve">Por regla general, es un algoritmo que funciona mucho mejor cuando el </w:t>
      </w:r>
      <w:proofErr w:type="spellStart"/>
      <w:r w:rsidRPr="00A122DE">
        <w:rPr>
          <w:rFonts w:ascii="Georgia" w:hAnsi="Georgia"/>
        </w:rPr>
        <w:t>dataset</w:t>
      </w:r>
      <w:proofErr w:type="spellEnd"/>
      <w:r w:rsidRPr="00A122DE">
        <w:rPr>
          <w:rFonts w:ascii="Georgia" w:hAnsi="Georgia"/>
        </w:rPr>
        <w:t xml:space="preserve"> está formado por unos pocos cientos de datos por agrupar. </w:t>
      </w:r>
    </w:p>
    <w:p w14:paraId="43A71424" w14:textId="77777777" w:rsidR="00A73DB2" w:rsidRDefault="00A73DB2" w:rsidP="002A207E">
      <w:pPr>
        <w:pStyle w:val="Heading2"/>
        <w:numPr>
          <w:ilvl w:val="0"/>
          <w:numId w:val="0"/>
        </w:numPr>
        <w:ind w:left="576"/>
      </w:pPr>
    </w:p>
    <w:p w14:paraId="7BBC817D" w14:textId="77777777" w:rsidR="005C41AF" w:rsidRDefault="005C41AF" w:rsidP="002A207E">
      <w:pPr>
        <w:rPr>
          <w:sz w:val="24"/>
          <w:lang w:bidi="he-IL"/>
        </w:rPr>
      </w:pPr>
    </w:p>
    <w:p w14:paraId="09C0A581" w14:textId="77777777" w:rsidR="005C41AF" w:rsidRDefault="005C41AF" w:rsidP="002A207E">
      <w:pPr>
        <w:rPr>
          <w:sz w:val="24"/>
          <w:lang w:bidi="he-IL"/>
        </w:rPr>
      </w:pPr>
    </w:p>
    <w:p w14:paraId="3E99FA8A" w14:textId="77777777" w:rsidR="005C41AF" w:rsidRDefault="005C41AF" w:rsidP="002A207E">
      <w:pPr>
        <w:rPr>
          <w:sz w:val="24"/>
          <w:lang w:bidi="he-IL"/>
        </w:rPr>
      </w:pPr>
    </w:p>
    <w:p w14:paraId="342D4E36" w14:textId="77777777" w:rsidR="00A73DB2" w:rsidRDefault="00A73DB2" w:rsidP="002A207E">
      <w:pPr>
        <w:rPr>
          <w:rFonts w:asciiTheme="majorHAnsi" w:eastAsiaTheme="majorEastAsia" w:hAnsiTheme="majorHAnsi" w:cstheme="majorBidi"/>
          <w:b/>
          <w:bCs/>
          <w:color w:val="4F81BD" w:themeColor="accent1"/>
          <w:sz w:val="24"/>
          <w:szCs w:val="26"/>
          <w:lang w:bidi="he-IL"/>
        </w:rPr>
      </w:pPr>
    </w:p>
    <w:p w14:paraId="491E2B6F" w14:textId="77777777" w:rsidR="00A73DB2" w:rsidRPr="00AD27C1" w:rsidRDefault="00A73DB2" w:rsidP="002A207E">
      <w:pPr>
        <w:pStyle w:val="Heading2"/>
        <w:rPr>
          <w:rFonts w:asciiTheme="minorHAnsi" w:hAnsiTheme="minorHAnsi" w:cstheme="minorHAnsi"/>
          <w:iCs/>
          <w:color w:val="1F497D" w:themeColor="text2"/>
          <w:sz w:val="20"/>
          <w:szCs w:val="27"/>
          <w:lang w:bidi="he-IL"/>
        </w:rPr>
      </w:pPr>
      <w:bookmarkStart w:id="187" w:name="_Toc488183994"/>
      <w:r w:rsidRPr="00AD27C1">
        <w:rPr>
          <w:sz w:val="24"/>
          <w:lang w:bidi="he-IL"/>
        </w:rPr>
        <w:t xml:space="preserve">Fases del proceso de </w:t>
      </w:r>
      <w:proofErr w:type="spellStart"/>
      <w:r w:rsidRPr="00AD27C1">
        <w:rPr>
          <w:sz w:val="24"/>
          <w:lang w:bidi="he-IL"/>
        </w:rPr>
        <w:t>Clustering</w:t>
      </w:r>
      <w:bookmarkEnd w:id="187"/>
      <w:proofErr w:type="spellEnd"/>
      <w:r w:rsidRPr="00AD27C1">
        <w:rPr>
          <w:sz w:val="24"/>
          <w:lang w:bidi="he-IL"/>
        </w:rPr>
        <w:t xml:space="preserve">    </w:t>
      </w:r>
    </w:p>
    <w:p w14:paraId="2575158C" w14:textId="77777777" w:rsidR="00486B29" w:rsidRDefault="00486B29" w:rsidP="002A207E">
      <w:pPr>
        <w:spacing w:after="0"/>
        <w:rPr>
          <w:rFonts w:ascii="Georgia" w:hAnsi="Georgia" w:cstheme="minorHAnsi"/>
        </w:rPr>
      </w:pPr>
    </w:p>
    <w:p w14:paraId="17C855A2" w14:textId="5B9ADE8D" w:rsidR="00A73DB2" w:rsidRDefault="00A73DB2" w:rsidP="002A207E">
      <w:pPr>
        <w:spacing w:after="0"/>
        <w:rPr>
          <w:rFonts w:ascii="Georgia" w:hAnsi="Georgia"/>
          <w:lang w:bidi="he-IL"/>
        </w:rPr>
      </w:pPr>
      <w:r>
        <w:rPr>
          <w:rFonts w:ascii="Georgia" w:hAnsi="Georgia" w:cstheme="minorHAnsi"/>
        </w:rPr>
        <w:t xml:space="preserve">De un modo </w:t>
      </w:r>
      <w:r w:rsidR="00486B29">
        <w:rPr>
          <w:rFonts w:ascii="Georgia" w:hAnsi="Georgia" w:cstheme="minorHAnsi"/>
        </w:rPr>
        <w:t xml:space="preserve"> </w:t>
      </w:r>
      <w:r>
        <w:rPr>
          <w:rFonts w:ascii="Georgia" w:hAnsi="Georgia" w:cstheme="minorHAnsi"/>
        </w:rPr>
        <w:t xml:space="preserve">general, </w:t>
      </w:r>
      <w:r w:rsidR="00B47BB0">
        <w:rPr>
          <w:rFonts w:ascii="Georgia" w:hAnsi="Georgia" w:cstheme="minorHAnsi"/>
        </w:rPr>
        <w:t xml:space="preserve"> </w:t>
      </w:r>
      <w:r>
        <w:rPr>
          <w:rFonts w:ascii="Georgia" w:hAnsi="Georgia" w:cstheme="minorHAnsi"/>
        </w:rPr>
        <w:t>el proceso</w:t>
      </w:r>
      <w:r w:rsidR="00486B29">
        <w:rPr>
          <w:rFonts w:ascii="Georgia" w:hAnsi="Georgia" w:cstheme="minorHAnsi"/>
        </w:rPr>
        <w:t xml:space="preserve"> </w:t>
      </w:r>
      <w:r>
        <w:rPr>
          <w:rFonts w:ascii="Georgia" w:hAnsi="Georgia" w:cstheme="minorHAnsi"/>
        </w:rPr>
        <w:t xml:space="preserve"> de </w:t>
      </w:r>
      <w:r w:rsidR="00486B29">
        <w:rPr>
          <w:rFonts w:ascii="Georgia" w:hAnsi="Georgia" w:cstheme="minorHAnsi"/>
        </w:rPr>
        <w:t xml:space="preserve"> </w:t>
      </w:r>
      <w:proofErr w:type="spellStart"/>
      <w:r>
        <w:rPr>
          <w:rFonts w:ascii="Georgia" w:hAnsi="Georgia" w:cstheme="minorHAnsi"/>
        </w:rPr>
        <w:t>Clustering</w:t>
      </w:r>
      <w:proofErr w:type="spellEnd"/>
      <w:r>
        <w:rPr>
          <w:rFonts w:ascii="Georgia" w:hAnsi="Georgia" w:cstheme="minorHAnsi"/>
        </w:rPr>
        <w:t xml:space="preserve"> empieza definiendo un </w:t>
      </w:r>
      <w:proofErr w:type="spellStart"/>
      <w:r>
        <w:rPr>
          <w:rFonts w:ascii="Georgia" w:hAnsi="Georgia" w:cstheme="minorHAnsi"/>
        </w:rPr>
        <w:t>cluster</w:t>
      </w:r>
      <w:proofErr w:type="spellEnd"/>
      <w:r>
        <w:rPr>
          <w:rFonts w:ascii="Georgia" w:hAnsi="Georgia" w:cstheme="minorHAnsi"/>
        </w:rPr>
        <w:t xml:space="preserve"> por cada uno de los datos de entrada, y en las sucesivas etapas del algoritmo, los va agrupando, unificando los dos </w:t>
      </w:r>
      <w:proofErr w:type="spellStart"/>
      <w:r>
        <w:rPr>
          <w:rFonts w:ascii="Georgia" w:hAnsi="Georgia" w:cstheme="minorHAnsi"/>
        </w:rPr>
        <w:t>clusters</w:t>
      </w:r>
      <w:proofErr w:type="spellEnd"/>
      <w:r>
        <w:rPr>
          <w:rFonts w:ascii="Georgia" w:hAnsi="Georgia" w:cstheme="minorHAnsi"/>
        </w:rPr>
        <w:t xml:space="preserve"> que se consideran más cercanos, en un nuevo único clúster, basándose en esta distancia. De una forma más detallada, </w:t>
      </w:r>
      <w:r>
        <w:rPr>
          <w:rFonts w:ascii="Georgia" w:hAnsi="Georgia"/>
          <w:lang w:bidi="he-IL"/>
        </w:rPr>
        <w:t xml:space="preserve">las distintas fases que forman el proceso completo de </w:t>
      </w:r>
      <w:proofErr w:type="spellStart"/>
      <w:r>
        <w:rPr>
          <w:rFonts w:ascii="Georgia" w:hAnsi="Georgia"/>
          <w:lang w:bidi="he-IL"/>
        </w:rPr>
        <w:t>Clustering</w:t>
      </w:r>
      <w:proofErr w:type="spellEnd"/>
      <w:r>
        <w:rPr>
          <w:rFonts w:ascii="Georgia" w:hAnsi="Georgia"/>
          <w:lang w:bidi="he-IL"/>
        </w:rPr>
        <w:t xml:space="preserve"> son:</w:t>
      </w:r>
    </w:p>
    <w:p w14:paraId="7B89DD0C" w14:textId="77777777" w:rsidR="00A73DB2" w:rsidRPr="005D4458" w:rsidRDefault="00A73DB2" w:rsidP="002A207E">
      <w:pPr>
        <w:rPr>
          <w:rFonts w:ascii="Georgia" w:hAnsi="Georgia"/>
          <w:lang w:bidi="he-IL"/>
        </w:rPr>
      </w:pPr>
      <w:r>
        <w:rPr>
          <w:rFonts w:ascii="Georgia" w:hAnsi="Georgia"/>
          <w:lang w:bidi="he-IL"/>
        </w:rPr>
        <w:t xml:space="preserve">  </w:t>
      </w:r>
    </w:p>
    <w:p w14:paraId="72F21436" w14:textId="77777777" w:rsidR="00A73DB2" w:rsidRPr="005D4458" w:rsidRDefault="00A73DB2" w:rsidP="002A207E">
      <w:pPr>
        <w:pStyle w:val="ListParagraph"/>
        <w:numPr>
          <w:ilvl w:val="0"/>
          <w:numId w:val="5"/>
        </w:numPr>
        <w:autoSpaceDE w:val="0"/>
        <w:autoSpaceDN w:val="0"/>
        <w:adjustRightInd w:val="0"/>
        <w:spacing w:after="0" w:line="360" w:lineRule="auto"/>
        <w:ind w:left="426" w:hanging="426"/>
        <w:jc w:val="both"/>
        <w:rPr>
          <w:rFonts w:ascii="Georgia" w:hAnsi="Georgia" w:cs="Times New Roman"/>
          <w:i/>
          <w:iCs/>
          <w:lang w:bidi="he-IL"/>
        </w:rPr>
      </w:pPr>
      <w:commentRangeStart w:id="188"/>
      <w:r w:rsidRPr="005D4458">
        <w:rPr>
          <w:rFonts w:ascii="Georgia" w:hAnsi="Georgia" w:cs="Times New Roman"/>
        </w:rPr>
        <w:t xml:space="preserve">En </w:t>
      </w:r>
      <w:r>
        <w:rPr>
          <w:rFonts w:ascii="Georgia" w:hAnsi="Georgia" w:cs="Times New Roman"/>
        </w:rPr>
        <w:t xml:space="preserve">una primera fase, se contempla </w:t>
      </w:r>
      <w:r w:rsidRPr="005D4458">
        <w:rPr>
          <w:rFonts w:ascii="Georgia" w:hAnsi="Georgia" w:cs="Times New Roman"/>
        </w:rPr>
        <w:t xml:space="preserve">el escenario inicial, </w:t>
      </w:r>
      <w:r>
        <w:rPr>
          <w:rFonts w:ascii="Georgia" w:hAnsi="Georgia" w:cs="Times New Roman"/>
        </w:rPr>
        <w:t xml:space="preserve">en el que </w:t>
      </w:r>
      <w:r w:rsidRPr="005D4458">
        <w:rPr>
          <w:rFonts w:ascii="Georgia" w:hAnsi="Georgia" w:cs="Times New Roman"/>
        </w:rPr>
        <w:t>se definen aquellos parámetros de inicio que corresponden a los datos de entrada que queremos analizar (</w:t>
      </w:r>
      <w:proofErr w:type="spellStart"/>
      <w:r w:rsidRPr="005D4458">
        <w:rPr>
          <w:rFonts w:ascii="Georgia" w:hAnsi="Georgia" w:cs="Times New Roman"/>
        </w:rPr>
        <w:t>dataset</w:t>
      </w:r>
      <w:proofErr w:type="spellEnd"/>
      <w:r w:rsidRPr="005D4458">
        <w:rPr>
          <w:rFonts w:ascii="Georgia" w:hAnsi="Georgia" w:cs="Times New Roman"/>
        </w:rPr>
        <w:t xml:space="preserve">). </w:t>
      </w:r>
      <w:r>
        <w:rPr>
          <w:rFonts w:ascii="Georgia" w:hAnsi="Georgia" w:cs="Times New Roman"/>
        </w:rPr>
        <w:t xml:space="preserve"> </w:t>
      </w:r>
      <w:r w:rsidRPr="005D4458">
        <w:rPr>
          <w:rFonts w:ascii="Georgia" w:hAnsi="Georgia" w:cs="Times New Roman"/>
        </w:rPr>
        <w:t>Estos datos, lógicamente, están sin agrupar en ningún tipo de clúster.</w:t>
      </w:r>
      <w:commentRangeEnd w:id="188"/>
      <w:r w:rsidR="00CC1767">
        <w:rPr>
          <w:rStyle w:val="CommentReference"/>
          <w:lang w:val="es-ES"/>
        </w:rPr>
        <w:commentReference w:id="188"/>
      </w:r>
    </w:p>
    <w:p w14:paraId="4BFE4963" w14:textId="77777777" w:rsidR="00A73DB2" w:rsidRPr="005D4458" w:rsidRDefault="00A73DB2" w:rsidP="002A207E">
      <w:pPr>
        <w:pStyle w:val="ListParagraph"/>
        <w:autoSpaceDE w:val="0"/>
        <w:autoSpaceDN w:val="0"/>
        <w:adjustRightInd w:val="0"/>
        <w:spacing w:after="0" w:line="360" w:lineRule="auto"/>
        <w:ind w:left="426"/>
        <w:jc w:val="both"/>
        <w:rPr>
          <w:rFonts w:ascii="Georgia" w:hAnsi="Georgia" w:cs="Times New Roman"/>
        </w:rPr>
      </w:pPr>
    </w:p>
    <w:p w14:paraId="755238D9" w14:textId="77777777" w:rsidR="00A73DB2" w:rsidRPr="005D4458" w:rsidRDefault="00A73DB2" w:rsidP="002A207E">
      <w:pPr>
        <w:pStyle w:val="ListParagraph"/>
        <w:autoSpaceDE w:val="0"/>
        <w:autoSpaceDN w:val="0"/>
        <w:adjustRightInd w:val="0"/>
        <w:spacing w:after="0" w:line="360" w:lineRule="auto"/>
        <w:ind w:left="426"/>
        <w:jc w:val="both"/>
        <w:rPr>
          <w:rFonts w:ascii="Georgia" w:hAnsi="Georgia" w:cs="Times New Roman"/>
          <w:i/>
          <w:iCs/>
          <w:lang w:bidi="he-IL"/>
        </w:rPr>
      </w:pPr>
      <w:r w:rsidRPr="005D4458">
        <w:rPr>
          <w:rFonts w:ascii="Georgia" w:hAnsi="Georgia" w:cs="Times New Roman"/>
        </w:rPr>
        <w:t xml:space="preserve">Los parámetros serían: </w:t>
      </w:r>
      <w:r w:rsidRPr="005D4458">
        <w:rPr>
          <w:rFonts w:ascii="Georgia" w:hAnsi="Georgia" w:cs="Times New Roman"/>
        </w:rPr>
        <w:tab/>
      </w:r>
      <w:r w:rsidRPr="005D4458">
        <w:rPr>
          <w:rFonts w:ascii="Georgia" w:hAnsi="Georgia" w:cs="Times New Roman"/>
        </w:rPr>
        <w:tab/>
      </w:r>
      <w:commentRangeStart w:id="189"/>
      <w:r w:rsidRPr="005D4458">
        <w:rPr>
          <w:rFonts w:ascii="Georgia" w:hAnsi="Georgia" w:cs="Times New Roman"/>
        </w:rPr>
        <w:t xml:space="preserve">Nivel  </w:t>
      </w:r>
      <w:r w:rsidRPr="005D4458">
        <w:rPr>
          <w:rFonts w:ascii="Georgia" w:hAnsi="Georgia" w:cs="Times New Roman"/>
          <w:i/>
          <w:iCs/>
          <w:lang w:bidi="he-IL"/>
        </w:rPr>
        <w:t xml:space="preserve">L (0) = 0 </w:t>
      </w:r>
    </w:p>
    <w:p w14:paraId="6E5BCD86" w14:textId="77777777" w:rsidR="00A73DB2" w:rsidRPr="005D4458" w:rsidRDefault="00A73DB2" w:rsidP="002A207E">
      <w:pPr>
        <w:pStyle w:val="ListParagraph"/>
        <w:autoSpaceDE w:val="0"/>
        <w:autoSpaceDN w:val="0"/>
        <w:adjustRightInd w:val="0"/>
        <w:spacing w:after="0" w:line="360" w:lineRule="auto"/>
        <w:ind w:left="3258" w:firstLine="282"/>
        <w:jc w:val="both"/>
        <w:rPr>
          <w:rFonts w:ascii="Georgia" w:hAnsi="Georgia" w:cs="Times New Roman"/>
          <w:i/>
          <w:iCs/>
          <w:lang w:bidi="he-IL"/>
        </w:rPr>
      </w:pPr>
      <w:r w:rsidRPr="005D4458">
        <w:rPr>
          <w:rFonts w:ascii="Georgia" w:hAnsi="Georgia" w:cs="Times New Roman"/>
          <w:i/>
          <w:iCs/>
          <w:lang w:bidi="he-IL"/>
        </w:rPr>
        <w:t>Número de secuencia, m = 0.</w:t>
      </w:r>
    </w:p>
    <w:commentRangeEnd w:id="189"/>
    <w:p w14:paraId="52E86EB6" w14:textId="77777777" w:rsidR="00A73DB2" w:rsidRPr="005D4458" w:rsidRDefault="00CC1767" w:rsidP="002A207E">
      <w:pPr>
        <w:pStyle w:val="ListParagraph"/>
        <w:autoSpaceDE w:val="0"/>
        <w:autoSpaceDN w:val="0"/>
        <w:adjustRightInd w:val="0"/>
        <w:spacing w:after="0" w:line="360" w:lineRule="auto"/>
        <w:ind w:left="426"/>
        <w:jc w:val="both"/>
        <w:rPr>
          <w:rFonts w:ascii="Georgia" w:hAnsi="Georgia" w:cs="Times New Roman"/>
          <w:i/>
          <w:iCs/>
          <w:lang w:bidi="he-IL"/>
        </w:rPr>
      </w:pPr>
      <w:r>
        <w:rPr>
          <w:rStyle w:val="CommentReference"/>
          <w:lang w:val="es-ES"/>
        </w:rPr>
        <w:commentReference w:id="189"/>
      </w:r>
    </w:p>
    <w:p w14:paraId="39EC1EA6" w14:textId="77777777" w:rsidR="00A73DB2" w:rsidRPr="005D4458" w:rsidRDefault="00A73DB2" w:rsidP="002A207E">
      <w:pPr>
        <w:pStyle w:val="ListParagraph"/>
        <w:autoSpaceDE w:val="0"/>
        <w:autoSpaceDN w:val="0"/>
        <w:adjustRightInd w:val="0"/>
        <w:spacing w:after="0" w:line="360" w:lineRule="auto"/>
        <w:ind w:left="426"/>
        <w:jc w:val="both"/>
        <w:rPr>
          <w:rFonts w:ascii="Georgia" w:hAnsi="Georgia" w:cs="Times New Roman"/>
          <w:i/>
          <w:iCs/>
          <w:lang w:bidi="he-IL"/>
        </w:rPr>
      </w:pPr>
    </w:p>
    <w:p w14:paraId="32609AAD" w14:textId="714AE0B5" w:rsidR="00A73DB2" w:rsidRPr="00647F83" w:rsidRDefault="00A73DB2" w:rsidP="002A207E">
      <w:pPr>
        <w:pStyle w:val="ListParagraph"/>
        <w:numPr>
          <w:ilvl w:val="0"/>
          <w:numId w:val="5"/>
        </w:numPr>
        <w:autoSpaceDE w:val="0"/>
        <w:autoSpaceDN w:val="0"/>
        <w:adjustRightInd w:val="0"/>
        <w:spacing w:after="0" w:line="360" w:lineRule="auto"/>
        <w:ind w:left="426" w:hanging="426"/>
        <w:jc w:val="both"/>
        <w:rPr>
          <w:rFonts w:ascii="Georgia" w:hAnsi="Georgia" w:cs="Times New Roman"/>
          <w:i/>
          <w:iCs/>
          <w:lang w:bidi="he-IL"/>
        </w:rPr>
      </w:pPr>
      <w:r w:rsidRPr="005D4458">
        <w:rPr>
          <w:rFonts w:ascii="Georgia" w:hAnsi="Georgia" w:cs="Times New Roman"/>
        </w:rPr>
        <w:t xml:space="preserve">Acto seguido, </w:t>
      </w:r>
      <w:r>
        <w:rPr>
          <w:rFonts w:ascii="Georgia" w:hAnsi="Georgia" w:cs="Times New Roman"/>
        </w:rPr>
        <w:t xml:space="preserve">en la segunda fase, </w:t>
      </w:r>
      <w:r w:rsidRPr="005D4458">
        <w:rPr>
          <w:rFonts w:ascii="Georgia" w:hAnsi="Georgia" w:cs="Times New Roman"/>
        </w:rPr>
        <w:t xml:space="preserve">se </w:t>
      </w:r>
      <w:r>
        <w:rPr>
          <w:rFonts w:ascii="Georgia" w:hAnsi="Georgia" w:cs="Times New Roman"/>
        </w:rPr>
        <w:t>realiza</w:t>
      </w:r>
      <w:r w:rsidRPr="005D4458">
        <w:rPr>
          <w:rFonts w:ascii="Georgia" w:hAnsi="Georgia" w:cs="Times New Roman"/>
        </w:rPr>
        <w:t xml:space="preserve"> una búsqueda de qué pares de </w:t>
      </w:r>
      <w:del w:id="190" w:author="Daniel Alcaide" w:date="2017-07-20T12:34:00Z">
        <w:r w:rsidRPr="005D4458" w:rsidDel="00CC1767">
          <w:rPr>
            <w:rFonts w:ascii="Georgia" w:hAnsi="Georgia" w:cs="Times New Roman"/>
          </w:rPr>
          <w:delText>clusters</w:delText>
        </w:r>
      </w:del>
      <w:ins w:id="191" w:author="Daniel Alcaide" w:date="2017-07-20T12:34:00Z">
        <w:r w:rsidR="00CC1767" w:rsidRPr="005D4458">
          <w:rPr>
            <w:rFonts w:ascii="Georgia" w:hAnsi="Georgia" w:cs="Times New Roman"/>
          </w:rPr>
          <w:t>clústeres</w:t>
        </w:r>
      </w:ins>
      <w:r w:rsidRPr="005D4458">
        <w:rPr>
          <w:rFonts w:ascii="Georgia" w:hAnsi="Georgia" w:cs="Times New Roman"/>
        </w:rPr>
        <w:t xml:space="preserve"> son más similares, aplicando el </w:t>
      </w:r>
      <w:r>
        <w:rPr>
          <w:rFonts w:ascii="Georgia" w:hAnsi="Georgia" w:cs="Times New Roman"/>
        </w:rPr>
        <w:t xml:space="preserve">modo </w:t>
      </w:r>
      <w:r w:rsidRPr="005D4458">
        <w:rPr>
          <w:rFonts w:ascii="Georgia" w:hAnsi="Georgia" w:cs="Times New Roman"/>
        </w:rPr>
        <w:t xml:space="preserve">elegido para </w:t>
      </w:r>
      <w:r>
        <w:rPr>
          <w:rFonts w:ascii="Georgia" w:hAnsi="Georgia" w:cs="Times New Roman"/>
        </w:rPr>
        <w:t xml:space="preserve">calcular </w:t>
      </w:r>
      <w:r w:rsidRPr="005D4458">
        <w:rPr>
          <w:rFonts w:ascii="Georgia" w:hAnsi="Georgia" w:cs="Times New Roman"/>
        </w:rPr>
        <w:t xml:space="preserve">la distancia. En nuestro caso, </w:t>
      </w:r>
      <w:r>
        <w:rPr>
          <w:rFonts w:ascii="Georgia" w:hAnsi="Georgia" w:cs="Times New Roman"/>
        </w:rPr>
        <w:t xml:space="preserve">sería </w:t>
      </w:r>
      <w:r w:rsidRPr="005D4458">
        <w:rPr>
          <w:rFonts w:ascii="Georgia" w:hAnsi="Georgia" w:cs="Times New Roman"/>
        </w:rPr>
        <w:t>la distancia media (mean)</w:t>
      </w:r>
      <w:r>
        <w:rPr>
          <w:rFonts w:ascii="Georgia" w:hAnsi="Georgia" w:cs="Times New Roman"/>
        </w:rPr>
        <w:t>: d</w:t>
      </w:r>
      <w:r w:rsidRPr="00647F83">
        <w:rPr>
          <w:rFonts w:ascii="Georgia" w:hAnsi="Georgia" w:cs="Times New Roman"/>
          <w:iCs/>
          <w:lang w:bidi="he-IL"/>
        </w:rPr>
        <w:t xml:space="preserve">ados 2 </w:t>
      </w:r>
      <w:proofErr w:type="spellStart"/>
      <w:r w:rsidRPr="00647F83">
        <w:rPr>
          <w:rFonts w:ascii="Georgia" w:hAnsi="Georgia" w:cs="Times New Roman"/>
          <w:iCs/>
          <w:lang w:bidi="he-IL"/>
        </w:rPr>
        <w:t>clusters</w:t>
      </w:r>
      <w:proofErr w:type="spellEnd"/>
      <w:r w:rsidRPr="00647F83">
        <w:rPr>
          <w:rFonts w:ascii="Georgia" w:hAnsi="Georgia" w:cs="Times New Roman"/>
          <w:iCs/>
          <w:lang w:bidi="he-IL"/>
        </w:rPr>
        <w:t xml:space="preserve"> A y B, se define como:</w:t>
      </w:r>
    </w:p>
    <w:p w14:paraId="3F1AA68E" w14:textId="77777777" w:rsidR="00A73DB2" w:rsidRPr="005D4458" w:rsidRDefault="00A73DB2" w:rsidP="002A207E">
      <w:pPr>
        <w:pStyle w:val="ListParagraph"/>
        <w:autoSpaceDE w:val="0"/>
        <w:autoSpaceDN w:val="0"/>
        <w:adjustRightInd w:val="0"/>
        <w:spacing w:after="0" w:line="360" w:lineRule="auto"/>
        <w:ind w:left="426"/>
        <w:jc w:val="both"/>
        <w:rPr>
          <w:rFonts w:ascii="Georgia" w:hAnsi="Georgia" w:cs="Times New Roman"/>
          <w:iCs/>
          <w:lang w:bidi="he-IL"/>
        </w:rPr>
      </w:pPr>
    </w:p>
    <w:p w14:paraId="7C7468E7" w14:textId="77777777" w:rsidR="00A73DB2" w:rsidRPr="00BF6640" w:rsidRDefault="00A73DB2" w:rsidP="002A207E">
      <w:pPr>
        <w:pStyle w:val="ListParagraph"/>
        <w:autoSpaceDE w:val="0"/>
        <w:autoSpaceDN w:val="0"/>
        <w:adjustRightInd w:val="0"/>
        <w:spacing w:after="0" w:line="360" w:lineRule="auto"/>
        <w:ind w:left="1134" w:firstLine="282"/>
        <w:jc w:val="both"/>
        <w:rPr>
          <w:rFonts w:ascii="Georgia" w:hAnsi="Georgia" w:cs="Times New Roman"/>
          <w:i/>
          <w:iCs/>
          <w:lang w:val="en-US" w:bidi="he-IL"/>
        </w:rPr>
      </w:pPr>
      <w:r w:rsidRPr="00BF6640">
        <w:rPr>
          <w:rFonts w:ascii="Georgia" w:hAnsi="Georgia" w:cs="Times New Roman"/>
          <w:i/>
          <w:iCs/>
          <w:lang w:val="en-US" w:bidi="he-IL"/>
        </w:rPr>
        <w:t>d [</w:t>
      </w:r>
      <w:proofErr w:type="gramStart"/>
      <w:r w:rsidRPr="00BF6640">
        <w:rPr>
          <w:rFonts w:ascii="Georgia" w:hAnsi="Georgia" w:cs="Times New Roman"/>
          <w:i/>
          <w:iCs/>
          <w:lang w:val="en-US" w:bidi="he-IL"/>
        </w:rPr>
        <w:t>A ,</w:t>
      </w:r>
      <w:proofErr w:type="gramEnd"/>
      <w:r w:rsidRPr="00BF6640">
        <w:rPr>
          <w:rFonts w:ascii="Georgia" w:hAnsi="Georgia" w:cs="Times New Roman"/>
          <w:i/>
          <w:iCs/>
          <w:lang w:val="en-US" w:bidi="he-IL"/>
        </w:rPr>
        <w:t xml:space="preserve"> B] = mean ( d[(</w:t>
      </w:r>
      <w:proofErr w:type="spellStart"/>
      <w:r w:rsidRPr="00BF6640">
        <w:rPr>
          <w:rFonts w:ascii="Georgia" w:hAnsi="Georgia" w:cs="Times New Roman"/>
          <w:i/>
          <w:iCs/>
          <w:lang w:val="en-US" w:bidi="he-IL"/>
        </w:rPr>
        <w:t>i</w:t>
      </w:r>
      <w:proofErr w:type="spellEnd"/>
      <w:r w:rsidRPr="00BF6640">
        <w:rPr>
          <w:rFonts w:ascii="Georgia" w:hAnsi="Georgia" w:cs="Times New Roman"/>
          <w:i/>
          <w:iCs/>
          <w:lang w:val="en-US" w:bidi="he-IL"/>
        </w:rPr>
        <w:t>),(j)] )</w:t>
      </w:r>
    </w:p>
    <w:p w14:paraId="18E96586" w14:textId="77777777" w:rsidR="00A73DB2" w:rsidRPr="00BF6640" w:rsidRDefault="00A73DB2" w:rsidP="002A207E">
      <w:pPr>
        <w:autoSpaceDE w:val="0"/>
        <w:autoSpaceDN w:val="0"/>
        <w:adjustRightInd w:val="0"/>
        <w:spacing w:after="0"/>
        <w:rPr>
          <w:rFonts w:ascii="Georgia" w:hAnsi="Georgia" w:cs="Times New Roman"/>
          <w:i/>
          <w:iCs/>
          <w:lang w:val="en-US" w:bidi="he-IL"/>
        </w:rPr>
      </w:pPr>
    </w:p>
    <w:p w14:paraId="4CE8860B" w14:textId="77777777" w:rsidR="00A73DB2" w:rsidRPr="00BF6640" w:rsidRDefault="00A73DB2" w:rsidP="002A207E">
      <w:pPr>
        <w:autoSpaceDE w:val="0"/>
        <w:autoSpaceDN w:val="0"/>
        <w:adjustRightInd w:val="0"/>
        <w:spacing w:after="0"/>
        <w:rPr>
          <w:rFonts w:ascii="Georgia" w:hAnsi="Georgia" w:cs="Times New Roman"/>
          <w:lang w:val="en-US"/>
        </w:rPr>
      </w:pPr>
    </w:p>
    <w:p w14:paraId="0F6B2EF6" w14:textId="77777777" w:rsidR="00A73DB2" w:rsidRPr="005D4458" w:rsidRDefault="00A73DB2" w:rsidP="002A207E">
      <w:pPr>
        <w:pStyle w:val="ListParagraph"/>
        <w:numPr>
          <w:ilvl w:val="0"/>
          <w:numId w:val="5"/>
        </w:numPr>
        <w:autoSpaceDE w:val="0"/>
        <w:autoSpaceDN w:val="0"/>
        <w:adjustRightInd w:val="0"/>
        <w:spacing w:after="0" w:line="360" w:lineRule="auto"/>
        <w:ind w:left="426"/>
        <w:jc w:val="both"/>
        <w:rPr>
          <w:rFonts w:ascii="Georgia" w:hAnsi="Georgia" w:cs="Times New Roman"/>
          <w:i/>
          <w:iCs/>
          <w:lang w:bidi="he-IL"/>
        </w:rPr>
      </w:pPr>
      <w:r>
        <w:rPr>
          <w:rFonts w:ascii="Georgia" w:hAnsi="Georgia"/>
        </w:rPr>
        <w:t>S</w:t>
      </w:r>
      <w:r w:rsidRPr="005D4458">
        <w:rPr>
          <w:rFonts w:ascii="Georgia" w:hAnsi="Georgia"/>
        </w:rPr>
        <w:t>e incrementa el número de secuencia en una unidad</w:t>
      </w:r>
      <w:r>
        <w:rPr>
          <w:rFonts w:ascii="Georgia" w:hAnsi="Georgia"/>
        </w:rPr>
        <w:t xml:space="preserve"> (de </w:t>
      </w:r>
      <w:r w:rsidRPr="005D4458">
        <w:rPr>
          <w:rFonts w:ascii="Georgia" w:hAnsi="Georgia"/>
        </w:rPr>
        <w:t xml:space="preserve">m  a  </w:t>
      </w:r>
      <w:r w:rsidRPr="005D4458">
        <w:rPr>
          <w:rFonts w:ascii="Georgia" w:hAnsi="Georgia" w:cs="Times New Roman"/>
          <w:i/>
          <w:iCs/>
          <w:lang w:bidi="he-IL"/>
        </w:rPr>
        <w:t>m +1</w:t>
      </w:r>
      <w:r>
        <w:rPr>
          <w:rFonts w:ascii="Georgia" w:hAnsi="Georgia" w:cs="Times New Roman"/>
          <w:i/>
          <w:iCs/>
          <w:lang w:bidi="he-IL"/>
        </w:rPr>
        <w:t>)</w:t>
      </w:r>
      <w:r w:rsidRPr="005D4458">
        <w:rPr>
          <w:rFonts w:ascii="Georgia" w:hAnsi="Georgia" w:cs="Times New Roman"/>
          <w:i/>
          <w:iCs/>
          <w:lang w:bidi="he-IL"/>
        </w:rPr>
        <w:t xml:space="preserve">, y unificamos esos dos </w:t>
      </w:r>
      <w:proofErr w:type="spellStart"/>
      <w:r w:rsidRPr="005D4458">
        <w:rPr>
          <w:rFonts w:ascii="Georgia" w:hAnsi="Georgia" w:cs="Times New Roman"/>
          <w:i/>
          <w:iCs/>
          <w:lang w:bidi="he-IL"/>
        </w:rPr>
        <w:t>clusters</w:t>
      </w:r>
      <w:proofErr w:type="spellEnd"/>
      <w:r w:rsidRPr="005D4458">
        <w:rPr>
          <w:rFonts w:ascii="Georgia" w:hAnsi="Georgia" w:cs="Times New Roman"/>
          <w:i/>
          <w:iCs/>
          <w:lang w:bidi="he-IL"/>
        </w:rPr>
        <w:t xml:space="preserve"> en un </w:t>
      </w:r>
      <w:r>
        <w:rPr>
          <w:rFonts w:ascii="Georgia" w:hAnsi="Georgia" w:cs="Times New Roman"/>
          <w:i/>
          <w:iCs/>
          <w:lang w:bidi="he-IL"/>
        </w:rPr>
        <w:t xml:space="preserve">único </w:t>
      </w:r>
      <w:proofErr w:type="spellStart"/>
      <w:r w:rsidRPr="005D4458">
        <w:rPr>
          <w:rFonts w:ascii="Georgia" w:hAnsi="Georgia" w:cs="Times New Roman"/>
          <w:i/>
          <w:iCs/>
          <w:lang w:bidi="he-IL"/>
        </w:rPr>
        <w:t>cluster</w:t>
      </w:r>
      <w:proofErr w:type="spellEnd"/>
      <w:r w:rsidRPr="005D4458">
        <w:rPr>
          <w:rFonts w:ascii="Georgia" w:hAnsi="Georgia" w:cs="Times New Roman"/>
          <w:i/>
          <w:iCs/>
          <w:lang w:bidi="he-IL"/>
        </w:rPr>
        <w:t xml:space="preserve"> </w:t>
      </w:r>
      <w:r>
        <w:rPr>
          <w:rFonts w:ascii="Georgia" w:hAnsi="Georgia" w:cs="Times New Roman"/>
          <w:i/>
          <w:iCs/>
          <w:lang w:bidi="he-IL"/>
        </w:rPr>
        <w:t>nuevo</w:t>
      </w:r>
      <w:r w:rsidRPr="005D4458">
        <w:rPr>
          <w:rFonts w:ascii="Georgia" w:hAnsi="Georgia" w:cs="Times New Roman"/>
          <w:i/>
          <w:iCs/>
          <w:lang w:bidi="he-IL"/>
        </w:rPr>
        <w:t xml:space="preserve">. </w:t>
      </w:r>
      <w:r w:rsidRPr="005D4458">
        <w:rPr>
          <w:rFonts w:ascii="Georgia" w:hAnsi="Georgia" w:cs="Times New Roman"/>
          <w:iCs/>
          <w:lang w:bidi="he-IL"/>
        </w:rPr>
        <w:t xml:space="preserve">Se forma el </w:t>
      </w:r>
      <w:proofErr w:type="spellStart"/>
      <w:r w:rsidRPr="005D4458">
        <w:rPr>
          <w:rFonts w:ascii="Georgia" w:hAnsi="Georgia" w:cs="Times New Roman"/>
          <w:iCs/>
          <w:lang w:bidi="he-IL"/>
        </w:rPr>
        <w:t>clustering</w:t>
      </w:r>
      <w:proofErr w:type="spellEnd"/>
      <w:r w:rsidRPr="005D4458">
        <w:rPr>
          <w:rFonts w:ascii="Georgia" w:hAnsi="Georgia" w:cs="Times New Roman"/>
          <w:iCs/>
          <w:lang w:bidi="he-IL"/>
        </w:rPr>
        <w:t xml:space="preserve">  </w:t>
      </w:r>
      <w:r w:rsidRPr="005D4458">
        <w:rPr>
          <w:rFonts w:ascii="Georgia" w:hAnsi="Georgia" w:cs="Times New Roman"/>
          <w:i/>
          <w:iCs/>
          <w:lang w:bidi="he-IL"/>
        </w:rPr>
        <w:t xml:space="preserve">m  y se define el nivel de </w:t>
      </w:r>
      <w:proofErr w:type="spellStart"/>
      <w:r w:rsidRPr="005D4458">
        <w:rPr>
          <w:rFonts w:ascii="Georgia" w:hAnsi="Georgia" w:cs="Times New Roman"/>
          <w:i/>
          <w:iCs/>
          <w:lang w:bidi="he-IL"/>
        </w:rPr>
        <w:t>clustering</w:t>
      </w:r>
      <w:proofErr w:type="spellEnd"/>
      <w:r w:rsidRPr="005D4458">
        <w:rPr>
          <w:rFonts w:ascii="Georgia" w:hAnsi="Georgia" w:cs="Times New Roman"/>
          <w:i/>
          <w:iCs/>
          <w:lang w:bidi="he-IL"/>
        </w:rPr>
        <w:t xml:space="preserve"> </w:t>
      </w:r>
      <w:r>
        <w:rPr>
          <w:rFonts w:ascii="Georgia" w:hAnsi="Georgia" w:cs="Times New Roman"/>
          <w:i/>
          <w:iCs/>
          <w:lang w:bidi="he-IL"/>
        </w:rPr>
        <w:t>como:</w:t>
      </w:r>
    </w:p>
    <w:p w14:paraId="1DF55A7A" w14:textId="77777777" w:rsidR="00A73DB2" w:rsidRPr="005D4458" w:rsidRDefault="00A73DB2" w:rsidP="002A207E">
      <w:pPr>
        <w:autoSpaceDE w:val="0"/>
        <w:autoSpaceDN w:val="0"/>
        <w:adjustRightInd w:val="0"/>
        <w:spacing w:after="0"/>
        <w:rPr>
          <w:rFonts w:ascii="Georgia" w:hAnsi="Georgia" w:cs="Times New Roman"/>
          <w:i/>
          <w:iCs/>
          <w:lang w:bidi="he-IL"/>
        </w:rPr>
      </w:pPr>
    </w:p>
    <w:p w14:paraId="689CBC41" w14:textId="77777777" w:rsidR="00A73DB2" w:rsidRPr="005D4458" w:rsidRDefault="00A73DB2" w:rsidP="002A207E">
      <w:pPr>
        <w:autoSpaceDE w:val="0"/>
        <w:autoSpaceDN w:val="0"/>
        <w:adjustRightInd w:val="0"/>
        <w:spacing w:after="0"/>
        <w:ind w:left="708" w:firstLine="708"/>
        <w:rPr>
          <w:rFonts w:ascii="Georgia" w:hAnsi="Georgia" w:cs="Times New Roman"/>
          <w:i/>
          <w:iCs/>
          <w:lang w:bidi="he-IL"/>
        </w:rPr>
      </w:pPr>
      <w:r w:rsidRPr="005D4458">
        <w:rPr>
          <w:rFonts w:ascii="Georgia" w:hAnsi="Georgia" w:cs="Times New Roman"/>
          <w:i/>
          <w:iCs/>
          <w:lang w:bidi="he-IL"/>
        </w:rPr>
        <w:t>L(m) =  d[(A),(B)]</w:t>
      </w:r>
    </w:p>
    <w:p w14:paraId="5FEF03D2" w14:textId="77777777" w:rsidR="00A73DB2" w:rsidRPr="005D4458" w:rsidRDefault="00A73DB2" w:rsidP="002A207E">
      <w:pPr>
        <w:autoSpaceDE w:val="0"/>
        <w:autoSpaceDN w:val="0"/>
        <w:adjustRightInd w:val="0"/>
        <w:spacing w:after="0"/>
        <w:rPr>
          <w:rFonts w:ascii="Georgia" w:hAnsi="Georgia" w:cs="Times New Roman"/>
        </w:rPr>
      </w:pPr>
    </w:p>
    <w:p w14:paraId="6F7272F1" w14:textId="77777777" w:rsidR="00A73DB2" w:rsidRPr="005D4458" w:rsidRDefault="00A73DB2" w:rsidP="002A207E">
      <w:pPr>
        <w:autoSpaceDE w:val="0"/>
        <w:autoSpaceDN w:val="0"/>
        <w:adjustRightInd w:val="0"/>
        <w:spacing w:after="0"/>
        <w:rPr>
          <w:rFonts w:ascii="Georgia" w:hAnsi="Georgia" w:cs="Times New Roman"/>
        </w:rPr>
      </w:pPr>
    </w:p>
    <w:p w14:paraId="14B077B9" w14:textId="77777777" w:rsidR="00A73DB2" w:rsidRPr="005D4458" w:rsidRDefault="00A73DB2" w:rsidP="002A207E">
      <w:pPr>
        <w:pStyle w:val="ListParagraph"/>
        <w:numPr>
          <w:ilvl w:val="0"/>
          <w:numId w:val="5"/>
        </w:numPr>
        <w:autoSpaceDE w:val="0"/>
        <w:autoSpaceDN w:val="0"/>
        <w:adjustRightInd w:val="0"/>
        <w:spacing w:after="0" w:line="360" w:lineRule="auto"/>
        <w:ind w:left="426"/>
        <w:jc w:val="both"/>
        <w:rPr>
          <w:rFonts w:ascii="Georgia" w:hAnsi="Georgia" w:cs="Times New Roman"/>
          <w:i/>
          <w:iCs/>
          <w:lang w:bidi="he-IL"/>
        </w:rPr>
      </w:pPr>
      <w:r w:rsidRPr="005D4458">
        <w:rPr>
          <w:rFonts w:ascii="Georgia" w:hAnsi="Georgia" w:cs="Times New Roman"/>
        </w:rPr>
        <w:t xml:space="preserve">En la siguiente fase, se actualiza la matriz de similitud, lo que conlleva un borrado de las filas y columnas que corresponden a los </w:t>
      </w:r>
      <w:proofErr w:type="spellStart"/>
      <w:r w:rsidRPr="005D4458">
        <w:rPr>
          <w:rFonts w:ascii="Georgia" w:hAnsi="Georgia" w:cs="Times New Roman"/>
        </w:rPr>
        <w:t>clusters</w:t>
      </w:r>
      <w:proofErr w:type="spellEnd"/>
      <w:r w:rsidRPr="005D4458">
        <w:rPr>
          <w:rFonts w:ascii="Georgia" w:hAnsi="Georgia" w:cs="Times New Roman"/>
        </w:rPr>
        <w:t xml:space="preserve"> A y B, </w:t>
      </w:r>
      <w:r>
        <w:rPr>
          <w:rFonts w:ascii="Georgia" w:hAnsi="Georgia" w:cs="Times New Roman"/>
        </w:rPr>
        <w:t xml:space="preserve">y </w:t>
      </w:r>
      <w:r w:rsidRPr="005D4458">
        <w:rPr>
          <w:rFonts w:ascii="Georgia" w:hAnsi="Georgia" w:cs="Times New Roman"/>
        </w:rPr>
        <w:t>añadi</w:t>
      </w:r>
      <w:r>
        <w:rPr>
          <w:rFonts w:ascii="Georgia" w:hAnsi="Georgia" w:cs="Times New Roman"/>
        </w:rPr>
        <w:t>endo</w:t>
      </w:r>
      <w:r w:rsidRPr="005D4458">
        <w:rPr>
          <w:rFonts w:ascii="Georgia" w:hAnsi="Georgia" w:cs="Times New Roman"/>
        </w:rPr>
        <w:t xml:space="preserve"> como filas y columnas el </w:t>
      </w:r>
      <w:r>
        <w:rPr>
          <w:rFonts w:ascii="Georgia" w:hAnsi="Georgia" w:cs="Times New Roman"/>
        </w:rPr>
        <w:t xml:space="preserve">nuevo </w:t>
      </w:r>
      <w:proofErr w:type="spellStart"/>
      <w:r w:rsidRPr="005D4458">
        <w:rPr>
          <w:rFonts w:ascii="Georgia" w:hAnsi="Georgia" w:cs="Times New Roman"/>
        </w:rPr>
        <w:t>cluster</w:t>
      </w:r>
      <w:proofErr w:type="spellEnd"/>
      <w:r w:rsidRPr="005D4458">
        <w:rPr>
          <w:rFonts w:ascii="Georgia" w:hAnsi="Georgia" w:cs="Times New Roman"/>
        </w:rPr>
        <w:t xml:space="preserve"> generado en la anterior fase.</w:t>
      </w:r>
    </w:p>
    <w:p w14:paraId="50EDA489" w14:textId="77777777" w:rsidR="00A73DB2" w:rsidRPr="005D4458" w:rsidRDefault="00A73DB2" w:rsidP="002A207E">
      <w:pPr>
        <w:autoSpaceDE w:val="0"/>
        <w:autoSpaceDN w:val="0"/>
        <w:adjustRightInd w:val="0"/>
        <w:spacing w:after="0"/>
        <w:rPr>
          <w:rFonts w:ascii="Georgia" w:hAnsi="Georgia" w:cs="Times New Roman"/>
        </w:rPr>
      </w:pPr>
    </w:p>
    <w:p w14:paraId="47CDFBAD" w14:textId="77777777" w:rsidR="00A73DB2" w:rsidRPr="005C41AF" w:rsidRDefault="00A73DB2" w:rsidP="005C41AF">
      <w:pPr>
        <w:autoSpaceDE w:val="0"/>
        <w:autoSpaceDN w:val="0"/>
        <w:adjustRightInd w:val="0"/>
        <w:spacing w:after="0"/>
        <w:ind w:firstLine="426"/>
        <w:rPr>
          <w:rFonts w:ascii="Georgia" w:hAnsi="Georgia" w:cs="Times New Roman"/>
          <w:i/>
          <w:iCs/>
          <w:lang w:bidi="he-IL"/>
        </w:rPr>
      </w:pPr>
      <w:r w:rsidRPr="005D4458">
        <w:rPr>
          <w:rFonts w:ascii="Georgia" w:hAnsi="Georgia" w:cs="Times New Roman"/>
        </w:rPr>
        <w:t xml:space="preserve">Ahora la proximidad se definiría   </w:t>
      </w:r>
      <w:r w:rsidRPr="005D4458">
        <w:rPr>
          <w:rFonts w:ascii="Georgia" w:hAnsi="Georgia" w:cs="Times New Roman"/>
          <w:i/>
          <w:iCs/>
          <w:lang w:bidi="he-IL"/>
        </w:rPr>
        <w:t>d</w:t>
      </w:r>
      <w:r>
        <w:rPr>
          <w:rFonts w:ascii="Georgia" w:hAnsi="Georgia" w:cs="Times New Roman"/>
          <w:i/>
          <w:iCs/>
          <w:lang w:bidi="he-IL"/>
        </w:rPr>
        <w:t xml:space="preserve"> </w:t>
      </w:r>
      <w:r w:rsidRPr="005D4458">
        <w:rPr>
          <w:rFonts w:ascii="Georgia" w:hAnsi="Georgia" w:cs="Times New Roman"/>
          <w:i/>
          <w:iCs/>
          <w:lang w:bidi="he-IL"/>
        </w:rPr>
        <w:t>[(k), (A,B)] = mean d[(k),(A)], d[(k),(B)]</w:t>
      </w:r>
    </w:p>
    <w:p w14:paraId="443D08DE" w14:textId="77777777" w:rsidR="00A73DB2" w:rsidRPr="00486B29" w:rsidRDefault="00A73DB2" w:rsidP="00486B29">
      <w:pPr>
        <w:autoSpaceDE w:val="0"/>
        <w:autoSpaceDN w:val="0"/>
        <w:adjustRightInd w:val="0"/>
        <w:spacing w:after="0"/>
        <w:rPr>
          <w:rFonts w:ascii="Georgia" w:hAnsi="Georgia" w:cs="Times New Roman"/>
          <w:i/>
          <w:iCs/>
          <w:lang w:bidi="he-IL"/>
        </w:rPr>
      </w:pPr>
    </w:p>
    <w:p w14:paraId="748A1180" w14:textId="77777777" w:rsidR="00A73DB2" w:rsidRPr="00A67EA6" w:rsidRDefault="00A73DB2" w:rsidP="002A207E">
      <w:pPr>
        <w:pStyle w:val="ListParagraph"/>
        <w:numPr>
          <w:ilvl w:val="0"/>
          <w:numId w:val="5"/>
        </w:numPr>
        <w:autoSpaceDE w:val="0"/>
        <w:autoSpaceDN w:val="0"/>
        <w:adjustRightInd w:val="0"/>
        <w:spacing w:after="0" w:line="360" w:lineRule="auto"/>
        <w:ind w:left="426"/>
        <w:jc w:val="both"/>
        <w:rPr>
          <w:rFonts w:ascii="Georgia" w:hAnsi="Georgia" w:cs="Times New Roman"/>
          <w:i/>
          <w:iCs/>
          <w:lang w:bidi="he-IL"/>
        </w:rPr>
      </w:pPr>
      <w:r w:rsidRPr="005D4458">
        <w:rPr>
          <w:rFonts w:ascii="Georgia" w:hAnsi="Georgia" w:cs="Times New Roman"/>
        </w:rPr>
        <w:t xml:space="preserve"> Llegados a </w:t>
      </w:r>
      <w:r>
        <w:rPr>
          <w:rFonts w:ascii="Georgia" w:hAnsi="Georgia" w:cs="Times New Roman"/>
        </w:rPr>
        <w:t xml:space="preserve">la siguiente </w:t>
      </w:r>
      <w:r w:rsidRPr="005D4458">
        <w:rPr>
          <w:rFonts w:ascii="Georgia" w:hAnsi="Georgia" w:cs="Times New Roman"/>
        </w:rPr>
        <w:t xml:space="preserve">fase, se pueden dar varios escenarios: </w:t>
      </w:r>
    </w:p>
    <w:p w14:paraId="6FCE4812" w14:textId="77777777" w:rsidR="00A73DB2" w:rsidRPr="005C41AF" w:rsidRDefault="00A73DB2" w:rsidP="005C41AF">
      <w:pPr>
        <w:autoSpaceDE w:val="0"/>
        <w:autoSpaceDN w:val="0"/>
        <w:adjustRightInd w:val="0"/>
        <w:spacing w:after="0"/>
        <w:rPr>
          <w:rFonts w:ascii="Georgia" w:hAnsi="Georgia" w:cs="Times New Roman"/>
        </w:rPr>
      </w:pPr>
    </w:p>
    <w:p w14:paraId="57AFBC05" w14:textId="77777777" w:rsidR="00A73DB2" w:rsidRPr="005D4458" w:rsidRDefault="00A73DB2" w:rsidP="002A207E">
      <w:pPr>
        <w:pStyle w:val="ListParagraph"/>
        <w:numPr>
          <w:ilvl w:val="0"/>
          <w:numId w:val="7"/>
        </w:numPr>
        <w:autoSpaceDE w:val="0"/>
        <w:autoSpaceDN w:val="0"/>
        <w:adjustRightInd w:val="0"/>
        <w:spacing w:after="0" w:line="360" w:lineRule="auto"/>
        <w:jc w:val="both"/>
        <w:rPr>
          <w:rFonts w:ascii="Georgia" w:hAnsi="Georgia" w:cs="Times New Roman"/>
          <w:i/>
          <w:iCs/>
          <w:lang w:bidi="he-IL"/>
        </w:rPr>
      </w:pPr>
      <w:r w:rsidRPr="005D4458">
        <w:rPr>
          <w:rFonts w:ascii="Georgia" w:hAnsi="Georgia" w:cs="Times New Roman"/>
        </w:rPr>
        <w:t xml:space="preserve">Todos los objetos están agrupados en clúster único, en cuyo caso, se daría por finalizado el proceso de </w:t>
      </w:r>
      <w:proofErr w:type="spellStart"/>
      <w:r w:rsidRPr="005D4458">
        <w:rPr>
          <w:rFonts w:ascii="Georgia" w:hAnsi="Georgia" w:cs="Times New Roman"/>
        </w:rPr>
        <w:t>clustering</w:t>
      </w:r>
      <w:proofErr w:type="spellEnd"/>
      <w:r>
        <w:rPr>
          <w:rFonts w:ascii="Georgia" w:hAnsi="Georgia" w:cs="Times New Roman"/>
        </w:rPr>
        <w:t>.</w:t>
      </w:r>
    </w:p>
    <w:p w14:paraId="0BCCF1CC" w14:textId="77777777" w:rsidR="00A73DB2" w:rsidRPr="005D4458" w:rsidRDefault="00A73DB2" w:rsidP="002A207E">
      <w:pPr>
        <w:pStyle w:val="ListParagraph"/>
        <w:autoSpaceDE w:val="0"/>
        <w:autoSpaceDN w:val="0"/>
        <w:adjustRightInd w:val="0"/>
        <w:spacing w:after="0" w:line="360" w:lineRule="auto"/>
        <w:jc w:val="both"/>
        <w:rPr>
          <w:rFonts w:ascii="Georgia" w:hAnsi="Georgia" w:cs="Times New Roman"/>
          <w:i/>
          <w:iCs/>
          <w:lang w:bidi="he-IL"/>
        </w:rPr>
      </w:pPr>
    </w:p>
    <w:p w14:paraId="5064DAC0" w14:textId="77777777" w:rsidR="00A73DB2" w:rsidRPr="005D4458" w:rsidRDefault="00A73DB2" w:rsidP="002A207E">
      <w:pPr>
        <w:pStyle w:val="ListParagraph"/>
        <w:numPr>
          <w:ilvl w:val="0"/>
          <w:numId w:val="7"/>
        </w:numPr>
        <w:autoSpaceDE w:val="0"/>
        <w:autoSpaceDN w:val="0"/>
        <w:adjustRightInd w:val="0"/>
        <w:spacing w:after="0" w:line="360" w:lineRule="auto"/>
        <w:jc w:val="both"/>
        <w:rPr>
          <w:rFonts w:ascii="Georgia" w:hAnsi="Georgia" w:cs="Times New Roman"/>
          <w:i/>
          <w:iCs/>
          <w:lang w:bidi="he-IL"/>
        </w:rPr>
      </w:pPr>
      <w:r w:rsidRPr="005D4458">
        <w:rPr>
          <w:rFonts w:ascii="Georgia" w:hAnsi="Georgia" w:cs="Times New Roman"/>
          <w:iCs/>
          <w:lang w:bidi="he-IL"/>
        </w:rPr>
        <w:t xml:space="preserve">Se ha alcanzado el umbral definido de número de </w:t>
      </w:r>
      <w:proofErr w:type="spellStart"/>
      <w:r w:rsidRPr="005D4458">
        <w:rPr>
          <w:rFonts w:ascii="Georgia" w:hAnsi="Georgia" w:cs="Times New Roman"/>
          <w:iCs/>
          <w:lang w:bidi="he-IL"/>
        </w:rPr>
        <w:t>clusters</w:t>
      </w:r>
      <w:proofErr w:type="spellEnd"/>
      <w:r w:rsidRPr="005D4458">
        <w:rPr>
          <w:rFonts w:ascii="Georgia" w:hAnsi="Georgia" w:cs="Times New Roman"/>
          <w:iCs/>
          <w:lang w:bidi="he-IL"/>
        </w:rPr>
        <w:t xml:space="preserve"> que queremos que se formen, en cuyo caso, al igual que en el caso anterior, daríamos por finalizado</w:t>
      </w:r>
      <w:r>
        <w:rPr>
          <w:rFonts w:ascii="Georgia" w:hAnsi="Georgia" w:cs="Times New Roman"/>
          <w:iCs/>
          <w:lang w:bidi="he-IL"/>
        </w:rPr>
        <w:t xml:space="preserve"> el proceso</w:t>
      </w:r>
      <w:r w:rsidRPr="005D4458">
        <w:rPr>
          <w:rFonts w:ascii="Georgia" w:hAnsi="Georgia" w:cs="Times New Roman"/>
          <w:iCs/>
          <w:lang w:bidi="he-IL"/>
        </w:rPr>
        <w:t>.</w:t>
      </w:r>
    </w:p>
    <w:p w14:paraId="4828E811" w14:textId="77777777" w:rsidR="00A73DB2" w:rsidRPr="005D4458" w:rsidRDefault="00A73DB2" w:rsidP="002A207E">
      <w:pPr>
        <w:autoSpaceDE w:val="0"/>
        <w:autoSpaceDN w:val="0"/>
        <w:adjustRightInd w:val="0"/>
        <w:spacing w:after="0"/>
        <w:rPr>
          <w:rFonts w:ascii="Georgia" w:hAnsi="Georgia" w:cs="Times New Roman"/>
          <w:i/>
          <w:iCs/>
          <w:lang w:bidi="he-IL"/>
        </w:rPr>
      </w:pPr>
    </w:p>
    <w:p w14:paraId="645BB8BA" w14:textId="77777777" w:rsidR="00A73DB2" w:rsidRPr="005D4458" w:rsidRDefault="00A73DB2" w:rsidP="002A207E">
      <w:pPr>
        <w:pStyle w:val="ListParagraph"/>
        <w:numPr>
          <w:ilvl w:val="0"/>
          <w:numId w:val="7"/>
        </w:numPr>
        <w:autoSpaceDE w:val="0"/>
        <w:autoSpaceDN w:val="0"/>
        <w:adjustRightInd w:val="0"/>
        <w:spacing w:after="0" w:line="360" w:lineRule="auto"/>
        <w:jc w:val="both"/>
        <w:rPr>
          <w:rFonts w:ascii="Georgia" w:hAnsi="Georgia" w:cs="Times New Roman"/>
          <w:i/>
          <w:iCs/>
          <w:lang w:bidi="he-IL"/>
        </w:rPr>
      </w:pPr>
      <w:r w:rsidRPr="005D4458">
        <w:rPr>
          <w:rFonts w:ascii="Georgia" w:hAnsi="Georgia" w:cs="Times New Roman"/>
          <w:iCs/>
          <w:lang w:bidi="he-IL"/>
        </w:rPr>
        <w:t>No se cumplen ninguno de los dos escenarios anteriores, en cuyo caso, repeti</w:t>
      </w:r>
      <w:r>
        <w:rPr>
          <w:rFonts w:ascii="Georgia" w:hAnsi="Georgia" w:cs="Times New Roman"/>
          <w:iCs/>
          <w:lang w:bidi="he-IL"/>
        </w:rPr>
        <w:t xml:space="preserve">ríamos </w:t>
      </w:r>
      <w:r w:rsidRPr="005D4458">
        <w:rPr>
          <w:rFonts w:ascii="Georgia" w:hAnsi="Georgia" w:cs="Times New Roman"/>
          <w:iCs/>
          <w:lang w:bidi="he-IL"/>
        </w:rPr>
        <w:t>los pasos anteriores desde la fase 2.</w:t>
      </w:r>
    </w:p>
    <w:p w14:paraId="2DCAAEA2" w14:textId="77777777" w:rsidR="00B47BB0" w:rsidRDefault="00B47BB0" w:rsidP="005C41AF">
      <w:pPr>
        <w:pStyle w:val="Heading2"/>
        <w:numPr>
          <w:ilvl w:val="0"/>
          <w:numId w:val="0"/>
        </w:numPr>
      </w:pPr>
    </w:p>
    <w:p w14:paraId="539A4861" w14:textId="77777777" w:rsidR="00A73DB2" w:rsidRDefault="00A73DB2" w:rsidP="002A207E">
      <w:pPr>
        <w:pStyle w:val="Heading2"/>
      </w:pPr>
      <w:bookmarkStart w:id="192" w:name="_Toc488183995"/>
      <w:r>
        <w:t>Implementación en R</w:t>
      </w:r>
      <w:bookmarkEnd w:id="192"/>
    </w:p>
    <w:p w14:paraId="60D78EAC" w14:textId="77777777" w:rsidR="00A73DB2" w:rsidRDefault="00A73DB2" w:rsidP="002A207E">
      <w:pPr>
        <w:spacing w:after="0"/>
      </w:pPr>
    </w:p>
    <w:p w14:paraId="2C6D730A" w14:textId="28E492CB" w:rsidR="00537242" w:rsidRDefault="00537242" w:rsidP="002A207E">
      <w:pPr>
        <w:spacing w:after="0"/>
        <w:rPr>
          <w:ins w:id="193" w:author="Daniel Alcaide" w:date="2017-07-20T12:38:00Z"/>
          <w:rFonts w:ascii="Georgia" w:hAnsi="Georgia" w:cstheme="minorHAnsi"/>
        </w:rPr>
      </w:pPr>
      <w:ins w:id="194" w:author="Daniel Alcaide" w:date="2017-07-20T12:38:00Z">
        <w:r>
          <w:rPr>
            <w:rFonts w:ascii="Georgia" w:hAnsi="Georgia" w:cstheme="minorHAnsi"/>
          </w:rPr>
          <w:t xml:space="preserve">En esta sección vamos a explicar como se realizaría el proceso de </w:t>
        </w:r>
        <w:proofErr w:type="spellStart"/>
        <w:r>
          <w:rPr>
            <w:rFonts w:ascii="Georgia" w:hAnsi="Georgia" w:cstheme="minorHAnsi"/>
          </w:rPr>
          <w:t>clustering</w:t>
        </w:r>
        <w:proofErr w:type="spellEnd"/>
        <w:r>
          <w:rPr>
            <w:rFonts w:ascii="Georgia" w:hAnsi="Georgia" w:cstheme="minorHAnsi"/>
          </w:rPr>
          <w:t xml:space="preserve"> </w:t>
        </w:r>
      </w:ins>
      <w:ins w:id="195" w:author="Daniel Alcaide" w:date="2017-07-20T12:39:00Z">
        <w:r>
          <w:rPr>
            <w:rFonts w:ascii="Georgia" w:hAnsi="Georgia" w:cstheme="minorHAnsi"/>
          </w:rPr>
          <w:t>jerárquico</w:t>
        </w:r>
      </w:ins>
      <w:ins w:id="196" w:author="Daniel Alcaide" w:date="2017-07-20T12:38:00Z">
        <w:r>
          <w:rPr>
            <w:rFonts w:ascii="Georgia" w:hAnsi="Georgia" w:cstheme="minorHAnsi"/>
          </w:rPr>
          <w:t xml:space="preserve"> en </w:t>
        </w:r>
      </w:ins>
      <w:ins w:id="197" w:author="Daniel Alcaide" w:date="2017-07-20T12:39:00Z">
        <w:r>
          <w:rPr>
            <w:rFonts w:ascii="Georgia" w:hAnsi="Georgia" w:cstheme="minorHAnsi"/>
          </w:rPr>
          <w:t>con el paquete estadístico R. Para su ilustración se utilizarán los datos del caso práctico utilizado en este TFM.</w:t>
        </w:r>
      </w:ins>
    </w:p>
    <w:p w14:paraId="488949BB" w14:textId="26C0BA48" w:rsidR="00A73DB2" w:rsidDel="00537242" w:rsidRDefault="00A73DB2" w:rsidP="002A207E">
      <w:pPr>
        <w:spacing w:after="0"/>
        <w:rPr>
          <w:del w:id="198" w:author="Daniel Alcaide" w:date="2017-07-20T12:39:00Z"/>
          <w:rFonts w:ascii="Georgia" w:hAnsi="Georgia" w:cstheme="minorHAnsi"/>
        </w:rPr>
      </w:pPr>
      <w:bookmarkStart w:id="199" w:name="_GoBack"/>
      <w:bookmarkEnd w:id="199"/>
      <w:del w:id="200" w:author="Daniel Alcaide" w:date="2017-07-20T12:39:00Z">
        <w:r w:rsidDel="00537242">
          <w:rPr>
            <w:rFonts w:ascii="Georgia" w:hAnsi="Georgia" w:cstheme="minorHAnsi"/>
          </w:rPr>
          <w:delText xml:space="preserve">En el caso que se está analizando de los sensores, ¿cómo se ha calculado la distancia entre Clusters? ¿Qué métodos se han utilizado? </w:delText>
        </w:r>
        <w:r w:rsidRPr="00D24DC9" w:rsidDel="00537242">
          <w:rPr>
            <w:rFonts w:ascii="Georgia" w:hAnsi="Georgia" w:cstheme="minorHAnsi"/>
            <w:i/>
          </w:rPr>
          <w:delText>¿Cómo se ha implementado la técnica de Clustering jerárquico?</w:delText>
        </w:r>
        <w:r w:rsidDel="00537242">
          <w:rPr>
            <w:rFonts w:ascii="Georgia" w:hAnsi="Georgia" w:cstheme="minorHAnsi"/>
          </w:rPr>
          <w:delText xml:space="preserve">… </w:delText>
        </w:r>
      </w:del>
    </w:p>
    <w:p w14:paraId="55DE5E54" w14:textId="77777777" w:rsidR="00A73DB2" w:rsidDel="00537242" w:rsidRDefault="00A73DB2" w:rsidP="002A207E">
      <w:pPr>
        <w:spacing w:after="0"/>
        <w:rPr>
          <w:del w:id="201" w:author="Daniel Alcaide" w:date="2017-07-20T12:39:00Z"/>
          <w:rFonts w:ascii="Georgia" w:hAnsi="Georgia" w:cstheme="minorHAnsi"/>
        </w:rPr>
      </w:pPr>
    </w:p>
    <w:p w14:paraId="4ED59CB9" w14:textId="77777777" w:rsidR="00A73DB2" w:rsidRDefault="00A73DB2" w:rsidP="002A207E">
      <w:pPr>
        <w:spacing w:after="0"/>
        <w:rPr>
          <w:rFonts w:ascii="Georgia" w:hAnsi="Georgia" w:cstheme="minorHAnsi"/>
        </w:rPr>
      </w:pPr>
    </w:p>
    <w:p w14:paraId="73EA47BC" w14:textId="0DC489CD" w:rsidR="00A73DB2" w:rsidRDefault="00A73DB2" w:rsidP="002A207E">
      <w:pPr>
        <w:spacing w:after="0"/>
        <w:rPr>
          <w:rFonts w:ascii="Georgia" w:hAnsi="Georgia" w:cstheme="minorHAnsi"/>
        </w:rPr>
      </w:pPr>
      <w:r>
        <w:rPr>
          <w:rFonts w:ascii="Georgia" w:hAnsi="Georgia" w:cstheme="minorHAnsi"/>
        </w:rPr>
        <w:t>Para el tratamiento de los datos recabados por los sensores</w:t>
      </w:r>
      <w:ins w:id="202" w:author="Daniel Alcaide" w:date="2017-07-20T12:40:00Z">
        <w:r w:rsidR="00537242">
          <w:rPr>
            <w:rFonts w:ascii="Georgia" w:hAnsi="Georgia" w:cstheme="minorHAnsi"/>
          </w:rPr>
          <w:t xml:space="preserve"> temporales</w:t>
        </w:r>
      </w:ins>
      <w:r>
        <w:rPr>
          <w:rFonts w:ascii="Georgia" w:hAnsi="Georgia" w:cstheme="minorHAnsi"/>
        </w:rPr>
        <w:t xml:space="preserve"> (fichero CSV), se ha optado por </w:t>
      </w:r>
      <w:del w:id="203" w:author="Daniel Alcaide" w:date="2017-07-20T12:40:00Z">
        <w:r w:rsidDel="00537242">
          <w:rPr>
            <w:rFonts w:ascii="Georgia" w:hAnsi="Georgia" w:cstheme="minorHAnsi"/>
          </w:rPr>
          <w:delText>la implementación en lenguaje R del algoritmo</w:delText>
        </w:r>
      </w:del>
      <w:ins w:id="204" w:author="Daniel Alcaide" w:date="2017-07-20T12:40:00Z">
        <w:r w:rsidR="00537242">
          <w:rPr>
            <w:rFonts w:ascii="Georgia" w:hAnsi="Georgia" w:cstheme="minorHAnsi"/>
          </w:rPr>
          <w:t xml:space="preserve">el uso de la medida de </w:t>
        </w:r>
        <w:proofErr w:type="spellStart"/>
        <w:r w:rsidR="00537242">
          <w:rPr>
            <w:rFonts w:ascii="Georgia" w:hAnsi="Georgia" w:cstheme="minorHAnsi"/>
          </w:rPr>
          <w:t>distacia</w:t>
        </w:r>
      </w:ins>
      <w:proofErr w:type="spellEnd"/>
      <w:r>
        <w:rPr>
          <w:rFonts w:ascii="Georgia" w:hAnsi="Georgia" w:cstheme="minorHAnsi"/>
        </w:rPr>
        <w:t xml:space="preserve"> </w:t>
      </w:r>
      <w:r>
        <w:rPr>
          <w:rFonts w:ascii="Georgia" w:hAnsi="Georgia" w:cstheme="minorHAnsi"/>
          <w:b/>
          <w:i/>
        </w:rPr>
        <w:t>DTW</w:t>
      </w:r>
      <w:ins w:id="205" w:author="Daniel Alcaide" w:date="2017-07-20T12:41:00Z">
        <w:r w:rsidR="00537242">
          <w:rPr>
            <w:rFonts w:ascii="Georgia" w:hAnsi="Georgia" w:cstheme="minorHAnsi"/>
            <w:b/>
            <w:i/>
          </w:rPr>
          <w:t xml:space="preserve"> </w:t>
        </w:r>
      </w:ins>
      <w:ins w:id="206" w:author="Daniel Alcaide" w:date="2017-07-20T12:40:00Z">
        <w:r w:rsidR="00537242">
          <w:rPr>
            <w:rFonts w:ascii="Georgia" w:hAnsi="Georgia" w:cstheme="minorHAnsi"/>
            <w:b/>
            <w:i/>
          </w:rPr>
          <w:t>(</w:t>
        </w:r>
        <w:proofErr w:type="spellStart"/>
        <w:r w:rsidR="00537242">
          <w:rPr>
            <w:rFonts w:ascii="Georgia" w:hAnsi="Georgia" w:cstheme="minorHAnsi"/>
            <w:b/>
            <w:i/>
          </w:rPr>
          <w:t>Dynamic</w:t>
        </w:r>
        <w:proofErr w:type="spellEnd"/>
        <w:r w:rsidR="00537242">
          <w:rPr>
            <w:rFonts w:ascii="Georgia" w:hAnsi="Georgia" w:cstheme="minorHAnsi"/>
            <w:b/>
            <w:i/>
          </w:rPr>
          <w:t xml:space="preserve"> time </w:t>
        </w:r>
      </w:ins>
      <w:proofErr w:type="spellStart"/>
      <w:ins w:id="207" w:author="Daniel Alcaide" w:date="2017-07-20T12:41:00Z">
        <w:r w:rsidR="00537242" w:rsidRPr="00537242">
          <w:rPr>
            <w:rFonts w:ascii="Georgia" w:hAnsi="Georgia" w:cstheme="minorHAnsi"/>
            <w:b/>
            <w:i/>
          </w:rPr>
          <w:t>warping</w:t>
        </w:r>
      </w:ins>
      <w:proofErr w:type="spellEnd"/>
      <w:ins w:id="208" w:author="Daniel Alcaide" w:date="2017-07-20T12:40:00Z">
        <w:r w:rsidR="00537242">
          <w:rPr>
            <w:rFonts w:ascii="Georgia" w:hAnsi="Georgia" w:cstheme="minorHAnsi"/>
            <w:b/>
            <w:i/>
          </w:rPr>
          <w:t>)</w:t>
        </w:r>
      </w:ins>
      <w:r>
        <w:rPr>
          <w:rFonts w:ascii="Georgia" w:hAnsi="Georgia" w:cstheme="minorHAnsi"/>
        </w:rPr>
        <w:t>.  Más en concreto, se ha decidido utilizar el paquete del mismo nombre -</w:t>
      </w:r>
      <w:proofErr w:type="spellStart"/>
      <w:r>
        <w:rPr>
          <w:rFonts w:ascii="Georgia" w:hAnsi="Georgia" w:cstheme="minorHAnsi"/>
          <w:i/>
        </w:rPr>
        <w:t>dtw</w:t>
      </w:r>
      <w:proofErr w:type="spellEnd"/>
      <w:r>
        <w:rPr>
          <w:rFonts w:ascii="Georgia" w:hAnsi="Georgia" w:cstheme="minorHAnsi"/>
          <w:i/>
        </w:rPr>
        <w:t xml:space="preserve">-  </w:t>
      </w:r>
      <w:r>
        <w:rPr>
          <w:rFonts w:ascii="Georgia" w:hAnsi="Georgia" w:cstheme="minorHAnsi"/>
        </w:rPr>
        <w:t xml:space="preserve">que está totalmente integrado en el método </w:t>
      </w:r>
      <w:r>
        <w:rPr>
          <w:rFonts w:ascii="Georgia" w:hAnsi="Georgia" w:cstheme="minorHAnsi"/>
          <w:b/>
          <w:i/>
        </w:rPr>
        <w:t>DIST</w:t>
      </w:r>
      <w:r>
        <w:rPr>
          <w:rFonts w:ascii="Georgia" w:hAnsi="Georgia" w:cstheme="minorHAnsi"/>
        </w:rPr>
        <w:t xml:space="preserve">.  Como resultado de dicho algoritmo, se genera una matriz de similitud basada en distancias. </w:t>
      </w:r>
    </w:p>
    <w:p w14:paraId="7DCEF207" w14:textId="77777777" w:rsidR="00A73DB2" w:rsidRPr="00F43B81" w:rsidRDefault="00A73DB2" w:rsidP="002A207E">
      <w:pPr>
        <w:spacing w:after="0"/>
        <w:rPr>
          <w:rFonts w:ascii="Georgia" w:hAnsi="Georgia" w:cstheme="minorHAnsi"/>
        </w:rPr>
      </w:pPr>
    </w:p>
    <w:p w14:paraId="0727E4C4" w14:textId="77777777" w:rsidR="00A73DB2" w:rsidRDefault="00A73DB2" w:rsidP="002A207E">
      <w:pPr>
        <w:spacing w:after="0"/>
        <w:rPr>
          <w:rFonts w:ascii="Georgia" w:hAnsi="Georgia" w:cstheme="minorHAnsi"/>
        </w:rPr>
      </w:pPr>
      <w:r>
        <w:rPr>
          <w:rFonts w:ascii="Georgia" w:hAnsi="Georgia" w:cstheme="minorHAnsi"/>
        </w:rPr>
        <w:t xml:space="preserve">Por último, respecto al proceso de </w:t>
      </w:r>
      <w:proofErr w:type="spellStart"/>
      <w:r>
        <w:rPr>
          <w:rFonts w:ascii="Georgia" w:hAnsi="Georgia" w:cstheme="minorHAnsi"/>
        </w:rPr>
        <w:t>Clustering</w:t>
      </w:r>
      <w:proofErr w:type="spellEnd"/>
      <w:r>
        <w:rPr>
          <w:rFonts w:ascii="Georgia" w:hAnsi="Georgia" w:cstheme="minorHAnsi"/>
        </w:rPr>
        <w:t xml:space="preserve"> Jerárquico, su implementación en R se ha llevado a cabo mediante el uso del paquete </w:t>
      </w:r>
      <w:proofErr w:type="spellStart"/>
      <w:r>
        <w:rPr>
          <w:rFonts w:ascii="Georgia" w:hAnsi="Georgia" w:cstheme="minorHAnsi"/>
          <w:b/>
          <w:i/>
        </w:rPr>
        <w:t>hclust</w:t>
      </w:r>
      <w:proofErr w:type="spellEnd"/>
      <w:r>
        <w:rPr>
          <w:rFonts w:ascii="Georgia" w:hAnsi="Georgia" w:cstheme="minorHAnsi"/>
        </w:rPr>
        <w:t xml:space="preserve">, lo que unido a funciones de visualización de datos específicas como </w:t>
      </w:r>
      <w:r w:rsidRPr="00A35C74">
        <w:rPr>
          <w:rFonts w:ascii="Georgia" w:hAnsi="Georgia" w:cstheme="minorHAnsi"/>
          <w:i/>
        </w:rPr>
        <w:t>ggplot2</w:t>
      </w:r>
      <w:r>
        <w:rPr>
          <w:rFonts w:ascii="Georgia" w:hAnsi="Georgia" w:cstheme="minorHAnsi"/>
        </w:rPr>
        <w:t xml:space="preserve">, entre otras, ha permitido de una forma sencilla y práctica, la representación de los resultados en forma de </w:t>
      </w:r>
      <w:proofErr w:type="spellStart"/>
      <w:r>
        <w:rPr>
          <w:rFonts w:ascii="Georgia" w:hAnsi="Georgia" w:cstheme="minorHAnsi"/>
        </w:rPr>
        <w:t>dendrogramas</w:t>
      </w:r>
      <w:proofErr w:type="spellEnd"/>
      <w:r>
        <w:rPr>
          <w:rFonts w:ascii="Georgia" w:hAnsi="Georgia" w:cstheme="minorHAnsi"/>
        </w:rPr>
        <w:t xml:space="preserve">.  </w:t>
      </w:r>
    </w:p>
    <w:p w14:paraId="207FEE2D" w14:textId="77777777" w:rsidR="00A73DB2" w:rsidRDefault="00A73DB2" w:rsidP="002A207E">
      <w:pPr>
        <w:spacing w:after="0"/>
        <w:rPr>
          <w:rFonts w:ascii="Georgia" w:hAnsi="Georgia" w:cstheme="minorHAnsi"/>
          <w:b/>
          <w:color w:val="FF0000"/>
        </w:rPr>
      </w:pPr>
    </w:p>
    <w:p w14:paraId="0CD25CFC" w14:textId="1B862C64" w:rsidR="00537242" w:rsidRPr="00A5210E" w:rsidRDefault="00537242" w:rsidP="002A207E">
      <w:pPr>
        <w:rPr>
          <w:rFonts w:ascii="Georgia" w:hAnsi="Georgia"/>
          <w:color w:val="FF0000"/>
          <w:sz w:val="18"/>
        </w:rPr>
      </w:pPr>
      <w:ins w:id="209" w:author="Daniel Alcaide" w:date="2017-07-20T12:41:00Z">
        <w:r w:rsidRPr="00537242">
          <w:rPr>
            <w:rFonts w:ascii="Georgia" w:hAnsi="Georgia"/>
            <w:color w:val="FF0000"/>
            <w:sz w:val="18"/>
            <w:highlight w:val="yellow"/>
            <w:rPrChange w:id="210" w:author="Daniel Alcaide" w:date="2017-07-20T12:42:00Z">
              <w:rPr>
                <w:rFonts w:ascii="Georgia" w:hAnsi="Georgia"/>
                <w:color w:val="FF0000"/>
                <w:sz w:val="18"/>
              </w:rPr>
            </w:rPrChange>
          </w:rPr>
          <w:t>Pon aqu</w:t>
        </w:r>
      </w:ins>
      <w:ins w:id="211" w:author="Daniel Alcaide" w:date="2017-07-20T12:42:00Z">
        <w:r w:rsidRPr="00537242">
          <w:rPr>
            <w:rFonts w:ascii="Georgia" w:hAnsi="Georgia"/>
            <w:color w:val="FF0000"/>
            <w:sz w:val="18"/>
            <w:highlight w:val="yellow"/>
            <w:rPrChange w:id="212" w:author="Daniel Alcaide" w:date="2017-07-20T12:42:00Z">
              <w:rPr>
                <w:rFonts w:ascii="Georgia" w:hAnsi="Georgia"/>
                <w:color w:val="FF0000"/>
                <w:sz w:val="18"/>
              </w:rPr>
            </w:rPrChange>
          </w:rPr>
          <w:t>í un ejemplo del código!!</w:t>
        </w:r>
      </w:ins>
    </w:p>
    <w:p w14:paraId="5CE27E8E" w14:textId="77777777" w:rsidR="005C41AF" w:rsidRDefault="005C41AF" w:rsidP="002A207E"/>
    <w:p w14:paraId="781E0146" w14:textId="77777777" w:rsidR="005C41AF" w:rsidRDefault="005C41AF" w:rsidP="002A207E"/>
    <w:p w14:paraId="3223C5A7" w14:textId="77777777" w:rsidR="00A73DB2" w:rsidRDefault="00A73DB2" w:rsidP="002A207E"/>
    <w:p w14:paraId="21626ED0" w14:textId="77777777" w:rsidR="00A73DB2" w:rsidRPr="00A73DB2" w:rsidRDefault="00A73DB2" w:rsidP="002A207E">
      <w:pPr>
        <w:pStyle w:val="Heading1"/>
        <w:rPr>
          <w:lang w:val="es-ES"/>
        </w:rPr>
      </w:pPr>
      <w:bookmarkStart w:id="213" w:name="_Toc488183996"/>
      <w:proofErr w:type="spellStart"/>
      <w:r w:rsidRPr="00A73DB2">
        <w:rPr>
          <w:lang w:val="es-ES"/>
        </w:rPr>
        <w:lastRenderedPageBreak/>
        <w:t>Dendrogramas</w:t>
      </w:r>
      <w:bookmarkEnd w:id="213"/>
      <w:proofErr w:type="spellEnd"/>
    </w:p>
    <w:p w14:paraId="5841DE8E" w14:textId="77777777" w:rsidR="00A73DB2" w:rsidRDefault="00A73DB2" w:rsidP="002A207E"/>
    <w:p w14:paraId="7203C1E1" w14:textId="77777777" w:rsidR="00A73DB2" w:rsidRDefault="00A73DB2" w:rsidP="002A207E">
      <w:pPr>
        <w:pStyle w:val="Heading2"/>
        <w:rPr>
          <w:lang w:bidi="he-IL"/>
        </w:rPr>
      </w:pPr>
      <w:bookmarkStart w:id="214" w:name="_Toc488183997"/>
      <w:r>
        <w:rPr>
          <w:lang w:bidi="he-IL"/>
        </w:rPr>
        <w:t>Definición</w:t>
      </w:r>
      <w:bookmarkEnd w:id="214"/>
      <w:r>
        <w:rPr>
          <w:lang w:bidi="he-IL"/>
        </w:rPr>
        <w:t xml:space="preserve">   </w:t>
      </w:r>
    </w:p>
    <w:p w14:paraId="1531BBD8" w14:textId="77777777" w:rsidR="00A73DB2" w:rsidRPr="00AF1874" w:rsidRDefault="00A73DB2" w:rsidP="002A207E">
      <w:pPr>
        <w:spacing w:after="0"/>
        <w:rPr>
          <w:lang w:bidi="he-IL"/>
        </w:rPr>
      </w:pPr>
    </w:p>
    <w:p w14:paraId="2FFFFE8C" w14:textId="77777777" w:rsidR="00A73DB2" w:rsidRDefault="00A73DB2" w:rsidP="002A207E">
      <w:pPr>
        <w:pStyle w:val="Default"/>
        <w:spacing w:line="360" w:lineRule="auto"/>
        <w:jc w:val="both"/>
        <w:rPr>
          <w:rFonts w:ascii="Georgia" w:hAnsi="Georgia"/>
          <w:color w:val="auto"/>
          <w:sz w:val="22"/>
          <w:szCs w:val="22"/>
          <w:shd w:val="clear" w:color="auto" w:fill="FFFFFF"/>
        </w:rPr>
      </w:pPr>
      <w:r w:rsidRPr="003F754E">
        <w:rPr>
          <w:rFonts w:ascii="Georgia" w:hAnsi="Georgia" w:cstheme="minorHAnsi"/>
          <w:color w:val="auto"/>
          <w:sz w:val="22"/>
          <w:szCs w:val="22"/>
        </w:rPr>
        <w:t xml:space="preserve">Un </w:t>
      </w:r>
      <w:proofErr w:type="spellStart"/>
      <w:r w:rsidRPr="00E040AE">
        <w:rPr>
          <w:rFonts w:ascii="Georgia" w:hAnsi="Georgia" w:cstheme="minorHAnsi"/>
          <w:i/>
          <w:color w:val="auto"/>
          <w:sz w:val="22"/>
          <w:szCs w:val="22"/>
        </w:rPr>
        <w:t>Dendrograma</w:t>
      </w:r>
      <w:proofErr w:type="spellEnd"/>
      <w:r w:rsidRPr="003F754E">
        <w:rPr>
          <w:rFonts w:ascii="Georgia" w:hAnsi="Georgia" w:cstheme="minorHAnsi"/>
          <w:color w:val="auto"/>
          <w:sz w:val="22"/>
          <w:szCs w:val="22"/>
        </w:rPr>
        <w:t xml:space="preserve"> es un diagrama tipo árbol que </w:t>
      </w:r>
      <w:r>
        <w:rPr>
          <w:rFonts w:ascii="Georgia" w:hAnsi="Georgia" w:cstheme="minorHAnsi"/>
          <w:color w:val="auto"/>
          <w:sz w:val="22"/>
          <w:szCs w:val="22"/>
        </w:rPr>
        <w:t xml:space="preserve">permite </w:t>
      </w:r>
      <w:r w:rsidRPr="003F754E">
        <w:rPr>
          <w:rFonts w:ascii="Georgia" w:hAnsi="Georgia" w:cstheme="minorHAnsi"/>
          <w:color w:val="auto"/>
          <w:sz w:val="22"/>
          <w:szCs w:val="22"/>
        </w:rPr>
        <w:t>representa</w:t>
      </w:r>
      <w:r>
        <w:rPr>
          <w:rFonts w:ascii="Georgia" w:hAnsi="Georgia" w:cstheme="minorHAnsi"/>
          <w:color w:val="auto"/>
          <w:sz w:val="22"/>
          <w:szCs w:val="22"/>
        </w:rPr>
        <w:t xml:space="preserve">r de forma gráfica </w:t>
      </w:r>
      <w:r w:rsidRPr="003F754E">
        <w:rPr>
          <w:rFonts w:ascii="Georgia" w:hAnsi="Georgia" w:cstheme="minorHAnsi"/>
          <w:color w:val="auto"/>
          <w:sz w:val="22"/>
          <w:szCs w:val="22"/>
        </w:rPr>
        <w:t xml:space="preserve">la relación de grupos similares </w:t>
      </w:r>
      <w:r>
        <w:rPr>
          <w:rFonts w:ascii="Georgia" w:hAnsi="Georgia" w:cstheme="minorHAnsi"/>
          <w:color w:val="auto"/>
          <w:sz w:val="22"/>
          <w:szCs w:val="22"/>
        </w:rPr>
        <w:t>(</w:t>
      </w:r>
      <w:proofErr w:type="spellStart"/>
      <w:r>
        <w:rPr>
          <w:rFonts w:ascii="Georgia" w:hAnsi="Georgia" w:cstheme="minorHAnsi"/>
          <w:color w:val="auto"/>
          <w:sz w:val="22"/>
          <w:szCs w:val="22"/>
        </w:rPr>
        <w:t>clusters</w:t>
      </w:r>
      <w:proofErr w:type="spellEnd"/>
      <w:r>
        <w:rPr>
          <w:rFonts w:ascii="Georgia" w:hAnsi="Georgia" w:cstheme="minorHAnsi"/>
          <w:color w:val="auto"/>
          <w:sz w:val="22"/>
          <w:szCs w:val="22"/>
        </w:rPr>
        <w:t xml:space="preserve">), </w:t>
      </w:r>
      <w:r>
        <w:rPr>
          <w:rFonts w:ascii="Georgia" w:hAnsi="Georgia"/>
          <w:color w:val="auto"/>
          <w:sz w:val="22"/>
          <w:szCs w:val="22"/>
          <w:shd w:val="clear" w:color="auto" w:fill="FFFFFF"/>
        </w:rPr>
        <w:t>derivado</w:t>
      </w:r>
      <w:r w:rsidRPr="003F754E">
        <w:rPr>
          <w:rFonts w:ascii="Georgia" w:hAnsi="Georgia"/>
          <w:color w:val="auto"/>
          <w:sz w:val="22"/>
          <w:szCs w:val="22"/>
          <w:shd w:val="clear" w:color="auto" w:fill="FFFFFF"/>
        </w:rPr>
        <w:t>s</w:t>
      </w:r>
      <w:r>
        <w:rPr>
          <w:rFonts w:ascii="Georgia" w:hAnsi="Georgia"/>
          <w:color w:val="auto"/>
          <w:sz w:val="22"/>
          <w:szCs w:val="22"/>
          <w:shd w:val="clear" w:color="auto" w:fill="FFFFFF"/>
        </w:rPr>
        <w:t xml:space="preserve">, en el ejemplo representado, </w:t>
      </w:r>
      <w:r w:rsidRPr="003F754E">
        <w:rPr>
          <w:rFonts w:ascii="Georgia" w:hAnsi="Georgia"/>
          <w:color w:val="auto"/>
          <w:sz w:val="22"/>
          <w:szCs w:val="22"/>
          <w:shd w:val="clear" w:color="auto" w:fill="FFFFFF"/>
        </w:rPr>
        <w:t>de la aplicación</w:t>
      </w:r>
      <w:r>
        <w:rPr>
          <w:rFonts w:ascii="Georgia" w:hAnsi="Georgia"/>
          <w:color w:val="auto"/>
          <w:sz w:val="22"/>
          <w:szCs w:val="22"/>
          <w:shd w:val="clear" w:color="auto" w:fill="FFFFFF"/>
        </w:rPr>
        <w:t xml:space="preserve"> </w:t>
      </w:r>
      <w:r w:rsidRPr="003F754E">
        <w:rPr>
          <w:rFonts w:ascii="Georgia" w:hAnsi="Georgia"/>
          <w:color w:val="auto"/>
          <w:sz w:val="22"/>
          <w:szCs w:val="22"/>
          <w:shd w:val="clear" w:color="auto" w:fill="FFFFFF"/>
        </w:rPr>
        <w:t>de</w:t>
      </w:r>
      <w:r>
        <w:rPr>
          <w:rFonts w:ascii="Georgia" w:hAnsi="Georgia"/>
          <w:color w:val="auto"/>
          <w:sz w:val="22"/>
          <w:szCs w:val="22"/>
          <w:shd w:val="clear" w:color="auto" w:fill="FFFFFF"/>
        </w:rPr>
        <w:t xml:space="preserve">l </w:t>
      </w:r>
      <w:r w:rsidRPr="003F754E">
        <w:rPr>
          <w:rFonts w:ascii="Georgia" w:hAnsi="Georgia"/>
          <w:color w:val="auto"/>
          <w:sz w:val="22"/>
          <w:szCs w:val="22"/>
          <w:shd w:val="clear" w:color="auto" w:fill="FFFFFF"/>
        </w:rPr>
        <w:t xml:space="preserve">algoritmo de </w:t>
      </w:r>
      <w:r>
        <w:rPr>
          <w:rFonts w:ascii="Georgia" w:hAnsi="Georgia"/>
          <w:color w:val="auto"/>
          <w:sz w:val="22"/>
          <w:szCs w:val="22"/>
          <w:shd w:val="clear" w:color="auto" w:fill="FFFFFF"/>
        </w:rPr>
        <w:t xml:space="preserve"> </w:t>
      </w:r>
      <w:proofErr w:type="spellStart"/>
      <w:r w:rsidRPr="00F95831">
        <w:rPr>
          <w:rFonts w:ascii="Georgia" w:hAnsi="Georgia"/>
          <w:i/>
          <w:color w:val="auto"/>
          <w:sz w:val="22"/>
          <w:szCs w:val="22"/>
          <w:shd w:val="clear" w:color="auto" w:fill="FFFFFF"/>
        </w:rPr>
        <w:t>Clustering</w:t>
      </w:r>
      <w:proofErr w:type="spellEnd"/>
      <w:r w:rsidRPr="00F95831">
        <w:rPr>
          <w:rStyle w:val="apple-converted-space"/>
          <w:rFonts w:ascii="Georgia" w:hAnsi="Georgia"/>
          <w:i/>
          <w:color w:val="auto"/>
          <w:sz w:val="22"/>
          <w:szCs w:val="22"/>
          <w:shd w:val="clear" w:color="auto" w:fill="FFFFFF"/>
        </w:rPr>
        <w:t> J</w:t>
      </w:r>
      <w:r w:rsidRPr="00F95831">
        <w:rPr>
          <w:rFonts w:ascii="Georgia" w:hAnsi="Georgia"/>
          <w:i/>
          <w:color w:val="auto"/>
          <w:sz w:val="22"/>
          <w:szCs w:val="22"/>
          <w:shd w:val="clear" w:color="auto" w:fill="FFFFFF"/>
        </w:rPr>
        <w:t>erárquico</w:t>
      </w:r>
      <w:r>
        <w:rPr>
          <w:rFonts w:ascii="Georgia" w:hAnsi="Georgia"/>
          <w:color w:val="auto"/>
          <w:sz w:val="22"/>
          <w:szCs w:val="22"/>
          <w:shd w:val="clear" w:color="auto" w:fill="FFFFFF"/>
        </w:rPr>
        <w:t>.</w:t>
      </w:r>
    </w:p>
    <w:p w14:paraId="0AD519BA" w14:textId="77777777" w:rsidR="00A73DB2" w:rsidRPr="00D83ADC" w:rsidRDefault="00A73DB2" w:rsidP="00D83ADC">
      <w:pPr>
        <w:pStyle w:val="Default"/>
        <w:spacing w:line="360" w:lineRule="auto"/>
        <w:jc w:val="both"/>
        <w:rPr>
          <w:rFonts w:ascii="Georgia" w:hAnsi="Georgia" w:cstheme="minorHAnsi"/>
          <w:b/>
          <w:iCs/>
          <w:color w:val="auto"/>
          <w:sz w:val="22"/>
          <w:szCs w:val="22"/>
          <w:lang w:bidi="he-IL"/>
        </w:rPr>
      </w:pPr>
      <w:r w:rsidRPr="003F754E">
        <w:rPr>
          <w:rFonts w:ascii="Georgia" w:hAnsi="Georgia" w:cstheme="minorHAnsi"/>
          <w:b/>
          <w:iCs/>
          <w:lang w:bidi="he-IL"/>
        </w:rPr>
        <w:t xml:space="preserve"> </w:t>
      </w:r>
    </w:p>
    <w:p w14:paraId="2C48B862" w14:textId="77777777" w:rsidR="00A73DB2" w:rsidRPr="000E63EC" w:rsidRDefault="00A73DB2" w:rsidP="002A207E">
      <w:pPr>
        <w:pStyle w:val="Heading2"/>
        <w:rPr>
          <w:lang w:bidi="he-IL"/>
        </w:rPr>
      </w:pPr>
      <w:r w:rsidRPr="000E63EC">
        <w:t xml:space="preserve"> </w:t>
      </w:r>
      <w:bookmarkStart w:id="215" w:name="_Toc488183998"/>
      <w:r w:rsidRPr="000E63EC">
        <w:rPr>
          <w:lang w:bidi="he-IL"/>
        </w:rPr>
        <w:t xml:space="preserve">¿Cómo se leen los </w:t>
      </w:r>
      <w:proofErr w:type="spellStart"/>
      <w:r w:rsidRPr="000E63EC">
        <w:rPr>
          <w:lang w:bidi="he-IL"/>
        </w:rPr>
        <w:t>Dendrogramas</w:t>
      </w:r>
      <w:proofErr w:type="spellEnd"/>
      <w:r w:rsidRPr="000E63EC">
        <w:rPr>
          <w:lang w:bidi="he-IL"/>
        </w:rPr>
        <w:t>?</w:t>
      </w:r>
      <w:bookmarkEnd w:id="215"/>
      <w:r w:rsidRPr="000E63EC">
        <w:rPr>
          <w:lang w:bidi="he-IL"/>
        </w:rPr>
        <w:t xml:space="preserve">   </w:t>
      </w:r>
    </w:p>
    <w:p w14:paraId="7CD649D6" w14:textId="77777777" w:rsidR="00A73DB2" w:rsidRPr="003C647A" w:rsidRDefault="00A73DB2" w:rsidP="002A207E">
      <w:pPr>
        <w:pStyle w:val="Default"/>
        <w:spacing w:line="360" w:lineRule="auto"/>
        <w:jc w:val="both"/>
        <w:rPr>
          <w:rFonts w:asciiTheme="minorHAnsi" w:hAnsiTheme="minorHAnsi" w:cstheme="minorHAnsi"/>
          <w:color w:val="C0504D" w:themeColor="accent2"/>
          <w:sz w:val="22"/>
          <w:szCs w:val="22"/>
        </w:rPr>
      </w:pPr>
    </w:p>
    <w:p w14:paraId="43DB8676" w14:textId="77777777" w:rsidR="00A73DB2" w:rsidRPr="005C6DA1" w:rsidRDefault="00A73DB2" w:rsidP="002A207E">
      <w:pPr>
        <w:rPr>
          <w:rFonts w:ascii="Georgia" w:hAnsi="Georgia" w:cstheme="minorHAnsi"/>
          <w:iCs/>
          <w:lang w:bidi="he-IL"/>
        </w:rPr>
      </w:pPr>
      <w:r w:rsidRPr="005C6DA1">
        <w:rPr>
          <w:rFonts w:ascii="Georgia" w:hAnsi="Georgia" w:cstheme="minorHAnsi"/>
          <w:iCs/>
          <w:lang w:bidi="he-IL"/>
        </w:rPr>
        <w:t xml:space="preserve">Para explicar cómo se realiza una lectura correcta de un </w:t>
      </w:r>
      <w:proofErr w:type="spellStart"/>
      <w:r w:rsidRPr="005C6DA1">
        <w:rPr>
          <w:rFonts w:ascii="Georgia" w:hAnsi="Georgia" w:cstheme="minorHAnsi"/>
          <w:iCs/>
          <w:lang w:bidi="he-IL"/>
        </w:rPr>
        <w:t>dendrograma</w:t>
      </w:r>
      <w:proofErr w:type="spellEnd"/>
      <w:r w:rsidRPr="005C6DA1">
        <w:rPr>
          <w:rFonts w:ascii="Georgia" w:hAnsi="Georgia" w:cstheme="minorHAnsi"/>
          <w:iCs/>
          <w:lang w:bidi="he-IL"/>
        </w:rPr>
        <w:t xml:space="preserve">, en esta sección se utiliza un ejemplo </w:t>
      </w:r>
      <w:r>
        <w:rPr>
          <w:rFonts w:ascii="Georgia" w:hAnsi="Georgia" w:cstheme="minorHAnsi"/>
          <w:iCs/>
          <w:lang w:bidi="he-IL"/>
        </w:rPr>
        <w:t xml:space="preserve">extraído </w:t>
      </w:r>
      <w:r w:rsidRPr="005C6DA1">
        <w:rPr>
          <w:rFonts w:ascii="Georgia" w:hAnsi="Georgia" w:cstheme="minorHAnsi"/>
          <w:iCs/>
          <w:lang w:bidi="he-IL"/>
        </w:rPr>
        <w:t xml:space="preserve">de los casos analizados; en concreto, se representan los grupos </w:t>
      </w:r>
      <w:r>
        <w:rPr>
          <w:rFonts w:ascii="Georgia" w:hAnsi="Georgia" w:cstheme="minorHAnsi"/>
          <w:iCs/>
          <w:lang w:bidi="he-IL"/>
        </w:rPr>
        <w:t xml:space="preserve">generados </w:t>
      </w:r>
      <w:r w:rsidRPr="005C6DA1">
        <w:rPr>
          <w:rFonts w:ascii="Georgia" w:hAnsi="Georgia" w:cstheme="minorHAnsi"/>
          <w:iCs/>
          <w:lang w:bidi="he-IL"/>
        </w:rPr>
        <w:t xml:space="preserve">a partir de los valores medidos por los sensores </w:t>
      </w:r>
      <w:r>
        <w:rPr>
          <w:rFonts w:ascii="Georgia" w:hAnsi="Georgia" w:cstheme="minorHAnsi"/>
          <w:iCs/>
          <w:lang w:bidi="he-IL"/>
        </w:rPr>
        <w:t>ubicados en</w:t>
      </w:r>
      <w:r w:rsidRPr="005C6DA1">
        <w:rPr>
          <w:rFonts w:ascii="Georgia" w:hAnsi="Georgia" w:cstheme="minorHAnsi"/>
          <w:iCs/>
          <w:lang w:bidi="he-IL"/>
        </w:rPr>
        <w:t xml:space="preserve"> la tercera planta, en la zona 1 del edificio</w:t>
      </w:r>
      <w:r>
        <w:rPr>
          <w:rFonts w:ascii="Georgia" w:hAnsi="Georgia" w:cstheme="minorHAnsi"/>
          <w:iCs/>
          <w:lang w:bidi="he-IL"/>
        </w:rPr>
        <w:t xml:space="preserve"> (F_3 – Z_1).</w:t>
      </w:r>
    </w:p>
    <w:p w14:paraId="57C2301D" w14:textId="77777777" w:rsidR="00A73DB2" w:rsidRPr="005C6DA1" w:rsidRDefault="00A73DB2" w:rsidP="002A207E">
      <w:pPr>
        <w:rPr>
          <w:rFonts w:ascii="Georgia" w:hAnsi="Georgia" w:cstheme="minorHAnsi"/>
          <w:iCs/>
          <w:lang w:bidi="he-IL"/>
        </w:rPr>
      </w:pPr>
      <w:r w:rsidRPr="005C6DA1">
        <w:rPr>
          <w:rFonts w:ascii="Georgia" w:hAnsi="Georgia" w:cstheme="minorHAnsi"/>
          <w:iCs/>
          <w:lang w:bidi="he-IL"/>
        </w:rPr>
        <w:t xml:space="preserve">Estos datos corresponden a la potencia de luz </w:t>
      </w:r>
      <w:r>
        <w:rPr>
          <w:rFonts w:ascii="Georgia" w:hAnsi="Georgia" w:cstheme="minorHAnsi"/>
          <w:iCs/>
          <w:lang w:bidi="he-IL"/>
        </w:rPr>
        <w:t xml:space="preserve">consumida </w:t>
      </w:r>
      <w:r w:rsidRPr="005C6DA1">
        <w:rPr>
          <w:rFonts w:ascii="Georgia" w:hAnsi="Georgia" w:cstheme="minorHAnsi"/>
          <w:iCs/>
          <w:lang w:bidi="he-IL"/>
        </w:rPr>
        <w:t>a lo largo de las dos semanas en las que se han recabado dichos datos, un indicador claro de la actividad en el edificio, a partir del cual, se pueden extraer diferentes conclusiones al respecto</w:t>
      </w:r>
      <w:r>
        <w:rPr>
          <w:rFonts w:ascii="Georgia" w:hAnsi="Georgia" w:cstheme="minorHAnsi"/>
          <w:iCs/>
          <w:lang w:bidi="he-IL"/>
        </w:rPr>
        <w:t xml:space="preserve">.                 (Para ver en más detalle, </w:t>
      </w:r>
      <w:r w:rsidRPr="005C6DA1">
        <w:rPr>
          <w:rFonts w:ascii="Georgia" w:hAnsi="Georgia" w:cstheme="minorHAnsi"/>
          <w:iCs/>
          <w:lang w:bidi="he-IL"/>
        </w:rPr>
        <w:t>consultar capítulo de conclusiones</w:t>
      </w:r>
      <w:r>
        <w:rPr>
          <w:rFonts w:ascii="Georgia" w:hAnsi="Georgia" w:cstheme="minorHAnsi"/>
          <w:iCs/>
          <w:lang w:bidi="he-IL"/>
        </w:rPr>
        <w:t>)</w:t>
      </w:r>
      <w:r w:rsidRPr="005C6DA1">
        <w:rPr>
          <w:rFonts w:ascii="Georgia" w:hAnsi="Georgia" w:cstheme="minorHAnsi"/>
          <w:iCs/>
          <w:lang w:bidi="he-IL"/>
        </w:rPr>
        <w:t xml:space="preserve"> </w:t>
      </w:r>
    </w:p>
    <w:p w14:paraId="4FBC9ACE" w14:textId="220DBAEE" w:rsidR="00A73DB2" w:rsidRPr="000E63EC" w:rsidRDefault="00AA586B" w:rsidP="002A207E">
      <w:pPr>
        <w:rPr>
          <w:rFonts w:cstheme="minorHAnsi"/>
          <w:iCs/>
          <w:color w:val="C0504D" w:themeColor="accent2"/>
          <w:lang w:bidi="he-IL"/>
        </w:rPr>
      </w:pPr>
      <w:r>
        <w:rPr>
          <w:rFonts w:cstheme="minorHAnsi"/>
          <w:noProof/>
          <w:color w:val="C0504D" w:themeColor="accent2"/>
          <w:lang w:val="en-GB" w:eastAsia="en-GB"/>
        </w:rPr>
        <mc:AlternateContent>
          <mc:Choice Requires="wps">
            <w:drawing>
              <wp:anchor distT="0" distB="0" distL="114300" distR="114300" simplePos="0" relativeHeight="251716608" behindDoc="0" locked="0" layoutInCell="1" allowOverlap="1" wp14:anchorId="34C1BD6C" wp14:editId="5E4BEE9C">
                <wp:simplePos x="0" y="0"/>
                <wp:positionH relativeFrom="column">
                  <wp:posOffset>-71120</wp:posOffset>
                </wp:positionH>
                <wp:positionV relativeFrom="paragraph">
                  <wp:posOffset>273050</wp:posOffset>
                </wp:positionV>
                <wp:extent cx="5547360" cy="3510915"/>
                <wp:effectExtent l="0" t="0" r="15240" b="19685"/>
                <wp:wrapNone/>
                <wp:docPr id="318"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7360" cy="351091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8C852E" id="Rectangle_x0020_49" o:spid="_x0000_s1026" style="position:absolute;margin-left:-5.6pt;margin-top:21.5pt;width:436.8pt;height:276.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">
                <v:fill opacity="0"/>
              </v:rect>
            </w:pict>
          </mc:Fallback>
        </mc:AlternateContent>
      </w:r>
    </w:p>
    <w:p w14:paraId="118BBB9D" w14:textId="515D6DFA" w:rsidR="00A73DB2" w:rsidRPr="000E63EC" w:rsidRDefault="00AA586B" w:rsidP="002A207E">
      <w:pPr>
        <w:rPr>
          <w:rFonts w:cstheme="minorHAnsi"/>
          <w:iCs/>
          <w:color w:val="C0504D" w:themeColor="accent2"/>
          <w:lang w:bidi="he-IL"/>
        </w:rPr>
      </w:pPr>
      <w:r>
        <w:rPr>
          <w:rFonts w:cstheme="minorHAnsi"/>
          <w:noProof/>
          <w:color w:val="C0504D" w:themeColor="accent2"/>
          <w:lang w:val="en-GB" w:eastAsia="en-GB"/>
        </w:rPr>
        <mc:AlternateContent>
          <mc:Choice Requires="wps">
            <w:drawing>
              <wp:anchor distT="0" distB="0" distL="114300" distR="114300" simplePos="0" relativeHeight="251727872" behindDoc="0" locked="0" layoutInCell="1" allowOverlap="1" wp14:anchorId="078CA843" wp14:editId="236AC03B">
                <wp:simplePos x="0" y="0"/>
                <wp:positionH relativeFrom="column">
                  <wp:posOffset>4343400</wp:posOffset>
                </wp:positionH>
                <wp:positionV relativeFrom="paragraph">
                  <wp:posOffset>91440</wp:posOffset>
                </wp:positionV>
                <wp:extent cx="922655" cy="414020"/>
                <wp:effectExtent l="0" t="0" r="17145" b="17780"/>
                <wp:wrapNone/>
                <wp:docPr id="317"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655" cy="414020"/>
                        </a:xfrm>
                        <a:prstGeom prst="rect">
                          <a:avLst/>
                        </a:prstGeom>
                        <a:solidFill>
                          <a:srgbClr val="FFFFFF"/>
                        </a:solidFill>
                        <a:ln w="9525">
                          <a:solidFill>
                            <a:srgbClr val="000000"/>
                          </a:solidFill>
                          <a:miter lim="800000"/>
                          <a:headEnd/>
                          <a:tailEnd/>
                        </a:ln>
                      </wps:spPr>
                      <wps:txbx>
                        <w:txbxContent>
                          <w:p w14:paraId="3812121B" w14:textId="77777777" w:rsidR="0015274F" w:rsidRPr="00837219" w:rsidRDefault="0015274F" w:rsidP="00A73DB2">
                            <w:pPr>
                              <w:jc w:val="center"/>
                              <w:rPr>
                                <w:sz w:val="36"/>
                              </w:rPr>
                            </w:pPr>
                            <w:r w:rsidRPr="00837219">
                              <w:rPr>
                                <w:sz w:val="36"/>
                              </w:rPr>
                              <w:t>Fig.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8CA843" id="Rectangle_x0020_60" o:spid="_x0000_s1035" style="position:absolute;left:0;text-align:left;margin-left:342pt;margin-top:7.2pt;width:72.65pt;height:32.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">
                <v:textbox>
                  <w:txbxContent>
                    <w:p w14:paraId="3812121B" w14:textId="77777777" w:rsidR="0015274F" w:rsidRPr="00837219" w:rsidRDefault="0015274F" w:rsidP="00A73DB2">
                      <w:pPr>
                        <w:jc w:val="center"/>
                        <w:rPr>
                          <w:sz w:val="36"/>
                        </w:rPr>
                      </w:pPr>
                      <w:r w:rsidRPr="00837219">
                        <w:rPr>
                          <w:sz w:val="36"/>
                        </w:rPr>
                        <w:t>Fig. A</w:t>
                      </w:r>
                    </w:p>
                  </w:txbxContent>
                </v:textbox>
              </v:rect>
            </w:pict>
          </mc:Fallback>
        </mc:AlternateContent>
      </w:r>
      <w:r>
        <w:rPr>
          <w:rFonts w:cstheme="minorHAnsi"/>
          <w:noProof/>
          <w:color w:val="C0504D" w:themeColor="accent2"/>
          <w:lang w:val="en-GB" w:eastAsia="en-GB"/>
        </w:rPr>
        <mc:AlternateContent>
          <mc:Choice Requires="wps">
            <w:drawing>
              <wp:anchor distT="0" distB="0" distL="114300" distR="114300" simplePos="0" relativeHeight="251726848" behindDoc="0" locked="0" layoutInCell="1" allowOverlap="1" wp14:anchorId="3A1FC584" wp14:editId="7302E1A3">
                <wp:simplePos x="0" y="0"/>
                <wp:positionH relativeFrom="column">
                  <wp:posOffset>67310</wp:posOffset>
                </wp:positionH>
                <wp:positionV relativeFrom="paragraph">
                  <wp:posOffset>91440</wp:posOffset>
                </wp:positionV>
                <wp:extent cx="2208530" cy="319405"/>
                <wp:effectExtent l="0" t="0" r="26670" b="36195"/>
                <wp:wrapNone/>
                <wp:docPr id="316"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8530" cy="319405"/>
                        </a:xfrm>
                        <a:prstGeom prst="rect">
                          <a:avLst/>
                        </a:prstGeom>
                        <a:solidFill>
                          <a:srgbClr val="FFFFFF"/>
                        </a:solidFill>
                        <a:ln w="9525">
                          <a:solidFill>
                            <a:srgbClr val="000000"/>
                          </a:solidFill>
                          <a:miter lim="800000"/>
                          <a:headEnd/>
                          <a:tailEnd/>
                        </a:ln>
                      </wps:spPr>
                      <wps:txbx>
                        <w:txbxContent>
                          <w:p w14:paraId="3E36DFAD" w14:textId="77777777" w:rsidR="0015274F" w:rsidRPr="005E0AD7" w:rsidRDefault="0015274F" w:rsidP="00A73DB2">
                            <w:pPr>
                              <w:jc w:val="center"/>
                              <w:rPr>
                                <w:b/>
                                <w:i/>
                                <w:color w:val="1F497D" w:themeColor="text2"/>
                              </w:rPr>
                            </w:pPr>
                            <w:proofErr w:type="spellStart"/>
                            <w:r w:rsidRPr="005E0AD7">
                              <w:rPr>
                                <w:b/>
                                <w:i/>
                                <w:color w:val="1F497D" w:themeColor="text2"/>
                                <w:sz w:val="28"/>
                              </w:rPr>
                              <w:t>Lights</w:t>
                            </w:r>
                            <w:proofErr w:type="spellEnd"/>
                            <w:r w:rsidRPr="005E0AD7">
                              <w:rPr>
                                <w:b/>
                                <w:i/>
                                <w:color w:val="1F497D" w:themeColor="text2"/>
                                <w:sz w:val="28"/>
                              </w:rPr>
                              <w:t xml:space="preserve">  </w:t>
                            </w:r>
                            <w:proofErr w:type="spellStart"/>
                            <w:r w:rsidRPr="005E0AD7">
                              <w:rPr>
                                <w:b/>
                                <w:i/>
                                <w:color w:val="1F497D" w:themeColor="text2"/>
                                <w:sz w:val="28"/>
                              </w:rPr>
                              <w:t>Power</w:t>
                            </w:r>
                            <w:proofErr w:type="spellEnd"/>
                            <w:r w:rsidRPr="005E0AD7">
                              <w:rPr>
                                <w:b/>
                                <w:i/>
                                <w:color w:val="1F497D" w:themeColor="text2"/>
                                <w:sz w:val="28"/>
                              </w:rPr>
                              <w:t xml:space="preserve"> ( F_3 - Z_1 )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FC584" id="Rectangle_x0020_59" o:spid="_x0000_s1036" style="position:absolute;left:0;text-align:left;margin-left:5.3pt;margin-top:7.2pt;width:173.9pt;height:25.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">
                <v:textbox>
                  <w:txbxContent>
                    <w:p w14:paraId="3E36DFAD" w14:textId="77777777" w:rsidR="0015274F" w:rsidRPr="005E0AD7" w:rsidRDefault="0015274F" w:rsidP="00A73DB2">
                      <w:pPr>
                        <w:jc w:val="center"/>
                        <w:rPr>
                          <w:b/>
                          <w:i/>
                          <w:color w:val="1F497D" w:themeColor="text2"/>
                        </w:rPr>
                      </w:pPr>
                      <w:proofErr w:type="spellStart"/>
                      <w:r w:rsidRPr="005E0AD7">
                        <w:rPr>
                          <w:b/>
                          <w:i/>
                          <w:color w:val="1F497D" w:themeColor="text2"/>
                          <w:sz w:val="28"/>
                        </w:rPr>
                        <w:t>Lights</w:t>
                      </w:r>
                      <w:proofErr w:type="spellEnd"/>
                      <w:r w:rsidRPr="005E0AD7">
                        <w:rPr>
                          <w:b/>
                          <w:i/>
                          <w:color w:val="1F497D" w:themeColor="text2"/>
                          <w:sz w:val="28"/>
                        </w:rPr>
                        <w:t xml:space="preserve">  </w:t>
                      </w:r>
                      <w:proofErr w:type="spellStart"/>
                      <w:r w:rsidRPr="005E0AD7">
                        <w:rPr>
                          <w:b/>
                          <w:i/>
                          <w:color w:val="1F497D" w:themeColor="text2"/>
                          <w:sz w:val="28"/>
                        </w:rPr>
                        <w:t>Power</w:t>
                      </w:r>
                      <w:proofErr w:type="spellEnd"/>
                      <w:r w:rsidRPr="005E0AD7">
                        <w:rPr>
                          <w:b/>
                          <w:i/>
                          <w:color w:val="1F497D" w:themeColor="text2"/>
                          <w:sz w:val="28"/>
                        </w:rPr>
                        <w:t xml:space="preserve"> ( F_3 - Z_1 )</w:t>
                      </w:r>
                    </w:p>
                  </w:txbxContent>
                </v:textbox>
              </v:rect>
            </w:pict>
          </mc:Fallback>
        </mc:AlternateContent>
      </w:r>
    </w:p>
    <w:p w14:paraId="38A9234B" w14:textId="77777777" w:rsidR="00A73DB2" w:rsidRPr="003C647A" w:rsidRDefault="00A73DB2" w:rsidP="002A207E">
      <w:pPr>
        <w:pStyle w:val="Default"/>
        <w:spacing w:line="360" w:lineRule="auto"/>
        <w:jc w:val="both"/>
        <w:rPr>
          <w:rFonts w:asciiTheme="minorHAnsi" w:hAnsiTheme="minorHAnsi" w:cstheme="minorHAnsi"/>
          <w:color w:val="C0504D" w:themeColor="accent2"/>
          <w:sz w:val="22"/>
          <w:szCs w:val="22"/>
        </w:rPr>
      </w:pPr>
    </w:p>
    <w:p w14:paraId="4BBBC2FF" w14:textId="1F29CAB3" w:rsidR="00A73DB2" w:rsidRPr="00F1197B" w:rsidRDefault="00AA586B" w:rsidP="002A207E">
      <w:pPr>
        <w:pStyle w:val="Default"/>
        <w:spacing w:line="360" w:lineRule="auto"/>
        <w:jc w:val="both"/>
        <w:rPr>
          <w:rFonts w:asciiTheme="minorHAnsi" w:hAnsiTheme="minorHAnsi" w:cstheme="minorHAnsi"/>
          <w:color w:val="C0504D" w:themeColor="accent2"/>
          <w:sz w:val="22"/>
          <w:szCs w:val="22"/>
        </w:rPr>
      </w:pP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18656" behindDoc="0" locked="0" layoutInCell="1" allowOverlap="1" wp14:anchorId="6FE9351D" wp14:editId="28389E9E">
                <wp:simplePos x="0" y="0"/>
                <wp:positionH relativeFrom="column">
                  <wp:posOffset>3336925</wp:posOffset>
                </wp:positionH>
                <wp:positionV relativeFrom="paragraph">
                  <wp:posOffset>328295</wp:posOffset>
                </wp:positionV>
                <wp:extent cx="655320" cy="507365"/>
                <wp:effectExtent l="0" t="0" r="30480" b="26035"/>
                <wp:wrapNone/>
                <wp:docPr id="31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507365"/>
                        </a:xfrm>
                        <a:prstGeom prst="rect">
                          <a:avLst/>
                        </a:prstGeom>
                        <a:solidFill>
                          <a:srgbClr val="FFFFFF"/>
                        </a:solidFill>
                        <a:ln w="9525">
                          <a:solidFill>
                            <a:srgbClr val="000000"/>
                          </a:solidFill>
                          <a:miter lim="800000"/>
                          <a:headEnd/>
                          <a:tailEnd/>
                        </a:ln>
                      </wps:spPr>
                      <wps:txbx>
                        <w:txbxContent>
                          <w:p w14:paraId="73F4F227" w14:textId="77777777" w:rsidR="0015274F" w:rsidRDefault="0015274F" w:rsidP="00A73DB2">
                            <w:pPr>
                              <w:jc w:val="center"/>
                            </w:pPr>
                            <w:proofErr w:type="spellStart"/>
                            <w:r>
                              <w:t>Clades</w:t>
                            </w:r>
                            <w:proofErr w:type="spellEnd"/>
                            <w:r>
                              <w:t xml:space="preserve"> (nodos)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E9351D" id="Text_x0020_Box_x0020_51" o:spid="_x0000_s1037" type="#_x0000_t202" style="position:absolute;left:0;text-align:left;margin-left:262.75pt;margin-top:25.85pt;width:51.6pt;height:39.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">
                <v:textbox>
                  <w:txbxContent>
                    <w:p w14:paraId="73F4F227" w14:textId="77777777" w:rsidR="0015274F" w:rsidRDefault="0015274F" w:rsidP="00A73DB2">
                      <w:pPr>
                        <w:jc w:val="center"/>
                      </w:pPr>
                      <w:proofErr w:type="spellStart"/>
                      <w:r>
                        <w:t>Clades</w:t>
                      </w:r>
                      <w:proofErr w:type="spellEnd"/>
                      <w:r>
                        <w:t xml:space="preserve"> (nodos)</w:t>
                      </w:r>
                    </w:p>
                  </w:txbxContent>
                </v:textbox>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5824" behindDoc="0" locked="0" layoutInCell="1" allowOverlap="1" wp14:anchorId="60A78368" wp14:editId="40970782">
                <wp:simplePos x="0" y="0"/>
                <wp:positionH relativeFrom="column">
                  <wp:posOffset>1403985</wp:posOffset>
                </wp:positionH>
                <wp:positionV relativeFrom="paragraph">
                  <wp:posOffset>1616075</wp:posOffset>
                </wp:positionV>
                <wp:extent cx="396875" cy="405130"/>
                <wp:effectExtent l="0" t="0" r="34925" b="26670"/>
                <wp:wrapNone/>
                <wp:docPr id="314"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875" cy="405130"/>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558D973" id="Oval_x0020_58" o:spid="_x0000_s1026" style="position:absolute;margin-left:110.55pt;margin-top:127.25pt;width:31.25pt;height:31.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" strokecolor="red">
                <v:fill opacity="0"/>
              </v:oval>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4800" behindDoc="0" locked="0" layoutInCell="1" allowOverlap="1" wp14:anchorId="15691FF3" wp14:editId="722EA193">
                <wp:simplePos x="0" y="0"/>
                <wp:positionH relativeFrom="column">
                  <wp:posOffset>2883535</wp:posOffset>
                </wp:positionH>
                <wp:positionV relativeFrom="paragraph">
                  <wp:posOffset>1288415</wp:posOffset>
                </wp:positionV>
                <wp:extent cx="211455" cy="224155"/>
                <wp:effectExtent l="0" t="0" r="17145" b="29845"/>
                <wp:wrapNone/>
                <wp:docPr id="313"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455" cy="224155"/>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E8B92A3" id="Oval_x0020_57" o:spid="_x0000_s1026" style="position:absolute;margin-left:227.05pt;margin-top:101.45pt;width:16.65pt;height:17.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" strokecolor="red">
                <v:fill opacity="0"/>
              </v:oval>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3776" behindDoc="0" locked="0" layoutInCell="1" allowOverlap="1" wp14:anchorId="7CFB67B8" wp14:editId="7E48932C">
                <wp:simplePos x="0" y="0"/>
                <wp:positionH relativeFrom="column">
                  <wp:posOffset>3776345</wp:posOffset>
                </wp:positionH>
                <wp:positionV relativeFrom="paragraph">
                  <wp:posOffset>835660</wp:posOffset>
                </wp:positionV>
                <wp:extent cx="52070" cy="728345"/>
                <wp:effectExtent l="50800" t="0" r="49530" b="84455"/>
                <wp:wrapNone/>
                <wp:docPr id="312"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070" cy="728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E8C05A" id="AutoShape_x0020_56" o:spid="_x0000_s1026" type="#_x0000_t32" style="position:absolute;margin-left:297.35pt;margin-top:65.8pt;width:4.1pt;height:57.3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">
                <v:stroke endarrow="block"/>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2752" behindDoc="0" locked="0" layoutInCell="1" allowOverlap="1" wp14:anchorId="53C6F1C2" wp14:editId="1FB0B5C3">
                <wp:simplePos x="0" y="0"/>
                <wp:positionH relativeFrom="column">
                  <wp:posOffset>2214880</wp:posOffset>
                </wp:positionH>
                <wp:positionV relativeFrom="paragraph">
                  <wp:posOffset>1771015</wp:posOffset>
                </wp:positionV>
                <wp:extent cx="1613535" cy="707390"/>
                <wp:effectExtent l="0" t="50800" r="62865" b="29210"/>
                <wp:wrapNone/>
                <wp:docPr id="311"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3535" cy="707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57DD18" id="AutoShape_x0020_55" o:spid="_x0000_s1026" type="#_x0000_t32" style="position:absolute;margin-left:174.4pt;margin-top:139.45pt;width:127.05pt;height:55.7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">
                <v:stroke endarrow="block"/>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1728" behindDoc="0" locked="0" layoutInCell="1" allowOverlap="1" wp14:anchorId="12357952" wp14:editId="55E1350E">
                <wp:simplePos x="0" y="0"/>
                <wp:positionH relativeFrom="column">
                  <wp:posOffset>2214880</wp:posOffset>
                </wp:positionH>
                <wp:positionV relativeFrom="paragraph">
                  <wp:posOffset>1874520</wp:posOffset>
                </wp:positionV>
                <wp:extent cx="836930" cy="457200"/>
                <wp:effectExtent l="0" t="50800" r="77470" b="25400"/>
                <wp:wrapNone/>
                <wp:docPr id="310"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36930"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5EE5E6" id="AutoShape_x0020_54" o:spid="_x0000_s1026" type="#_x0000_t32" style="position:absolute;margin-left:174.4pt;margin-top:147.6pt;width:65.9pt;height:36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">
                <v:stroke endarrow="block"/>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0704" behindDoc="0" locked="0" layoutInCell="1" allowOverlap="1" wp14:anchorId="287BEA19" wp14:editId="78B542C5">
                <wp:simplePos x="0" y="0"/>
                <wp:positionH relativeFrom="column">
                  <wp:posOffset>1706245</wp:posOffset>
                </wp:positionH>
                <wp:positionV relativeFrom="paragraph">
                  <wp:posOffset>1874520</wp:posOffset>
                </wp:positionV>
                <wp:extent cx="198120" cy="396875"/>
                <wp:effectExtent l="50800" t="50800" r="30480" b="34925"/>
                <wp:wrapNone/>
                <wp:docPr id="309"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8120" cy="396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DCEC81" id="AutoShape_x0020_53" o:spid="_x0000_s1026" type="#_x0000_t32" style="position:absolute;margin-left:134.35pt;margin-top:147.6pt;width:15.6pt;height:31.2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">
                <v:stroke endarrow="block"/>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19680" behindDoc="0" locked="0" layoutInCell="1" allowOverlap="1" wp14:anchorId="34D09A79" wp14:editId="3A4D6DB2">
                <wp:simplePos x="0" y="0"/>
                <wp:positionH relativeFrom="column">
                  <wp:posOffset>3051810</wp:posOffset>
                </wp:positionH>
                <wp:positionV relativeFrom="paragraph">
                  <wp:posOffset>835660</wp:posOffset>
                </wp:positionV>
                <wp:extent cx="577850" cy="504190"/>
                <wp:effectExtent l="50800" t="0" r="31750" b="80010"/>
                <wp:wrapNone/>
                <wp:docPr id="308"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7850" cy="504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0CD35D" id="AutoShape_x0020_52" o:spid="_x0000_s1026" type="#_x0000_t32" style="position:absolute;margin-left:240.3pt;margin-top:65.8pt;width:45.5pt;height:39.7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">
                <v:stroke endarrow="block"/>
              </v:shape>
            </w:pict>
          </mc:Fallback>
        </mc:AlternateContent>
      </w:r>
      <w:r w:rsidR="00A73DB2" w:rsidRPr="000E63EC">
        <w:rPr>
          <w:rFonts w:asciiTheme="minorHAnsi" w:hAnsiTheme="minorHAnsi" w:cstheme="minorHAnsi"/>
          <w:noProof/>
          <w:color w:val="C0504D" w:themeColor="accent2"/>
          <w:sz w:val="22"/>
          <w:szCs w:val="22"/>
          <w:lang w:val="en-GB" w:eastAsia="en-GB"/>
        </w:rPr>
        <w:drawing>
          <wp:inline distT="0" distB="0" distL="0" distR="0" wp14:anchorId="41C2E22F" wp14:editId="6C6BF0D3">
            <wp:extent cx="5391785" cy="2087880"/>
            <wp:effectExtent l="1905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391785" cy="2087880"/>
                    </a:xfrm>
                    <a:prstGeom prst="rect">
                      <a:avLst/>
                    </a:prstGeom>
                    <a:noFill/>
                    <a:ln w="9525">
                      <a:noFill/>
                      <a:miter lim="800000"/>
                      <a:headEnd/>
                      <a:tailEnd/>
                    </a:ln>
                  </pic:spPr>
                </pic:pic>
              </a:graphicData>
            </a:graphic>
          </wp:inline>
        </w:drawing>
      </w:r>
    </w:p>
    <w:p w14:paraId="7D3486CD" w14:textId="7C39FAF7" w:rsidR="00A73DB2" w:rsidRPr="00F1197B" w:rsidRDefault="00AA586B" w:rsidP="002A207E">
      <w:pPr>
        <w:pStyle w:val="Default"/>
        <w:spacing w:line="360" w:lineRule="auto"/>
        <w:jc w:val="both"/>
        <w:rPr>
          <w:rFonts w:asciiTheme="minorHAnsi" w:hAnsiTheme="minorHAnsi" w:cstheme="minorHAnsi"/>
          <w:color w:val="C0504D" w:themeColor="accent2"/>
          <w:sz w:val="22"/>
          <w:szCs w:val="22"/>
        </w:rPr>
      </w:pP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17632" behindDoc="0" locked="0" layoutInCell="1" allowOverlap="1" wp14:anchorId="0402C0FF" wp14:editId="3FECD87D">
                <wp:simplePos x="0" y="0"/>
                <wp:positionH relativeFrom="column">
                  <wp:posOffset>1542415</wp:posOffset>
                </wp:positionH>
                <wp:positionV relativeFrom="paragraph">
                  <wp:posOffset>98425</wp:posOffset>
                </wp:positionV>
                <wp:extent cx="672465" cy="514985"/>
                <wp:effectExtent l="0" t="0" r="13335" b="18415"/>
                <wp:wrapNone/>
                <wp:docPr id="30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514985"/>
                        </a:xfrm>
                        <a:prstGeom prst="rect">
                          <a:avLst/>
                        </a:prstGeom>
                        <a:solidFill>
                          <a:srgbClr val="FFFFFF"/>
                        </a:solidFill>
                        <a:ln w="9525">
                          <a:solidFill>
                            <a:srgbClr val="000000"/>
                          </a:solidFill>
                          <a:miter lim="800000"/>
                          <a:headEnd/>
                          <a:tailEnd/>
                        </a:ln>
                      </wps:spPr>
                      <wps:txbx>
                        <w:txbxContent>
                          <w:p w14:paraId="2C3EF0DA" w14:textId="77777777" w:rsidR="0015274F" w:rsidRDefault="0015274F" w:rsidP="00A73DB2">
                            <w:pPr>
                              <w:jc w:val="center"/>
                            </w:pPr>
                            <w:proofErr w:type="spellStart"/>
                            <w:r>
                              <w:t>Leaf</w:t>
                            </w:r>
                            <w:proofErr w:type="spellEnd"/>
                            <w:r>
                              <w:t xml:space="preserve"> (rama)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02C0FF" id="Text_x0020_Box_x0020_50" o:spid="_x0000_s1038" type="#_x0000_t202" style="position:absolute;left:0;text-align:left;margin-left:121.45pt;margin-top:7.75pt;width:52.95pt;height:40.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">
                <v:textbox>
                  <w:txbxContent>
                    <w:p w14:paraId="2C3EF0DA" w14:textId="77777777" w:rsidR="0015274F" w:rsidRDefault="0015274F" w:rsidP="00A73DB2">
                      <w:pPr>
                        <w:jc w:val="center"/>
                      </w:pPr>
                      <w:proofErr w:type="spellStart"/>
                      <w:r>
                        <w:t>Leaf</w:t>
                      </w:r>
                      <w:proofErr w:type="spellEnd"/>
                      <w:r>
                        <w:t xml:space="preserve"> (rama)</w:t>
                      </w:r>
                    </w:p>
                  </w:txbxContent>
                </v:textbox>
              </v:shape>
            </w:pict>
          </mc:Fallback>
        </mc:AlternateContent>
      </w:r>
    </w:p>
    <w:p w14:paraId="63246254" w14:textId="77777777" w:rsidR="00A73DB2" w:rsidRPr="00AF1874" w:rsidRDefault="00A73DB2" w:rsidP="002A207E">
      <w:pPr>
        <w:pStyle w:val="Default"/>
        <w:spacing w:line="360" w:lineRule="auto"/>
        <w:jc w:val="both"/>
        <w:rPr>
          <w:rFonts w:asciiTheme="minorHAnsi" w:hAnsiTheme="minorHAnsi" w:cstheme="minorHAnsi"/>
          <w:color w:val="C0504D" w:themeColor="accent2"/>
          <w:sz w:val="22"/>
          <w:szCs w:val="22"/>
        </w:rPr>
      </w:pPr>
      <w:r w:rsidRPr="00AF1874">
        <w:rPr>
          <w:rFonts w:asciiTheme="minorHAnsi" w:hAnsiTheme="minorHAnsi" w:cstheme="minorHAnsi"/>
          <w:color w:val="C0504D" w:themeColor="accent2"/>
          <w:sz w:val="22"/>
          <w:szCs w:val="22"/>
        </w:rPr>
        <w:t xml:space="preserve"> </w:t>
      </w:r>
    </w:p>
    <w:p w14:paraId="05DD1419" w14:textId="77777777" w:rsidR="00A73DB2" w:rsidRPr="00AF1874" w:rsidRDefault="00A73DB2" w:rsidP="002A207E">
      <w:pPr>
        <w:pStyle w:val="Default"/>
        <w:spacing w:line="360" w:lineRule="auto"/>
        <w:jc w:val="both"/>
        <w:rPr>
          <w:rFonts w:asciiTheme="minorHAnsi" w:hAnsiTheme="minorHAnsi" w:cstheme="minorHAnsi"/>
          <w:color w:val="C0504D" w:themeColor="accent2"/>
          <w:sz w:val="22"/>
          <w:szCs w:val="22"/>
        </w:rPr>
      </w:pPr>
    </w:p>
    <w:p w14:paraId="0D58C5EC" w14:textId="77777777" w:rsidR="00A73DB2" w:rsidRPr="00EF767E" w:rsidRDefault="00A73DB2" w:rsidP="002A207E">
      <w:pPr>
        <w:pStyle w:val="Heading3"/>
      </w:pPr>
      <w:bookmarkStart w:id="216" w:name="_Toc488183999"/>
      <w:r w:rsidRPr="00EF767E">
        <w:t xml:space="preserve">Análisis e Interpretación de un </w:t>
      </w:r>
      <w:proofErr w:type="spellStart"/>
      <w:r w:rsidRPr="00EF767E">
        <w:t>dendrograma</w:t>
      </w:r>
      <w:bookmarkEnd w:id="216"/>
      <w:proofErr w:type="spellEnd"/>
    </w:p>
    <w:p w14:paraId="21ADA31D" w14:textId="77777777" w:rsidR="00A73DB2" w:rsidRDefault="00A73DB2" w:rsidP="002A207E">
      <w:pPr>
        <w:pStyle w:val="Default"/>
        <w:spacing w:line="360" w:lineRule="auto"/>
        <w:jc w:val="both"/>
        <w:rPr>
          <w:rFonts w:asciiTheme="minorHAnsi" w:hAnsiTheme="minorHAnsi" w:cstheme="minorHAnsi"/>
          <w:color w:val="C0504D" w:themeColor="accent2"/>
          <w:sz w:val="22"/>
          <w:szCs w:val="22"/>
        </w:rPr>
      </w:pPr>
    </w:p>
    <w:p w14:paraId="1D5741BD" w14:textId="77777777" w:rsidR="00A73DB2" w:rsidRPr="006550C3" w:rsidRDefault="00A73DB2" w:rsidP="002A207E">
      <w:pPr>
        <w:pStyle w:val="Default"/>
        <w:spacing w:line="360" w:lineRule="auto"/>
        <w:jc w:val="both"/>
        <w:rPr>
          <w:rFonts w:ascii="Georgia" w:hAnsi="Georgia" w:cstheme="minorHAnsi"/>
          <w:color w:val="auto"/>
          <w:sz w:val="22"/>
          <w:szCs w:val="22"/>
        </w:rPr>
      </w:pPr>
      <w:r w:rsidRPr="006550C3">
        <w:rPr>
          <w:rFonts w:ascii="Georgia" w:hAnsi="Georgia" w:cstheme="minorHAnsi"/>
          <w:color w:val="auto"/>
          <w:sz w:val="22"/>
          <w:szCs w:val="22"/>
        </w:rPr>
        <w:t>Como se puede observar en la Fig</w:t>
      </w:r>
      <w:r>
        <w:rPr>
          <w:rFonts w:ascii="Georgia" w:hAnsi="Georgia" w:cstheme="minorHAnsi"/>
          <w:color w:val="auto"/>
          <w:sz w:val="22"/>
          <w:szCs w:val="22"/>
        </w:rPr>
        <w:t xml:space="preserve">ura </w:t>
      </w:r>
      <w:r w:rsidRPr="006550C3">
        <w:rPr>
          <w:rFonts w:ascii="Georgia" w:hAnsi="Georgia" w:cstheme="minorHAnsi"/>
          <w:color w:val="auto"/>
          <w:sz w:val="22"/>
          <w:szCs w:val="22"/>
        </w:rPr>
        <w:t xml:space="preserve">A, un </w:t>
      </w:r>
      <w:proofErr w:type="spellStart"/>
      <w:r w:rsidRPr="006550C3">
        <w:rPr>
          <w:rFonts w:ascii="Georgia" w:hAnsi="Georgia" w:cstheme="minorHAnsi"/>
          <w:color w:val="auto"/>
          <w:sz w:val="22"/>
          <w:szCs w:val="22"/>
        </w:rPr>
        <w:t>dendrograma</w:t>
      </w:r>
      <w:proofErr w:type="spellEnd"/>
      <w:r w:rsidRPr="006550C3">
        <w:rPr>
          <w:rFonts w:ascii="Georgia" w:hAnsi="Georgia" w:cstheme="minorHAnsi"/>
          <w:color w:val="auto"/>
          <w:sz w:val="22"/>
          <w:szCs w:val="22"/>
        </w:rPr>
        <w:t xml:space="preserve"> está formado básicamente por </w:t>
      </w:r>
      <w:r w:rsidRPr="006550C3">
        <w:rPr>
          <w:rFonts w:ascii="Georgia" w:hAnsi="Georgia" w:cstheme="minorHAnsi"/>
          <w:i/>
          <w:color w:val="auto"/>
          <w:sz w:val="22"/>
          <w:szCs w:val="22"/>
        </w:rPr>
        <w:t>Nodos</w:t>
      </w:r>
      <w:r w:rsidRPr="006550C3">
        <w:rPr>
          <w:rFonts w:ascii="Georgia" w:hAnsi="Georgia" w:cstheme="minorHAnsi"/>
          <w:color w:val="auto"/>
          <w:sz w:val="22"/>
          <w:szCs w:val="22"/>
        </w:rPr>
        <w:t xml:space="preserve"> y </w:t>
      </w:r>
      <w:r w:rsidRPr="006550C3">
        <w:rPr>
          <w:rFonts w:ascii="Georgia" w:hAnsi="Georgia" w:cstheme="minorHAnsi"/>
          <w:i/>
          <w:color w:val="auto"/>
          <w:sz w:val="22"/>
          <w:szCs w:val="22"/>
        </w:rPr>
        <w:t>Ramas</w:t>
      </w:r>
      <w:r w:rsidRPr="006550C3">
        <w:rPr>
          <w:rFonts w:ascii="Georgia" w:hAnsi="Georgia" w:cstheme="minorHAnsi"/>
          <w:color w:val="auto"/>
          <w:sz w:val="22"/>
          <w:szCs w:val="22"/>
        </w:rPr>
        <w:t>, donde los nodos pueden compartir una única rama o varias, no existiendo un límite real en el número de subdivisiones que puedan aparecer.</w:t>
      </w:r>
    </w:p>
    <w:p w14:paraId="3781BDF6" w14:textId="77777777" w:rsidR="00A73DB2" w:rsidRDefault="00A73DB2" w:rsidP="002A207E">
      <w:pPr>
        <w:pStyle w:val="Default"/>
        <w:spacing w:line="360" w:lineRule="auto"/>
        <w:jc w:val="both"/>
        <w:rPr>
          <w:rFonts w:asciiTheme="minorHAnsi" w:hAnsiTheme="minorHAnsi" w:cstheme="minorHAnsi"/>
          <w:color w:val="C0504D" w:themeColor="accent2"/>
          <w:sz w:val="22"/>
          <w:szCs w:val="22"/>
        </w:rPr>
      </w:pPr>
    </w:p>
    <w:p w14:paraId="07615918" w14:textId="77777777" w:rsidR="00EF767E" w:rsidRDefault="00EF767E" w:rsidP="002A207E">
      <w:pPr>
        <w:pStyle w:val="Default"/>
        <w:spacing w:line="360" w:lineRule="auto"/>
        <w:jc w:val="both"/>
        <w:rPr>
          <w:rFonts w:asciiTheme="minorHAnsi" w:hAnsiTheme="minorHAnsi" w:cstheme="minorHAnsi"/>
          <w:color w:val="C0504D" w:themeColor="accent2"/>
          <w:sz w:val="22"/>
          <w:szCs w:val="22"/>
        </w:rPr>
      </w:pPr>
    </w:p>
    <w:p w14:paraId="3CA38F36" w14:textId="77777777" w:rsidR="00A73DB2" w:rsidRPr="00EF767E" w:rsidRDefault="00EF767E" w:rsidP="002A207E">
      <w:pPr>
        <w:pStyle w:val="Heading3"/>
      </w:pPr>
      <w:bookmarkStart w:id="217" w:name="_Toc488184000"/>
      <w:r w:rsidRPr="00EF767E">
        <w:t>Disposición de los elementos</w:t>
      </w:r>
      <w:bookmarkEnd w:id="217"/>
    </w:p>
    <w:p w14:paraId="69B9EBDF" w14:textId="77777777" w:rsidR="00EF767E" w:rsidRDefault="00EF767E" w:rsidP="002A207E">
      <w:pPr>
        <w:pStyle w:val="Default"/>
        <w:spacing w:line="360" w:lineRule="auto"/>
        <w:jc w:val="both"/>
        <w:rPr>
          <w:rFonts w:ascii="Georgia" w:hAnsi="Georgia" w:cstheme="minorHAnsi"/>
          <w:color w:val="auto"/>
          <w:sz w:val="22"/>
          <w:szCs w:val="22"/>
        </w:rPr>
      </w:pPr>
    </w:p>
    <w:p w14:paraId="1C9AC160" w14:textId="77777777" w:rsidR="00A73DB2" w:rsidRPr="009845D2" w:rsidRDefault="00A73DB2" w:rsidP="002A207E">
      <w:pPr>
        <w:pStyle w:val="Default"/>
        <w:spacing w:line="360" w:lineRule="auto"/>
        <w:jc w:val="both"/>
        <w:rPr>
          <w:rFonts w:ascii="Georgia" w:hAnsi="Georgia" w:cstheme="minorHAnsi"/>
          <w:color w:val="auto"/>
          <w:sz w:val="22"/>
          <w:szCs w:val="22"/>
        </w:rPr>
      </w:pPr>
      <w:r w:rsidRPr="009845D2">
        <w:rPr>
          <w:rFonts w:ascii="Georgia" w:hAnsi="Georgia" w:cstheme="minorHAnsi"/>
          <w:color w:val="auto"/>
          <w:sz w:val="22"/>
          <w:szCs w:val="22"/>
        </w:rPr>
        <w:t xml:space="preserve">Un </w:t>
      </w:r>
      <w:proofErr w:type="spellStart"/>
      <w:r w:rsidRPr="009845D2">
        <w:rPr>
          <w:rFonts w:ascii="Georgia" w:hAnsi="Georgia" w:cstheme="minorHAnsi"/>
          <w:color w:val="auto"/>
          <w:sz w:val="22"/>
          <w:szCs w:val="22"/>
        </w:rPr>
        <w:t>dendrograma</w:t>
      </w:r>
      <w:proofErr w:type="spellEnd"/>
      <w:r w:rsidRPr="009845D2">
        <w:rPr>
          <w:rFonts w:ascii="Georgia" w:hAnsi="Georgia" w:cstheme="minorHAnsi"/>
          <w:color w:val="auto"/>
          <w:sz w:val="22"/>
          <w:szCs w:val="22"/>
        </w:rPr>
        <w:t xml:space="preserve"> se puede interpretar de dos formas diferentes, dependiendo del objetivo </w:t>
      </w:r>
      <w:r>
        <w:rPr>
          <w:rFonts w:ascii="Georgia" w:hAnsi="Georgia" w:cstheme="minorHAnsi"/>
          <w:color w:val="auto"/>
          <w:sz w:val="22"/>
          <w:szCs w:val="22"/>
        </w:rPr>
        <w:t xml:space="preserve">a </w:t>
      </w:r>
      <w:r w:rsidRPr="009845D2">
        <w:rPr>
          <w:rFonts w:ascii="Georgia" w:hAnsi="Georgia" w:cstheme="minorHAnsi"/>
          <w:color w:val="auto"/>
          <w:sz w:val="22"/>
          <w:szCs w:val="22"/>
        </w:rPr>
        <w:t xml:space="preserve">conseguir: si se quiere identificar grupos genéricos a gran escala, o si el objetivo es analizar la similitud entre diferentes secciones individuales. </w:t>
      </w:r>
    </w:p>
    <w:p w14:paraId="77F940E9" w14:textId="77777777" w:rsidR="00A73DB2" w:rsidRPr="009845D2" w:rsidRDefault="00A73DB2" w:rsidP="002A207E">
      <w:pPr>
        <w:pStyle w:val="Default"/>
        <w:spacing w:line="360" w:lineRule="auto"/>
        <w:jc w:val="both"/>
        <w:rPr>
          <w:rFonts w:ascii="Georgia" w:hAnsi="Georgia" w:cstheme="minorHAnsi"/>
          <w:color w:val="auto"/>
          <w:sz w:val="22"/>
          <w:szCs w:val="22"/>
        </w:rPr>
      </w:pPr>
    </w:p>
    <w:p w14:paraId="303C1DF6" w14:textId="77777777" w:rsidR="00A73DB2" w:rsidRPr="009845D2" w:rsidRDefault="00A73DB2" w:rsidP="002A207E">
      <w:pPr>
        <w:pStyle w:val="Default"/>
        <w:spacing w:line="360" w:lineRule="auto"/>
        <w:jc w:val="both"/>
        <w:rPr>
          <w:rFonts w:ascii="Georgia" w:hAnsi="Georgia" w:cstheme="minorHAnsi"/>
          <w:color w:val="auto"/>
          <w:sz w:val="22"/>
          <w:szCs w:val="22"/>
        </w:rPr>
      </w:pPr>
      <w:r w:rsidRPr="009845D2">
        <w:rPr>
          <w:rFonts w:ascii="Georgia" w:hAnsi="Georgia" w:cstheme="minorHAnsi"/>
          <w:color w:val="auto"/>
          <w:sz w:val="22"/>
          <w:szCs w:val="22"/>
        </w:rPr>
        <w:t xml:space="preserve">En el primer caso, se inicia la lectura del </w:t>
      </w:r>
      <w:proofErr w:type="spellStart"/>
      <w:r w:rsidRPr="009845D2">
        <w:rPr>
          <w:rFonts w:ascii="Georgia" w:hAnsi="Georgia" w:cstheme="minorHAnsi"/>
          <w:color w:val="auto"/>
          <w:sz w:val="22"/>
          <w:szCs w:val="22"/>
        </w:rPr>
        <w:t>dendrograma</w:t>
      </w:r>
      <w:proofErr w:type="spellEnd"/>
      <w:r w:rsidRPr="009845D2">
        <w:rPr>
          <w:rFonts w:ascii="Georgia" w:hAnsi="Georgia" w:cstheme="minorHAnsi"/>
          <w:color w:val="auto"/>
          <w:sz w:val="22"/>
          <w:szCs w:val="22"/>
        </w:rPr>
        <w:t xml:space="preserve"> de forma descendente, de arriba a abajo (top-</w:t>
      </w:r>
      <w:proofErr w:type="spellStart"/>
      <w:r w:rsidRPr="009845D2">
        <w:rPr>
          <w:rFonts w:ascii="Georgia" w:hAnsi="Georgia" w:cstheme="minorHAnsi"/>
          <w:color w:val="auto"/>
          <w:sz w:val="22"/>
          <w:szCs w:val="22"/>
        </w:rPr>
        <w:t>down</w:t>
      </w:r>
      <w:proofErr w:type="spellEnd"/>
      <w:r w:rsidRPr="009845D2">
        <w:rPr>
          <w:rFonts w:ascii="Georgia" w:hAnsi="Georgia" w:cstheme="minorHAnsi"/>
          <w:color w:val="auto"/>
          <w:sz w:val="22"/>
          <w:szCs w:val="22"/>
        </w:rPr>
        <w:t xml:space="preserve">), identificando en primer lugar aquellos puntos de ramificación posicionados en las partes superiores de nuestro árbol resultante. </w:t>
      </w:r>
    </w:p>
    <w:p w14:paraId="0D562ED4" w14:textId="77777777" w:rsidR="00A73DB2" w:rsidRPr="009845D2" w:rsidRDefault="00A73DB2" w:rsidP="002A207E">
      <w:pPr>
        <w:pStyle w:val="Default"/>
        <w:spacing w:line="360" w:lineRule="auto"/>
        <w:jc w:val="both"/>
        <w:rPr>
          <w:rFonts w:ascii="Georgia" w:hAnsi="Georgia" w:cstheme="minorHAnsi"/>
          <w:color w:val="auto"/>
          <w:sz w:val="22"/>
          <w:szCs w:val="22"/>
        </w:rPr>
      </w:pPr>
    </w:p>
    <w:p w14:paraId="3E4F20EE" w14:textId="77777777" w:rsidR="00A73DB2" w:rsidRDefault="00A73DB2" w:rsidP="002A207E">
      <w:pPr>
        <w:pStyle w:val="Default"/>
        <w:spacing w:line="360" w:lineRule="auto"/>
        <w:jc w:val="both"/>
        <w:rPr>
          <w:rFonts w:ascii="Georgia" w:hAnsi="Georgia" w:cstheme="minorHAnsi"/>
          <w:color w:val="auto"/>
          <w:sz w:val="22"/>
          <w:szCs w:val="22"/>
        </w:rPr>
      </w:pPr>
      <w:r w:rsidRPr="009845D2">
        <w:rPr>
          <w:rFonts w:ascii="Georgia" w:hAnsi="Georgia" w:cstheme="minorHAnsi"/>
          <w:color w:val="auto"/>
          <w:sz w:val="22"/>
          <w:szCs w:val="22"/>
        </w:rPr>
        <w:t xml:space="preserve">En el segundo caso, </w:t>
      </w:r>
      <w:r>
        <w:rPr>
          <w:rFonts w:ascii="Georgia" w:hAnsi="Georgia" w:cstheme="minorHAnsi"/>
          <w:color w:val="auto"/>
          <w:sz w:val="22"/>
          <w:szCs w:val="22"/>
        </w:rPr>
        <w:t xml:space="preserve">al que pertenece nuestro ejemplo de esta sección, </w:t>
      </w:r>
      <w:r w:rsidRPr="009845D2">
        <w:rPr>
          <w:rFonts w:ascii="Georgia" w:hAnsi="Georgia" w:cstheme="minorHAnsi"/>
          <w:color w:val="auto"/>
          <w:sz w:val="22"/>
          <w:szCs w:val="22"/>
        </w:rPr>
        <w:t>realizamos la lectura de abajo a arriba (</w:t>
      </w:r>
      <w:proofErr w:type="spellStart"/>
      <w:r w:rsidRPr="009845D2">
        <w:rPr>
          <w:rFonts w:ascii="Georgia" w:hAnsi="Georgia" w:cstheme="minorHAnsi"/>
          <w:color w:val="auto"/>
          <w:sz w:val="22"/>
          <w:szCs w:val="22"/>
        </w:rPr>
        <w:t>bottom</w:t>
      </w:r>
      <w:proofErr w:type="spellEnd"/>
      <w:r w:rsidRPr="009845D2">
        <w:rPr>
          <w:rFonts w:ascii="Georgia" w:hAnsi="Georgia" w:cstheme="minorHAnsi"/>
          <w:color w:val="auto"/>
          <w:sz w:val="22"/>
          <w:szCs w:val="22"/>
        </w:rPr>
        <w:t>-up) identificando primero los nodos que nos vamos encontrando, y así</w:t>
      </w:r>
      <w:r>
        <w:rPr>
          <w:rFonts w:ascii="Georgia" w:hAnsi="Georgia" w:cstheme="minorHAnsi"/>
          <w:color w:val="auto"/>
          <w:sz w:val="22"/>
          <w:szCs w:val="22"/>
        </w:rPr>
        <w:t>,</w:t>
      </w:r>
      <w:r w:rsidRPr="009845D2">
        <w:rPr>
          <w:rFonts w:ascii="Georgia" w:hAnsi="Georgia" w:cstheme="minorHAnsi"/>
          <w:color w:val="auto"/>
          <w:sz w:val="22"/>
          <w:szCs w:val="22"/>
        </w:rPr>
        <w:t xml:space="preserve"> unirlos </w:t>
      </w:r>
      <w:r>
        <w:rPr>
          <w:rFonts w:ascii="Georgia" w:hAnsi="Georgia" w:cstheme="minorHAnsi"/>
          <w:color w:val="auto"/>
          <w:sz w:val="22"/>
          <w:szCs w:val="22"/>
        </w:rPr>
        <w:t xml:space="preserve">progresivamente, </w:t>
      </w:r>
      <w:r w:rsidRPr="009845D2">
        <w:rPr>
          <w:rFonts w:ascii="Georgia" w:hAnsi="Georgia" w:cstheme="minorHAnsi"/>
          <w:color w:val="auto"/>
          <w:sz w:val="22"/>
          <w:szCs w:val="22"/>
        </w:rPr>
        <w:t xml:space="preserve">a medida que se avanza por la estructura en la lectura ascendente. </w:t>
      </w:r>
    </w:p>
    <w:p w14:paraId="7CAF20DA" w14:textId="77777777" w:rsidR="00A73DB2" w:rsidRDefault="00A73DB2" w:rsidP="002A207E">
      <w:pPr>
        <w:pStyle w:val="Default"/>
        <w:spacing w:line="360" w:lineRule="auto"/>
        <w:jc w:val="both"/>
        <w:rPr>
          <w:rFonts w:ascii="Georgia" w:hAnsi="Georgia" w:cstheme="minorHAnsi"/>
          <w:color w:val="auto"/>
          <w:sz w:val="22"/>
          <w:szCs w:val="22"/>
        </w:rPr>
      </w:pPr>
    </w:p>
    <w:p w14:paraId="658C3597" w14:textId="77777777" w:rsidR="00A73DB2" w:rsidRDefault="00A73DB2" w:rsidP="002A207E">
      <w:pPr>
        <w:pStyle w:val="Default"/>
        <w:spacing w:line="360" w:lineRule="auto"/>
        <w:jc w:val="both"/>
        <w:rPr>
          <w:rFonts w:ascii="Georgia" w:hAnsi="Georgia" w:cstheme="minorHAnsi"/>
          <w:color w:val="auto"/>
          <w:sz w:val="22"/>
          <w:szCs w:val="22"/>
        </w:rPr>
      </w:pPr>
      <w:r>
        <w:rPr>
          <w:rFonts w:ascii="Georgia" w:hAnsi="Georgia" w:cstheme="minorHAnsi"/>
          <w:color w:val="auto"/>
          <w:sz w:val="22"/>
          <w:szCs w:val="22"/>
        </w:rPr>
        <w:t>Volviendo a la figura A, e</w:t>
      </w:r>
      <w:r w:rsidRPr="00123E8F">
        <w:rPr>
          <w:rFonts w:ascii="Georgia" w:hAnsi="Georgia" w:cstheme="minorHAnsi"/>
          <w:color w:val="auto"/>
          <w:sz w:val="22"/>
          <w:szCs w:val="22"/>
        </w:rPr>
        <w:t xml:space="preserve">ste tipo de representación nos indica la similitud entre </w:t>
      </w:r>
      <w:r>
        <w:rPr>
          <w:rFonts w:ascii="Georgia" w:hAnsi="Georgia" w:cstheme="minorHAnsi"/>
          <w:color w:val="auto"/>
          <w:sz w:val="22"/>
          <w:szCs w:val="22"/>
        </w:rPr>
        <w:t xml:space="preserve">los valores obtenidos por los sensores por día, en base a </w:t>
      </w:r>
      <w:r w:rsidRPr="00123E8F">
        <w:rPr>
          <w:rFonts w:ascii="Georgia" w:hAnsi="Georgia" w:cstheme="minorHAnsi"/>
          <w:color w:val="auto"/>
          <w:sz w:val="22"/>
          <w:szCs w:val="22"/>
        </w:rPr>
        <w:t xml:space="preserve">la disposición que </w:t>
      </w:r>
      <w:r>
        <w:rPr>
          <w:rFonts w:ascii="Georgia" w:hAnsi="Georgia" w:cstheme="minorHAnsi"/>
          <w:color w:val="auto"/>
          <w:sz w:val="22"/>
          <w:szCs w:val="22"/>
        </w:rPr>
        <w:t xml:space="preserve">se </w:t>
      </w:r>
      <w:r w:rsidRPr="00123E8F">
        <w:rPr>
          <w:rFonts w:ascii="Georgia" w:hAnsi="Georgia" w:cstheme="minorHAnsi"/>
          <w:color w:val="auto"/>
          <w:sz w:val="22"/>
          <w:szCs w:val="22"/>
        </w:rPr>
        <w:t xml:space="preserve">tiene en el </w:t>
      </w:r>
      <w:proofErr w:type="spellStart"/>
      <w:r w:rsidRPr="00123E8F">
        <w:rPr>
          <w:rFonts w:ascii="Georgia" w:hAnsi="Georgia" w:cstheme="minorHAnsi"/>
          <w:color w:val="auto"/>
          <w:sz w:val="22"/>
          <w:szCs w:val="22"/>
        </w:rPr>
        <w:t>dendrograma</w:t>
      </w:r>
      <w:proofErr w:type="spellEnd"/>
      <w:r w:rsidRPr="00123E8F">
        <w:rPr>
          <w:rFonts w:ascii="Georgia" w:hAnsi="Georgia" w:cstheme="minorHAnsi"/>
          <w:color w:val="auto"/>
          <w:sz w:val="22"/>
          <w:szCs w:val="22"/>
        </w:rPr>
        <w:t xml:space="preserve">. </w:t>
      </w:r>
    </w:p>
    <w:p w14:paraId="4EF0DF5C" w14:textId="77777777" w:rsidR="00A73DB2" w:rsidRPr="00834171" w:rsidRDefault="00A73DB2" w:rsidP="002A207E">
      <w:pPr>
        <w:pStyle w:val="Default"/>
        <w:spacing w:line="360" w:lineRule="auto"/>
        <w:jc w:val="both"/>
        <w:rPr>
          <w:rFonts w:ascii="Georgia" w:hAnsi="Georgia" w:cstheme="minorHAnsi"/>
          <w:color w:val="auto"/>
          <w:sz w:val="22"/>
          <w:szCs w:val="22"/>
        </w:rPr>
      </w:pPr>
    </w:p>
    <w:p w14:paraId="09B5AFC8" w14:textId="77777777" w:rsidR="00A73DB2" w:rsidRDefault="00A73DB2" w:rsidP="002A207E">
      <w:pPr>
        <w:pStyle w:val="Default"/>
        <w:spacing w:line="360" w:lineRule="auto"/>
        <w:jc w:val="both"/>
        <w:rPr>
          <w:rFonts w:ascii="Georgia" w:hAnsi="Georgia" w:cstheme="minorHAnsi"/>
          <w:color w:val="auto"/>
          <w:sz w:val="22"/>
          <w:szCs w:val="22"/>
        </w:rPr>
      </w:pPr>
    </w:p>
    <w:p w14:paraId="1A253997" w14:textId="77777777" w:rsidR="00A73DB2" w:rsidRPr="00895FD6" w:rsidRDefault="00A73DB2" w:rsidP="002A207E">
      <w:pPr>
        <w:pStyle w:val="Default"/>
        <w:spacing w:line="360" w:lineRule="auto"/>
        <w:jc w:val="both"/>
        <w:rPr>
          <w:rFonts w:ascii="Georgia" w:hAnsi="Georgia" w:cstheme="minorHAnsi"/>
          <w:color w:val="auto"/>
          <w:sz w:val="22"/>
          <w:szCs w:val="22"/>
        </w:rPr>
      </w:pPr>
      <w:r w:rsidRPr="00895FD6">
        <w:rPr>
          <w:rFonts w:ascii="Georgia" w:hAnsi="Georgia" w:cstheme="minorHAnsi"/>
          <w:color w:val="auto"/>
          <w:sz w:val="22"/>
          <w:szCs w:val="22"/>
        </w:rPr>
        <w:t xml:space="preserve">En líneas generales, la interpretación de un </w:t>
      </w:r>
      <w:proofErr w:type="spellStart"/>
      <w:r w:rsidRPr="00895FD6">
        <w:rPr>
          <w:rFonts w:ascii="Georgia" w:hAnsi="Georgia" w:cstheme="minorHAnsi"/>
          <w:color w:val="auto"/>
          <w:sz w:val="22"/>
          <w:szCs w:val="22"/>
        </w:rPr>
        <w:t>dendrograma</w:t>
      </w:r>
      <w:proofErr w:type="spellEnd"/>
      <w:r w:rsidRPr="00895FD6">
        <w:rPr>
          <w:rFonts w:ascii="Georgia" w:hAnsi="Georgia" w:cstheme="minorHAnsi"/>
          <w:color w:val="auto"/>
          <w:sz w:val="22"/>
          <w:szCs w:val="22"/>
        </w:rPr>
        <w:t xml:space="preserve"> se basa en ciertas reglas:</w:t>
      </w:r>
    </w:p>
    <w:p w14:paraId="211F1699" w14:textId="77777777" w:rsidR="00A73DB2" w:rsidRPr="00895FD6" w:rsidRDefault="00A73DB2" w:rsidP="0009119A">
      <w:pPr>
        <w:pStyle w:val="Default"/>
        <w:jc w:val="both"/>
        <w:rPr>
          <w:rFonts w:ascii="Georgia" w:hAnsi="Georgia" w:cstheme="minorHAnsi"/>
          <w:color w:val="auto"/>
          <w:sz w:val="22"/>
          <w:szCs w:val="22"/>
        </w:rPr>
      </w:pPr>
    </w:p>
    <w:p w14:paraId="40B29CA9" w14:textId="77777777" w:rsidR="00A73DB2" w:rsidRPr="00895FD6" w:rsidRDefault="00A73DB2" w:rsidP="002A207E">
      <w:pPr>
        <w:pStyle w:val="Default"/>
        <w:numPr>
          <w:ilvl w:val="0"/>
          <w:numId w:val="13"/>
        </w:numPr>
        <w:spacing w:line="360" w:lineRule="auto"/>
        <w:jc w:val="both"/>
        <w:rPr>
          <w:rFonts w:ascii="Georgia" w:hAnsi="Georgia" w:cstheme="minorHAnsi"/>
          <w:color w:val="auto"/>
          <w:sz w:val="22"/>
          <w:szCs w:val="22"/>
        </w:rPr>
      </w:pPr>
      <w:r w:rsidRPr="00895FD6">
        <w:rPr>
          <w:rFonts w:ascii="Georgia" w:hAnsi="Georgia" w:cstheme="minorHAnsi"/>
          <w:color w:val="auto"/>
          <w:sz w:val="22"/>
          <w:szCs w:val="22"/>
        </w:rPr>
        <w:t>La disposición de los nodos constituidos indican la similitud entre los elementos.</w:t>
      </w:r>
    </w:p>
    <w:p w14:paraId="1F30D843" w14:textId="77777777" w:rsidR="00A73DB2" w:rsidRPr="00895FD6" w:rsidRDefault="00A73DB2" w:rsidP="002A207E">
      <w:pPr>
        <w:pStyle w:val="Default"/>
        <w:spacing w:line="360" w:lineRule="auto"/>
        <w:ind w:left="720"/>
        <w:jc w:val="both"/>
        <w:rPr>
          <w:rFonts w:ascii="Georgia" w:hAnsi="Georgia" w:cstheme="minorHAnsi"/>
          <w:color w:val="auto"/>
          <w:sz w:val="22"/>
          <w:szCs w:val="22"/>
        </w:rPr>
      </w:pPr>
    </w:p>
    <w:p w14:paraId="2FE54627" w14:textId="77777777" w:rsidR="00A73DB2" w:rsidRPr="00895FD6" w:rsidRDefault="00A73DB2" w:rsidP="002A207E">
      <w:pPr>
        <w:pStyle w:val="Default"/>
        <w:numPr>
          <w:ilvl w:val="0"/>
          <w:numId w:val="13"/>
        </w:numPr>
        <w:spacing w:line="360" w:lineRule="auto"/>
        <w:jc w:val="both"/>
        <w:rPr>
          <w:rFonts w:ascii="Georgia" w:hAnsi="Georgia" w:cstheme="minorHAnsi"/>
          <w:color w:val="auto"/>
          <w:sz w:val="22"/>
          <w:szCs w:val="22"/>
        </w:rPr>
      </w:pPr>
      <w:r w:rsidRPr="00895FD6">
        <w:rPr>
          <w:rFonts w:ascii="Georgia" w:hAnsi="Georgia" w:cstheme="minorHAnsi"/>
          <w:color w:val="auto"/>
          <w:sz w:val="22"/>
          <w:szCs w:val="22"/>
        </w:rPr>
        <w:t>La altura que presentan los puntos de unión (ramificación) indica lo semejantes o diferentes son las ramas, de tal forma que a mayor altura, mayor diferencia presentan entre sí.</w:t>
      </w:r>
    </w:p>
    <w:p w14:paraId="09C10869" w14:textId="77777777" w:rsidR="00A73DB2" w:rsidRPr="00895FD6" w:rsidRDefault="00A73DB2" w:rsidP="002A207E">
      <w:pPr>
        <w:pStyle w:val="Default"/>
        <w:spacing w:line="360" w:lineRule="auto"/>
        <w:ind w:left="720"/>
        <w:jc w:val="both"/>
        <w:rPr>
          <w:rFonts w:ascii="Georgia" w:hAnsi="Georgia" w:cstheme="minorHAnsi"/>
          <w:color w:val="auto"/>
          <w:sz w:val="22"/>
          <w:szCs w:val="22"/>
        </w:rPr>
      </w:pPr>
    </w:p>
    <w:p w14:paraId="4D6C4723" w14:textId="77777777" w:rsidR="00A73DB2" w:rsidRDefault="00A73DB2" w:rsidP="002A207E">
      <w:pPr>
        <w:pStyle w:val="Default"/>
        <w:numPr>
          <w:ilvl w:val="0"/>
          <w:numId w:val="13"/>
        </w:numPr>
        <w:spacing w:line="360" w:lineRule="auto"/>
        <w:jc w:val="both"/>
        <w:rPr>
          <w:rFonts w:ascii="Georgia" w:hAnsi="Georgia" w:cstheme="minorHAnsi"/>
          <w:color w:val="auto"/>
          <w:sz w:val="22"/>
          <w:szCs w:val="22"/>
        </w:rPr>
      </w:pPr>
      <w:r w:rsidRPr="00895FD6">
        <w:rPr>
          <w:rFonts w:ascii="Georgia" w:hAnsi="Georgia" w:cstheme="minorHAnsi"/>
          <w:color w:val="auto"/>
          <w:sz w:val="22"/>
          <w:szCs w:val="22"/>
        </w:rPr>
        <w:t xml:space="preserve">La orientación horizontal de los </w:t>
      </w:r>
      <w:proofErr w:type="spellStart"/>
      <w:r w:rsidRPr="00895FD6">
        <w:rPr>
          <w:rFonts w:ascii="Georgia" w:hAnsi="Georgia" w:cstheme="minorHAnsi"/>
          <w:color w:val="auto"/>
          <w:sz w:val="22"/>
          <w:szCs w:val="22"/>
        </w:rPr>
        <w:t>dendrogramas</w:t>
      </w:r>
      <w:proofErr w:type="spellEnd"/>
      <w:r w:rsidRPr="00895FD6">
        <w:rPr>
          <w:rFonts w:ascii="Georgia" w:hAnsi="Georgia" w:cstheme="minorHAnsi"/>
          <w:color w:val="auto"/>
          <w:sz w:val="22"/>
          <w:szCs w:val="22"/>
        </w:rPr>
        <w:t xml:space="preserve"> es irrelevante. Se podría representar de forma simétrica respecto al eje vertical, y los resultados o conclusiones no variarían.</w:t>
      </w:r>
    </w:p>
    <w:p w14:paraId="4DF1DCE2" w14:textId="77777777" w:rsidR="00A73DB2" w:rsidRPr="00F55C91" w:rsidRDefault="00A73DB2" w:rsidP="002A207E">
      <w:pPr>
        <w:pStyle w:val="Default"/>
        <w:spacing w:line="360" w:lineRule="auto"/>
        <w:ind w:left="720"/>
        <w:jc w:val="both"/>
        <w:rPr>
          <w:rFonts w:ascii="Georgia" w:hAnsi="Georgia" w:cstheme="minorHAnsi"/>
          <w:color w:val="auto"/>
          <w:sz w:val="22"/>
          <w:szCs w:val="22"/>
        </w:rPr>
      </w:pPr>
    </w:p>
    <w:p w14:paraId="52B3BBC4" w14:textId="77777777" w:rsidR="00A73DB2" w:rsidRPr="00895FD6" w:rsidRDefault="00A73DB2" w:rsidP="002A207E">
      <w:pPr>
        <w:pStyle w:val="Default"/>
        <w:numPr>
          <w:ilvl w:val="0"/>
          <w:numId w:val="13"/>
        </w:numPr>
        <w:spacing w:line="360" w:lineRule="auto"/>
        <w:jc w:val="both"/>
        <w:rPr>
          <w:rFonts w:ascii="Georgia" w:hAnsi="Georgia" w:cstheme="minorHAnsi"/>
          <w:color w:val="auto"/>
          <w:sz w:val="22"/>
          <w:szCs w:val="22"/>
        </w:rPr>
      </w:pPr>
      <w:r w:rsidRPr="0064194D">
        <w:rPr>
          <w:rFonts w:ascii="Georgia" w:hAnsi="Georgia" w:cstheme="minorHAnsi"/>
          <w:color w:val="auto"/>
          <w:sz w:val="22"/>
          <w:szCs w:val="22"/>
        </w:rPr>
        <w:t xml:space="preserve">Un </w:t>
      </w:r>
      <w:proofErr w:type="spellStart"/>
      <w:r w:rsidRPr="0064194D">
        <w:rPr>
          <w:rFonts w:ascii="Georgia" w:hAnsi="Georgia" w:cstheme="minorHAnsi"/>
          <w:color w:val="auto"/>
          <w:sz w:val="22"/>
          <w:szCs w:val="22"/>
        </w:rPr>
        <w:t>dendrograma</w:t>
      </w:r>
      <w:proofErr w:type="spellEnd"/>
      <w:r w:rsidRPr="0064194D">
        <w:rPr>
          <w:rFonts w:ascii="Georgia" w:hAnsi="Georgia" w:cstheme="minorHAnsi"/>
          <w:color w:val="auto"/>
          <w:sz w:val="22"/>
          <w:szCs w:val="22"/>
        </w:rPr>
        <w:t xml:space="preserve"> es una buena herramienta de apoyo, ya que, además de las conclusiones que se pueden deducir de su análisis, nos puede dar pistas sobre en qué conjunto de datos deberíamos de centrar nuestro estudio de forma más detallada. </w:t>
      </w:r>
      <w:r>
        <w:rPr>
          <w:rFonts w:ascii="Georgia" w:hAnsi="Georgia" w:cstheme="minorHAnsi"/>
          <w:color w:val="auto"/>
          <w:sz w:val="22"/>
          <w:szCs w:val="22"/>
        </w:rPr>
        <w:t xml:space="preserve">Permite contrastar los resultados con otras hipótesis o métodos utilizados de forma paralela. </w:t>
      </w:r>
    </w:p>
    <w:p w14:paraId="54373D19" w14:textId="77777777" w:rsidR="00A73DB2" w:rsidRDefault="00A73DB2" w:rsidP="002A207E">
      <w:pPr>
        <w:pStyle w:val="Default"/>
        <w:spacing w:line="360" w:lineRule="auto"/>
        <w:ind w:left="720"/>
        <w:jc w:val="both"/>
        <w:rPr>
          <w:rFonts w:ascii="Georgia" w:hAnsi="Georgia" w:cstheme="minorHAnsi"/>
          <w:color w:val="auto"/>
          <w:sz w:val="22"/>
          <w:szCs w:val="22"/>
        </w:rPr>
      </w:pPr>
    </w:p>
    <w:p w14:paraId="662FBB53" w14:textId="77777777" w:rsidR="005C41AF" w:rsidRDefault="005C41AF" w:rsidP="002A207E">
      <w:pPr>
        <w:pStyle w:val="Default"/>
        <w:spacing w:line="360" w:lineRule="auto"/>
        <w:ind w:left="720"/>
        <w:jc w:val="both"/>
        <w:rPr>
          <w:rFonts w:ascii="Georgia" w:hAnsi="Georgia" w:cstheme="minorHAnsi"/>
          <w:color w:val="auto"/>
          <w:sz w:val="22"/>
          <w:szCs w:val="22"/>
        </w:rPr>
      </w:pPr>
    </w:p>
    <w:p w14:paraId="503257C9" w14:textId="77777777" w:rsidR="005C41AF" w:rsidRPr="00895FD6" w:rsidRDefault="005C41AF" w:rsidP="002A207E">
      <w:pPr>
        <w:pStyle w:val="Default"/>
        <w:spacing w:line="360" w:lineRule="auto"/>
        <w:ind w:left="720"/>
        <w:jc w:val="both"/>
        <w:rPr>
          <w:rFonts w:ascii="Georgia" w:hAnsi="Georgia" w:cstheme="minorHAnsi"/>
          <w:color w:val="auto"/>
          <w:sz w:val="22"/>
          <w:szCs w:val="22"/>
        </w:rPr>
      </w:pPr>
    </w:p>
    <w:p w14:paraId="365EA4CB" w14:textId="77777777" w:rsidR="00A73DB2" w:rsidRPr="002178EF" w:rsidRDefault="003A3596" w:rsidP="002A207E">
      <w:pPr>
        <w:pStyle w:val="Heading3"/>
      </w:pPr>
      <w:bookmarkStart w:id="218" w:name="_Toc488184001"/>
      <w:r>
        <w:t xml:space="preserve">Ejemplo de </w:t>
      </w:r>
      <w:r w:rsidR="00A73DB2" w:rsidRPr="002178EF">
        <w:t>A</w:t>
      </w:r>
      <w:r w:rsidR="008F622C">
        <w:t>nálisis</w:t>
      </w:r>
      <w:bookmarkEnd w:id="218"/>
      <w:r w:rsidR="008F622C">
        <w:t xml:space="preserve">   </w:t>
      </w:r>
    </w:p>
    <w:p w14:paraId="67E4D35D" w14:textId="77777777" w:rsidR="00A73DB2" w:rsidRPr="003C647A" w:rsidRDefault="00A73DB2" w:rsidP="002A207E">
      <w:pPr>
        <w:pStyle w:val="Default"/>
        <w:spacing w:line="360" w:lineRule="auto"/>
        <w:jc w:val="both"/>
        <w:rPr>
          <w:rFonts w:asciiTheme="minorHAnsi" w:hAnsiTheme="minorHAnsi" w:cstheme="minorHAnsi"/>
          <w:color w:val="C0504D" w:themeColor="accent2"/>
          <w:sz w:val="22"/>
          <w:szCs w:val="22"/>
        </w:rPr>
      </w:pPr>
    </w:p>
    <w:p w14:paraId="508D8BE6" w14:textId="77777777" w:rsidR="00A73DB2" w:rsidRDefault="00A73DB2" w:rsidP="002A207E">
      <w:pPr>
        <w:pStyle w:val="Default"/>
        <w:spacing w:line="360" w:lineRule="auto"/>
        <w:jc w:val="both"/>
        <w:rPr>
          <w:rFonts w:ascii="Georgia" w:hAnsi="Georgia" w:cstheme="minorHAnsi"/>
          <w:color w:val="auto"/>
          <w:sz w:val="22"/>
          <w:szCs w:val="22"/>
        </w:rPr>
      </w:pPr>
      <w:r>
        <w:rPr>
          <w:rFonts w:ascii="Georgia" w:hAnsi="Georgia" w:cstheme="minorHAnsi"/>
          <w:color w:val="auto"/>
          <w:sz w:val="22"/>
          <w:szCs w:val="22"/>
        </w:rPr>
        <w:t>Como ejemplo, s</w:t>
      </w:r>
      <w:r w:rsidRPr="00BF5DA7">
        <w:rPr>
          <w:rFonts w:ascii="Georgia" w:hAnsi="Georgia" w:cstheme="minorHAnsi"/>
          <w:color w:val="auto"/>
          <w:sz w:val="22"/>
          <w:szCs w:val="22"/>
        </w:rPr>
        <w:t xml:space="preserve">i analizamos el </w:t>
      </w:r>
      <w:proofErr w:type="spellStart"/>
      <w:r w:rsidRPr="00BF5DA7">
        <w:rPr>
          <w:rFonts w:ascii="Georgia" w:hAnsi="Georgia" w:cstheme="minorHAnsi"/>
          <w:color w:val="auto"/>
          <w:sz w:val="22"/>
          <w:szCs w:val="22"/>
        </w:rPr>
        <w:t>dendrograma</w:t>
      </w:r>
      <w:proofErr w:type="spellEnd"/>
      <w:r w:rsidRPr="00BF5DA7">
        <w:rPr>
          <w:rFonts w:ascii="Georgia" w:hAnsi="Georgia" w:cstheme="minorHAnsi"/>
          <w:color w:val="auto"/>
          <w:sz w:val="22"/>
          <w:szCs w:val="22"/>
        </w:rPr>
        <w:t xml:space="preserve"> de la Fig. A</w:t>
      </w:r>
      <w:r>
        <w:rPr>
          <w:rFonts w:ascii="Georgia" w:hAnsi="Georgia" w:cstheme="minorHAnsi"/>
          <w:color w:val="auto"/>
          <w:sz w:val="22"/>
          <w:szCs w:val="22"/>
        </w:rPr>
        <w:t xml:space="preserve"> </w:t>
      </w:r>
      <w:r w:rsidRPr="00BF5DA7">
        <w:rPr>
          <w:rFonts w:ascii="Georgia" w:hAnsi="Georgia" w:cstheme="minorHAnsi"/>
          <w:color w:val="auto"/>
          <w:sz w:val="22"/>
          <w:szCs w:val="22"/>
        </w:rPr>
        <w:t xml:space="preserve">(lectura </w:t>
      </w:r>
      <w:proofErr w:type="spellStart"/>
      <w:r>
        <w:rPr>
          <w:rFonts w:ascii="Georgia" w:hAnsi="Georgia" w:cstheme="minorHAnsi"/>
          <w:color w:val="auto"/>
          <w:sz w:val="22"/>
          <w:szCs w:val="22"/>
        </w:rPr>
        <w:t>bottom</w:t>
      </w:r>
      <w:proofErr w:type="spellEnd"/>
      <w:r>
        <w:rPr>
          <w:rFonts w:ascii="Georgia" w:hAnsi="Georgia" w:cstheme="minorHAnsi"/>
          <w:color w:val="auto"/>
          <w:sz w:val="22"/>
          <w:szCs w:val="22"/>
        </w:rPr>
        <w:t>-up</w:t>
      </w:r>
      <w:r w:rsidRPr="00BF5DA7">
        <w:rPr>
          <w:rFonts w:ascii="Georgia" w:hAnsi="Georgia" w:cstheme="minorHAnsi"/>
          <w:color w:val="auto"/>
          <w:sz w:val="22"/>
          <w:szCs w:val="22"/>
        </w:rPr>
        <w:t xml:space="preserve">), podemos llegar a varias conclusiones, entre las que comento sólo </w:t>
      </w:r>
      <w:r>
        <w:rPr>
          <w:rFonts w:ascii="Georgia" w:hAnsi="Georgia" w:cstheme="minorHAnsi"/>
          <w:color w:val="auto"/>
          <w:sz w:val="22"/>
          <w:szCs w:val="22"/>
        </w:rPr>
        <w:t xml:space="preserve">las más relevantes: </w:t>
      </w:r>
    </w:p>
    <w:p w14:paraId="613CCCB8" w14:textId="77777777" w:rsidR="00A73DB2" w:rsidRDefault="00A73DB2" w:rsidP="002A207E">
      <w:pPr>
        <w:pStyle w:val="Default"/>
        <w:spacing w:line="360" w:lineRule="auto"/>
        <w:jc w:val="both"/>
        <w:rPr>
          <w:rFonts w:ascii="Georgia" w:hAnsi="Georgia" w:cstheme="minorHAnsi"/>
          <w:color w:val="auto"/>
          <w:sz w:val="22"/>
          <w:szCs w:val="22"/>
        </w:rPr>
      </w:pPr>
    </w:p>
    <w:p w14:paraId="7486AAB3" w14:textId="77777777" w:rsidR="00A73DB2" w:rsidRDefault="00A73DB2" w:rsidP="002A207E">
      <w:pPr>
        <w:pStyle w:val="Default"/>
        <w:numPr>
          <w:ilvl w:val="0"/>
          <w:numId w:val="14"/>
        </w:numPr>
        <w:spacing w:line="360" w:lineRule="auto"/>
        <w:jc w:val="both"/>
        <w:rPr>
          <w:rFonts w:ascii="Georgia" w:hAnsi="Georgia" w:cstheme="minorHAnsi"/>
          <w:color w:val="auto"/>
          <w:sz w:val="22"/>
          <w:szCs w:val="22"/>
        </w:rPr>
      </w:pPr>
      <w:r w:rsidRPr="00BF5DA7">
        <w:rPr>
          <w:rFonts w:ascii="Georgia" w:hAnsi="Georgia" w:cstheme="minorHAnsi"/>
          <w:color w:val="auto"/>
          <w:sz w:val="22"/>
          <w:szCs w:val="22"/>
        </w:rPr>
        <w:t>Se observan dos grandes grupos (</w:t>
      </w:r>
      <w:proofErr w:type="spellStart"/>
      <w:r w:rsidRPr="00BF5DA7">
        <w:rPr>
          <w:rFonts w:ascii="Georgia" w:hAnsi="Georgia" w:cstheme="minorHAnsi"/>
          <w:color w:val="auto"/>
          <w:sz w:val="22"/>
          <w:szCs w:val="22"/>
        </w:rPr>
        <w:t>clusters</w:t>
      </w:r>
      <w:proofErr w:type="spellEnd"/>
      <w:r w:rsidRPr="00BF5DA7">
        <w:rPr>
          <w:rFonts w:ascii="Georgia" w:hAnsi="Georgia" w:cstheme="minorHAnsi"/>
          <w:color w:val="auto"/>
          <w:sz w:val="22"/>
          <w:szCs w:val="22"/>
        </w:rPr>
        <w:t>), digamos A y B, uno que corresponde a los días 4, 5, 11 y 12, mientras que el otro lo forman al resto de los 1</w:t>
      </w:r>
      <w:r>
        <w:rPr>
          <w:rFonts w:ascii="Georgia" w:hAnsi="Georgia" w:cstheme="minorHAnsi"/>
          <w:color w:val="auto"/>
          <w:sz w:val="22"/>
          <w:szCs w:val="22"/>
        </w:rPr>
        <w:t xml:space="preserve">4 días analizados. </w:t>
      </w:r>
      <w:r w:rsidRPr="00BF5DA7">
        <w:rPr>
          <w:rFonts w:ascii="Georgia" w:hAnsi="Georgia" w:cstheme="minorHAnsi"/>
          <w:color w:val="auto"/>
          <w:sz w:val="22"/>
          <w:szCs w:val="22"/>
        </w:rPr>
        <w:t xml:space="preserve">Se puede interpretar, como es el caso,  de que los dos grandes </w:t>
      </w:r>
      <w:proofErr w:type="spellStart"/>
      <w:r w:rsidRPr="00BF5DA7">
        <w:rPr>
          <w:rFonts w:ascii="Georgia" w:hAnsi="Georgia" w:cstheme="minorHAnsi"/>
          <w:color w:val="auto"/>
          <w:sz w:val="22"/>
          <w:szCs w:val="22"/>
        </w:rPr>
        <w:t>clusters</w:t>
      </w:r>
      <w:proofErr w:type="spellEnd"/>
      <w:r w:rsidRPr="00BF5DA7">
        <w:rPr>
          <w:rFonts w:ascii="Georgia" w:hAnsi="Georgia" w:cstheme="minorHAnsi"/>
          <w:color w:val="auto"/>
          <w:sz w:val="22"/>
          <w:szCs w:val="22"/>
        </w:rPr>
        <w:t xml:space="preserve"> son días de diario y fines de semana.</w:t>
      </w:r>
    </w:p>
    <w:p w14:paraId="6D4F7888" w14:textId="77777777" w:rsidR="00A73DB2" w:rsidRPr="00BF5DA7" w:rsidRDefault="00A73DB2" w:rsidP="002A207E">
      <w:pPr>
        <w:pStyle w:val="Default"/>
        <w:spacing w:line="360" w:lineRule="auto"/>
        <w:ind w:left="720"/>
        <w:jc w:val="both"/>
        <w:rPr>
          <w:rFonts w:ascii="Georgia" w:hAnsi="Georgia" w:cstheme="minorHAnsi"/>
          <w:color w:val="auto"/>
          <w:sz w:val="22"/>
          <w:szCs w:val="22"/>
        </w:rPr>
      </w:pPr>
    </w:p>
    <w:p w14:paraId="1CCFDBA4" w14:textId="77777777" w:rsidR="00A73DB2" w:rsidRDefault="00A73DB2" w:rsidP="002A207E">
      <w:pPr>
        <w:pStyle w:val="Default"/>
        <w:numPr>
          <w:ilvl w:val="0"/>
          <w:numId w:val="14"/>
        </w:numPr>
        <w:spacing w:line="360" w:lineRule="auto"/>
        <w:jc w:val="both"/>
        <w:rPr>
          <w:rFonts w:ascii="Georgia" w:hAnsi="Georgia" w:cstheme="minorHAnsi"/>
          <w:color w:val="auto"/>
          <w:sz w:val="22"/>
          <w:szCs w:val="22"/>
        </w:rPr>
      </w:pPr>
      <w:r w:rsidRPr="00BF5DA7">
        <w:rPr>
          <w:rFonts w:ascii="Georgia" w:hAnsi="Georgia" w:cstheme="minorHAnsi"/>
          <w:color w:val="auto"/>
          <w:sz w:val="22"/>
          <w:szCs w:val="22"/>
        </w:rPr>
        <w:t>Se puede afirmar que los elementos del clúster A presentan mayor similitud entre sí, que con respecto a los elementos que conforman el clúster B.</w:t>
      </w:r>
    </w:p>
    <w:p w14:paraId="6D29DB26" w14:textId="77777777" w:rsidR="00A73DB2" w:rsidRPr="00BF5DA7" w:rsidRDefault="00A73DB2" w:rsidP="002A207E">
      <w:pPr>
        <w:pStyle w:val="Default"/>
        <w:spacing w:line="360" w:lineRule="auto"/>
        <w:ind w:left="720"/>
        <w:jc w:val="both"/>
        <w:rPr>
          <w:rFonts w:ascii="Georgia" w:hAnsi="Georgia" w:cstheme="minorHAnsi"/>
          <w:color w:val="auto"/>
          <w:sz w:val="22"/>
          <w:szCs w:val="22"/>
        </w:rPr>
      </w:pPr>
    </w:p>
    <w:p w14:paraId="79C91FF6" w14:textId="77777777" w:rsidR="00A73DB2" w:rsidRDefault="00A73DB2" w:rsidP="002A207E">
      <w:pPr>
        <w:pStyle w:val="Default"/>
        <w:numPr>
          <w:ilvl w:val="0"/>
          <w:numId w:val="14"/>
        </w:numPr>
        <w:spacing w:line="360" w:lineRule="auto"/>
        <w:jc w:val="both"/>
        <w:rPr>
          <w:rFonts w:ascii="Georgia" w:hAnsi="Georgia" w:cstheme="minorHAnsi"/>
          <w:color w:val="auto"/>
          <w:sz w:val="22"/>
          <w:szCs w:val="22"/>
        </w:rPr>
      </w:pPr>
      <w:r w:rsidRPr="00C0531E">
        <w:rPr>
          <w:rFonts w:ascii="Georgia" w:hAnsi="Georgia" w:cstheme="minorHAnsi"/>
          <w:color w:val="auto"/>
          <w:sz w:val="22"/>
          <w:szCs w:val="22"/>
        </w:rPr>
        <w:t xml:space="preserve">Este concepto se puede aplicar a los elementos y nodos que se han formado en el clúster B (días de diario), tal y como se ve en los días 10, 1 y 3 respecto al resto del mismo clúster. </w:t>
      </w:r>
    </w:p>
    <w:p w14:paraId="33DC1495" w14:textId="77777777" w:rsidR="0009119A" w:rsidRDefault="0009119A" w:rsidP="0009119A">
      <w:pPr>
        <w:pStyle w:val="Default"/>
        <w:spacing w:line="360" w:lineRule="auto"/>
        <w:jc w:val="both"/>
        <w:rPr>
          <w:rFonts w:ascii="Georgia" w:hAnsi="Georgia" w:cstheme="minorHAnsi"/>
          <w:color w:val="auto"/>
          <w:sz w:val="22"/>
          <w:szCs w:val="22"/>
        </w:rPr>
      </w:pPr>
    </w:p>
    <w:p w14:paraId="1D0E677B" w14:textId="77777777" w:rsidR="005C41AF" w:rsidRDefault="00A73DB2" w:rsidP="00D13CDF">
      <w:pPr>
        <w:pStyle w:val="Default"/>
        <w:numPr>
          <w:ilvl w:val="0"/>
          <w:numId w:val="14"/>
        </w:numPr>
        <w:spacing w:line="360" w:lineRule="auto"/>
        <w:jc w:val="both"/>
        <w:rPr>
          <w:rFonts w:ascii="Georgia" w:hAnsi="Georgia" w:cstheme="minorHAnsi"/>
          <w:color w:val="auto"/>
          <w:sz w:val="22"/>
          <w:szCs w:val="22"/>
        </w:rPr>
      </w:pPr>
      <w:r w:rsidRPr="00C0531E">
        <w:rPr>
          <w:rFonts w:ascii="Georgia" w:hAnsi="Georgia" w:cstheme="minorHAnsi"/>
          <w:color w:val="auto"/>
          <w:sz w:val="22"/>
          <w:szCs w:val="22"/>
        </w:rPr>
        <w:t xml:space="preserve">De igual forma, se pueden analizar con otros nodos y ramas generados tras la técnica de </w:t>
      </w:r>
      <w:proofErr w:type="spellStart"/>
      <w:r w:rsidRPr="00C0531E">
        <w:rPr>
          <w:rFonts w:ascii="Georgia" w:hAnsi="Georgia" w:cstheme="minorHAnsi"/>
          <w:color w:val="auto"/>
          <w:sz w:val="22"/>
          <w:szCs w:val="22"/>
        </w:rPr>
        <w:t>Clustering</w:t>
      </w:r>
      <w:proofErr w:type="spellEnd"/>
      <w:r w:rsidRPr="00C0531E">
        <w:rPr>
          <w:rFonts w:ascii="Georgia" w:hAnsi="Georgia" w:cstheme="minorHAnsi"/>
          <w:color w:val="auto"/>
          <w:sz w:val="22"/>
          <w:szCs w:val="22"/>
        </w:rPr>
        <w:t xml:space="preserve"> Jerárquico llevada a cabo. </w:t>
      </w:r>
    </w:p>
    <w:p w14:paraId="4CA49ADF" w14:textId="77777777" w:rsidR="00A73DB2" w:rsidRPr="005C41AF" w:rsidRDefault="005C41AF" w:rsidP="005C41AF">
      <w:pPr>
        <w:spacing w:line="276" w:lineRule="auto"/>
        <w:jc w:val="left"/>
        <w:rPr>
          <w:rFonts w:ascii="Georgia" w:hAnsi="Georgia" w:cstheme="minorHAnsi"/>
          <w:lang w:val="es-ES"/>
        </w:rPr>
      </w:pPr>
      <w:r>
        <w:rPr>
          <w:rFonts w:ascii="Georgia" w:hAnsi="Georgia" w:cstheme="minorHAnsi"/>
        </w:rPr>
        <w:br w:type="page"/>
      </w:r>
    </w:p>
    <w:p w14:paraId="61D637E6" w14:textId="77777777" w:rsidR="00A73DB2" w:rsidRDefault="00A73DB2" w:rsidP="002A207E">
      <w:pPr>
        <w:pStyle w:val="Heading1"/>
      </w:pPr>
      <w:bookmarkStart w:id="219" w:name="_Toc488184002"/>
      <w:r>
        <w:lastRenderedPageBreak/>
        <w:t>DTW</w:t>
      </w:r>
      <w:bookmarkEnd w:id="219"/>
    </w:p>
    <w:p w14:paraId="722B590E" w14:textId="77777777" w:rsidR="00963BE3" w:rsidRPr="00963BE3" w:rsidRDefault="00963BE3" w:rsidP="002A207E">
      <w:pPr>
        <w:rPr>
          <w:lang w:val="en-US" w:bidi="en-US"/>
        </w:rPr>
      </w:pPr>
    </w:p>
    <w:p w14:paraId="04045A83" w14:textId="77777777" w:rsidR="00A73DB2" w:rsidRPr="00E84A74" w:rsidRDefault="00A73DB2" w:rsidP="002A207E">
      <w:pPr>
        <w:pStyle w:val="Heading2"/>
        <w:rPr>
          <w:color w:val="FF0000"/>
        </w:rPr>
      </w:pPr>
      <w:bookmarkStart w:id="220" w:name="_Toc488184003"/>
      <w:r w:rsidRPr="00963BE3">
        <w:t>Un</w:t>
      </w:r>
      <w:r w:rsidRPr="00AC4843">
        <w:t xml:space="preserve"> poco de historia</w:t>
      </w:r>
      <w:bookmarkEnd w:id="220"/>
      <w:r w:rsidRPr="00AC4843">
        <w:tab/>
      </w:r>
      <w:r>
        <w:tab/>
      </w:r>
      <w:r>
        <w:tab/>
      </w:r>
    </w:p>
    <w:p w14:paraId="361100C6" w14:textId="77777777" w:rsidR="00A73DB2" w:rsidRDefault="00A73DB2" w:rsidP="002A207E">
      <w:pPr>
        <w:autoSpaceDE w:val="0"/>
        <w:autoSpaceDN w:val="0"/>
        <w:adjustRightInd w:val="0"/>
        <w:spacing w:after="0"/>
        <w:rPr>
          <w:rFonts w:ascii="Georgia" w:hAnsi="Georgia" w:cstheme="minorHAnsi"/>
          <w:i/>
          <w:iCs/>
          <w:lang w:bidi="he-IL"/>
        </w:rPr>
      </w:pPr>
    </w:p>
    <w:p w14:paraId="455773B6" w14:textId="77777777" w:rsidR="00A73DB2" w:rsidRDefault="00A73DB2" w:rsidP="002A207E">
      <w:pPr>
        <w:autoSpaceDE w:val="0"/>
        <w:autoSpaceDN w:val="0"/>
        <w:adjustRightInd w:val="0"/>
        <w:spacing w:after="0"/>
        <w:rPr>
          <w:rFonts w:ascii="Georgia" w:hAnsi="Georgia" w:cstheme="minorHAnsi"/>
          <w:iCs/>
          <w:lang w:bidi="he-IL"/>
        </w:rPr>
      </w:pPr>
      <w:proofErr w:type="spellStart"/>
      <w:r w:rsidRPr="00722C14">
        <w:rPr>
          <w:rFonts w:ascii="Georgia" w:hAnsi="Georgia" w:cstheme="minorHAnsi"/>
          <w:i/>
          <w:iCs/>
          <w:lang w:bidi="he-IL"/>
        </w:rPr>
        <w:t>Dynamic</w:t>
      </w:r>
      <w:proofErr w:type="spellEnd"/>
      <w:r w:rsidRPr="00722C14">
        <w:rPr>
          <w:rFonts w:ascii="Georgia" w:hAnsi="Georgia" w:cstheme="minorHAnsi"/>
          <w:i/>
          <w:iCs/>
          <w:lang w:bidi="he-IL"/>
        </w:rPr>
        <w:t xml:space="preserve"> Time </w:t>
      </w:r>
      <w:proofErr w:type="spellStart"/>
      <w:r w:rsidRPr="00722C14">
        <w:rPr>
          <w:rFonts w:ascii="Georgia" w:hAnsi="Georgia" w:cstheme="minorHAnsi"/>
          <w:i/>
          <w:iCs/>
          <w:lang w:bidi="he-IL"/>
        </w:rPr>
        <w:t>Warping</w:t>
      </w:r>
      <w:proofErr w:type="spellEnd"/>
      <w:r w:rsidRPr="00722C14">
        <w:rPr>
          <w:rFonts w:ascii="Georgia" w:hAnsi="Georgia" w:cstheme="minorHAnsi"/>
          <w:iCs/>
          <w:lang w:bidi="he-IL"/>
        </w:rPr>
        <w:t xml:space="preserve"> </w:t>
      </w:r>
      <w:r w:rsidRPr="00722C14">
        <w:rPr>
          <w:rFonts w:ascii="Georgia" w:hAnsi="Georgia" w:cstheme="minorHAnsi"/>
          <w:i/>
          <w:iCs/>
          <w:lang w:bidi="he-IL"/>
        </w:rPr>
        <w:t>(DTW)</w:t>
      </w:r>
      <w:r>
        <w:rPr>
          <w:rFonts w:ascii="Georgia" w:hAnsi="Georgia" w:cstheme="minorHAnsi"/>
          <w:i/>
          <w:iCs/>
          <w:lang w:bidi="he-IL"/>
        </w:rPr>
        <w:t xml:space="preserve">  </w:t>
      </w:r>
      <w:r>
        <w:rPr>
          <w:rFonts w:ascii="Georgia" w:hAnsi="Georgia" w:cstheme="minorHAnsi"/>
          <w:iCs/>
          <w:lang w:bidi="he-IL"/>
        </w:rPr>
        <w:t xml:space="preserve">se creó </w:t>
      </w:r>
      <w:r w:rsidRPr="006272F3">
        <w:rPr>
          <w:rFonts w:ascii="Georgia" w:hAnsi="Georgia" w:cstheme="minorHAnsi"/>
          <w:iCs/>
          <w:lang w:bidi="he-IL"/>
        </w:rPr>
        <w:t>en los años 60, si bien, extendió su uso y se popularizó a partir de los años 70. Es uno de los algoritmos más utilizados en la actualidad en escenarios relacionados con el análisis de Series Temporales.</w:t>
      </w:r>
      <w:r>
        <w:rPr>
          <w:rFonts w:ascii="Georgia" w:hAnsi="Georgia" w:cstheme="minorHAnsi"/>
          <w:iCs/>
          <w:lang w:bidi="he-IL"/>
        </w:rPr>
        <w:t xml:space="preserve">                              </w:t>
      </w:r>
    </w:p>
    <w:p w14:paraId="46FEE768" w14:textId="77777777" w:rsidR="00A73DB2" w:rsidRDefault="00A73DB2" w:rsidP="002A207E">
      <w:pPr>
        <w:autoSpaceDE w:val="0"/>
        <w:autoSpaceDN w:val="0"/>
        <w:adjustRightInd w:val="0"/>
        <w:spacing w:after="0"/>
        <w:rPr>
          <w:rFonts w:ascii="Georgia" w:hAnsi="Georgia" w:cstheme="minorHAnsi"/>
          <w:iCs/>
          <w:lang w:bidi="he-IL"/>
        </w:rPr>
      </w:pPr>
    </w:p>
    <w:p w14:paraId="3C0055E6" w14:textId="77777777" w:rsidR="00A73DB2" w:rsidRDefault="00A73DB2" w:rsidP="002A207E">
      <w:pPr>
        <w:autoSpaceDE w:val="0"/>
        <w:autoSpaceDN w:val="0"/>
        <w:adjustRightInd w:val="0"/>
        <w:spacing w:after="0"/>
        <w:rPr>
          <w:rFonts w:ascii="Georgia" w:hAnsi="Georgia" w:cstheme="minorHAnsi"/>
          <w:iCs/>
          <w:lang w:bidi="he-IL"/>
        </w:rPr>
      </w:pPr>
      <w:r>
        <w:rPr>
          <w:rFonts w:ascii="Georgia" w:hAnsi="Georgia" w:cstheme="minorHAnsi"/>
          <w:iCs/>
          <w:lang w:bidi="he-IL"/>
        </w:rPr>
        <w:t xml:space="preserve">Con la tecnología existente en la primera época, no había posibilidad de hacer uso de todo su potencial, por lo que no ha sido hasta la última década, con sistemas más modernos, cuando ha sufrido una verdadera transformación, evolucionando de tal forma que, aunque en los primeros años estaba principalmente enfocado a técnicas de reconocimiento de voz, </w:t>
      </w:r>
      <w:r w:rsidRPr="00722C14">
        <w:rPr>
          <w:rFonts w:ascii="Georgia" w:hAnsi="Georgia" w:cstheme="minorHAnsi"/>
          <w:iCs/>
          <w:lang w:bidi="he-IL"/>
        </w:rPr>
        <w:t xml:space="preserve">hoy en día es utilizado en todo tipo de área relacionada con el Data </w:t>
      </w:r>
      <w:proofErr w:type="spellStart"/>
      <w:r w:rsidRPr="00722C14">
        <w:rPr>
          <w:rFonts w:ascii="Georgia" w:hAnsi="Georgia" w:cstheme="minorHAnsi"/>
          <w:iCs/>
          <w:lang w:bidi="he-IL"/>
        </w:rPr>
        <w:t>Mining</w:t>
      </w:r>
      <w:proofErr w:type="spellEnd"/>
      <w:r w:rsidRPr="00722C14">
        <w:rPr>
          <w:rFonts w:ascii="Georgia" w:hAnsi="Georgia" w:cstheme="minorHAnsi"/>
          <w:iCs/>
          <w:lang w:bidi="he-IL"/>
        </w:rPr>
        <w:t xml:space="preserve">, </w:t>
      </w:r>
      <w:r>
        <w:rPr>
          <w:rFonts w:ascii="Georgia" w:hAnsi="Georgia" w:cstheme="minorHAnsi"/>
          <w:iCs/>
          <w:lang w:bidi="he-IL"/>
        </w:rPr>
        <w:t xml:space="preserve">en entornos </w:t>
      </w:r>
      <w:r w:rsidRPr="00722C14">
        <w:rPr>
          <w:rFonts w:ascii="Georgia" w:hAnsi="Georgia" w:cstheme="minorHAnsi"/>
          <w:iCs/>
          <w:lang w:bidi="he-IL"/>
        </w:rPr>
        <w:t>Big Data.</w:t>
      </w:r>
    </w:p>
    <w:p w14:paraId="73EC3F94" w14:textId="77777777" w:rsidR="00A73DB2" w:rsidRPr="000C448F" w:rsidRDefault="00A73DB2" w:rsidP="002A207E">
      <w:pPr>
        <w:autoSpaceDE w:val="0"/>
        <w:autoSpaceDN w:val="0"/>
        <w:adjustRightInd w:val="0"/>
        <w:spacing w:after="0"/>
        <w:rPr>
          <w:rFonts w:ascii="Georgia" w:hAnsi="Georgia" w:cstheme="minorHAnsi"/>
          <w:iCs/>
          <w:lang w:bidi="he-IL"/>
        </w:rPr>
      </w:pPr>
      <w:r w:rsidRPr="00722C14">
        <w:rPr>
          <w:rFonts w:ascii="Georgia" w:hAnsi="Georgia" w:cstheme="minorHAnsi"/>
          <w:iCs/>
          <w:lang w:bidi="he-IL"/>
        </w:rPr>
        <w:t xml:space="preserve"> </w:t>
      </w:r>
    </w:p>
    <w:p w14:paraId="4950079A" w14:textId="77777777" w:rsidR="00A73DB2" w:rsidRPr="00E530CD" w:rsidRDefault="00A73DB2" w:rsidP="002A207E">
      <w:pPr>
        <w:pStyle w:val="HTMLPreformatted"/>
        <w:shd w:val="clear" w:color="auto" w:fill="FFFFFF"/>
        <w:spacing w:line="360" w:lineRule="auto"/>
        <w:jc w:val="both"/>
        <w:rPr>
          <w:rFonts w:ascii="Georgia" w:hAnsi="Georgia" w:cstheme="minorHAnsi"/>
          <w:sz w:val="22"/>
          <w:szCs w:val="22"/>
        </w:rPr>
      </w:pPr>
      <w:r w:rsidRPr="00E530CD">
        <w:rPr>
          <w:rFonts w:ascii="Georgia" w:hAnsi="Georgia" w:cstheme="minorHAnsi"/>
          <w:sz w:val="22"/>
          <w:szCs w:val="22"/>
        </w:rPr>
        <w:t xml:space="preserve">En todos estos años, una de las aplicaciones reales en la que DTW es un algoritmo potente, </w:t>
      </w:r>
      <w:r>
        <w:rPr>
          <w:rFonts w:ascii="Georgia" w:hAnsi="Georgia" w:cstheme="minorHAnsi"/>
          <w:sz w:val="22"/>
          <w:szCs w:val="22"/>
        </w:rPr>
        <w:t xml:space="preserve">se centra en </w:t>
      </w:r>
      <w:r w:rsidRPr="00E530CD">
        <w:rPr>
          <w:rFonts w:ascii="Georgia" w:hAnsi="Georgia" w:cstheme="minorHAnsi"/>
          <w:sz w:val="22"/>
          <w:szCs w:val="22"/>
        </w:rPr>
        <w:t xml:space="preserve">cómo alinear dos secuencias (temporales), con el fin de generar la medida de distancia más representativa de su diferencia total. Este cálculo se ha convertido en prioritario en ciertos campos de investigación, como pueden ser </w:t>
      </w:r>
      <w:r>
        <w:rPr>
          <w:rFonts w:ascii="Georgia" w:hAnsi="Georgia" w:cstheme="minorHAnsi"/>
          <w:sz w:val="22"/>
          <w:szCs w:val="22"/>
        </w:rPr>
        <w:t xml:space="preserve">              </w:t>
      </w:r>
      <w:r w:rsidRPr="00E530CD">
        <w:rPr>
          <w:rFonts w:ascii="Georgia" w:hAnsi="Georgia" w:cstheme="minorHAnsi"/>
          <w:sz w:val="22"/>
          <w:szCs w:val="22"/>
        </w:rPr>
        <w:t xml:space="preserve">la </w:t>
      </w:r>
      <w:r>
        <w:rPr>
          <w:rFonts w:ascii="Georgia" w:hAnsi="Georgia" w:cstheme="minorHAnsi"/>
          <w:sz w:val="22"/>
          <w:szCs w:val="22"/>
        </w:rPr>
        <w:t>M</w:t>
      </w:r>
      <w:r w:rsidRPr="00E530CD">
        <w:rPr>
          <w:rFonts w:ascii="Georgia" w:hAnsi="Georgia" w:cstheme="minorHAnsi"/>
          <w:sz w:val="22"/>
          <w:szCs w:val="22"/>
        </w:rPr>
        <w:t>edicina</w:t>
      </w:r>
      <w:r>
        <w:rPr>
          <w:rFonts w:ascii="Georgia" w:hAnsi="Georgia" w:cstheme="minorHAnsi"/>
          <w:sz w:val="22"/>
          <w:szCs w:val="22"/>
        </w:rPr>
        <w:t xml:space="preserve">, </w:t>
      </w:r>
      <w:r w:rsidRPr="00E530CD">
        <w:rPr>
          <w:rFonts w:ascii="Georgia" w:hAnsi="Georgia" w:cstheme="minorHAnsi"/>
          <w:sz w:val="22"/>
          <w:szCs w:val="22"/>
        </w:rPr>
        <w:t xml:space="preserve">la </w:t>
      </w:r>
      <w:r>
        <w:rPr>
          <w:rFonts w:ascii="Georgia" w:hAnsi="Georgia" w:cstheme="minorHAnsi"/>
          <w:sz w:val="22"/>
          <w:szCs w:val="22"/>
        </w:rPr>
        <w:t>B</w:t>
      </w:r>
      <w:r w:rsidRPr="00E530CD">
        <w:rPr>
          <w:rFonts w:ascii="Georgia" w:hAnsi="Georgia" w:cstheme="minorHAnsi"/>
          <w:sz w:val="22"/>
          <w:szCs w:val="22"/>
        </w:rPr>
        <w:t>iología</w:t>
      </w:r>
      <w:r>
        <w:rPr>
          <w:rFonts w:ascii="Georgia" w:hAnsi="Georgia" w:cstheme="minorHAnsi"/>
          <w:sz w:val="22"/>
          <w:szCs w:val="22"/>
        </w:rPr>
        <w:t xml:space="preserve"> o la Astrofísica</w:t>
      </w:r>
      <w:r w:rsidRPr="00E530CD">
        <w:rPr>
          <w:rFonts w:ascii="Georgia" w:hAnsi="Georgia" w:cstheme="minorHAnsi"/>
          <w:sz w:val="22"/>
          <w:szCs w:val="22"/>
        </w:rPr>
        <w:t xml:space="preserve">, </w:t>
      </w:r>
      <w:r>
        <w:rPr>
          <w:rFonts w:ascii="Georgia" w:hAnsi="Georgia" w:cstheme="minorHAnsi"/>
          <w:sz w:val="22"/>
          <w:szCs w:val="22"/>
        </w:rPr>
        <w:t xml:space="preserve">por poner sólo varios ejemplos, </w:t>
      </w:r>
      <w:r w:rsidRPr="00E530CD">
        <w:rPr>
          <w:rFonts w:ascii="Georgia" w:hAnsi="Georgia" w:cstheme="minorHAnsi"/>
          <w:sz w:val="22"/>
          <w:szCs w:val="22"/>
        </w:rPr>
        <w:t xml:space="preserve">dada la importancia que en la última década ha adquirido </w:t>
      </w:r>
      <w:r>
        <w:rPr>
          <w:rFonts w:ascii="Georgia" w:hAnsi="Georgia" w:cstheme="minorHAnsi"/>
          <w:sz w:val="22"/>
          <w:szCs w:val="22"/>
        </w:rPr>
        <w:t xml:space="preserve">el tratamiento de datos, con </w:t>
      </w:r>
      <w:r w:rsidRPr="00E530CD">
        <w:rPr>
          <w:rFonts w:ascii="Georgia" w:hAnsi="Georgia" w:cstheme="minorHAnsi"/>
          <w:sz w:val="22"/>
          <w:szCs w:val="22"/>
        </w:rPr>
        <w:t xml:space="preserve">conceptos como </w:t>
      </w:r>
      <w:proofErr w:type="spellStart"/>
      <w:r w:rsidRPr="00E530CD">
        <w:rPr>
          <w:rFonts w:ascii="Georgia" w:hAnsi="Georgia" w:cstheme="minorHAnsi"/>
          <w:sz w:val="22"/>
          <w:szCs w:val="22"/>
        </w:rPr>
        <w:t>Clustering</w:t>
      </w:r>
      <w:proofErr w:type="spellEnd"/>
      <w:r w:rsidRPr="00E530CD">
        <w:rPr>
          <w:rFonts w:ascii="Georgia" w:hAnsi="Georgia" w:cstheme="minorHAnsi"/>
          <w:sz w:val="22"/>
          <w:szCs w:val="22"/>
        </w:rPr>
        <w:t xml:space="preserve"> o Clasificación</w:t>
      </w:r>
      <w:r>
        <w:rPr>
          <w:rFonts w:ascii="Georgia" w:hAnsi="Georgia" w:cstheme="minorHAnsi"/>
          <w:sz w:val="22"/>
          <w:szCs w:val="22"/>
        </w:rPr>
        <w:t xml:space="preserve">, dos de las técnicas más utilizadas en el campo del Data </w:t>
      </w:r>
      <w:proofErr w:type="spellStart"/>
      <w:r>
        <w:rPr>
          <w:rFonts w:ascii="Georgia" w:hAnsi="Georgia" w:cstheme="minorHAnsi"/>
          <w:sz w:val="22"/>
          <w:szCs w:val="22"/>
        </w:rPr>
        <w:t>Mining</w:t>
      </w:r>
      <w:proofErr w:type="spellEnd"/>
      <w:r w:rsidRPr="00E530CD">
        <w:rPr>
          <w:rFonts w:ascii="Georgia" w:hAnsi="Georgia" w:cstheme="minorHAnsi"/>
          <w:sz w:val="22"/>
          <w:szCs w:val="22"/>
        </w:rPr>
        <w:t>.</w:t>
      </w:r>
    </w:p>
    <w:p w14:paraId="1E407C15"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p>
    <w:p w14:paraId="2AE50301"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p>
    <w:p w14:paraId="2EB0FAE1" w14:textId="77777777" w:rsidR="00A73DB2" w:rsidRPr="00E84A74" w:rsidRDefault="00A73DB2" w:rsidP="002A207E">
      <w:pPr>
        <w:pStyle w:val="Heading2"/>
        <w:rPr>
          <w:b w:val="0"/>
          <w:color w:val="FF0000"/>
        </w:rPr>
      </w:pPr>
      <w:bookmarkStart w:id="221" w:name="_Toc488184004"/>
      <w:r>
        <w:t>Ventajas del algoritmo DTW</w:t>
      </w:r>
      <w:bookmarkEnd w:id="221"/>
      <w:r w:rsidRPr="00AC4843">
        <w:rPr>
          <w:b w:val="0"/>
        </w:rPr>
        <w:tab/>
      </w:r>
      <w:r>
        <w:tab/>
      </w:r>
      <w:r>
        <w:tab/>
      </w:r>
    </w:p>
    <w:p w14:paraId="56956872"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p>
    <w:p w14:paraId="3CD4CE08"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r>
        <w:rPr>
          <w:rFonts w:ascii="Georgia" w:hAnsi="Georgia" w:cstheme="minorHAnsi"/>
          <w:sz w:val="22"/>
          <w:szCs w:val="22"/>
        </w:rPr>
        <w:t>Hace pocos años, c</w:t>
      </w:r>
      <w:r w:rsidRPr="00E530CD">
        <w:rPr>
          <w:rFonts w:ascii="Georgia" w:hAnsi="Georgia" w:cstheme="minorHAnsi"/>
          <w:sz w:val="22"/>
          <w:szCs w:val="22"/>
        </w:rPr>
        <w:t>uando se planteaba un problema de este tipo, e</w:t>
      </w:r>
      <w:r>
        <w:rPr>
          <w:rFonts w:ascii="Georgia" w:hAnsi="Georgia" w:cstheme="minorHAnsi"/>
          <w:sz w:val="22"/>
          <w:szCs w:val="22"/>
        </w:rPr>
        <w:t xml:space="preserve">staba </w:t>
      </w:r>
      <w:r w:rsidRPr="00E530CD">
        <w:rPr>
          <w:rFonts w:ascii="Georgia" w:hAnsi="Georgia" w:cstheme="minorHAnsi"/>
          <w:sz w:val="22"/>
          <w:szCs w:val="22"/>
        </w:rPr>
        <w:t xml:space="preserve">generalizado </w:t>
      </w:r>
      <w:r>
        <w:rPr>
          <w:rFonts w:ascii="Georgia" w:hAnsi="Georgia" w:cstheme="minorHAnsi"/>
          <w:sz w:val="22"/>
          <w:szCs w:val="22"/>
        </w:rPr>
        <w:t xml:space="preserve">la </w:t>
      </w:r>
      <w:r w:rsidRPr="00E530CD">
        <w:rPr>
          <w:rFonts w:ascii="Georgia" w:hAnsi="Georgia" w:cstheme="minorHAnsi"/>
          <w:sz w:val="22"/>
          <w:szCs w:val="22"/>
        </w:rPr>
        <w:t>aplica</w:t>
      </w:r>
      <w:r>
        <w:rPr>
          <w:rFonts w:ascii="Georgia" w:hAnsi="Georgia" w:cstheme="minorHAnsi"/>
          <w:sz w:val="22"/>
          <w:szCs w:val="22"/>
        </w:rPr>
        <w:t>ción de</w:t>
      </w:r>
      <w:r w:rsidRPr="00E530CD">
        <w:rPr>
          <w:rFonts w:ascii="Georgia" w:hAnsi="Georgia" w:cstheme="minorHAnsi"/>
          <w:sz w:val="22"/>
          <w:szCs w:val="22"/>
        </w:rPr>
        <w:t xml:space="preserve"> la distancia </w:t>
      </w:r>
      <w:proofErr w:type="spellStart"/>
      <w:r>
        <w:rPr>
          <w:rFonts w:ascii="Georgia" w:hAnsi="Georgia" w:cstheme="minorHAnsi"/>
          <w:sz w:val="22"/>
          <w:szCs w:val="22"/>
        </w:rPr>
        <w:t>euclídea</w:t>
      </w:r>
      <w:proofErr w:type="spellEnd"/>
      <w:r w:rsidRPr="00E530CD">
        <w:rPr>
          <w:rFonts w:ascii="Georgia" w:hAnsi="Georgia" w:cstheme="minorHAnsi"/>
          <w:sz w:val="22"/>
          <w:szCs w:val="22"/>
        </w:rPr>
        <w:t xml:space="preserve"> como métrica, pero </w:t>
      </w:r>
      <w:r>
        <w:rPr>
          <w:rFonts w:ascii="Georgia" w:hAnsi="Georgia" w:cstheme="minorHAnsi"/>
          <w:sz w:val="22"/>
          <w:szCs w:val="22"/>
        </w:rPr>
        <w:t xml:space="preserve">presentaba un claro </w:t>
      </w:r>
      <w:r w:rsidRPr="00E530CD">
        <w:rPr>
          <w:rFonts w:ascii="Georgia" w:hAnsi="Georgia" w:cstheme="minorHAnsi"/>
          <w:sz w:val="22"/>
          <w:szCs w:val="22"/>
        </w:rPr>
        <w:t>inconveniente</w:t>
      </w:r>
      <w:r>
        <w:rPr>
          <w:rFonts w:ascii="Georgia" w:hAnsi="Georgia" w:cstheme="minorHAnsi"/>
          <w:sz w:val="22"/>
          <w:szCs w:val="22"/>
        </w:rPr>
        <w:t xml:space="preserve">: </w:t>
      </w:r>
      <w:r w:rsidRPr="00E530CD">
        <w:rPr>
          <w:rFonts w:ascii="Georgia" w:hAnsi="Georgia" w:cstheme="minorHAnsi"/>
          <w:sz w:val="22"/>
          <w:szCs w:val="22"/>
        </w:rPr>
        <w:t>su sensibilidad a la distorsión del eje del tiempo</w:t>
      </w:r>
      <w:r>
        <w:rPr>
          <w:rFonts w:ascii="Georgia" w:hAnsi="Georgia" w:cstheme="minorHAnsi"/>
          <w:sz w:val="22"/>
          <w:szCs w:val="22"/>
        </w:rPr>
        <w:t>. E</w:t>
      </w:r>
      <w:r w:rsidRPr="00E530CD">
        <w:rPr>
          <w:rFonts w:ascii="Georgia" w:hAnsi="Georgia" w:cstheme="minorHAnsi"/>
          <w:sz w:val="22"/>
          <w:szCs w:val="22"/>
        </w:rPr>
        <w:t xml:space="preserve">ste hecho, era conocido ya </w:t>
      </w:r>
      <w:r>
        <w:rPr>
          <w:rFonts w:ascii="Georgia" w:hAnsi="Georgia" w:cstheme="minorHAnsi"/>
          <w:sz w:val="22"/>
          <w:szCs w:val="22"/>
        </w:rPr>
        <w:t xml:space="preserve">por </w:t>
      </w:r>
      <w:r w:rsidRPr="00E530CD">
        <w:rPr>
          <w:rFonts w:ascii="Georgia" w:hAnsi="Georgia" w:cstheme="minorHAnsi"/>
          <w:sz w:val="22"/>
          <w:szCs w:val="22"/>
        </w:rPr>
        <w:t xml:space="preserve">entonces, lo que favoreció que se optara por utilizar como medida de distancia el algoritmo </w:t>
      </w:r>
      <w:r w:rsidRPr="00551480">
        <w:rPr>
          <w:rFonts w:ascii="Georgia" w:hAnsi="Georgia" w:cstheme="minorHAnsi"/>
          <w:i/>
          <w:sz w:val="22"/>
          <w:szCs w:val="22"/>
        </w:rPr>
        <w:t>DTW</w:t>
      </w:r>
      <w:r w:rsidRPr="00E530CD">
        <w:rPr>
          <w:rFonts w:ascii="Georgia" w:hAnsi="Georgia" w:cstheme="minorHAnsi"/>
          <w:sz w:val="22"/>
          <w:szCs w:val="22"/>
        </w:rPr>
        <w:t>, que proporcionaba una solución directa a la problemática mencionada.</w:t>
      </w:r>
      <w:r>
        <w:rPr>
          <w:rFonts w:ascii="Georgia" w:hAnsi="Georgia" w:cstheme="minorHAnsi"/>
          <w:sz w:val="22"/>
          <w:szCs w:val="22"/>
        </w:rPr>
        <w:t xml:space="preserve">  </w:t>
      </w:r>
    </w:p>
    <w:p w14:paraId="4AF0E2F8"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p>
    <w:p w14:paraId="16402AAC"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p>
    <w:p w14:paraId="36B1D583" w14:textId="77777777" w:rsidR="00C36146" w:rsidRDefault="00C36146" w:rsidP="002A207E">
      <w:pPr>
        <w:pStyle w:val="HTMLPreformatted"/>
        <w:shd w:val="clear" w:color="auto" w:fill="FFFFFF"/>
        <w:spacing w:line="360" w:lineRule="auto"/>
        <w:jc w:val="both"/>
        <w:rPr>
          <w:rFonts w:ascii="Georgia" w:hAnsi="Georgia" w:cstheme="minorHAnsi"/>
          <w:sz w:val="22"/>
          <w:szCs w:val="22"/>
        </w:rPr>
      </w:pPr>
    </w:p>
    <w:p w14:paraId="5F58D1F0" w14:textId="77777777" w:rsidR="00C36146" w:rsidRDefault="00C36146" w:rsidP="002A207E">
      <w:pPr>
        <w:pStyle w:val="HTMLPreformatted"/>
        <w:shd w:val="clear" w:color="auto" w:fill="FFFFFF"/>
        <w:spacing w:line="360" w:lineRule="auto"/>
        <w:jc w:val="both"/>
        <w:rPr>
          <w:rFonts w:ascii="Georgia" w:hAnsi="Georgia" w:cstheme="minorHAnsi"/>
          <w:sz w:val="22"/>
          <w:szCs w:val="22"/>
        </w:rPr>
      </w:pPr>
    </w:p>
    <w:p w14:paraId="6D7ACBBC" w14:textId="77777777" w:rsidR="00C36146" w:rsidRDefault="00C36146" w:rsidP="002A207E">
      <w:pPr>
        <w:pStyle w:val="HTMLPreformatted"/>
        <w:shd w:val="clear" w:color="auto" w:fill="FFFFFF"/>
        <w:spacing w:line="360" w:lineRule="auto"/>
        <w:jc w:val="both"/>
        <w:rPr>
          <w:rFonts w:ascii="Georgia" w:hAnsi="Georgia" w:cstheme="minorHAnsi"/>
          <w:sz w:val="22"/>
          <w:szCs w:val="22"/>
        </w:rPr>
      </w:pPr>
    </w:p>
    <w:p w14:paraId="1AE6EC8D" w14:textId="77777777" w:rsidR="005C41AF" w:rsidRDefault="005C41AF" w:rsidP="002A207E">
      <w:pPr>
        <w:pStyle w:val="HTMLPreformatted"/>
        <w:shd w:val="clear" w:color="auto" w:fill="FFFFFF"/>
        <w:spacing w:line="360" w:lineRule="auto"/>
        <w:jc w:val="both"/>
        <w:rPr>
          <w:rFonts w:ascii="Georgia" w:hAnsi="Georgia" w:cstheme="minorHAnsi"/>
          <w:sz w:val="22"/>
          <w:szCs w:val="22"/>
        </w:rPr>
      </w:pPr>
    </w:p>
    <w:p w14:paraId="280D9D70"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r>
        <w:rPr>
          <w:rFonts w:ascii="Georgia" w:hAnsi="Georgia" w:cstheme="minorHAnsi"/>
          <w:sz w:val="22"/>
          <w:szCs w:val="22"/>
        </w:rPr>
        <w:t>Las principales ventajas del algoritmo DTW  se podrían resumir en:</w:t>
      </w:r>
    </w:p>
    <w:p w14:paraId="2D5D9EB7" w14:textId="77777777" w:rsidR="00A73DB2" w:rsidRDefault="00A73DB2" w:rsidP="002A207E">
      <w:pPr>
        <w:pStyle w:val="HTMLPreformatted"/>
        <w:shd w:val="clear" w:color="auto" w:fill="FFFFFF"/>
        <w:spacing w:line="360" w:lineRule="auto"/>
        <w:jc w:val="both"/>
        <w:rPr>
          <w:rFonts w:ascii="Georgia" w:hAnsi="Georgia" w:cstheme="minorHAnsi"/>
          <w:sz w:val="22"/>
          <w:szCs w:val="22"/>
        </w:rPr>
      </w:pPr>
    </w:p>
    <w:p w14:paraId="7B9EA1D4" w14:textId="77777777" w:rsidR="00A73DB2" w:rsidRPr="005009CD" w:rsidRDefault="00A73DB2" w:rsidP="002A207E">
      <w:pPr>
        <w:pStyle w:val="HTMLPreformatted"/>
        <w:numPr>
          <w:ilvl w:val="0"/>
          <w:numId w:val="10"/>
        </w:numPr>
        <w:shd w:val="clear" w:color="auto" w:fill="FFFFFF"/>
        <w:spacing w:line="360" w:lineRule="auto"/>
        <w:jc w:val="both"/>
        <w:rPr>
          <w:rFonts w:ascii="Georgia" w:hAnsi="Georgia" w:cstheme="minorHAnsi"/>
          <w:sz w:val="22"/>
          <w:szCs w:val="22"/>
        </w:rPr>
      </w:pPr>
      <w:r>
        <w:rPr>
          <w:rFonts w:ascii="Georgia" w:hAnsi="Georgia" w:cstheme="minorHAnsi"/>
          <w:sz w:val="22"/>
          <w:szCs w:val="22"/>
        </w:rPr>
        <w:t xml:space="preserve">Presenta una </w:t>
      </w:r>
      <w:r w:rsidRPr="00E530CD">
        <w:rPr>
          <w:rFonts w:ascii="Georgia" w:hAnsi="Georgia" w:cstheme="minorHAnsi"/>
          <w:sz w:val="22"/>
          <w:szCs w:val="22"/>
        </w:rPr>
        <w:t>mayor flexibilidad</w:t>
      </w:r>
      <w:r>
        <w:rPr>
          <w:rFonts w:ascii="Georgia" w:hAnsi="Georgia" w:cstheme="minorHAnsi"/>
          <w:sz w:val="22"/>
          <w:szCs w:val="22"/>
        </w:rPr>
        <w:t xml:space="preserve">. </w:t>
      </w:r>
      <w:r w:rsidRPr="00204C7A">
        <w:rPr>
          <w:rFonts w:ascii="Georgia" w:hAnsi="Georgia" w:cstheme="minorHAnsi"/>
          <w:sz w:val="22"/>
          <w:szCs w:val="22"/>
        </w:rPr>
        <w:t>Admite el uso de series en las que el eje distorsionado puede ser diferente al tiempo</w:t>
      </w:r>
      <w:r>
        <w:rPr>
          <w:rFonts w:ascii="Georgia" w:hAnsi="Georgia" w:cstheme="minorHAnsi"/>
          <w:sz w:val="22"/>
          <w:szCs w:val="22"/>
        </w:rPr>
        <w:t>,</w:t>
      </w:r>
      <w:r w:rsidRPr="00204C7A">
        <w:rPr>
          <w:rFonts w:ascii="Georgia" w:hAnsi="Georgia" w:cstheme="minorHAnsi"/>
          <w:sz w:val="22"/>
          <w:szCs w:val="22"/>
        </w:rPr>
        <w:t xml:space="preserve"> como, por ejemplo, </w:t>
      </w:r>
      <w:r>
        <w:rPr>
          <w:rFonts w:ascii="Georgia" w:hAnsi="Georgia" w:cstheme="minorHAnsi"/>
          <w:sz w:val="22"/>
          <w:szCs w:val="22"/>
        </w:rPr>
        <w:t xml:space="preserve">la aplicación del </w:t>
      </w:r>
      <w:r w:rsidRPr="00204C7A">
        <w:rPr>
          <w:rFonts w:ascii="Georgia" w:hAnsi="Georgia" w:cstheme="minorHAnsi"/>
          <w:sz w:val="22"/>
          <w:szCs w:val="22"/>
        </w:rPr>
        <w:t>reconocimiento de formas, caso en el que la dimensión afectada es el ángulo.</w:t>
      </w:r>
      <w:r w:rsidRPr="00204C7A">
        <w:rPr>
          <w:rFonts w:ascii="Georgia" w:hAnsi="Georgia" w:cstheme="minorHAnsi"/>
          <w:color w:val="FF0000"/>
          <w:sz w:val="22"/>
          <w:szCs w:val="22"/>
        </w:rPr>
        <w:t xml:space="preserve"> </w:t>
      </w:r>
    </w:p>
    <w:p w14:paraId="0FB32992" w14:textId="77777777" w:rsidR="00A73DB2" w:rsidRPr="005009CD" w:rsidRDefault="00A73DB2" w:rsidP="002A207E">
      <w:pPr>
        <w:pStyle w:val="HTMLPreformatted"/>
        <w:shd w:val="clear" w:color="auto" w:fill="FFFFFF"/>
        <w:spacing w:line="360" w:lineRule="auto"/>
        <w:ind w:left="360"/>
        <w:jc w:val="both"/>
        <w:rPr>
          <w:rFonts w:ascii="Georgia" w:hAnsi="Georgia" w:cstheme="minorHAnsi"/>
          <w:sz w:val="22"/>
          <w:szCs w:val="22"/>
        </w:rPr>
      </w:pPr>
    </w:p>
    <w:p w14:paraId="674E7AB6" w14:textId="77777777" w:rsidR="00A73DB2" w:rsidRPr="005009CD" w:rsidRDefault="00A73DB2" w:rsidP="002A207E">
      <w:pPr>
        <w:pStyle w:val="ListParagraph"/>
        <w:numPr>
          <w:ilvl w:val="0"/>
          <w:numId w:val="10"/>
        </w:numPr>
        <w:spacing w:line="360" w:lineRule="auto"/>
        <w:jc w:val="both"/>
        <w:rPr>
          <w:rFonts w:ascii="Georgia" w:hAnsi="Georgia" w:cstheme="minorHAnsi"/>
        </w:rPr>
      </w:pPr>
      <w:r w:rsidRPr="005009CD">
        <w:rPr>
          <w:rFonts w:ascii="Georgia" w:hAnsi="Georgia" w:cstheme="minorHAnsi"/>
        </w:rPr>
        <w:t xml:space="preserve">Este método permite comparar dos series temporales que sean similares pero que se encuentren fuera de fase, permitiendo a su vez, el alineamiento de ambas; se distorsionan de una forma </w:t>
      </w:r>
      <w:r w:rsidRPr="005009CD">
        <w:rPr>
          <w:rFonts w:ascii="Georgia" w:hAnsi="Georgia" w:cstheme="minorHAnsi"/>
          <w:i/>
        </w:rPr>
        <w:t xml:space="preserve">no lineal </w:t>
      </w:r>
      <w:r w:rsidRPr="005009CD">
        <w:rPr>
          <w:rFonts w:ascii="Georgia" w:hAnsi="Georgia" w:cstheme="minorHAnsi"/>
        </w:rPr>
        <w:t>con el objetivo de hacerlas coincidir.</w:t>
      </w:r>
    </w:p>
    <w:p w14:paraId="48C68C8E" w14:textId="77777777" w:rsidR="00A73DB2" w:rsidRPr="00C36146" w:rsidRDefault="00A73DB2" w:rsidP="002A207E">
      <w:pPr>
        <w:pStyle w:val="ListParagraph"/>
        <w:numPr>
          <w:ilvl w:val="0"/>
          <w:numId w:val="10"/>
        </w:numPr>
        <w:spacing w:line="360" w:lineRule="auto"/>
        <w:jc w:val="both"/>
        <w:rPr>
          <w:rFonts w:ascii="Georgia" w:hAnsi="Georgia" w:cstheme="minorHAnsi"/>
        </w:rPr>
      </w:pPr>
      <w:r w:rsidRPr="005009CD">
        <w:rPr>
          <w:rFonts w:ascii="Georgia" w:hAnsi="Georgia"/>
          <w:lang w:bidi="he-IL"/>
        </w:rPr>
        <w:t>DTW es capaz de tratar deformaciones de tiempo que se ya velocidades diferentes asociadas con los datos dependientes del tiempo.</w:t>
      </w:r>
    </w:p>
    <w:p w14:paraId="040B07C5" w14:textId="77777777" w:rsidR="00C36146" w:rsidRDefault="00C36146" w:rsidP="00C36146">
      <w:pPr>
        <w:pStyle w:val="ListParagraph"/>
        <w:spacing w:line="360" w:lineRule="auto"/>
        <w:jc w:val="both"/>
        <w:rPr>
          <w:rFonts w:ascii="Georgia" w:hAnsi="Georgia" w:cstheme="minorHAnsi"/>
        </w:rPr>
      </w:pPr>
    </w:p>
    <w:p w14:paraId="3635BE6C" w14:textId="77777777" w:rsidR="005C41AF" w:rsidRPr="00963BE3" w:rsidRDefault="005C41AF" w:rsidP="00C36146">
      <w:pPr>
        <w:pStyle w:val="ListParagraph"/>
        <w:spacing w:line="360" w:lineRule="auto"/>
        <w:jc w:val="both"/>
        <w:rPr>
          <w:rFonts w:ascii="Georgia" w:hAnsi="Georgia" w:cstheme="minorHAnsi"/>
        </w:rPr>
      </w:pPr>
    </w:p>
    <w:p w14:paraId="46D7155E" w14:textId="77777777" w:rsidR="00A73DB2" w:rsidRPr="00FB37A7" w:rsidRDefault="00A73DB2" w:rsidP="002A207E">
      <w:pPr>
        <w:pStyle w:val="Heading2"/>
        <w:rPr>
          <w:rFonts w:eastAsia="Times New Roman"/>
          <w:lang w:eastAsia="es-ES"/>
        </w:rPr>
      </w:pPr>
      <w:bookmarkStart w:id="222" w:name="_Toc488184005"/>
      <w:r w:rsidRPr="00FB37A7">
        <w:rPr>
          <w:rFonts w:eastAsia="Times New Roman"/>
          <w:lang w:eastAsia="es-ES"/>
        </w:rPr>
        <w:t xml:space="preserve">DTW vs Distancia </w:t>
      </w:r>
      <w:proofErr w:type="spellStart"/>
      <w:r w:rsidRPr="00FB37A7">
        <w:rPr>
          <w:rFonts w:eastAsia="Times New Roman"/>
          <w:lang w:eastAsia="es-ES"/>
        </w:rPr>
        <w:t>Euclídea</w:t>
      </w:r>
      <w:bookmarkEnd w:id="222"/>
      <w:proofErr w:type="spellEnd"/>
    </w:p>
    <w:p w14:paraId="445B92B6"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0818289C"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Para poder comparar series temporales, hay que definir distancia, D(</w:t>
      </w:r>
      <w:r>
        <w:t>x</w:t>
      </w:r>
      <w:r>
        <w:rPr>
          <w:vertAlign w:val="subscript"/>
        </w:rPr>
        <w:t>1</w:t>
      </w:r>
      <w:r>
        <w:t xml:space="preserve"> , x</w:t>
      </w:r>
      <w:r>
        <w:rPr>
          <w:vertAlign w:val="subscript"/>
        </w:rPr>
        <w:t>2</w:t>
      </w:r>
      <w:r w:rsidRPr="00FB37A7">
        <w:rPr>
          <w:rFonts w:ascii="Georgia" w:eastAsia="Times New Roman" w:hAnsi="Georgia" w:cstheme="minorHAnsi"/>
          <w:szCs w:val="20"/>
          <w:lang w:eastAsia="es-ES"/>
        </w:rPr>
        <w:t xml:space="preserve">), donde </w:t>
      </w:r>
      <w:r>
        <w:t>x</w:t>
      </w:r>
      <w:r>
        <w:rPr>
          <w:vertAlign w:val="subscript"/>
        </w:rPr>
        <w:t>1</w:t>
      </w:r>
      <w:r>
        <w:t xml:space="preserve"> , x</w:t>
      </w:r>
      <w:r>
        <w:rPr>
          <w:vertAlign w:val="subscript"/>
        </w:rPr>
        <w:t>2</w:t>
      </w:r>
      <w:r w:rsidRPr="00FB37A7">
        <w:rPr>
          <w:rFonts w:ascii="Georgia" w:eastAsia="Times New Roman" w:hAnsi="Georgia" w:cstheme="minorHAnsi"/>
          <w:szCs w:val="20"/>
          <w:lang w:eastAsia="es-ES"/>
        </w:rPr>
        <w:t xml:space="preserve"> son vectores, que cumple las siguientes características:</w:t>
      </w:r>
    </w:p>
    <w:p w14:paraId="21DAB001"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eastAsia="es-ES"/>
        </w:rPr>
      </w:pPr>
    </w:p>
    <w:p w14:paraId="5D9EED34"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eastAsia="es-ES"/>
        </w:rPr>
      </w:pPr>
    </w:p>
    <w:p w14:paraId="34FED1BD" w14:textId="77777777" w:rsidR="00A73DB2" w:rsidRDefault="00A73DB2" w:rsidP="002A207E">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rPr>
      </w:pPr>
      <w:r w:rsidRPr="003900CF">
        <w:rPr>
          <w:rFonts w:ascii="Georgia" w:hAnsi="Georgia"/>
        </w:rPr>
        <w:t>No negativo: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xml:space="preserve">) ≥ 0 </w:t>
      </w:r>
    </w:p>
    <w:p w14:paraId="2EC0FE14" w14:textId="77777777" w:rsidR="00A73DB2" w:rsidRPr="003900CF" w:rsidRDefault="00A73DB2" w:rsidP="002A207E">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cs="Cambria Math"/>
        </w:rPr>
      </w:pPr>
      <w:r w:rsidRPr="003900CF">
        <w:rPr>
          <w:rFonts w:ascii="Georgia" w:hAnsi="Georgia"/>
        </w:rPr>
        <w:t>Simetría: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 D(x</w:t>
      </w:r>
      <w:r w:rsidRPr="003900CF">
        <w:rPr>
          <w:rFonts w:ascii="Georgia" w:hAnsi="Georgia"/>
          <w:vertAlign w:val="subscript"/>
        </w:rPr>
        <w:t>2</w:t>
      </w:r>
      <w:r w:rsidRPr="003900CF">
        <w:rPr>
          <w:rFonts w:ascii="Georgia" w:hAnsi="Georgia"/>
        </w:rPr>
        <w:t xml:space="preserve"> , x</w:t>
      </w:r>
      <w:r w:rsidRPr="003900CF">
        <w:rPr>
          <w:rFonts w:ascii="Georgia" w:hAnsi="Georgia"/>
          <w:vertAlign w:val="subscript"/>
        </w:rPr>
        <w:t>1</w:t>
      </w:r>
      <w:r w:rsidRPr="003900CF">
        <w:rPr>
          <w:rFonts w:ascii="Georgia" w:hAnsi="Georgia"/>
        </w:rPr>
        <w:t>)</w:t>
      </w:r>
    </w:p>
    <w:p w14:paraId="3CE00481" w14:textId="77777777" w:rsidR="00A73DB2" w:rsidRPr="003900CF" w:rsidRDefault="00A73DB2" w:rsidP="002A207E">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cs="Cambria Math"/>
        </w:rPr>
      </w:pPr>
      <w:r w:rsidRPr="003900CF">
        <w:rPr>
          <w:rFonts w:ascii="Georgia" w:hAnsi="Georgia"/>
        </w:rPr>
        <w:t>Desigualdad triangular: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3</w:t>
      </w:r>
      <w:r w:rsidRPr="003900CF">
        <w:rPr>
          <w:rFonts w:ascii="Georgia" w:hAnsi="Georgia"/>
        </w:rPr>
        <w:t>) + D(x</w:t>
      </w:r>
      <w:r w:rsidRPr="003900CF">
        <w:rPr>
          <w:rFonts w:ascii="Georgia" w:hAnsi="Georgia"/>
          <w:vertAlign w:val="subscript"/>
        </w:rPr>
        <w:t>3</w:t>
      </w:r>
      <w:r w:rsidRPr="003900CF">
        <w:rPr>
          <w:rFonts w:ascii="Georgia" w:hAnsi="Georgia"/>
        </w:rPr>
        <w:t xml:space="preserve"> , x</w:t>
      </w:r>
      <w:r w:rsidRPr="003900CF">
        <w:rPr>
          <w:rFonts w:ascii="Georgia" w:hAnsi="Georgia"/>
          <w:vertAlign w:val="subscript"/>
        </w:rPr>
        <w:t>2</w:t>
      </w:r>
      <w:r w:rsidRPr="003900CF">
        <w:rPr>
          <w:rFonts w:ascii="Georgia" w:hAnsi="Georgia"/>
        </w:rPr>
        <w:t xml:space="preserve">) </w:t>
      </w:r>
    </w:p>
    <w:p w14:paraId="7919AE63" w14:textId="77777777" w:rsidR="00A73DB2" w:rsidRPr="003900CF" w:rsidRDefault="00A73DB2" w:rsidP="002A207E">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cs="Cambria Math"/>
        </w:rPr>
      </w:pPr>
      <w:r w:rsidRPr="003900CF">
        <w:rPr>
          <w:rFonts w:ascii="Georgia" w:hAnsi="Georgia"/>
        </w:rPr>
        <w:t>Axioma de coincidencia: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 0,  solo si  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p>
    <w:p w14:paraId="694410E3"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eastAsia="es-ES"/>
        </w:rPr>
      </w:pPr>
    </w:p>
    <w:p w14:paraId="7348B74B"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47ACA87D"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Existen diversas métricas (formas de medir la distancia): distancia </w:t>
      </w:r>
      <w:proofErr w:type="spellStart"/>
      <w:r w:rsidRPr="00FB37A7">
        <w:rPr>
          <w:rFonts w:ascii="Georgia" w:eastAsia="Times New Roman" w:hAnsi="Georgia" w:cstheme="minorHAnsi"/>
          <w:szCs w:val="20"/>
          <w:lang w:eastAsia="es-ES"/>
        </w:rPr>
        <w:t>Euclídea</w:t>
      </w:r>
      <w:proofErr w:type="spellEnd"/>
      <w:r w:rsidRPr="00FB37A7">
        <w:rPr>
          <w:rFonts w:ascii="Georgia" w:eastAsia="Times New Roman" w:hAnsi="Georgia" w:cstheme="minorHAnsi"/>
          <w:szCs w:val="20"/>
          <w:lang w:eastAsia="es-ES"/>
        </w:rPr>
        <w:t xml:space="preserve">, distancia Manhattan, </w:t>
      </w:r>
      <w:r w:rsidRPr="00D34CD1">
        <w:rPr>
          <w:rFonts w:ascii="Georgia" w:eastAsia="Times New Roman" w:hAnsi="Georgia" w:cstheme="minorHAnsi"/>
          <w:szCs w:val="20"/>
          <w:lang w:eastAsia="es-ES"/>
        </w:rPr>
        <w:t>distancia</w:t>
      </w:r>
      <w:r w:rsidRPr="00FB37A7">
        <w:rPr>
          <w:rFonts w:ascii="Georgia" w:eastAsia="Times New Roman" w:hAnsi="Georgia" w:cstheme="minorHAnsi"/>
          <w:szCs w:val="20"/>
          <w:lang w:eastAsia="es-ES"/>
        </w:rPr>
        <w:t xml:space="preserve"> máxima, distancia de </w:t>
      </w:r>
      <w:proofErr w:type="spellStart"/>
      <w:r w:rsidRPr="00FB37A7">
        <w:rPr>
          <w:rFonts w:ascii="Georgia" w:eastAsia="Times New Roman" w:hAnsi="Georgia" w:cstheme="minorHAnsi"/>
          <w:szCs w:val="20"/>
          <w:lang w:eastAsia="es-ES"/>
        </w:rPr>
        <w:t>Minkowski</w:t>
      </w:r>
      <w:proofErr w:type="spellEnd"/>
      <w:r w:rsidRPr="00FB37A7">
        <w:rPr>
          <w:rFonts w:ascii="Georgia" w:eastAsia="Times New Roman" w:hAnsi="Georgia" w:cstheme="minorHAnsi"/>
          <w:szCs w:val="20"/>
          <w:lang w:eastAsia="es-ES"/>
        </w:rPr>
        <w:t xml:space="preserve"> y distancia de </w:t>
      </w:r>
      <w:proofErr w:type="spellStart"/>
      <w:r w:rsidRPr="00FB37A7">
        <w:rPr>
          <w:rFonts w:ascii="Georgia" w:eastAsia="Times New Roman" w:hAnsi="Georgia" w:cstheme="minorHAnsi"/>
          <w:szCs w:val="20"/>
          <w:lang w:eastAsia="es-ES"/>
        </w:rPr>
        <w:t>Mahalanobis</w:t>
      </w:r>
      <w:proofErr w:type="spellEnd"/>
      <w:r w:rsidRPr="00FB37A7">
        <w:rPr>
          <w:rFonts w:ascii="Georgia" w:eastAsia="Times New Roman" w:hAnsi="Georgia" w:cstheme="minorHAnsi"/>
          <w:szCs w:val="20"/>
          <w:lang w:eastAsia="es-ES"/>
        </w:rPr>
        <w:t>.</w:t>
      </w:r>
    </w:p>
    <w:p w14:paraId="45C8A125"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3CDAEB33"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No es objetivo de este trabajo desarrollar todas las métricas; sólo nos vamos a centrar en la distancia </w:t>
      </w:r>
      <w:proofErr w:type="spellStart"/>
      <w:r w:rsidRPr="00284C48">
        <w:rPr>
          <w:rFonts w:ascii="Georgia" w:eastAsia="Times New Roman" w:hAnsi="Georgia" w:cstheme="minorHAnsi"/>
          <w:i/>
          <w:szCs w:val="20"/>
          <w:lang w:eastAsia="es-ES"/>
        </w:rPr>
        <w:t>Euclídea</w:t>
      </w:r>
      <w:proofErr w:type="spellEnd"/>
      <w:r w:rsidRPr="00FB37A7">
        <w:rPr>
          <w:rFonts w:ascii="Georgia" w:eastAsia="Times New Roman" w:hAnsi="Georgia" w:cstheme="minorHAnsi"/>
          <w:szCs w:val="20"/>
          <w:lang w:eastAsia="es-ES"/>
        </w:rPr>
        <w:t xml:space="preserve">, que, para 2 </w:t>
      </w:r>
      <w:proofErr w:type="spellStart"/>
      <w:r w:rsidRPr="00FB37A7">
        <w:rPr>
          <w:rFonts w:ascii="Georgia" w:eastAsia="Times New Roman" w:hAnsi="Georgia" w:cstheme="minorHAnsi"/>
          <w:szCs w:val="20"/>
          <w:lang w:eastAsia="es-ES"/>
        </w:rPr>
        <w:t>clusters</w:t>
      </w:r>
      <w:proofErr w:type="spellEnd"/>
      <w:r w:rsidRPr="00FB37A7">
        <w:rPr>
          <w:rFonts w:ascii="Georgia" w:eastAsia="Times New Roman" w:hAnsi="Georgia" w:cstheme="minorHAnsi"/>
          <w:szCs w:val="20"/>
          <w:lang w:eastAsia="es-ES"/>
        </w:rPr>
        <w:t xml:space="preserve"> P</w:t>
      </w:r>
      <w:r w:rsidRPr="00FB37A7">
        <w:rPr>
          <w:rFonts w:ascii="Georgia" w:eastAsia="Times New Roman" w:hAnsi="Georgia" w:cstheme="minorHAnsi"/>
          <w:szCs w:val="20"/>
          <w:vertAlign w:val="subscript"/>
          <w:lang w:eastAsia="es-ES"/>
        </w:rPr>
        <w:t>1</w:t>
      </w:r>
      <w:r w:rsidRPr="00FB37A7">
        <w:rPr>
          <w:rFonts w:ascii="Georgia" w:eastAsia="Times New Roman" w:hAnsi="Georgia" w:cstheme="minorHAnsi"/>
          <w:szCs w:val="20"/>
          <w:lang w:eastAsia="es-ES"/>
        </w:rPr>
        <w:t xml:space="preserve"> y P</w:t>
      </w:r>
      <w:r w:rsidRPr="00FB37A7">
        <w:rPr>
          <w:rFonts w:ascii="Georgia" w:eastAsia="Times New Roman" w:hAnsi="Georgia" w:cstheme="minorHAnsi"/>
          <w:szCs w:val="20"/>
          <w:vertAlign w:val="subscript"/>
          <w:lang w:eastAsia="es-ES"/>
        </w:rPr>
        <w:t>2</w:t>
      </w:r>
      <w:r w:rsidRPr="00FB37A7">
        <w:rPr>
          <w:rFonts w:ascii="Georgia" w:eastAsia="Times New Roman" w:hAnsi="Georgia" w:cstheme="minorHAnsi"/>
          <w:szCs w:val="20"/>
          <w:lang w:eastAsia="es-ES"/>
        </w:rPr>
        <w:t xml:space="preserve">, se define con la expresión: </w:t>
      </w:r>
    </w:p>
    <w:p w14:paraId="357DC670"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35329865" w14:textId="2BC34991" w:rsidR="00A73DB2" w:rsidRDefault="00AA586B" w:rsidP="002A207E">
      <w:pPr>
        <w:pStyle w:val="NormalWeb"/>
        <w:spacing w:before="240" w:beforeAutospacing="0" w:after="240" w:afterAutospacing="0" w:line="360" w:lineRule="auto"/>
        <w:jc w:val="center"/>
        <w:textAlignment w:val="baseline"/>
        <w:rPr>
          <w:rFonts w:ascii="Arial" w:hAnsi="Arial" w:cs="Arial"/>
          <w:color w:val="000000"/>
        </w:rPr>
      </w:pPr>
      <w:r>
        <w:rPr>
          <w:rFonts w:ascii="inherit" w:hAnsi="inherit" w:cs="Arial"/>
          <w:noProof/>
          <w:color w:val="0088CC"/>
          <w:lang w:val="en-GB" w:eastAsia="en-GB" w:bidi="ar-SA"/>
        </w:rPr>
        <mc:AlternateContent>
          <mc:Choice Requires="wps">
            <w:drawing>
              <wp:anchor distT="0" distB="0" distL="114300" distR="114300" simplePos="0" relativeHeight="251682816" behindDoc="0" locked="0" layoutInCell="1" allowOverlap="1" wp14:anchorId="78B2B14D" wp14:editId="4C59CABB">
                <wp:simplePos x="0" y="0"/>
                <wp:positionH relativeFrom="column">
                  <wp:posOffset>1904365</wp:posOffset>
                </wp:positionH>
                <wp:positionV relativeFrom="paragraph">
                  <wp:posOffset>40640</wp:posOffset>
                </wp:positionV>
                <wp:extent cx="2191385" cy="526415"/>
                <wp:effectExtent l="0" t="0" r="18415" b="32385"/>
                <wp:wrapNone/>
                <wp:docPr id="30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1385" cy="52641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7B006E0" id="Rectangle_x0020_11" o:spid="_x0000_s1026" style="position:absolute;margin-left:149.95pt;margin-top:3.2pt;width:172.55pt;height:41.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">
                <v:fill opacity="0"/>
              </v:rect>
            </w:pict>
          </mc:Fallback>
        </mc:AlternateContent>
      </w:r>
      <w:r w:rsidR="00A73DB2">
        <w:rPr>
          <w:rFonts w:ascii="inherit" w:hAnsi="inherit" w:cs="Arial"/>
          <w:noProof/>
          <w:color w:val="0088CC"/>
          <w:bdr w:val="none" w:sz="0" w:space="0" w:color="auto" w:frame="1"/>
          <w:lang w:val="en-GB" w:eastAsia="en-GB" w:bidi="ar-SA"/>
        </w:rPr>
        <w:drawing>
          <wp:inline distT="0" distB="0" distL="0" distR="0" wp14:anchorId="7A48DFCA" wp14:editId="58BE3C4C">
            <wp:extent cx="1897811" cy="263354"/>
            <wp:effectExtent l="0" t="0" r="0" b="0"/>
            <wp:docPr id="3" name="Imagen 1" descr="eq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3">
                      <a:hlinkClick r:id="rId21"/>
                    </pic:cNvPr>
                    <pic:cNvPicPr>
                      <a:picLocks noChangeAspect="1" noChangeArrowheads="1"/>
                    </pic:cNvPicPr>
                  </pic:nvPicPr>
                  <pic:blipFill>
                    <a:blip r:embed="rId22" cstate="print"/>
                    <a:srcRect/>
                    <a:stretch>
                      <a:fillRect/>
                    </a:stretch>
                  </pic:blipFill>
                  <pic:spPr bwMode="auto">
                    <a:xfrm>
                      <a:off x="0" y="0"/>
                      <a:ext cx="1897591" cy="263323"/>
                    </a:xfrm>
                    <a:prstGeom prst="rect">
                      <a:avLst/>
                    </a:prstGeom>
                    <a:noFill/>
                    <a:ln w="9525">
                      <a:noFill/>
                      <a:miter lim="800000"/>
                      <a:headEnd/>
                      <a:tailEnd/>
                    </a:ln>
                  </pic:spPr>
                </pic:pic>
              </a:graphicData>
            </a:graphic>
          </wp:inline>
        </w:drawing>
      </w:r>
    </w:p>
    <w:p w14:paraId="710D2F22"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val="en-US" w:eastAsia="es-ES"/>
        </w:rPr>
      </w:pPr>
    </w:p>
    <w:p w14:paraId="21D62064"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2EA56BAE" w14:textId="77777777" w:rsidR="00776AAA" w:rsidRDefault="00776AAA"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1B20B367"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Es especialmente potente en los casos en los que el </w:t>
      </w:r>
      <w:proofErr w:type="spellStart"/>
      <w:r w:rsidRPr="00FB37A7">
        <w:rPr>
          <w:rFonts w:ascii="Georgia" w:eastAsia="Times New Roman" w:hAnsi="Georgia" w:cstheme="minorHAnsi"/>
          <w:szCs w:val="20"/>
          <w:lang w:eastAsia="es-ES"/>
        </w:rPr>
        <w:t>dataset</w:t>
      </w:r>
      <w:proofErr w:type="spellEnd"/>
      <w:r w:rsidRPr="00FB37A7">
        <w:rPr>
          <w:rFonts w:ascii="Georgia" w:eastAsia="Times New Roman" w:hAnsi="Georgia" w:cstheme="minorHAnsi"/>
          <w:szCs w:val="20"/>
          <w:lang w:eastAsia="es-ES"/>
        </w:rPr>
        <w:t xml:space="preserve"> de entrada presenta un volumen cada vez mayor, siendo incluso más efectivo que otras técnicas más complejas. </w:t>
      </w:r>
    </w:p>
    <w:p w14:paraId="508F2AF1"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1F6F460E"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Sin embargo, no es recomendable su uso en ciertos </w:t>
      </w:r>
      <w:r>
        <w:rPr>
          <w:rFonts w:ascii="Georgia" w:eastAsia="Times New Roman" w:hAnsi="Georgia" w:cstheme="minorHAnsi"/>
          <w:szCs w:val="20"/>
          <w:lang w:eastAsia="es-ES"/>
        </w:rPr>
        <w:t>contextos</w:t>
      </w:r>
      <w:r w:rsidRPr="00FB37A7">
        <w:rPr>
          <w:rFonts w:ascii="Georgia" w:eastAsia="Times New Roman" w:hAnsi="Georgia" w:cstheme="minorHAnsi"/>
          <w:szCs w:val="20"/>
          <w:lang w:eastAsia="es-ES"/>
        </w:rPr>
        <w:t>, dado que presenta una serie de limitaciones, entre las que se encuentran:</w:t>
      </w:r>
    </w:p>
    <w:p w14:paraId="0ADF4D26"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339F57EA"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02FC6CD3" w14:textId="77777777" w:rsidR="00A73DB2" w:rsidRPr="00FB37A7" w:rsidRDefault="00A73DB2" w:rsidP="002A207E">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eastAsia="Times New Roman" w:hAnsi="Georgia" w:cstheme="minorHAnsi"/>
          <w:szCs w:val="20"/>
          <w:lang w:eastAsia="es-ES"/>
        </w:rPr>
      </w:pPr>
      <w:r w:rsidRPr="00FB37A7">
        <w:rPr>
          <w:rFonts w:ascii="Georgia" w:eastAsia="Times New Roman" w:hAnsi="Georgia" w:cstheme="minorHAnsi"/>
          <w:szCs w:val="20"/>
          <w:lang w:eastAsia="es-ES"/>
        </w:rPr>
        <w:t>No compara todos los tipos de series temporales, sino solo aquellas que presentan la misma longitud.</w:t>
      </w:r>
    </w:p>
    <w:p w14:paraId="28E792B3" w14:textId="77777777" w:rsidR="00A73DB2" w:rsidRPr="00FB37A7" w:rsidRDefault="00A73DB2" w:rsidP="002A20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eastAsia="Times New Roman" w:hAnsi="Georgia" w:cstheme="minorHAnsi"/>
          <w:szCs w:val="20"/>
          <w:lang w:eastAsia="es-ES"/>
        </w:rPr>
      </w:pPr>
    </w:p>
    <w:p w14:paraId="56F3B1C6" w14:textId="77777777" w:rsidR="00A73DB2" w:rsidRPr="00FB37A7" w:rsidRDefault="00A73DB2" w:rsidP="002A207E">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eastAsia="Times New Roman" w:hAnsi="Georgia" w:cstheme="minorHAnsi"/>
          <w:szCs w:val="20"/>
          <w:lang w:eastAsia="es-ES"/>
        </w:rPr>
      </w:pPr>
      <w:r w:rsidRPr="00FB37A7">
        <w:rPr>
          <w:rFonts w:ascii="Georgia" w:eastAsia="Times New Roman" w:hAnsi="Georgia" w:cstheme="minorHAnsi"/>
          <w:szCs w:val="20"/>
          <w:lang w:eastAsia="es-ES"/>
        </w:rPr>
        <w:t>No es fiable si se tratan datos atípicos (ruido).</w:t>
      </w:r>
    </w:p>
    <w:p w14:paraId="5DF7D41E"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ab/>
      </w:r>
    </w:p>
    <w:p w14:paraId="07915EEA" w14:textId="77777777" w:rsidR="00A73DB2" w:rsidRPr="00FB37A7"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6EF2EC94"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szCs w:val="20"/>
          <w:lang w:eastAsia="es-ES"/>
        </w:rPr>
        <w:t xml:space="preserve">En comparación con la distancia </w:t>
      </w:r>
      <w:proofErr w:type="spellStart"/>
      <w:r>
        <w:rPr>
          <w:rFonts w:ascii="Georgia" w:eastAsia="Times New Roman" w:hAnsi="Georgia" w:cstheme="minorHAnsi"/>
          <w:szCs w:val="20"/>
          <w:lang w:eastAsia="es-ES"/>
        </w:rPr>
        <w:t>Euclídea</w:t>
      </w:r>
      <w:proofErr w:type="spellEnd"/>
      <w:r>
        <w:rPr>
          <w:rFonts w:ascii="Georgia" w:eastAsia="Times New Roman" w:hAnsi="Georgia" w:cstheme="minorHAnsi"/>
          <w:szCs w:val="20"/>
          <w:lang w:eastAsia="es-ES"/>
        </w:rPr>
        <w:t xml:space="preserve">, </w:t>
      </w:r>
      <w:r w:rsidRPr="00FB37A7">
        <w:rPr>
          <w:rFonts w:ascii="Georgia" w:eastAsia="Times New Roman" w:hAnsi="Georgia" w:cstheme="minorHAnsi"/>
          <w:szCs w:val="20"/>
          <w:lang w:eastAsia="es-ES"/>
        </w:rPr>
        <w:t>el algoritmo DTW es mucho más robusto a la hora de realizar el cálculo de la distancia (</w:t>
      </w:r>
      <w:r>
        <w:rPr>
          <w:rFonts w:ascii="Georgia" w:eastAsia="Times New Roman" w:hAnsi="Georgia" w:cstheme="minorHAnsi"/>
          <w:szCs w:val="20"/>
          <w:lang w:eastAsia="es-ES"/>
        </w:rPr>
        <w:t xml:space="preserve">matriz de </w:t>
      </w:r>
      <w:r w:rsidRPr="00FB37A7">
        <w:rPr>
          <w:rFonts w:ascii="Georgia" w:eastAsia="Times New Roman" w:hAnsi="Georgia" w:cstheme="minorHAnsi"/>
          <w:szCs w:val="20"/>
          <w:lang w:eastAsia="es-ES"/>
        </w:rPr>
        <w:t>similitud)</w:t>
      </w:r>
      <w:r w:rsidR="00E944A8">
        <w:rPr>
          <w:rFonts w:ascii="Georgia" w:eastAsia="Times New Roman" w:hAnsi="Georgia" w:cstheme="minorHAnsi"/>
          <w:sz w:val="24"/>
          <w:szCs w:val="20"/>
          <w:vertAlign w:val="superscript"/>
          <w:lang w:eastAsia="es-ES"/>
        </w:rPr>
        <w:t xml:space="preserve"> 4</w:t>
      </w:r>
      <w:r w:rsidRPr="00FB37A7">
        <w:rPr>
          <w:rFonts w:ascii="Georgia" w:eastAsia="Times New Roman" w:hAnsi="Georgia" w:cstheme="minorHAnsi"/>
          <w:szCs w:val="20"/>
          <w:lang w:eastAsia="es-ES"/>
        </w:rPr>
        <w:t xml:space="preserve">. </w:t>
      </w:r>
      <w:r w:rsidR="00E944A8">
        <w:rPr>
          <w:rFonts w:ascii="Georgia" w:eastAsia="Times New Roman" w:hAnsi="Georgia" w:cstheme="minorHAnsi"/>
          <w:szCs w:val="20"/>
          <w:lang w:eastAsia="es-ES"/>
        </w:rPr>
        <w:t xml:space="preserve"> </w:t>
      </w:r>
      <w:r>
        <w:rPr>
          <w:rFonts w:ascii="Georgia" w:eastAsia="Times New Roman" w:hAnsi="Georgia" w:cstheme="minorHAnsi"/>
          <w:szCs w:val="20"/>
          <w:lang w:eastAsia="es-ES"/>
        </w:rPr>
        <w:t>Muestra su verdadero potencial al p</w:t>
      </w:r>
      <w:r w:rsidRPr="00FB37A7">
        <w:rPr>
          <w:rFonts w:ascii="Georgia" w:eastAsia="Times New Roman" w:hAnsi="Georgia" w:cstheme="minorHAnsi"/>
          <w:szCs w:val="20"/>
          <w:lang w:eastAsia="es-ES"/>
        </w:rPr>
        <w:t>ermit</w:t>
      </w:r>
      <w:r>
        <w:rPr>
          <w:rFonts w:ascii="Georgia" w:eastAsia="Times New Roman" w:hAnsi="Georgia" w:cstheme="minorHAnsi"/>
          <w:szCs w:val="20"/>
          <w:lang w:eastAsia="es-ES"/>
        </w:rPr>
        <w:t>ir</w:t>
      </w:r>
      <w:r w:rsidRPr="00FB37A7">
        <w:rPr>
          <w:rFonts w:ascii="Georgia" w:eastAsia="Times New Roman" w:hAnsi="Georgia" w:cstheme="minorHAnsi"/>
          <w:szCs w:val="20"/>
          <w:lang w:eastAsia="es-ES"/>
        </w:rPr>
        <w:t xml:space="preserve"> la comparación de series temporales de diferente longitud, ya que, internamente, sustituye la comparación uno-uno </w:t>
      </w:r>
      <w:r>
        <w:rPr>
          <w:rFonts w:ascii="Georgia" w:eastAsia="Times New Roman" w:hAnsi="Georgia" w:cstheme="minorHAnsi"/>
          <w:szCs w:val="20"/>
          <w:lang w:eastAsia="es-ES"/>
        </w:rPr>
        <w:t xml:space="preserve">-punto a punto- </w:t>
      </w:r>
      <w:r w:rsidRPr="00FB37A7">
        <w:rPr>
          <w:rFonts w:ascii="Georgia" w:eastAsia="Times New Roman" w:hAnsi="Georgia" w:cstheme="minorHAnsi"/>
          <w:szCs w:val="20"/>
          <w:lang w:eastAsia="es-ES"/>
        </w:rPr>
        <w:t xml:space="preserve">por </w:t>
      </w:r>
      <w:r>
        <w:rPr>
          <w:rFonts w:ascii="Georgia" w:eastAsia="Times New Roman" w:hAnsi="Georgia" w:cstheme="minorHAnsi"/>
          <w:szCs w:val="20"/>
          <w:lang w:eastAsia="es-ES"/>
        </w:rPr>
        <w:t xml:space="preserve">comparativa  </w:t>
      </w:r>
      <w:r w:rsidRPr="00FB37A7">
        <w:rPr>
          <w:rFonts w:ascii="Georgia" w:eastAsia="Times New Roman" w:hAnsi="Georgia" w:cstheme="minorHAnsi"/>
          <w:szCs w:val="20"/>
          <w:lang w:eastAsia="es-ES"/>
        </w:rPr>
        <w:t>uno-muchos (o viceversa)</w:t>
      </w:r>
      <w:r>
        <w:rPr>
          <w:rFonts w:ascii="Georgia" w:eastAsia="Times New Roman" w:hAnsi="Georgia" w:cstheme="minorHAnsi"/>
          <w:szCs w:val="20"/>
          <w:lang w:eastAsia="es-ES"/>
        </w:rPr>
        <w:t xml:space="preserve">. </w:t>
      </w:r>
    </w:p>
    <w:p w14:paraId="786AE518"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37E3C953" w14:textId="77777777" w:rsidR="00A73DB2" w:rsidRPr="005A7C61"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szCs w:val="20"/>
          <w:lang w:eastAsia="es-ES"/>
        </w:rPr>
        <w:t>Como resultado final, d</w:t>
      </w:r>
      <w:r w:rsidRPr="00FB37A7">
        <w:rPr>
          <w:rFonts w:ascii="Georgia" w:eastAsia="Times New Roman" w:hAnsi="Georgia" w:cstheme="minorHAnsi"/>
          <w:szCs w:val="20"/>
          <w:lang w:eastAsia="es-ES"/>
        </w:rPr>
        <w:t>adas 2 series temporales de longitud N y M, respectivamente, el método DTW trata los datos contenidos en una matriz N x M.</w:t>
      </w:r>
      <w:r>
        <w:rPr>
          <w:rFonts w:ascii="Georgia" w:eastAsia="Times New Roman" w:hAnsi="Georgia" w:cstheme="minorHAnsi"/>
          <w:szCs w:val="20"/>
          <w:lang w:eastAsia="es-ES"/>
        </w:rPr>
        <w:t xml:space="preserve"> </w:t>
      </w:r>
    </w:p>
    <w:p w14:paraId="38AF3584" w14:textId="77777777" w:rsidR="00A73DB2" w:rsidRDefault="00A73DB2" w:rsidP="002A207E"/>
    <w:p w14:paraId="34A4E3EB" w14:textId="77777777" w:rsidR="00E944A8" w:rsidRPr="006B7A5D" w:rsidRDefault="00E944A8" w:rsidP="00E944A8">
      <w:pPr>
        <w:autoSpaceDE w:val="0"/>
        <w:autoSpaceDN w:val="0"/>
        <w:adjustRightInd w:val="0"/>
        <w:spacing w:after="0"/>
        <w:rPr>
          <w:rFonts w:ascii="Georgia" w:hAnsi="Georgia" w:cstheme="minorHAnsi"/>
          <w:iCs/>
          <w:color w:val="FF0000"/>
          <w:lang w:bidi="he-IL"/>
        </w:rPr>
      </w:pPr>
    </w:p>
    <w:p w14:paraId="34C8757B" w14:textId="77777777" w:rsidR="00E944A8" w:rsidRDefault="00E944A8" w:rsidP="00E944A8">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094FB1A0" w14:textId="77777777" w:rsidR="00E944A8" w:rsidRDefault="00E944A8" w:rsidP="00E944A8">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515DF49B" w14:textId="77777777" w:rsidR="00E944A8" w:rsidRDefault="00E944A8" w:rsidP="00E944A8">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1C7DC1F7" w14:textId="77777777" w:rsidR="00E944A8" w:rsidRDefault="00E944A8" w:rsidP="00E944A8">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1F86EA8A" w14:textId="77777777" w:rsidR="00E944A8" w:rsidRDefault="00E944A8" w:rsidP="00E944A8">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15E06064" w14:textId="77777777" w:rsidR="00E944A8" w:rsidRDefault="00E944A8" w:rsidP="00E944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5BDE8EE7" w14:textId="77777777" w:rsidR="00E944A8" w:rsidRPr="005A7C61" w:rsidRDefault="00E944A8" w:rsidP="00E944A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hAnsi="Georgia" w:cstheme="minorHAnsi"/>
          <w:sz w:val="18"/>
        </w:rPr>
      </w:pPr>
    </w:p>
    <w:p w14:paraId="041D2510" w14:textId="77777777" w:rsidR="005C41AF" w:rsidRDefault="00E944A8" w:rsidP="00E944A8">
      <w:pPr>
        <w:spacing w:line="276" w:lineRule="auto"/>
        <w:jc w:val="left"/>
      </w:pPr>
      <w:r>
        <w:rPr>
          <w:rFonts w:ascii="Georgia" w:hAnsi="Georgia" w:cstheme="minorHAnsi"/>
          <w:sz w:val="20"/>
        </w:rPr>
        <w:t xml:space="preserve">Si nos atenemos a un criterio puramente de su definición,  </w:t>
      </w:r>
      <w:r w:rsidRPr="007E3150">
        <w:rPr>
          <w:rFonts w:ascii="Georgia" w:hAnsi="Georgia" w:cstheme="minorHAnsi"/>
          <w:i/>
          <w:sz w:val="20"/>
        </w:rPr>
        <w:t>DTW</w:t>
      </w:r>
      <w:r w:rsidRPr="005A7C61">
        <w:rPr>
          <w:rFonts w:ascii="Georgia" w:hAnsi="Georgia" w:cstheme="minorHAnsi"/>
          <w:sz w:val="20"/>
        </w:rPr>
        <w:t xml:space="preserve"> no es una </w:t>
      </w:r>
      <w:r>
        <w:rPr>
          <w:rFonts w:ascii="Georgia" w:hAnsi="Georgia" w:cstheme="minorHAnsi"/>
          <w:sz w:val="20"/>
        </w:rPr>
        <w:t>métrica al uso,  dado</w:t>
      </w:r>
      <w:r w:rsidRPr="005A7C61">
        <w:rPr>
          <w:rFonts w:ascii="Georgia" w:hAnsi="Georgia" w:cstheme="minorHAnsi"/>
          <w:sz w:val="20"/>
        </w:rPr>
        <w:t xml:space="preserve"> que no cumple </w:t>
      </w:r>
      <w:r>
        <w:rPr>
          <w:rFonts w:ascii="Georgia" w:hAnsi="Georgia" w:cstheme="minorHAnsi"/>
          <w:sz w:val="20"/>
        </w:rPr>
        <w:t xml:space="preserve">la característica de  </w:t>
      </w:r>
      <w:r>
        <w:rPr>
          <w:rFonts w:ascii="Georgia" w:hAnsi="Georgia" w:cstheme="minorHAnsi"/>
          <w:i/>
          <w:sz w:val="20"/>
        </w:rPr>
        <w:t>D</w:t>
      </w:r>
      <w:r w:rsidRPr="007E3150">
        <w:rPr>
          <w:rFonts w:ascii="Georgia" w:hAnsi="Georgia" w:cstheme="minorHAnsi"/>
          <w:i/>
          <w:sz w:val="20"/>
        </w:rPr>
        <w:t>esigualdad triangular</w:t>
      </w:r>
      <w:r w:rsidRPr="005A7C61">
        <w:rPr>
          <w:rFonts w:ascii="Georgia" w:hAnsi="Georgia" w:cstheme="minorHAnsi"/>
          <w:sz w:val="20"/>
        </w:rPr>
        <w:t xml:space="preserve">, sino que calcula </w:t>
      </w:r>
      <w:r>
        <w:rPr>
          <w:rFonts w:ascii="Georgia" w:hAnsi="Georgia" w:cstheme="minorHAnsi"/>
          <w:sz w:val="20"/>
        </w:rPr>
        <w:t xml:space="preserve">la forma más óptima de asociar </w:t>
      </w:r>
      <w:r w:rsidRPr="005A7C61">
        <w:rPr>
          <w:rFonts w:ascii="Georgia" w:hAnsi="Georgia" w:cstheme="minorHAnsi"/>
          <w:sz w:val="20"/>
        </w:rPr>
        <w:t xml:space="preserve">dos series temporales. </w:t>
      </w:r>
      <w:r>
        <w:rPr>
          <w:rFonts w:ascii="Georgia" w:hAnsi="Georgia" w:cstheme="minorHAnsi"/>
          <w:sz w:val="20"/>
        </w:rPr>
        <w:t xml:space="preserve">Con el objetivo de </w:t>
      </w:r>
      <w:r w:rsidRPr="005A7C61">
        <w:rPr>
          <w:rFonts w:ascii="Georgia" w:hAnsi="Georgia" w:cstheme="minorHAnsi"/>
          <w:sz w:val="20"/>
        </w:rPr>
        <w:t xml:space="preserve">obtener </w:t>
      </w:r>
      <w:r>
        <w:rPr>
          <w:rFonts w:ascii="Georgia" w:hAnsi="Georgia" w:cstheme="minorHAnsi"/>
          <w:sz w:val="20"/>
        </w:rPr>
        <w:t xml:space="preserve">una medida de </w:t>
      </w:r>
      <w:r w:rsidRPr="005A7C61">
        <w:rPr>
          <w:rFonts w:ascii="Georgia" w:hAnsi="Georgia" w:cstheme="minorHAnsi"/>
          <w:sz w:val="20"/>
        </w:rPr>
        <w:t xml:space="preserve">similitud entre </w:t>
      </w:r>
      <w:r>
        <w:rPr>
          <w:rFonts w:ascii="Georgia" w:hAnsi="Georgia" w:cstheme="minorHAnsi"/>
          <w:sz w:val="20"/>
        </w:rPr>
        <w:t xml:space="preserve">dichas </w:t>
      </w:r>
      <w:r w:rsidRPr="005A7C61">
        <w:rPr>
          <w:rFonts w:ascii="Georgia" w:hAnsi="Georgia" w:cstheme="minorHAnsi"/>
          <w:sz w:val="20"/>
        </w:rPr>
        <w:t>series</w:t>
      </w:r>
      <w:r>
        <w:rPr>
          <w:rFonts w:ascii="Georgia" w:hAnsi="Georgia" w:cstheme="minorHAnsi"/>
          <w:sz w:val="20"/>
        </w:rPr>
        <w:t xml:space="preserve">, </w:t>
      </w:r>
      <w:r w:rsidRPr="005A7C61">
        <w:rPr>
          <w:rFonts w:ascii="Georgia" w:hAnsi="Georgia" w:cstheme="minorHAnsi"/>
          <w:sz w:val="20"/>
        </w:rPr>
        <w:t xml:space="preserve">se distorsionan en la escala temporal de </w:t>
      </w:r>
      <w:r>
        <w:rPr>
          <w:rFonts w:ascii="Georgia" w:hAnsi="Georgia" w:cstheme="minorHAnsi"/>
          <w:sz w:val="20"/>
        </w:rPr>
        <w:t xml:space="preserve">una forma </w:t>
      </w:r>
      <w:r w:rsidRPr="005A7C61">
        <w:rPr>
          <w:rFonts w:ascii="Georgia" w:hAnsi="Georgia" w:cstheme="minorHAnsi"/>
          <w:sz w:val="20"/>
        </w:rPr>
        <w:t xml:space="preserve">no lineal. </w:t>
      </w:r>
      <w:r w:rsidR="005C41AF">
        <w:br w:type="page"/>
      </w:r>
    </w:p>
    <w:p w14:paraId="6D2394ED" w14:textId="77777777" w:rsidR="005C41AF" w:rsidRDefault="005C41AF" w:rsidP="002A207E"/>
    <w:p w14:paraId="09153832" w14:textId="77777777" w:rsidR="00A73DB2" w:rsidRDefault="00A73DB2" w:rsidP="002A207E">
      <w:pPr>
        <w:pStyle w:val="Heading2"/>
        <w:rPr>
          <w:rFonts w:eastAsia="Times New Roman"/>
          <w:lang w:eastAsia="es-ES"/>
        </w:rPr>
      </w:pPr>
      <w:bookmarkStart w:id="223" w:name="_Toc488184006"/>
      <w:r>
        <w:rPr>
          <w:rFonts w:eastAsia="Times New Roman"/>
          <w:lang w:eastAsia="es-ES"/>
        </w:rPr>
        <w:t>Ejemplo</w:t>
      </w:r>
      <w:bookmarkEnd w:id="223"/>
      <w:r>
        <w:rPr>
          <w:rFonts w:eastAsia="Times New Roman"/>
          <w:lang w:eastAsia="es-ES"/>
        </w:rPr>
        <w:t xml:space="preserve"> </w:t>
      </w:r>
    </w:p>
    <w:p w14:paraId="0E197F74"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033B3BD8" w14:textId="2275A4DC" w:rsidR="00A73DB2" w:rsidRDefault="00AA586B"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noProof/>
          <w:szCs w:val="20"/>
          <w:lang w:val="en-GB" w:eastAsia="en-GB"/>
        </w:rPr>
        <mc:AlternateContent>
          <mc:Choice Requires="wps">
            <w:drawing>
              <wp:anchor distT="0" distB="0" distL="114300" distR="114300" simplePos="0" relativeHeight="251680768" behindDoc="0" locked="0" layoutInCell="1" allowOverlap="1" wp14:anchorId="151C0974" wp14:editId="3D37D866">
                <wp:simplePos x="0" y="0"/>
                <wp:positionH relativeFrom="column">
                  <wp:posOffset>3712845</wp:posOffset>
                </wp:positionH>
                <wp:positionV relativeFrom="paragraph">
                  <wp:posOffset>883285</wp:posOffset>
                </wp:positionV>
                <wp:extent cx="611505" cy="276225"/>
                <wp:effectExtent l="0" t="0" r="23495" b="28575"/>
                <wp:wrapNone/>
                <wp:docPr id="30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505" cy="276225"/>
                        </a:xfrm>
                        <a:prstGeom prst="rect">
                          <a:avLst/>
                        </a:prstGeom>
                        <a:solidFill>
                          <a:srgbClr val="FFFFFF"/>
                        </a:solidFill>
                        <a:ln w="9525">
                          <a:solidFill>
                            <a:srgbClr val="000000"/>
                          </a:solidFill>
                          <a:miter lim="800000"/>
                          <a:headEnd/>
                          <a:tailEnd/>
                        </a:ln>
                      </wps:spPr>
                      <wps:txbx>
                        <w:txbxContent>
                          <w:p w14:paraId="7C4141DE" w14:textId="77777777" w:rsidR="0015274F" w:rsidRPr="00ED5F49" w:rsidRDefault="0015274F" w:rsidP="00A73DB2">
                            <w:r>
                              <w:t>Fig.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1C0974" id="Rectangle_x0020_9" o:spid="_x0000_s1039" style="position:absolute;left:0;text-align:left;margin-left:292.35pt;margin-top:69.55pt;width:48.15pt;height:2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">
                <v:textbox>
                  <w:txbxContent>
                    <w:p w14:paraId="7C4141DE" w14:textId="77777777" w:rsidR="0015274F" w:rsidRPr="00ED5F49" w:rsidRDefault="0015274F" w:rsidP="00A73DB2">
                      <w:r>
                        <w:t>Fig. A</w:t>
                      </w:r>
                    </w:p>
                  </w:txbxContent>
                </v:textbox>
              </v:rect>
            </w:pict>
          </mc:Fallback>
        </mc:AlternateContent>
      </w:r>
      <w:r w:rsidR="00A73DB2">
        <w:rPr>
          <w:rFonts w:ascii="Georgia" w:eastAsia="Times New Roman" w:hAnsi="Georgia" w:cstheme="minorHAnsi"/>
          <w:noProof/>
          <w:szCs w:val="20"/>
          <w:lang w:val="en-GB" w:eastAsia="en-GB"/>
        </w:rPr>
        <w:drawing>
          <wp:anchor distT="0" distB="0" distL="114300" distR="114300" simplePos="0" relativeHeight="251663360" behindDoc="0" locked="0" layoutInCell="1" allowOverlap="1" wp14:anchorId="6FA35272" wp14:editId="679EDF2A">
            <wp:simplePos x="0" y="0"/>
            <wp:positionH relativeFrom="column">
              <wp:posOffset>3552190</wp:posOffset>
            </wp:positionH>
            <wp:positionV relativeFrom="paragraph">
              <wp:posOffset>857250</wp:posOffset>
            </wp:positionV>
            <wp:extent cx="1930400" cy="1374775"/>
            <wp:effectExtent l="0" t="0" r="0" b="0"/>
            <wp:wrapSquare wrapText="bothSides"/>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1930400" cy="1374775"/>
                    </a:xfrm>
                    <a:prstGeom prst="rect">
                      <a:avLst/>
                    </a:prstGeom>
                    <a:noFill/>
                    <a:ln w="9525">
                      <a:noFill/>
                      <a:miter lim="800000"/>
                      <a:headEnd/>
                      <a:tailEnd/>
                    </a:ln>
                  </pic:spPr>
                </pic:pic>
              </a:graphicData>
            </a:graphic>
          </wp:anchor>
        </w:drawing>
      </w:r>
      <w:r w:rsidR="00A73DB2" w:rsidRPr="00E57343">
        <w:rPr>
          <w:rFonts w:ascii="Georgia" w:eastAsia="Times New Roman" w:hAnsi="Georgia" w:cstheme="minorHAnsi"/>
          <w:szCs w:val="20"/>
          <w:lang w:eastAsia="es-ES"/>
        </w:rPr>
        <w:t>Un ejemplo clásico que se suele presentar para llegar a comprender mejor este algoritmo, es el estudio de dos señales codificadas; Cuando ambas señales están perfectamente alineadas</w:t>
      </w:r>
      <w:r w:rsidR="00A73DB2">
        <w:rPr>
          <w:rFonts w:ascii="Georgia" w:eastAsia="Times New Roman" w:hAnsi="Georgia" w:cstheme="minorHAnsi"/>
          <w:szCs w:val="20"/>
          <w:lang w:eastAsia="es-ES"/>
        </w:rPr>
        <w:t xml:space="preserve"> (fig. A), </w:t>
      </w:r>
      <w:r w:rsidR="00A73DB2" w:rsidRPr="00E57343">
        <w:rPr>
          <w:rFonts w:ascii="Georgia" w:eastAsia="Times New Roman" w:hAnsi="Georgia" w:cstheme="minorHAnsi"/>
          <w:szCs w:val="20"/>
          <w:lang w:eastAsia="es-ES"/>
        </w:rPr>
        <w:t>no presenta mayor problema, dado que podemos optar por comparar ambas señ</w:t>
      </w:r>
      <w:r w:rsidR="00A73DB2">
        <w:rPr>
          <w:rFonts w:ascii="Georgia" w:eastAsia="Times New Roman" w:hAnsi="Georgia" w:cstheme="minorHAnsi"/>
          <w:szCs w:val="20"/>
          <w:lang w:eastAsia="es-ES"/>
        </w:rPr>
        <w:t xml:space="preserve">ales </w:t>
      </w:r>
      <w:r w:rsidR="00A73DB2" w:rsidRPr="00E57343">
        <w:rPr>
          <w:rFonts w:ascii="Georgia" w:eastAsia="Times New Roman" w:hAnsi="Georgia" w:cstheme="minorHAnsi"/>
          <w:szCs w:val="20"/>
          <w:lang w:eastAsia="es-ES"/>
        </w:rPr>
        <w:t xml:space="preserve">realizando un cálculo de la distancia </w:t>
      </w:r>
      <w:proofErr w:type="spellStart"/>
      <w:r w:rsidR="00A73DB2" w:rsidRPr="00E57343">
        <w:rPr>
          <w:rFonts w:ascii="Georgia" w:eastAsia="Times New Roman" w:hAnsi="Georgia" w:cstheme="minorHAnsi"/>
          <w:szCs w:val="20"/>
          <w:lang w:eastAsia="es-ES"/>
        </w:rPr>
        <w:t>euclídea</w:t>
      </w:r>
      <w:proofErr w:type="spellEnd"/>
      <w:r w:rsidR="00A73DB2" w:rsidRPr="00E57343">
        <w:rPr>
          <w:rFonts w:ascii="Georgia" w:eastAsia="Times New Roman" w:hAnsi="Georgia" w:cstheme="minorHAnsi"/>
          <w:szCs w:val="20"/>
          <w:lang w:eastAsia="es-ES"/>
        </w:rPr>
        <w:t xml:space="preserve"> entre ambas señales como suma de las diferencias de frecuencia en cada punto a lo largo de ellas.  </w:t>
      </w:r>
    </w:p>
    <w:p w14:paraId="12737183"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71D6703A" w14:textId="77777777" w:rsidR="00982A1D"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E57343">
        <w:rPr>
          <w:rFonts w:ascii="Georgia" w:eastAsia="Times New Roman" w:hAnsi="Georgia" w:cstheme="minorHAnsi"/>
          <w:szCs w:val="20"/>
          <w:lang w:eastAsia="es-ES"/>
        </w:rPr>
        <w:t xml:space="preserve">Pero, en el caso de tener esas mismas señales no alineadas, </w:t>
      </w:r>
      <w:r>
        <w:rPr>
          <w:rFonts w:ascii="Georgia" w:eastAsia="Times New Roman" w:hAnsi="Georgia" w:cstheme="minorHAnsi"/>
          <w:szCs w:val="20"/>
          <w:lang w:eastAsia="es-ES"/>
        </w:rPr>
        <w:t xml:space="preserve">como en el caso de la fig. B, </w:t>
      </w:r>
      <w:r w:rsidRPr="00E57343">
        <w:rPr>
          <w:rFonts w:ascii="Georgia" w:eastAsia="Times New Roman" w:hAnsi="Georgia" w:cstheme="minorHAnsi"/>
          <w:szCs w:val="20"/>
          <w:lang w:eastAsia="es-ES"/>
        </w:rPr>
        <w:t xml:space="preserve">¿cómo sabemos qué puntos comparar entre sí?… </w:t>
      </w:r>
    </w:p>
    <w:p w14:paraId="4A9C5668" w14:textId="77777777" w:rsidR="00982A1D" w:rsidRDefault="00982A1D"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6AABBF00"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hAnsi="Georgia" w:cstheme="minorHAnsi"/>
        </w:rPr>
      </w:pPr>
      <w:r w:rsidRPr="00E57343">
        <w:rPr>
          <w:rFonts w:ascii="Georgia" w:eastAsia="Times New Roman" w:hAnsi="Georgia" w:cstheme="minorHAnsi"/>
          <w:szCs w:val="20"/>
          <w:lang w:eastAsia="es-ES"/>
        </w:rPr>
        <w:t xml:space="preserve">En el campo de procesamiento de señales, aquí es donde el algoritmo </w:t>
      </w:r>
      <w:r w:rsidRPr="00E57343">
        <w:rPr>
          <w:rFonts w:ascii="Georgia" w:eastAsia="Times New Roman" w:hAnsi="Georgia" w:cstheme="minorHAnsi"/>
          <w:i/>
          <w:szCs w:val="20"/>
          <w:lang w:eastAsia="es-ES"/>
        </w:rPr>
        <w:t>DTW</w:t>
      </w:r>
      <w:r w:rsidRPr="00E57343">
        <w:rPr>
          <w:rFonts w:ascii="Georgia" w:eastAsia="Times New Roman" w:hAnsi="Georgia" w:cstheme="minorHAnsi"/>
          <w:szCs w:val="20"/>
          <w:lang w:eastAsia="es-ES"/>
        </w:rPr>
        <w:t xml:space="preserve"> </w:t>
      </w:r>
      <w:r>
        <w:rPr>
          <w:rFonts w:ascii="Georgia" w:eastAsia="Times New Roman" w:hAnsi="Georgia" w:cstheme="minorHAnsi"/>
          <w:szCs w:val="20"/>
          <w:lang w:eastAsia="es-ES"/>
        </w:rPr>
        <w:t xml:space="preserve"> </w:t>
      </w:r>
      <w:r w:rsidRPr="00E57343">
        <w:rPr>
          <w:rFonts w:ascii="Georgia" w:eastAsia="Times New Roman" w:hAnsi="Georgia" w:cstheme="minorHAnsi"/>
          <w:szCs w:val="20"/>
          <w:lang w:eastAsia="es-ES"/>
        </w:rPr>
        <w:t>presenta su verdadera potencia como algoritmo</w:t>
      </w:r>
      <w:r w:rsidRPr="00E57343">
        <w:rPr>
          <w:rFonts w:ascii="Georgia" w:hAnsi="Georgia" w:cstheme="minorHAnsi"/>
        </w:rPr>
        <w:t xml:space="preserve">.  </w:t>
      </w:r>
    </w:p>
    <w:p w14:paraId="59CB606E" w14:textId="77777777" w:rsidR="00A73DB2" w:rsidRPr="00E57343"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hAnsi="Georgia" w:cstheme="minorHAnsi"/>
        </w:rPr>
      </w:pPr>
    </w:p>
    <w:p w14:paraId="6A3F3858" w14:textId="1DD90DB1" w:rsidR="00A73DB2" w:rsidRDefault="00AA586B" w:rsidP="002A20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hAnsi="Georgia" w:cstheme="minorHAnsi"/>
        </w:rPr>
      </w:pPr>
      <w:r>
        <w:rPr>
          <w:rFonts w:ascii="Georgia" w:hAnsi="Georgia" w:cstheme="minorHAnsi"/>
          <w:noProof/>
          <w:lang w:val="en-GB" w:eastAsia="en-GB"/>
        </w:rPr>
        <mc:AlternateContent>
          <mc:Choice Requires="wps">
            <w:drawing>
              <wp:anchor distT="0" distB="0" distL="114300" distR="114300" simplePos="0" relativeHeight="251681792" behindDoc="0" locked="0" layoutInCell="1" allowOverlap="1" wp14:anchorId="54E442EC" wp14:editId="6147E2EA">
                <wp:simplePos x="0" y="0"/>
                <wp:positionH relativeFrom="column">
                  <wp:posOffset>-1878965</wp:posOffset>
                </wp:positionH>
                <wp:positionV relativeFrom="paragraph">
                  <wp:posOffset>10795</wp:posOffset>
                </wp:positionV>
                <wp:extent cx="609600" cy="284480"/>
                <wp:effectExtent l="0" t="0" r="25400" b="20320"/>
                <wp:wrapNone/>
                <wp:docPr id="30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84480"/>
                        </a:xfrm>
                        <a:prstGeom prst="rect">
                          <a:avLst/>
                        </a:prstGeom>
                        <a:solidFill>
                          <a:srgbClr val="FFFFFF"/>
                        </a:solidFill>
                        <a:ln w="9525">
                          <a:solidFill>
                            <a:srgbClr val="000000"/>
                          </a:solidFill>
                          <a:miter lim="800000"/>
                          <a:headEnd/>
                          <a:tailEnd/>
                        </a:ln>
                      </wps:spPr>
                      <wps:txbx>
                        <w:txbxContent>
                          <w:p w14:paraId="130E283A" w14:textId="77777777" w:rsidR="0015274F" w:rsidRDefault="0015274F" w:rsidP="00A73DB2">
                            <w:r>
                              <w:t>Fig. B</w:t>
                            </w:r>
                          </w:p>
                          <w:p w14:paraId="2129E940" w14:textId="77777777" w:rsidR="0015274F" w:rsidRPr="00ED5F49" w:rsidRDefault="0015274F" w:rsidP="00A73D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E442EC" id="Rectangle_x0020_10" o:spid="_x0000_s1040" style="position:absolute;left:0;text-align:left;margin-left:-147.95pt;margin-top:.85pt;width:48pt;height:2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">
                <v:textbox>
                  <w:txbxContent>
                    <w:p w14:paraId="130E283A" w14:textId="77777777" w:rsidR="0015274F" w:rsidRDefault="0015274F" w:rsidP="00A73DB2">
                      <w:r>
                        <w:t>Fig. B</w:t>
                      </w:r>
                    </w:p>
                    <w:p w14:paraId="2129E940" w14:textId="77777777" w:rsidR="0015274F" w:rsidRPr="00ED5F49" w:rsidRDefault="0015274F" w:rsidP="00A73DB2"/>
                  </w:txbxContent>
                </v:textbox>
              </v:rect>
            </w:pict>
          </mc:Fallback>
        </mc:AlternateContent>
      </w:r>
      <w:r w:rsidR="00A73DB2">
        <w:rPr>
          <w:rFonts w:ascii="Georgia" w:hAnsi="Georgia" w:cstheme="minorHAnsi"/>
          <w:noProof/>
          <w:lang w:val="en-GB" w:eastAsia="en-GB"/>
        </w:rPr>
        <w:drawing>
          <wp:anchor distT="0" distB="0" distL="114300" distR="114300" simplePos="0" relativeHeight="251664384" behindDoc="0" locked="0" layoutInCell="1" allowOverlap="1" wp14:anchorId="53E82A74" wp14:editId="0CB1925D">
            <wp:simplePos x="0" y="0"/>
            <wp:positionH relativeFrom="column">
              <wp:posOffset>-78105</wp:posOffset>
            </wp:positionH>
            <wp:positionV relativeFrom="paragraph">
              <wp:posOffset>13970</wp:posOffset>
            </wp:positionV>
            <wp:extent cx="1774825" cy="1310640"/>
            <wp:effectExtent l="19050" t="0" r="0" b="0"/>
            <wp:wrapSquare wrapText="bothSides"/>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1774825" cy="1310640"/>
                    </a:xfrm>
                    <a:prstGeom prst="rect">
                      <a:avLst/>
                    </a:prstGeom>
                    <a:noFill/>
                    <a:ln w="9525">
                      <a:noFill/>
                      <a:miter lim="800000"/>
                      <a:headEnd/>
                      <a:tailEnd/>
                    </a:ln>
                  </pic:spPr>
                </pic:pic>
              </a:graphicData>
            </a:graphic>
          </wp:anchor>
        </w:drawing>
      </w:r>
    </w:p>
    <w:p w14:paraId="166186C0" w14:textId="77777777" w:rsidR="00A73DB2" w:rsidRDefault="00A73DB2" w:rsidP="002A20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hAnsi="Georgia" w:cstheme="minorHAnsi"/>
        </w:rPr>
      </w:pPr>
    </w:p>
    <w:p w14:paraId="367B341D" w14:textId="77777777" w:rsidR="00A73DB2" w:rsidRDefault="00A73DB2" w:rsidP="002A20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hAnsi="Georgia" w:cstheme="minorHAnsi"/>
        </w:rPr>
      </w:pPr>
      <w:r>
        <w:rPr>
          <w:rFonts w:ascii="Georgia" w:hAnsi="Georgia" w:cstheme="minorHAnsi"/>
        </w:rPr>
        <w:t xml:space="preserve">Para llevar a cabo dicha </w:t>
      </w:r>
      <w:r w:rsidRPr="00E57343">
        <w:rPr>
          <w:rFonts w:ascii="Georgia" w:hAnsi="Georgia" w:cstheme="minorHAnsi"/>
        </w:rPr>
        <w:t>comparación, pasa por diferentes fases:</w:t>
      </w:r>
    </w:p>
    <w:p w14:paraId="2F8B1780" w14:textId="77777777" w:rsidR="00A73DB2" w:rsidRPr="00E57343"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hAnsi="Georgia" w:cstheme="minorHAnsi"/>
        </w:rPr>
      </w:pPr>
    </w:p>
    <w:p w14:paraId="0611509C" w14:textId="77777777" w:rsidR="00A73DB2" w:rsidRDefault="00A73DB2" w:rsidP="002A20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eastAsia="Times New Roman" w:hAnsi="Georgia" w:cstheme="minorHAnsi"/>
          <w:szCs w:val="20"/>
          <w:lang w:eastAsia="es-ES"/>
        </w:rPr>
      </w:pPr>
      <w:r>
        <w:rPr>
          <w:rFonts w:ascii="Georgia" w:eastAsia="Times New Roman" w:hAnsi="Georgia" w:cstheme="minorHAnsi"/>
          <w:szCs w:val="20"/>
          <w:lang w:eastAsia="es-ES"/>
        </w:rPr>
        <w:t xml:space="preserve">- </w:t>
      </w:r>
      <w:r w:rsidRPr="00E57343">
        <w:rPr>
          <w:rFonts w:ascii="Georgia" w:eastAsia="Times New Roman" w:hAnsi="Georgia" w:cstheme="minorHAnsi"/>
          <w:szCs w:val="20"/>
          <w:lang w:eastAsia="es-ES"/>
        </w:rPr>
        <w:t xml:space="preserve">En una primera fase, se comparan todos los puntos de una señal con cada punto de la segunda señal, y a partir de esta comparativa, genera una matriz. </w:t>
      </w:r>
    </w:p>
    <w:p w14:paraId="614E329B" w14:textId="02C51A1B" w:rsidR="00A73DB2" w:rsidRPr="00E57343" w:rsidRDefault="00AA586B" w:rsidP="002A20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eastAsia="Times New Roman" w:hAnsi="Georgia" w:cstheme="minorHAnsi"/>
          <w:szCs w:val="20"/>
          <w:lang w:eastAsia="es-ES"/>
        </w:rPr>
      </w:pPr>
      <w:r>
        <w:rPr>
          <w:rFonts w:ascii="Georgia" w:eastAsia="Times New Roman" w:hAnsi="Georgia" w:cstheme="minorHAnsi"/>
          <w:noProof/>
          <w:szCs w:val="20"/>
          <w:lang w:val="en-GB" w:eastAsia="en-GB"/>
        </w:rPr>
        <mc:AlternateContent>
          <mc:Choice Requires="wps">
            <w:drawing>
              <wp:anchor distT="0" distB="0" distL="114300" distR="114300" simplePos="0" relativeHeight="251686912" behindDoc="0" locked="0" layoutInCell="1" allowOverlap="1" wp14:anchorId="1348B4AF" wp14:editId="6BF074FE">
                <wp:simplePos x="0" y="0"/>
                <wp:positionH relativeFrom="column">
                  <wp:posOffset>3562350</wp:posOffset>
                </wp:positionH>
                <wp:positionV relativeFrom="paragraph">
                  <wp:posOffset>1905</wp:posOffset>
                </wp:positionV>
                <wp:extent cx="645160" cy="276225"/>
                <wp:effectExtent l="0" t="0" r="15240" b="28575"/>
                <wp:wrapNone/>
                <wp:docPr id="30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160" cy="276225"/>
                        </a:xfrm>
                        <a:prstGeom prst="rect">
                          <a:avLst/>
                        </a:prstGeom>
                        <a:solidFill>
                          <a:srgbClr val="FFFFFF"/>
                        </a:solidFill>
                        <a:ln w="9525">
                          <a:solidFill>
                            <a:srgbClr val="000000"/>
                          </a:solidFill>
                          <a:miter lim="800000"/>
                          <a:headEnd/>
                          <a:tailEnd/>
                        </a:ln>
                      </wps:spPr>
                      <wps:txbx>
                        <w:txbxContent>
                          <w:p w14:paraId="17BC6F9C" w14:textId="77777777" w:rsidR="0015274F" w:rsidRPr="00ED5F49" w:rsidRDefault="0015274F" w:rsidP="00A73DB2">
                            <w:r>
                              <w:t>Fig. 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48B4AF" id="Rectangle_x0020_15" o:spid="_x0000_s1041" style="position:absolute;left:0;text-align:left;margin-left:280.5pt;margin-top:.15pt;width:50.8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">
                <v:textbox>
                  <w:txbxContent>
                    <w:p w14:paraId="17BC6F9C" w14:textId="77777777" w:rsidR="0015274F" w:rsidRPr="00ED5F49" w:rsidRDefault="0015274F" w:rsidP="00A73DB2">
                      <w:r>
                        <w:t>Fig. C</w:t>
                      </w:r>
                    </w:p>
                  </w:txbxContent>
                </v:textbox>
              </v:rect>
            </w:pict>
          </mc:Fallback>
        </mc:AlternateContent>
      </w:r>
    </w:p>
    <w:p w14:paraId="0FF85E85"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noProof/>
          <w:szCs w:val="20"/>
          <w:lang w:val="en-GB" w:eastAsia="en-GB"/>
        </w:rPr>
        <w:drawing>
          <wp:anchor distT="0" distB="0" distL="114300" distR="114300" simplePos="0" relativeHeight="251665408" behindDoc="0" locked="0" layoutInCell="1" allowOverlap="1" wp14:anchorId="67484835" wp14:editId="5B0700A7">
            <wp:simplePos x="0" y="0"/>
            <wp:positionH relativeFrom="column">
              <wp:posOffset>3138170</wp:posOffset>
            </wp:positionH>
            <wp:positionV relativeFrom="paragraph">
              <wp:posOffset>42545</wp:posOffset>
            </wp:positionV>
            <wp:extent cx="2342515" cy="2164715"/>
            <wp:effectExtent l="0" t="0" r="0" b="0"/>
            <wp:wrapSquare wrapText="bothSides"/>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2342515" cy="2164715"/>
                    </a:xfrm>
                    <a:prstGeom prst="rect">
                      <a:avLst/>
                    </a:prstGeom>
                    <a:noFill/>
                    <a:ln w="9525">
                      <a:noFill/>
                      <a:miter lim="800000"/>
                      <a:headEnd/>
                      <a:tailEnd/>
                    </a:ln>
                  </pic:spPr>
                </pic:pic>
              </a:graphicData>
            </a:graphic>
          </wp:anchor>
        </w:drawing>
      </w:r>
    </w:p>
    <w:p w14:paraId="464ED19C" w14:textId="77777777" w:rsidR="00A73DB2" w:rsidRPr="00F621B1"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621B1">
        <w:rPr>
          <w:rFonts w:ascii="Georgia" w:eastAsia="Times New Roman" w:hAnsi="Georgia" w:cstheme="minorHAnsi"/>
          <w:szCs w:val="20"/>
          <w:lang w:eastAsia="es-ES"/>
        </w:rPr>
        <w:t xml:space="preserve">- En una segunda fase, se lleva a cabo un análisis de dicha matriz, empezando por su esquina inferior izquierda y finalizando en la esquina superior derecha, datos que marcan el principio y el final de las señales analizadas, respectivamente. </w:t>
      </w:r>
    </w:p>
    <w:p w14:paraId="58CC177A"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ascii="Georgia" w:eastAsia="Times New Roman" w:hAnsi="Georgia" w:cstheme="minorHAnsi"/>
          <w:szCs w:val="20"/>
          <w:lang w:eastAsia="es-ES"/>
        </w:rPr>
      </w:pPr>
    </w:p>
    <w:p w14:paraId="28AD79F0" w14:textId="77777777" w:rsidR="005C41AF" w:rsidRDefault="005C41AF"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ascii="Georgia" w:eastAsia="Times New Roman" w:hAnsi="Georgia" w:cstheme="minorHAnsi"/>
          <w:szCs w:val="20"/>
          <w:lang w:eastAsia="es-ES"/>
        </w:rPr>
      </w:pPr>
    </w:p>
    <w:p w14:paraId="222BC521" w14:textId="77777777" w:rsidR="005C41AF" w:rsidRDefault="005C41AF"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ascii="Georgia" w:eastAsia="Times New Roman" w:hAnsi="Georgia" w:cstheme="minorHAnsi"/>
          <w:szCs w:val="20"/>
          <w:lang w:eastAsia="es-ES"/>
        </w:rPr>
      </w:pPr>
    </w:p>
    <w:p w14:paraId="04364DC5" w14:textId="77777777" w:rsidR="005C41AF" w:rsidRDefault="005C41AF"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ascii="Georgia" w:eastAsia="Times New Roman" w:hAnsi="Georgia" w:cstheme="minorHAnsi"/>
          <w:szCs w:val="20"/>
          <w:lang w:eastAsia="es-ES"/>
        </w:rPr>
      </w:pPr>
    </w:p>
    <w:p w14:paraId="32523CAF" w14:textId="77777777" w:rsidR="005C41AF" w:rsidRPr="00E57343" w:rsidRDefault="005C41AF"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ascii="Georgia" w:eastAsia="Times New Roman" w:hAnsi="Georgia" w:cstheme="minorHAnsi"/>
          <w:szCs w:val="20"/>
          <w:lang w:eastAsia="es-ES"/>
        </w:rPr>
      </w:pPr>
    </w:p>
    <w:p w14:paraId="17EECF4E" w14:textId="77777777" w:rsidR="00A73DB2" w:rsidRPr="00F621B1"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szCs w:val="20"/>
          <w:lang w:eastAsia="es-ES"/>
        </w:rPr>
        <w:t xml:space="preserve">- </w:t>
      </w:r>
      <w:r w:rsidRPr="00F621B1">
        <w:rPr>
          <w:rFonts w:ascii="Georgia" w:eastAsia="Times New Roman" w:hAnsi="Georgia" w:cstheme="minorHAnsi"/>
          <w:szCs w:val="20"/>
          <w:lang w:eastAsia="es-ES"/>
        </w:rPr>
        <w:t xml:space="preserve">En la siguiente fase, se calcula para cada celda la distancia acumulada: se selecciona la celda vecina en la matriz a la izquierda o debajo con la distancia acumulativa más baja, y se añade este valor a la distancia de la célula focal. </w:t>
      </w:r>
    </w:p>
    <w:p w14:paraId="3F93B2FC"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20464A9C" w14:textId="77777777" w:rsidR="00A73DB2" w:rsidRPr="00F621B1"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621B1">
        <w:rPr>
          <w:rFonts w:ascii="Georgia" w:eastAsia="Times New Roman" w:hAnsi="Georgia" w:cstheme="minorHAnsi"/>
          <w:szCs w:val="20"/>
          <w:lang w:eastAsia="es-ES"/>
        </w:rPr>
        <w:t xml:space="preserve">Cuando se completa este proceso, el valor obtenido en la celda superior derecha representa la distancia entre las dos señales, correspondiente a la vía más eficiente en base a la matriz generada, denominado </w:t>
      </w:r>
      <w:proofErr w:type="spellStart"/>
      <w:r w:rsidRPr="00F621B1">
        <w:rPr>
          <w:rFonts w:ascii="Georgia" w:eastAsia="Times New Roman" w:hAnsi="Georgia" w:cstheme="minorHAnsi"/>
          <w:i/>
          <w:szCs w:val="20"/>
          <w:lang w:eastAsia="es-ES"/>
        </w:rPr>
        <w:t>Warping</w:t>
      </w:r>
      <w:proofErr w:type="spellEnd"/>
      <w:r w:rsidRPr="00F621B1">
        <w:rPr>
          <w:rFonts w:ascii="Georgia" w:eastAsia="Times New Roman" w:hAnsi="Georgia" w:cstheme="minorHAnsi"/>
          <w:i/>
          <w:szCs w:val="20"/>
          <w:lang w:eastAsia="es-ES"/>
        </w:rPr>
        <w:t xml:space="preserve"> </w:t>
      </w:r>
      <w:proofErr w:type="spellStart"/>
      <w:r w:rsidRPr="00F621B1">
        <w:rPr>
          <w:rFonts w:ascii="Georgia" w:eastAsia="Times New Roman" w:hAnsi="Georgia" w:cstheme="minorHAnsi"/>
          <w:i/>
          <w:szCs w:val="20"/>
          <w:lang w:eastAsia="es-ES"/>
        </w:rPr>
        <w:t>Path</w:t>
      </w:r>
      <w:proofErr w:type="spellEnd"/>
      <w:r>
        <w:rPr>
          <w:rFonts w:ascii="Georgia" w:eastAsia="Times New Roman" w:hAnsi="Georgia" w:cstheme="minorHAnsi"/>
          <w:i/>
          <w:szCs w:val="20"/>
          <w:lang w:eastAsia="es-ES"/>
        </w:rPr>
        <w:t xml:space="preserve">  (Fig. C)</w:t>
      </w:r>
      <w:r w:rsidRPr="00F621B1">
        <w:rPr>
          <w:rFonts w:ascii="Georgia" w:eastAsia="Times New Roman" w:hAnsi="Georgia" w:cstheme="minorHAnsi"/>
          <w:szCs w:val="20"/>
          <w:lang w:eastAsia="es-ES"/>
        </w:rPr>
        <w:t>.</w:t>
      </w:r>
    </w:p>
    <w:p w14:paraId="43A90D13" w14:textId="77777777" w:rsidR="00A73DB2" w:rsidRDefault="00A73DB2" w:rsidP="002A207E">
      <w:pPr>
        <w:autoSpaceDE w:val="0"/>
        <w:autoSpaceDN w:val="0"/>
        <w:adjustRightInd w:val="0"/>
        <w:spacing w:after="0"/>
        <w:rPr>
          <w:rFonts w:ascii="Georgia" w:hAnsi="Georgia" w:cstheme="minorHAnsi"/>
          <w:iCs/>
          <w:color w:val="FF0000"/>
          <w:lang w:bidi="he-IL"/>
        </w:rPr>
      </w:pPr>
    </w:p>
    <w:p w14:paraId="476779E7" w14:textId="77777777" w:rsidR="005C41AF" w:rsidRDefault="005C41AF" w:rsidP="002A207E">
      <w:pPr>
        <w:autoSpaceDE w:val="0"/>
        <w:autoSpaceDN w:val="0"/>
        <w:adjustRightInd w:val="0"/>
        <w:spacing w:after="0"/>
        <w:rPr>
          <w:rFonts w:ascii="Georgia" w:hAnsi="Georgia" w:cstheme="minorHAnsi"/>
          <w:iCs/>
          <w:color w:val="FF0000"/>
          <w:lang w:bidi="he-IL"/>
        </w:rPr>
      </w:pPr>
    </w:p>
    <w:p w14:paraId="67BC7140" w14:textId="77777777" w:rsidR="005C41AF" w:rsidRDefault="005C41AF" w:rsidP="002A207E">
      <w:pPr>
        <w:autoSpaceDE w:val="0"/>
        <w:autoSpaceDN w:val="0"/>
        <w:adjustRightInd w:val="0"/>
        <w:spacing w:after="0"/>
        <w:rPr>
          <w:rFonts w:ascii="Georgia" w:hAnsi="Georgia" w:cstheme="minorHAnsi"/>
          <w:iCs/>
          <w:color w:val="FF0000"/>
          <w:lang w:bidi="he-IL"/>
        </w:rPr>
      </w:pPr>
    </w:p>
    <w:p w14:paraId="43519864" w14:textId="77777777" w:rsidR="005C41AF" w:rsidRDefault="005C41AF" w:rsidP="002A207E">
      <w:pPr>
        <w:autoSpaceDE w:val="0"/>
        <w:autoSpaceDN w:val="0"/>
        <w:adjustRightInd w:val="0"/>
        <w:spacing w:after="0"/>
        <w:rPr>
          <w:rFonts w:ascii="Georgia" w:hAnsi="Georgia" w:cstheme="minorHAnsi"/>
          <w:iCs/>
          <w:color w:val="FF0000"/>
          <w:lang w:bidi="he-IL"/>
        </w:rPr>
      </w:pPr>
    </w:p>
    <w:p w14:paraId="2C4FFCA3" w14:textId="77777777" w:rsidR="005C41AF" w:rsidRDefault="005C41AF" w:rsidP="002A207E">
      <w:pPr>
        <w:autoSpaceDE w:val="0"/>
        <w:autoSpaceDN w:val="0"/>
        <w:adjustRightInd w:val="0"/>
        <w:spacing w:after="0"/>
        <w:rPr>
          <w:rFonts w:ascii="Georgia" w:hAnsi="Georgia" w:cstheme="minorHAnsi"/>
          <w:iCs/>
          <w:color w:val="FF0000"/>
          <w:lang w:bidi="he-IL"/>
        </w:rPr>
      </w:pPr>
    </w:p>
    <w:p w14:paraId="139BB78F" w14:textId="77777777" w:rsidR="005C41AF" w:rsidRDefault="005C41AF" w:rsidP="002A207E">
      <w:pPr>
        <w:autoSpaceDE w:val="0"/>
        <w:autoSpaceDN w:val="0"/>
        <w:adjustRightInd w:val="0"/>
        <w:spacing w:after="0"/>
        <w:rPr>
          <w:rFonts w:ascii="Georgia" w:hAnsi="Georgia" w:cstheme="minorHAnsi"/>
          <w:iCs/>
          <w:color w:val="FF0000"/>
          <w:lang w:bidi="he-IL"/>
        </w:rPr>
      </w:pPr>
    </w:p>
    <w:p w14:paraId="57DDA138" w14:textId="77777777" w:rsidR="005C41AF" w:rsidRDefault="005C41AF" w:rsidP="002A207E">
      <w:pPr>
        <w:autoSpaceDE w:val="0"/>
        <w:autoSpaceDN w:val="0"/>
        <w:adjustRightInd w:val="0"/>
        <w:spacing w:after="0"/>
        <w:rPr>
          <w:rFonts w:ascii="Georgia" w:hAnsi="Georgia" w:cstheme="minorHAnsi"/>
          <w:iCs/>
          <w:color w:val="FF0000"/>
          <w:lang w:bidi="he-IL"/>
        </w:rPr>
      </w:pPr>
    </w:p>
    <w:p w14:paraId="6C7ECAFE" w14:textId="77777777" w:rsidR="005C41AF" w:rsidRDefault="005C41AF" w:rsidP="002A207E">
      <w:pPr>
        <w:autoSpaceDE w:val="0"/>
        <w:autoSpaceDN w:val="0"/>
        <w:adjustRightInd w:val="0"/>
        <w:spacing w:after="0"/>
        <w:rPr>
          <w:rFonts w:ascii="Georgia" w:hAnsi="Georgia" w:cstheme="minorHAnsi"/>
          <w:iCs/>
          <w:color w:val="FF0000"/>
          <w:lang w:bidi="he-IL"/>
        </w:rPr>
      </w:pPr>
    </w:p>
    <w:p w14:paraId="573E5075" w14:textId="77777777" w:rsidR="005C41AF" w:rsidRDefault="005C41AF" w:rsidP="002A207E">
      <w:pPr>
        <w:autoSpaceDE w:val="0"/>
        <w:autoSpaceDN w:val="0"/>
        <w:adjustRightInd w:val="0"/>
        <w:spacing w:after="0"/>
        <w:rPr>
          <w:rFonts w:ascii="Georgia" w:hAnsi="Georgia" w:cstheme="minorHAnsi"/>
          <w:iCs/>
          <w:color w:val="FF0000"/>
          <w:lang w:bidi="he-IL"/>
        </w:rPr>
      </w:pPr>
    </w:p>
    <w:p w14:paraId="0CA17EC9" w14:textId="77777777" w:rsidR="005C41AF" w:rsidRDefault="005C41AF" w:rsidP="002A207E">
      <w:pPr>
        <w:autoSpaceDE w:val="0"/>
        <w:autoSpaceDN w:val="0"/>
        <w:adjustRightInd w:val="0"/>
        <w:spacing w:after="0"/>
        <w:rPr>
          <w:rFonts w:ascii="Georgia" w:hAnsi="Georgia" w:cstheme="minorHAnsi"/>
          <w:iCs/>
          <w:color w:val="FF0000"/>
          <w:lang w:bidi="he-IL"/>
        </w:rPr>
      </w:pPr>
    </w:p>
    <w:p w14:paraId="2A89962D" w14:textId="77777777" w:rsidR="005C41AF" w:rsidRDefault="005C41AF" w:rsidP="002A207E">
      <w:pPr>
        <w:autoSpaceDE w:val="0"/>
        <w:autoSpaceDN w:val="0"/>
        <w:adjustRightInd w:val="0"/>
        <w:spacing w:after="0"/>
        <w:rPr>
          <w:rFonts w:ascii="Georgia" w:hAnsi="Georgia" w:cstheme="minorHAnsi"/>
          <w:iCs/>
          <w:color w:val="FF0000"/>
          <w:lang w:bidi="he-IL"/>
        </w:rPr>
      </w:pPr>
    </w:p>
    <w:p w14:paraId="7B52F5D0" w14:textId="77777777" w:rsidR="005C41AF" w:rsidRDefault="005C41AF" w:rsidP="002A207E">
      <w:pPr>
        <w:autoSpaceDE w:val="0"/>
        <w:autoSpaceDN w:val="0"/>
        <w:adjustRightInd w:val="0"/>
        <w:spacing w:after="0"/>
        <w:rPr>
          <w:rFonts w:ascii="Georgia" w:hAnsi="Georgia" w:cstheme="minorHAnsi"/>
          <w:iCs/>
          <w:color w:val="FF0000"/>
          <w:lang w:bidi="he-IL"/>
        </w:rPr>
      </w:pPr>
    </w:p>
    <w:p w14:paraId="38AD38FB" w14:textId="77777777" w:rsidR="005C41AF" w:rsidRDefault="005C41AF" w:rsidP="002A207E">
      <w:pPr>
        <w:autoSpaceDE w:val="0"/>
        <w:autoSpaceDN w:val="0"/>
        <w:adjustRightInd w:val="0"/>
        <w:spacing w:after="0"/>
        <w:rPr>
          <w:rFonts w:ascii="Georgia" w:hAnsi="Georgia" w:cstheme="minorHAnsi"/>
          <w:iCs/>
          <w:color w:val="FF0000"/>
          <w:lang w:bidi="he-IL"/>
        </w:rPr>
      </w:pPr>
    </w:p>
    <w:p w14:paraId="686FB7F1" w14:textId="77777777" w:rsidR="005C41AF" w:rsidRDefault="005C41AF" w:rsidP="002A207E">
      <w:pPr>
        <w:autoSpaceDE w:val="0"/>
        <w:autoSpaceDN w:val="0"/>
        <w:adjustRightInd w:val="0"/>
        <w:spacing w:after="0"/>
        <w:rPr>
          <w:rFonts w:ascii="Georgia" w:hAnsi="Georgia" w:cstheme="minorHAnsi"/>
          <w:iCs/>
          <w:color w:val="FF0000"/>
          <w:lang w:bidi="he-IL"/>
        </w:rPr>
      </w:pPr>
    </w:p>
    <w:p w14:paraId="20F092B0" w14:textId="77777777" w:rsidR="005C41AF" w:rsidRDefault="005C41AF" w:rsidP="002A207E">
      <w:pPr>
        <w:autoSpaceDE w:val="0"/>
        <w:autoSpaceDN w:val="0"/>
        <w:adjustRightInd w:val="0"/>
        <w:spacing w:after="0"/>
        <w:rPr>
          <w:rFonts w:ascii="Georgia" w:hAnsi="Georgia" w:cstheme="minorHAnsi"/>
          <w:iCs/>
          <w:color w:val="FF0000"/>
          <w:lang w:bidi="he-IL"/>
        </w:rPr>
      </w:pPr>
    </w:p>
    <w:p w14:paraId="48382043" w14:textId="77777777" w:rsidR="005C41AF" w:rsidRDefault="005C41AF" w:rsidP="002A207E">
      <w:pPr>
        <w:autoSpaceDE w:val="0"/>
        <w:autoSpaceDN w:val="0"/>
        <w:adjustRightInd w:val="0"/>
        <w:spacing w:after="0"/>
        <w:rPr>
          <w:rFonts w:ascii="Georgia" w:hAnsi="Georgia" w:cstheme="minorHAnsi"/>
          <w:iCs/>
          <w:color w:val="FF0000"/>
          <w:lang w:bidi="he-IL"/>
        </w:rPr>
      </w:pPr>
    </w:p>
    <w:p w14:paraId="2C3A7844" w14:textId="77777777" w:rsidR="005C41AF" w:rsidRDefault="005C41AF" w:rsidP="002A207E">
      <w:pPr>
        <w:autoSpaceDE w:val="0"/>
        <w:autoSpaceDN w:val="0"/>
        <w:adjustRightInd w:val="0"/>
        <w:spacing w:after="0"/>
        <w:rPr>
          <w:rFonts w:ascii="Georgia" w:hAnsi="Georgia" w:cstheme="minorHAnsi"/>
          <w:iCs/>
          <w:color w:val="FF0000"/>
          <w:lang w:bidi="he-IL"/>
        </w:rPr>
      </w:pPr>
    </w:p>
    <w:p w14:paraId="5A249EF2" w14:textId="77777777" w:rsidR="00A73DB2" w:rsidRPr="001B3091" w:rsidRDefault="00A73DB2" w:rsidP="002A207E">
      <w:pPr>
        <w:pStyle w:val="ListParagraph"/>
        <w:numPr>
          <w:ilvl w:val="0"/>
          <w:numId w:val="6"/>
        </w:numPr>
        <w:spacing w:after="0" w:line="360" w:lineRule="auto"/>
        <w:ind w:left="426"/>
        <w:jc w:val="both"/>
        <w:rPr>
          <w:rFonts w:ascii="Georgia" w:hAnsi="Georgia" w:cstheme="minorHAnsi"/>
          <w:sz w:val="20"/>
        </w:rPr>
      </w:pPr>
      <w:r w:rsidRPr="001B3091">
        <w:rPr>
          <w:color w:val="FF0000"/>
          <w:lang w:bidi="he-IL"/>
        </w:rPr>
        <w:br w:type="page"/>
      </w:r>
    </w:p>
    <w:p w14:paraId="49F28660" w14:textId="77777777" w:rsidR="00A73DB2" w:rsidRPr="00217B1B" w:rsidRDefault="00A73DB2" w:rsidP="002A207E">
      <w:pPr>
        <w:pStyle w:val="Heading2"/>
      </w:pPr>
      <w:bookmarkStart w:id="224" w:name="_Toc488184007"/>
      <w:r w:rsidRPr="00217B1B">
        <w:lastRenderedPageBreak/>
        <w:t xml:space="preserve">Medida de similitud </w:t>
      </w:r>
      <w:r>
        <w:t xml:space="preserve"> </w:t>
      </w:r>
      <w:r w:rsidRPr="00217B1B">
        <w:t>DTW</w:t>
      </w:r>
      <w:bookmarkEnd w:id="224"/>
    </w:p>
    <w:p w14:paraId="7819F041" w14:textId="77777777" w:rsidR="001B3091" w:rsidRDefault="001B3091" w:rsidP="00982A1D">
      <w:pPr>
        <w:spacing w:after="0"/>
        <w:rPr>
          <w:rFonts w:ascii="Georgia" w:hAnsi="Georgia"/>
        </w:rPr>
      </w:pPr>
    </w:p>
    <w:p w14:paraId="1622F696" w14:textId="77777777" w:rsidR="00A73DB2" w:rsidRPr="008A4D1B" w:rsidRDefault="00A73DB2" w:rsidP="002A207E">
      <w:pPr>
        <w:rPr>
          <w:rFonts w:ascii="Georgia" w:hAnsi="Georgia"/>
        </w:rPr>
      </w:pPr>
      <w:r w:rsidRPr="008A4D1B">
        <w:rPr>
          <w:rFonts w:ascii="Georgia" w:hAnsi="Georgia"/>
        </w:rPr>
        <w:t>S</w:t>
      </w:r>
      <w:r>
        <w:rPr>
          <w:rFonts w:ascii="Georgia" w:hAnsi="Georgia"/>
        </w:rPr>
        <w:t xml:space="preserve">uponemos definidas </w:t>
      </w:r>
      <w:r w:rsidRPr="008A4D1B">
        <w:rPr>
          <w:rFonts w:ascii="Georgia" w:hAnsi="Georgia"/>
        </w:rPr>
        <w:t>dos series A y B</w:t>
      </w:r>
      <w:r>
        <w:rPr>
          <w:rFonts w:ascii="Georgia" w:hAnsi="Georgia"/>
        </w:rPr>
        <w:t xml:space="preserve"> </w:t>
      </w:r>
      <w:r w:rsidRPr="008A4D1B">
        <w:rPr>
          <w:rFonts w:ascii="Georgia" w:hAnsi="Georgia"/>
        </w:rPr>
        <w:t>de longitud  I y J</w:t>
      </w:r>
      <w:r>
        <w:rPr>
          <w:rFonts w:ascii="Georgia" w:hAnsi="Georgia"/>
        </w:rPr>
        <w:t xml:space="preserve"> </w:t>
      </w:r>
      <w:r w:rsidRPr="008A4D1B">
        <w:rPr>
          <w:rFonts w:ascii="Georgia" w:hAnsi="Georgia"/>
        </w:rPr>
        <w:t>respectivamente</w:t>
      </w:r>
    </w:p>
    <w:p w14:paraId="565A8D77" w14:textId="77777777" w:rsidR="00A73DB2" w:rsidRPr="008A4D1B" w:rsidRDefault="00A73DB2" w:rsidP="002A207E">
      <w:pPr>
        <w:spacing w:after="0"/>
        <w:rPr>
          <w:rFonts w:ascii="Georgia" w:hAnsi="Georgia"/>
          <w:i/>
        </w:rPr>
      </w:pPr>
      <w:r w:rsidRPr="008A4D1B">
        <w:rPr>
          <w:rFonts w:ascii="Georgia" w:hAnsi="Georgia"/>
          <w:noProof/>
          <w:lang w:val="en-GB" w:eastAsia="en-GB"/>
        </w:rPr>
        <w:drawing>
          <wp:anchor distT="0" distB="0" distL="114300" distR="114300" simplePos="0" relativeHeight="251672576" behindDoc="0" locked="0" layoutInCell="1" allowOverlap="1" wp14:anchorId="36B0F9FC" wp14:editId="3E7300EE">
            <wp:simplePos x="0" y="0"/>
            <wp:positionH relativeFrom="column">
              <wp:posOffset>2451735</wp:posOffset>
            </wp:positionH>
            <wp:positionV relativeFrom="paragraph">
              <wp:posOffset>102870</wp:posOffset>
            </wp:positionV>
            <wp:extent cx="3027680" cy="229743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27680" cy="2297430"/>
                    </a:xfrm>
                    <a:prstGeom prst="rect">
                      <a:avLst/>
                    </a:prstGeom>
                    <a:noFill/>
                    <a:ln>
                      <a:noFill/>
                    </a:ln>
                  </pic:spPr>
                </pic:pic>
              </a:graphicData>
            </a:graphic>
          </wp:anchor>
        </w:drawing>
      </w:r>
      <w:r w:rsidRPr="008A4D1B">
        <w:rPr>
          <w:rFonts w:ascii="Georgia" w:hAnsi="Georgia"/>
        </w:rPr>
        <w:t xml:space="preserve">   </w:t>
      </w:r>
      <w:r>
        <w:rPr>
          <w:rFonts w:ascii="Georgia" w:hAnsi="Georgia"/>
        </w:rPr>
        <w:t xml:space="preserve"> </w:t>
      </w:r>
      <w:r w:rsidRPr="008A4D1B">
        <w:rPr>
          <w:rFonts w:ascii="Georgia" w:hAnsi="Georgia"/>
          <w:i/>
        </w:rPr>
        <w:t>A = a</w:t>
      </w:r>
      <w:r w:rsidRPr="008A4D1B">
        <w:rPr>
          <w:rFonts w:ascii="Georgia" w:hAnsi="Georgia"/>
          <w:i/>
          <w:vertAlign w:val="subscript"/>
        </w:rPr>
        <w:t>1</w:t>
      </w:r>
      <w:r w:rsidRPr="008A4D1B">
        <w:rPr>
          <w:rFonts w:ascii="Georgia" w:hAnsi="Georgia"/>
          <w:i/>
        </w:rPr>
        <w:t xml:space="preserve"> , a</w:t>
      </w:r>
      <w:r w:rsidRPr="008A4D1B">
        <w:rPr>
          <w:rFonts w:ascii="Georgia" w:hAnsi="Georgia"/>
          <w:i/>
          <w:vertAlign w:val="subscript"/>
        </w:rPr>
        <w:t>2</w:t>
      </w:r>
      <w:r w:rsidRPr="008A4D1B">
        <w:rPr>
          <w:rFonts w:ascii="Georgia" w:hAnsi="Georgia"/>
          <w:i/>
        </w:rPr>
        <w:t xml:space="preserve"> , a</w:t>
      </w:r>
      <w:r w:rsidRPr="008A4D1B">
        <w:rPr>
          <w:rFonts w:ascii="Georgia" w:hAnsi="Georgia"/>
          <w:i/>
          <w:vertAlign w:val="subscript"/>
        </w:rPr>
        <w:t xml:space="preserve">3 </w:t>
      </w:r>
      <w:r w:rsidRPr="008A4D1B">
        <w:rPr>
          <w:rFonts w:ascii="Georgia" w:hAnsi="Georgia"/>
          <w:i/>
        </w:rPr>
        <w:t xml:space="preserve"> … </w:t>
      </w:r>
      <w:proofErr w:type="spellStart"/>
      <w:r w:rsidRPr="008A4D1B">
        <w:rPr>
          <w:rFonts w:ascii="Georgia" w:hAnsi="Georgia"/>
          <w:i/>
        </w:rPr>
        <w:t>a</w:t>
      </w:r>
      <w:r w:rsidRPr="008A4D1B">
        <w:rPr>
          <w:rFonts w:ascii="Georgia" w:hAnsi="Georgia"/>
          <w:i/>
          <w:vertAlign w:val="subscript"/>
        </w:rPr>
        <w:t>i</w:t>
      </w:r>
      <w:proofErr w:type="spellEnd"/>
      <w:r w:rsidRPr="008A4D1B">
        <w:rPr>
          <w:rFonts w:ascii="Georgia" w:hAnsi="Georgia"/>
          <w:i/>
        </w:rPr>
        <w:t xml:space="preserve"> … </w:t>
      </w:r>
      <w:proofErr w:type="spellStart"/>
      <w:r w:rsidRPr="008A4D1B">
        <w:rPr>
          <w:rFonts w:ascii="Georgia" w:hAnsi="Georgia"/>
          <w:i/>
        </w:rPr>
        <w:t>a</w:t>
      </w:r>
      <w:r w:rsidRPr="008A4D1B">
        <w:rPr>
          <w:rFonts w:ascii="Georgia" w:hAnsi="Georgia"/>
          <w:i/>
          <w:vertAlign w:val="subscript"/>
        </w:rPr>
        <w:t>I</w:t>
      </w:r>
      <w:proofErr w:type="spellEnd"/>
      <w:r w:rsidRPr="008A4D1B">
        <w:rPr>
          <w:rFonts w:ascii="Georgia" w:hAnsi="Georgia"/>
          <w:i/>
          <w:vertAlign w:val="subscript"/>
        </w:rPr>
        <w:t xml:space="preserve">   </w:t>
      </w:r>
      <w:r w:rsidRPr="008A4D1B">
        <w:rPr>
          <w:rFonts w:ascii="Georgia" w:hAnsi="Georgia"/>
          <w:i/>
        </w:rPr>
        <w:t xml:space="preserve">     </w:t>
      </w:r>
    </w:p>
    <w:p w14:paraId="6AF1F82D" w14:textId="77777777" w:rsidR="00A73DB2" w:rsidRPr="008A4D1B" w:rsidRDefault="00A73DB2" w:rsidP="002A207E">
      <w:pPr>
        <w:spacing w:after="0"/>
        <w:rPr>
          <w:rFonts w:ascii="Georgia" w:hAnsi="Georgia"/>
          <w:i/>
        </w:rPr>
      </w:pPr>
      <w:r w:rsidRPr="008A4D1B">
        <w:rPr>
          <w:rFonts w:ascii="Georgia" w:hAnsi="Georgia"/>
          <w:i/>
        </w:rPr>
        <w:t xml:space="preserve">    B= b</w:t>
      </w:r>
      <w:r w:rsidRPr="008A4D1B">
        <w:rPr>
          <w:rFonts w:ascii="Georgia" w:hAnsi="Georgia"/>
          <w:i/>
          <w:vertAlign w:val="subscript"/>
        </w:rPr>
        <w:t>1</w:t>
      </w:r>
      <w:r w:rsidRPr="008A4D1B">
        <w:rPr>
          <w:rFonts w:ascii="Georgia" w:hAnsi="Georgia"/>
          <w:i/>
        </w:rPr>
        <w:t xml:space="preserve"> , b</w:t>
      </w:r>
      <w:r w:rsidRPr="008A4D1B">
        <w:rPr>
          <w:rFonts w:ascii="Georgia" w:hAnsi="Georgia"/>
          <w:i/>
          <w:vertAlign w:val="subscript"/>
        </w:rPr>
        <w:t>2</w:t>
      </w:r>
      <w:r w:rsidRPr="008A4D1B">
        <w:rPr>
          <w:rFonts w:ascii="Georgia" w:hAnsi="Georgia"/>
          <w:i/>
        </w:rPr>
        <w:t xml:space="preserve"> , b</w:t>
      </w:r>
      <w:r w:rsidRPr="008A4D1B">
        <w:rPr>
          <w:rFonts w:ascii="Georgia" w:hAnsi="Georgia"/>
          <w:i/>
          <w:vertAlign w:val="subscript"/>
        </w:rPr>
        <w:t xml:space="preserve">3 </w:t>
      </w:r>
      <w:r w:rsidRPr="008A4D1B">
        <w:rPr>
          <w:rFonts w:ascii="Georgia" w:hAnsi="Georgia"/>
          <w:i/>
        </w:rPr>
        <w:t xml:space="preserve"> … </w:t>
      </w:r>
      <w:proofErr w:type="spellStart"/>
      <w:r w:rsidRPr="008A4D1B">
        <w:rPr>
          <w:rFonts w:ascii="Georgia" w:hAnsi="Georgia"/>
          <w:i/>
        </w:rPr>
        <w:t>bj</w:t>
      </w:r>
      <w:proofErr w:type="spellEnd"/>
      <w:r w:rsidRPr="008A4D1B">
        <w:rPr>
          <w:rFonts w:ascii="Georgia" w:hAnsi="Georgia"/>
          <w:i/>
        </w:rPr>
        <w:t xml:space="preserve"> … </w:t>
      </w:r>
      <w:proofErr w:type="spellStart"/>
      <w:r w:rsidRPr="008A4D1B">
        <w:rPr>
          <w:rFonts w:ascii="Georgia" w:hAnsi="Georgia"/>
          <w:i/>
        </w:rPr>
        <w:t>b</w:t>
      </w:r>
      <w:r w:rsidRPr="008A4D1B">
        <w:rPr>
          <w:rFonts w:ascii="Georgia" w:hAnsi="Georgia"/>
          <w:i/>
          <w:vertAlign w:val="subscript"/>
        </w:rPr>
        <w:t>J</w:t>
      </w:r>
      <w:proofErr w:type="spellEnd"/>
      <w:r w:rsidRPr="008A4D1B">
        <w:rPr>
          <w:rFonts w:ascii="Georgia" w:hAnsi="Georgia"/>
          <w:i/>
          <w:vertAlign w:val="subscript"/>
        </w:rPr>
        <w:t xml:space="preserve">   </w:t>
      </w:r>
      <w:r w:rsidRPr="008A4D1B">
        <w:rPr>
          <w:rFonts w:ascii="Georgia" w:hAnsi="Georgia"/>
          <w:i/>
        </w:rPr>
        <w:t xml:space="preserve">      </w:t>
      </w:r>
    </w:p>
    <w:p w14:paraId="5FCAD067" w14:textId="77777777" w:rsidR="00AE7C0B" w:rsidRDefault="00AE7C0B" w:rsidP="002A207E">
      <w:pPr>
        <w:rPr>
          <w:rFonts w:ascii="Georgia" w:hAnsi="Georgia"/>
        </w:rPr>
      </w:pPr>
    </w:p>
    <w:p w14:paraId="02A9FB94" w14:textId="77777777" w:rsidR="00A73DB2" w:rsidRPr="008A4D1B" w:rsidRDefault="00A73DB2" w:rsidP="002A207E">
      <w:pPr>
        <w:rPr>
          <w:rFonts w:ascii="Georgia" w:hAnsi="Georgia"/>
        </w:rPr>
      </w:pPr>
      <w:r>
        <w:rPr>
          <w:rFonts w:ascii="Georgia" w:hAnsi="Georgia"/>
        </w:rPr>
        <w:t xml:space="preserve">considerando en el </w:t>
      </w:r>
      <w:r w:rsidRPr="008A4D1B">
        <w:rPr>
          <w:rFonts w:ascii="Georgia" w:hAnsi="Georgia"/>
        </w:rPr>
        <w:t xml:space="preserve">plano de ejes </w:t>
      </w:r>
      <w:r>
        <w:rPr>
          <w:rFonts w:ascii="Georgia" w:hAnsi="Georgia"/>
        </w:rPr>
        <w:t xml:space="preserve">i </w:t>
      </w:r>
      <w:r w:rsidRPr="008A4D1B">
        <w:rPr>
          <w:rFonts w:ascii="Georgia" w:hAnsi="Georgia"/>
        </w:rPr>
        <w:t>,</w:t>
      </w:r>
      <w:r>
        <w:rPr>
          <w:rFonts w:ascii="Georgia" w:hAnsi="Georgia"/>
        </w:rPr>
        <w:t xml:space="preserve"> j</w:t>
      </w:r>
      <w:r w:rsidRPr="008A4D1B">
        <w:rPr>
          <w:rFonts w:ascii="Georgia" w:hAnsi="Georgia"/>
        </w:rPr>
        <w:t xml:space="preserve"> </w:t>
      </w:r>
      <w:r>
        <w:rPr>
          <w:rFonts w:ascii="Georgia" w:hAnsi="Georgia"/>
        </w:rPr>
        <w:t xml:space="preserve">ciertos </w:t>
      </w:r>
      <w:r w:rsidRPr="008A4D1B">
        <w:rPr>
          <w:rFonts w:ascii="Georgia" w:hAnsi="Georgia"/>
        </w:rPr>
        <w:t xml:space="preserve">alineamientos entre los índices de ambas series, </w:t>
      </w:r>
      <w:r>
        <w:rPr>
          <w:rFonts w:ascii="Georgia" w:hAnsi="Georgia"/>
        </w:rPr>
        <w:t xml:space="preserve">partiendo </w:t>
      </w:r>
      <w:r w:rsidRPr="008A4D1B">
        <w:rPr>
          <w:rFonts w:ascii="Georgia" w:hAnsi="Georgia"/>
        </w:rPr>
        <w:t xml:space="preserve">de trayectorias </w:t>
      </w:r>
      <w:r w:rsidRPr="008A4D1B">
        <w:rPr>
          <w:rFonts w:ascii="Georgia" w:hAnsi="Georgia"/>
          <w:i/>
        </w:rPr>
        <w:t>F</w:t>
      </w:r>
      <w:r w:rsidRPr="008A4D1B">
        <w:rPr>
          <w:rFonts w:ascii="Georgia" w:hAnsi="Georgia"/>
        </w:rPr>
        <w:t xml:space="preserve"> </w:t>
      </w:r>
      <w:r>
        <w:rPr>
          <w:rFonts w:ascii="Georgia" w:hAnsi="Georgia"/>
        </w:rPr>
        <w:t xml:space="preserve"> del tipo:</w:t>
      </w:r>
      <w:r w:rsidRPr="008A4D1B">
        <w:rPr>
          <w:rFonts w:ascii="Georgia" w:hAnsi="Georgia"/>
        </w:rPr>
        <w:t xml:space="preserve"> </w:t>
      </w:r>
    </w:p>
    <w:p w14:paraId="4E250F6B" w14:textId="77777777" w:rsidR="00BA634C" w:rsidRDefault="00A73DB2" w:rsidP="002A207E">
      <w:pPr>
        <w:rPr>
          <w:rFonts w:ascii="Georgia" w:hAnsi="Georgia"/>
        </w:rPr>
      </w:pPr>
      <w:r>
        <w:rPr>
          <w:rFonts w:ascii="Georgia" w:hAnsi="Georgia"/>
        </w:rPr>
        <w:t xml:space="preserve">        </w:t>
      </w:r>
      <w:r w:rsidRPr="008A4D1B">
        <w:rPr>
          <w:rFonts w:ascii="Georgia" w:hAnsi="Georgia"/>
          <w:noProof/>
          <w:lang w:val="en-GB" w:eastAsia="en-GB"/>
        </w:rPr>
        <w:drawing>
          <wp:inline distT="0" distB="0" distL="0" distR="0" wp14:anchorId="5CF76FC5" wp14:editId="1B87B315">
            <wp:extent cx="1439186" cy="26533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55278" cy="268305"/>
                    </a:xfrm>
                    <a:prstGeom prst="rect">
                      <a:avLst/>
                    </a:prstGeom>
                    <a:noFill/>
                    <a:ln>
                      <a:noFill/>
                    </a:ln>
                  </pic:spPr>
                </pic:pic>
              </a:graphicData>
            </a:graphic>
          </wp:inline>
        </w:drawing>
      </w:r>
    </w:p>
    <w:p w14:paraId="7ECD4D9E" w14:textId="77777777" w:rsidR="00BA634C" w:rsidRDefault="00BA634C" w:rsidP="002A207E">
      <w:pPr>
        <w:rPr>
          <w:rFonts w:ascii="Georgia" w:hAnsi="Georgia"/>
        </w:rPr>
      </w:pPr>
      <w:r>
        <w:rPr>
          <w:rFonts w:ascii="Georgia" w:hAnsi="Georgia"/>
        </w:rPr>
        <w:t>siendo</w:t>
      </w:r>
    </w:p>
    <w:p w14:paraId="25279DC3" w14:textId="77777777" w:rsidR="00BA634C" w:rsidRDefault="00AE7C0B" w:rsidP="002A207E">
      <w:pPr>
        <w:rPr>
          <w:rFonts w:ascii="Georgia" w:hAnsi="Georgia"/>
        </w:rPr>
      </w:pPr>
      <w:r w:rsidRPr="008A4D1B">
        <w:rPr>
          <w:rFonts w:ascii="Georgia" w:hAnsi="Georgia"/>
          <w:noProof/>
          <w:lang w:val="en-GB" w:eastAsia="en-GB"/>
        </w:rPr>
        <w:drawing>
          <wp:anchor distT="0" distB="0" distL="114300" distR="114300" simplePos="0" relativeHeight="251743232" behindDoc="0" locked="0" layoutInCell="1" allowOverlap="1" wp14:anchorId="3FEDF04A" wp14:editId="2628218C">
            <wp:simplePos x="0" y="0"/>
            <wp:positionH relativeFrom="column">
              <wp:posOffset>-32385</wp:posOffset>
            </wp:positionH>
            <wp:positionV relativeFrom="paragraph">
              <wp:posOffset>93980</wp:posOffset>
            </wp:positionV>
            <wp:extent cx="815340" cy="25082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15340" cy="250825"/>
                    </a:xfrm>
                    <a:prstGeom prst="rect">
                      <a:avLst/>
                    </a:prstGeom>
                    <a:noFill/>
                    <a:ln>
                      <a:noFill/>
                    </a:ln>
                  </pic:spPr>
                </pic:pic>
              </a:graphicData>
            </a:graphic>
          </wp:anchor>
        </w:drawing>
      </w:r>
      <w:r w:rsidR="00A73DB2" w:rsidRPr="008A4D1B">
        <w:rPr>
          <w:rFonts w:ascii="Georgia" w:hAnsi="Georgia"/>
        </w:rPr>
        <w:t xml:space="preserve"> </w:t>
      </w:r>
      <w:r w:rsidR="00A73DB2" w:rsidRPr="008A4D1B">
        <w:rPr>
          <w:rFonts w:ascii="Georgia" w:hAnsi="Georgia"/>
        </w:rPr>
        <w:tab/>
      </w:r>
      <w:r w:rsidR="00A73DB2" w:rsidRPr="008A4D1B">
        <w:rPr>
          <w:rFonts w:ascii="Georgia" w:hAnsi="Georgia"/>
          <w:noProof/>
          <w:lang w:eastAsia="es-ES"/>
        </w:rPr>
        <w:t xml:space="preserve">                                           </w:t>
      </w:r>
    </w:p>
    <w:p w14:paraId="7BDC02F3" w14:textId="77777777" w:rsidR="00BA634C" w:rsidRDefault="00BA634C" w:rsidP="002A207E">
      <w:pPr>
        <w:rPr>
          <w:rFonts w:ascii="Georgia" w:hAnsi="Georgia"/>
        </w:rPr>
      </w:pPr>
      <w:r w:rsidRPr="008A4D1B">
        <w:rPr>
          <w:rFonts w:ascii="Georgia" w:hAnsi="Georgia"/>
          <w:noProof/>
          <w:lang w:val="en-GB" w:eastAsia="en-GB"/>
        </w:rPr>
        <w:drawing>
          <wp:anchor distT="0" distB="0" distL="114300" distR="114300" simplePos="0" relativeHeight="251745280" behindDoc="0" locked="0" layoutInCell="1" allowOverlap="1" wp14:anchorId="6C9BC974" wp14:editId="2F8C5FED">
            <wp:simplePos x="0" y="0"/>
            <wp:positionH relativeFrom="column">
              <wp:posOffset>3713480</wp:posOffset>
            </wp:positionH>
            <wp:positionV relativeFrom="paragraph">
              <wp:posOffset>311785</wp:posOffset>
            </wp:positionV>
            <wp:extent cx="1356995" cy="25971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56995" cy="259715"/>
                    </a:xfrm>
                    <a:prstGeom prst="rect">
                      <a:avLst/>
                    </a:prstGeom>
                    <a:noFill/>
                    <a:ln>
                      <a:noFill/>
                    </a:ln>
                  </pic:spPr>
                </pic:pic>
              </a:graphicData>
            </a:graphic>
          </wp:anchor>
        </w:drawing>
      </w:r>
    </w:p>
    <w:p w14:paraId="426A1E8F" w14:textId="77777777" w:rsidR="00BA634C" w:rsidRDefault="00BA634C" w:rsidP="002A207E">
      <w:pPr>
        <w:rPr>
          <w:rFonts w:ascii="Georgia" w:hAnsi="Georgia"/>
        </w:rPr>
      </w:pPr>
      <w:r w:rsidRPr="008A4D1B">
        <w:rPr>
          <w:rFonts w:ascii="Georgia" w:hAnsi="Georgia"/>
        </w:rPr>
        <w:t>son puntos de</w:t>
      </w:r>
      <w:r>
        <w:rPr>
          <w:rFonts w:ascii="Georgia" w:hAnsi="Georgia"/>
        </w:rPr>
        <w:t xml:space="preserve"> dicho </w:t>
      </w:r>
      <w:r w:rsidRPr="008A4D1B">
        <w:rPr>
          <w:rFonts w:ascii="Georgia" w:hAnsi="Georgia"/>
        </w:rPr>
        <w:t>plano</w:t>
      </w:r>
      <w:r>
        <w:rPr>
          <w:rFonts w:ascii="Georgia" w:hAnsi="Georgia"/>
        </w:rPr>
        <w:t>,</w:t>
      </w:r>
      <w:r w:rsidRPr="008A4D1B">
        <w:rPr>
          <w:rFonts w:ascii="Georgia" w:hAnsi="Georgia"/>
        </w:rPr>
        <w:t xml:space="preserve"> </w:t>
      </w:r>
      <w:r>
        <w:rPr>
          <w:rFonts w:ascii="Georgia" w:hAnsi="Georgia"/>
        </w:rPr>
        <w:t xml:space="preserve">que cumplen la condición:      </w:t>
      </w:r>
    </w:p>
    <w:p w14:paraId="7C233E92" w14:textId="77777777" w:rsidR="00A73DB2" w:rsidRPr="008A4D1B" w:rsidRDefault="00A73DB2" w:rsidP="002A207E">
      <w:pPr>
        <w:rPr>
          <w:rFonts w:ascii="Georgia" w:hAnsi="Georgia"/>
        </w:rPr>
      </w:pPr>
      <w:r>
        <w:rPr>
          <w:rFonts w:ascii="Georgia" w:hAnsi="Georgia"/>
        </w:rPr>
        <w:t xml:space="preserve">y que, como veremos, F son trayectorias que deben cumplir ciertas </w:t>
      </w:r>
      <w:r w:rsidRPr="008A4D1B">
        <w:rPr>
          <w:rFonts w:ascii="Georgia" w:hAnsi="Georgia"/>
        </w:rPr>
        <w:t>restricciones.</w:t>
      </w:r>
    </w:p>
    <w:p w14:paraId="6F245315" w14:textId="77777777" w:rsidR="00A73DB2" w:rsidRPr="008A4D1B" w:rsidRDefault="00A73DB2" w:rsidP="002A207E">
      <w:pPr>
        <w:rPr>
          <w:rFonts w:ascii="Georgia" w:hAnsi="Georgia"/>
        </w:rPr>
      </w:pPr>
      <w:r>
        <w:rPr>
          <w:rFonts w:ascii="Georgia" w:hAnsi="Georgia"/>
        </w:rPr>
        <w:t>Definimos p</w:t>
      </w:r>
      <w:r w:rsidRPr="008A4D1B">
        <w:rPr>
          <w:rFonts w:ascii="Georgia" w:hAnsi="Georgia"/>
        </w:rPr>
        <w:t>ara cada punto C</w:t>
      </w:r>
      <w:r w:rsidRPr="008A4D1B">
        <w:rPr>
          <w:rFonts w:ascii="Georgia" w:hAnsi="Georgia"/>
          <w:vertAlign w:val="subscript"/>
        </w:rPr>
        <w:t>K</w:t>
      </w:r>
      <w:r w:rsidRPr="008A4D1B">
        <w:rPr>
          <w:rFonts w:ascii="Georgia" w:hAnsi="Georgia"/>
        </w:rPr>
        <w:t>,</w:t>
      </w:r>
      <w:r>
        <w:rPr>
          <w:rFonts w:ascii="Georgia" w:hAnsi="Georgia"/>
        </w:rPr>
        <w:t xml:space="preserve"> </w:t>
      </w:r>
      <w:r w:rsidRPr="008A4D1B">
        <w:rPr>
          <w:rFonts w:ascii="Georgia" w:hAnsi="Georgia"/>
        </w:rPr>
        <w:t>la distancia entre los dos valores de ambas series que fueron alineados</w:t>
      </w:r>
      <w:r>
        <w:rPr>
          <w:rFonts w:ascii="Georgia" w:hAnsi="Georgia"/>
        </w:rPr>
        <w:t xml:space="preserve"> como:</w:t>
      </w:r>
      <w:r w:rsidRPr="008A4D1B">
        <w:rPr>
          <w:rFonts w:ascii="Georgia" w:hAnsi="Georgia"/>
        </w:rPr>
        <w:t xml:space="preserve"> </w:t>
      </w:r>
    </w:p>
    <w:p w14:paraId="5F944A22" w14:textId="77777777" w:rsidR="00A73DB2" w:rsidRDefault="00A73DB2" w:rsidP="002A207E">
      <w:pPr>
        <w:jc w:val="center"/>
        <w:rPr>
          <w:rFonts w:ascii="Georgia" w:hAnsi="Georgia"/>
        </w:rPr>
      </w:pPr>
      <w:r w:rsidRPr="008A4D1B">
        <w:rPr>
          <w:rFonts w:ascii="Georgia" w:hAnsi="Georgia"/>
          <w:noProof/>
          <w:lang w:val="en-GB" w:eastAsia="en-GB"/>
        </w:rPr>
        <w:drawing>
          <wp:inline distT="0" distB="0" distL="0" distR="0" wp14:anchorId="3748D972" wp14:editId="00CAB5CC">
            <wp:extent cx="1900361" cy="22801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23446" cy="230782"/>
                    </a:xfrm>
                    <a:prstGeom prst="rect">
                      <a:avLst/>
                    </a:prstGeom>
                    <a:noFill/>
                    <a:ln>
                      <a:noFill/>
                    </a:ln>
                  </pic:spPr>
                </pic:pic>
              </a:graphicData>
            </a:graphic>
          </wp:inline>
        </w:drawing>
      </w:r>
    </w:p>
    <w:p w14:paraId="56ECDDC8" w14:textId="77777777" w:rsidR="00A73DB2" w:rsidRPr="008A4D1B" w:rsidRDefault="00A73DB2" w:rsidP="002A207E">
      <w:pPr>
        <w:rPr>
          <w:rFonts w:ascii="Georgia" w:hAnsi="Georgia"/>
        </w:rPr>
      </w:pPr>
      <w:r w:rsidRPr="008A4D1B">
        <w:rPr>
          <w:rFonts w:ascii="Georgia" w:hAnsi="Georgia"/>
        </w:rPr>
        <w:t xml:space="preserve">Dada una trayectoria F, se define suma ponderada de </w:t>
      </w:r>
      <w:r>
        <w:rPr>
          <w:rFonts w:ascii="Georgia" w:hAnsi="Georgia"/>
        </w:rPr>
        <w:t xml:space="preserve">estas </w:t>
      </w:r>
      <w:r w:rsidRPr="008A4D1B">
        <w:rPr>
          <w:rFonts w:ascii="Georgia" w:hAnsi="Georgia"/>
        </w:rPr>
        <w:t xml:space="preserve">distancias, </w:t>
      </w:r>
    </w:p>
    <w:p w14:paraId="58051CEB" w14:textId="77777777" w:rsidR="00A73DB2" w:rsidRPr="008A4D1B" w:rsidRDefault="00A73DB2" w:rsidP="002A207E">
      <w:pPr>
        <w:jc w:val="center"/>
        <w:rPr>
          <w:rFonts w:ascii="Georgia" w:hAnsi="Georgia"/>
        </w:rPr>
      </w:pPr>
      <w:r w:rsidRPr="008A4D1B">
        <w:rPr>
          <w:rFonts w:ascii="Georgia" w:hAnsi="Georgia"/>
          <w:noProof/>
          <w:lang w:val="en-GB" w:eastAsia="en-GB"/>
        </w:rPr>
        <w:drawing>
          <wp:inline distT="0" distB="0" distL="0" distR="0" wp14:anchorId="7BACFC3E" wp14:editId="3655CC03">
            <wp:extent cx="1812898" cy="51235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13687" cy="512576"/>
                    </a:xfrm>
                    <a:prstGeom prst="rect">
                      <a:avLst/>
                    </a:prstGeom>
                    <a:noFill/>
                    <a:ln>
                      <a:noFill/>
                    </a:ln>
                  </pic:spPr>
                </pic:pic>
              </a:graphicData>
            </a:graphic>
          </wp:inline>
        </w:drawing>
      </w:r>
    </w:p>
    <w:p w14:paraId="5733465A" w14:textId="77777777" w:rsidR="00A73DB2" w:rsidRDefault="00A73DB2" w:rsidP="002A207E">
      <w:pPr>
        <w:rPr>
          <w:rFonts w:ascii="Georgia" w:hAnsi="Georgia"/>
        </w:rPr>
      </w:pPr>
      <w:r>
        <w:rPr>
          <w:rFonts w:ascii="Georgia" w:hAnsi="Georgia"/>
        </w:rPr>
        <w:t xml:space="preserve">Si se eliminan </w:t>
      </w:r>
      <w:r w:rsidRPr="008A4D1B">
        <w:rPr>
          <w:rFonts w:ascii="Georgia" w:hAnsi="Georgia"/>
        </w:rPr>
        <w:t xml:space="preserve">las diferencias debidas </w:t>
      </w:r>
      <w:r>
        <w:rPr>
          <w:rFonts w:ascii="Georgia" w:hAnsi="Georgia"/>
        </w:rPr>
        <w:t xml:space="preserve">fundamentalmente </w:t>
      </w:r>
      <w:r w:rsidRPr="008A4D1B">
        <w:rPr>
          <w:rFonts w:ascii="Georgia" w:hAnsi="Georgia"/>
        </w:rPr>
        <w:t xml:space="preserve">a “deformaciones” en el tiempo, </w:t>
      </w:r>
      <w:r>
        <w:rPr>
          <w:rFonts w:ascii="Georgia" w:hAnsi="Georgia"/>
        </w:rPr>
        <w:t xml:space="preserve">se puede encontrar de manera satisfactoria una </w:t>
      </w:r>
      <w:r w:rsidRPr="008A4D1B">
        <w:rPr>
          <w:rFonts w:ascii="Georgia" w:hAnsi="Georgia"/>
        </w:rPr>
        <w:t xml:space="preserve">trayectoria </w:t>
      </w:r>
      <w:r>
        <w:rPr>
          <w:rFonts w:ascii="Georgia" w:hAnsi="Georgia"/>
        </w:rPr>
        <w:t xml:space="preserve">denominada   </w:t>
      </w:r>
      <w:r w:rsidRPr="008A4D1B">
        <w:rPr>
          <w:rFonts w:ascii="Georgia" w:hAnsi="Georgia"/>
        </w:rPr>
        <w:t xml:space="preserve">óptima </w:t>
      </w:r>
      <w:r>
        <w:rPr>
          <w:rFonts w:ascii="Georgia" w:hAnsi="Georgia"/>
        </w:rPr>
        <w:t xml:space="preserve"> </w:t>
      </w:r>
      <w:proofErr w:type="spellStart"/>
      <w:r w:rsidRPr="00830CC6">
        <w:rPr>
          <w:rFonts w:ascii="Georgia" w:hAnsi="Georgia"/>
          <w:i/>
        </w:rPr>
        <w:t>Fopt</w:t>
      </w:r>
      <w:proofErr w:type="spellEnd"/>
      <w:r>
        <w:rPr>
          <w:rFonts w:ascii="Georgia" w:hAnsi="Georgia"/>
        </w:rPr>
        <w:t xml:space="preserve"> , cuya </w:t>
      </w:r>
      <w:r w:rsidRPr="008A4D1B">
        <w:rPr>
          <w:rFonts w:ascii="Georgia" w:hAnsi="Georgia"/>
        </w:rPr>
        <w:t xml:space="preserve">suma resultante </w:t>
      </w:r>
      <w:r w:rsidRPr="00830CC6">
        <w:rPr>
          <w:rFonts w:ascii="Georgia" w:hAnsi="Georgia"/>
          <w:i/>
        </w:rPr>
        <w:t xml:space="preserve"> S(</w:t>
      </w:r>
      <w:proofErr w:type="spellStart"/>
      <w:r w:rsidRPr="00830CC6">
        <w:rPr>
          <w:rFonts w:ascii="Georgia" w:hAnsi="Georgia"/>
          <w:i/>
        </w:rPr>
        <w:t>Fopt</w:t>
      </w:r>
      <w:proofErr w:type="spellEnd"/>
      <w:r w:rsidRPr="00830CC6">
        <w:rPr>
          <w:rFonts w:ascii="Georgia" w:hAnsi="Georgia"/>
          <w:i/>
        </w:rPr>
        <w:t xml:space="preserve">) </w:t>
      </w:r>
      <w:r>
        <w:rPr>
          <w:rFonts w:ascii="Georgia" w:hAnsi="Georgia"/>
        </w:rPr>
        <w:t xml:space="preserve"> </w:t>
      </w:r>
      <w:r w:rsidRPr="008A4D1B">
        <w:rPr>
          <w:rFonts w:ascii="Georgia" w:hAnsi="Georgia"/>
        </w:rPr>
        <w:t xml:space="preserve">es la </w:t>
      </w:r>
      <w:r>
        <w:rPr>
          <w:rFonts w:ascii="Georgia" w:hAnsi="Georgia"/>
        </w:rPr>
        <w:t xml:space="preserve">distancia más fiel </w:t>
      </w:r>
      <w:r w:rsidRPr="008A4D1B">
        <w:rPr>
          <w:rFonts w:ascii="Georgia" w:hAnsi="Georgia"/>
        </w:rPr>
        <w:t xml:space="preserve">entre </w:t>
      </w:r>
      <w:r>
        <w:rPr>
          <w:rFonts w:ascii="Georgia" w:hAnsi="Georgia"/>
        </w:rPr>
        <w:t>las series A y B anteriormente descrita</w:t>
      </w:r>
      <w:r w:rsidRPr="008A4D1B">
        <w:rPr>
          <w:rFonts w:ascii="Georgia" w:hAnsi="Georgia"/>
        </w:rPr>
        <w:t>.</w:t>
      </w:r>
      <w:r>
        <w:rPr>
          <w:rFonts w:ascii="Georgia" w:hAnsi="Georgia"/>
        </w:rPr>
        <w:t xml:space="preserve"> Se llega así a la</w:t>
      </w:r>
      <w:r w:rsidRPr="008A4D1B">
        <w:rPr>
          <w:rFonts w:ascii="Georgia" w:hAnsi="Georgia"/>
        </w:rPr>
        <w:t xml:space="preserve"> definición de </w:t>
      </w:r>
      <w:r w:rsidRPr="00B73546">
        <w:rPr>
          <w:rFonts w:ascii="Georgia" w:hAnsi="Georgia"/>
          <w:i/>
        </w:rPr>
        <w:t>medida de similitud DTW</w:t>
      </w:r>
      <w:r w:rsidRPr="008A4D1B">
        <w:rPr>
          <w:rFonts w:ascii="Georgia" w:hAnsi="Georgia"/>
        </w:rPr>
        <w:t xml:space="preserve"> </w:t>
      </w:r>
      <w:r w:rsidR="00371794">
        <w:rPr>
          <w:rFonts w:ascii="Georgia" w:hAnsi="Georgia"/>
        </w:rPr>
        <w:t xml:space="preserve"> </w:t>
      </w:r>
      <w:r w:rsidRPr="008A4D1B">
        <w:rPr>
          <w:rFonts w:ascii="Georgia" w:hAnsi="Georgia"/>
        </w:rPr>
        <w:t xml:space="preserve">entre dos series A y B: </w:t>
      </w:r>
    </w:p>
    <w:p w14:paraId="651EC282" w14:textId="77777777" w:rsidR="009F5116" w:rsidRPr="008A4D1B" w:rsidRDefault="009F5116" w:rsidP="009F5116">
      <w:pPr>
        <w:jc w:val="center"/>
        <w:rPr>
          <w:rFonts w:ascii="Georgia" w:hAnsi="Georgia"/>
        </w:rPr>
      </w:pPr>
      <w:r w:rsidRPr="008A4D1B">
        <w:rPr>
          <w:rFonts w:ascii="Georgia" w:hAnsi="Georgia"/>
          <w:noProof/>
          <w:lang w:val="en-GB" w:eastAsia="en-GB"/>
        </w:rPr>
        <w:drawing>
          <wp:inline distT="0" distB="0" distL="0" distR="0" wp14:anchorId="14806D47" wp14:editId="1DECFCA2">
            <wp:extent cx="1375576" cy="28992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75576" cy="289928"/>
                    </a:xfrm>
                    <a:prstGeom prst="rect">
                      <a:avLst/>
                    </a:prstGeom>
                    <a:noFill/>
                    <a:ln>
                      <a:noFill/>
                    </a:ln>
                  </pic:spPr>
                </pic:pic>
              </a:graphicData>
            </a:graphic>
          </wp:inline>
        </w:drawing>
      </w:r>
    </w:p>
    <w:p w14:paraId="6818F0EE" w14:textId="77777777" w:rsidR="00A73DB2" w:rsidRPr="008A4D1B" w:rsidRDefault="00A73DB2" w:rsidP="002A207E">
      <w:pPr>
        <w:jc w:val="center"/>
        <w:rPr>
          <w:rFonts w:ascii="Georgia" w:hAnsi="Georgia"/>
        </w:rPr>
      </w:pPr>
    </w:p>
    <w:p w14:paraId="1FDFD665" w14:textId="77777777" w:rsidR="00A73DB2" w:rsidRPr="00100EE5" w:rsidRDefault="00A73DB2" w:rsidP="002A207E">
      <w:pPr>
        <w:pStyle w:val="Heading2"/>
      </w:pPr>
      <w:bookmarkStart w:id="225" w:name="_Toc488184008"/>
      <w:r>
        <w:t>Cálculo de Trayectorias</w:t>
      </w:r>
      <w:bookmarkEnd w:id="225"/>
      <w:r w:rsidRPr="00100EE5">
        <w:t xml:space="preserve"> </w:t>
      </w:r>
    </w:p>
    <w:p w14:paraId="6930A4CD" w14:textId="77777777" w:rsidR="00A73DB2" w:rsidRDefault="00A73DB2" w:rsidP="002A207E"/>
    <w:p w14:paraId="0A2F2A96" w14:textId="77777777" w:rsidR="00A73DB2" w:rsidRPr="00542B22" w:rsidRDefault="00A73DB2" w:rsidP="002A207E">
      <w:pPr>
        <w:spacing w:after="0"/>
        <w:rPr>
          <w:rFonts w:ascii="Georgia" w:hAnsi="Georgia"/>
        </w:rPr>
      </w:pPr>
      <w:r w:rsidRPr="00542B22">
        <w:rPr>
          <w:rFonts w:ascii="Georgia" w:hAnsi="Georgia"/>
        </w:rPr>
        <w:t>Las posibles trayectorias que se pueden ir calculando en el proceso tienen ciertas condiciones por naturaleza, por lo que una deformación temporal, para posibilitar su alineamiento, siempre va a presentar una serie de restricciones.  Se nombran a continuación:</w:t>
      </w:r>
    </w:p>
    <w:p w14:paraId="4E81755D" w14:textId="77777777" w:rsidR="00A73DB2" w:rsidRPr="00542B22" w:rsidRDefault="00A73DB2" w:rsidP="002A207E">
      <w:pPr>
        <w:spacing w:after="0"/>
        <w:ind w:firstLine="709"/>
        <w:rPr>
          <w:rFonts w:ascii="Georgia" w:hAnsi="Georgia"/>
        </w:rPr>
      </w:pPr>
    </w:p>
    <w:p w14:paraId="57804574" w14:textId="77777777" w:rsidR="00A73DB2" w:rsidRPr="00542B22" w:rsidRDefault="00A73DB2" w:rsidP="002A207E">
      <w:pPr>
        <w:spacing w:after="0"/>
        <w:ind w:firstLine="708"/>
        <w:rPr>
          <w:rFonts w:ascii="Georgia" w:hAnsi="Georgia"/>
        </w:rPr>
      </w:pPr>
      <w:r w:rsidRPr="00542B22">
        <w:rPr>
          <w:rFonts w:ascii="Georgia" w:hAnsi="Georgia"/>
          <w:noProof/>
          <w:lang w:val="en-GB" w:eastAsia="en-GB"/>
        </w:rPr>
        <w:drawing>
          <wp:anchor distT="0" distB="0" distL="114300" distR="114300" simplePos="0" relativeHeight="251666432" behindDoc="0" locked="0" layoutInCell="1" allowOverlap="1" wp14:anchorId="27A4A367" wp14:editId="721D6402">
            <wp:simplePos x="0" y="0"/>
            <wp:positionH relativeFrom="column">
              <wp:posOffset>2456180</wp:posOffset>
            </wp:positionH>
            <wp:positionV relativeFrom="paragraph">
              <wp:posOffset>143510</wp:posOffset>
            </wp:positionV>
            <wp:extent cx="1682115" cy="300355"/>
            <wp:effectExtent l="0" t="0" r="0" b="0"/>
            <wp:wrapSquare wrapText="bothSides"/>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82115" cy="300355"/>
                    </a:xfrm>
                    <a:prstGeom prst="rect">
                      <a:avLst/>
                    </a:prstGeom>
                    <a:noFill/>
                    <a:ln>
                      <a:noFill/>
                    </a:ln>
                  </pic:spPr>
                </pic:pic>
              </a:graphicData>
            </a:graphic>
          </wp:anchor>
        </w:drawing>
      </w:r>
    </w:p>
    <w:p w14:paraId="6EF556B8" w14:textId="77777777" w:rsidR="00A73DB2" w:rsidRPr="00D0696D" w:rsidRDefault="00A73DB2" w:rsidP="002A207E">
      <w:pPr>
        <w:pStyle w:val="ListParagraph"/>
        <w:numPr>
          <w:ilvl w:val="0"/>
          <w:numId w:val="11"/>
        </w:numPr>
        <w:spacing w:line="360" w:lineRule="auto"/>
        <w:ind w:left="426"/>
        <w:jc w:val="both"/>
        <w:rPr>
          <w:rFonts w:ascii="Georgia" w:hAnsi="Georgia"/>
        </w:rPr>
      </w:pPr>
      <w:r w:rsidRPr="00613F12">
        <w:rPr>
          <w:rFonts w:ascii="Georgia" w:hAnsi="Georgia"/>
          <w:b/>
          <w:i/>
        </w:rPr>
        <w:t>Condiciones de monotonía</w:t>
      </w:r>
      <w:r w:rsidRPr="00325984">
        <w:rPr>
          <w:rFonts w:ascii="Georgia" w:hAnsi="Georgia"/>
        </w:rPr>
        <w:t xml:space="preserve">: </w:t>
      </w:r>
    </w:p>
    <w:p w14:paraId="550CBA0B" w14:textId="77777777" w:rsidR="00A73DB2" w:rsidRDefault="00A73DB2" w:rsidP="002A207E">
      <w:pPr>
        <w:pStyle w:val="ListParagraph"/>
        <w:spacing w:line="360" w:lineRule="auto"/>
        <w:ind w:left="426"/>
        <w:jc w:val="both"/>
        <w:rPr>
          <w:rFonts w:ascii="Georgia" w:hAnsi="Georgia"/>
        </w:rPr>
      </w:pPr>
    </w:p>
    <w:p w14:paraId="644A12BB" w14:textId="77777777" w:rsidR="00A73DB2" w:rsidRPr="00D0696D" w:rsidRDefault="00A73DB2" w:rsidP="002A207E">
      <w:pPr>
        <w:pStyle w:val="ListParagraph"/>
        <w:spacing w:line="360" w:lineRule="auto"/>
        <w:rPr>
          <w:rFonts w:ascii="Georgia" w:hAnsi="Georgia"/>
        </w:rPr>
      </w:pPr>
      <w:r w:rsidRPr="00542B22">
        <w:rPr>
          <w:noProof/>
          <w:lang w:val="en-GB" w:eastAsia="en-GB"/>
        </w:rPr>
        <w:drawing>
          <wp:anchor distT="0" distB="0" distL="114300" distR="114300" simplePos="0" relativeHeight="251667456" behindDoc="0" locked="0" layoutInCell="1" allowOverlap="1" wp14:anchorId="6C928667" wp14:editId="4C3B09FD">
            <wp:simplePos x="0" y="0"/>
            <wp:positionH relativeFrom="column">
              <wp:posOffset>2456180</wp:posOffset>
            </wp:positionH>
            <wp:positionV relativeFrom="paragraph">
              <wp:posOffset>64135</wp:posOffset>
            </wp:positionV>
            <wp:extent cx="2225040" cy="401955"/>
            <wp:effectExtent l="0" t="0" r="0" b="0"/>
            <wp:wrapSquare wrapText="bothSides"/>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25040" cy="401955"/>
                    </a:xfrm>
                    <a:prstGeom prst="rect">
                      <a:avLst/>
                    </a:prstGeom>
                    <a:noFill/>
                    <a:ln>
                      <a:noFill/>
                    </a:ln>
                  </pic:spPr>
                </pic:pic>
              </a:graphicData>
            </a:graphic>
          </wp:anchor>
        </w:drawing>
      </w:r>
    </w:p>
    <w:p w14:paraId="08BD8EDE" w14:textId="77777777" w:rsidR="00A73DB2" w:rsidRPr="00D0696D" w:rsidRDefault="00A73DB2" w:rsidP="002A207E">
      <w:pPr>
        <w:pStyle w:val="ListParagraph"/>
        <w:numPr>
          <w:ilvl w:val="0"/>
          <w:numId w:val="11"/>
        </w:numPr>
        <w:spacing w:line="360" w:lineRule="auto"/>
        <w:ind w:left="426"/>
        <w:jc w:val="both"/>
        <w:rPr>
          <w:rFonts w:ascii="Georgia" w:hAnsi="Georgia"/>
        </w:rPr>
      </w:pPr>
      <w:r w:rsidRPr="00613F12">
        <w:rPr>
          <w:rFonts w:ascii="Georgia" w:hAnsi="Georgia"/>
          <w:b/>
          <w:i/>
        </w:rPr>
        <w:t>Condiciones de continuidad</w:t>
      </w:r>
      <w:r w:rsidRPr="00D10E0D">
        <w:rPr>
          <w:rFonts w:ascii="Georgia" w:hAnsi="Georgia"/>
        </w:rPr>
        <w:t xml:space="preserve">: </w:t>
      </w:r>
    </w:p>
    <w:p w14:paraId="6B1E8295" w14:textId="77777777" w:rsidR="00A73DB2" w:rsidRPr="00542B22" w:rsidRDefault="00A73DB2" w:rsidP="002A207E">
      <w:pPr>
        <w:ind w:left="708"/>
        <w:rPr>
          <w:rFonts w:ascii="Georgia" w:hAnsi="Georgia"/>
        </w:rPr>
      </w:pPr>
    </w:p>
    <w:p w14:paraId="0C848737" w14:textId="77777777" w:rsidR="00A73DB2" w:rsidRPr="00542B22" w:rsidRDefault="00A73DB2" w:rsidP="002A207E">
      <w:pPr>
        <w:rPr>
          <w:rFonts w:ascii="Georgia" w:hAnsi="Georgia"/>
        </w:rPr>
      </w:pPr>
      <w:r w:rsidRPr="00542B22">
        <w:rPr>
          <w:rFonts w:ascii="Georgia" w:hAnsi="Georgia"/>
        </w:rPr>
        <w:t>Las dos condiciones anteriores impactan sobre los valores que pueden ser asignados,                De acuerdo a su definición, el punto sólo puede presentar ciertos valores:</w:t>
      </w:r>
    </w:p>
    <w:p w14:paraId="534410D6" w14:textId="77777777" w:rsidR="00A73DB2" w:rsidRPr="00542B22" w:rsidRDefault="00A73DB2" w:rsidP="002A207E">
      <w:pPr>
        <w:jc w:val="center"/>
        <w:rPr>
          <w:rFonts w:ascii="Georgia" w:hAnsi="Georgia"/>
        </w:rPr>
      </w:pPr>
      <w:r w:rsidRPr="00542B22">
        <w:rPr>
          <w:rFonts w:ascii="Georgia" w:hAnsi="Georgia"/>
          <w:noProof/>
          <w:lang w:val="en-GB" w:eastAsia="en-GB"/>
        </w:rPr>
        <w:drawing>
          <wp:inline distT="0" distB="0" distL="0" distR="0" wp14:anchorId="0FFB1065" wp14:editId="2DB0B23B">
            <wp:extent cx="1699403" cy="744821"/>
            <wp:effectExtent l="0" t="0" r="0" b="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96128" cy="743385"/>
                    </a:xfrm>
                    <a:prstGeom prst="rect">
                      <a:avLst/>
                    </a:prstGeom>
                    <a:noFill/>
                    <a:ln>
                      <a:noFill/>
                    </a:ln>
                  </pic:spPr>
                </pic:pic>
              </a:graphicData>
            </a:graphic>
          </wp:inline>
        </w:drawing>
      </w:r>
    </w:p>
    <w:p w14:paraId="7546C2FF" w14:textId="77777777" w:rsidR="00A73DB2" w:rsidRPr="00542B22" w:rsidRDefault="00A73DB2" w:rsidP="002A207E">
      <w:pPr>
        <w:rPr>
          <w:rFonts w:ascii="Georgia" w:hAnsi="Georgia"/>
        </w:rPr>
      </w:pPr>
      <w:r w:rsidRPr="00542B22">
        <w:rPr>
          <w:rFonts w:ascii="Georgia" w:hAnsi="Georgia"/>
          <w:noProof/>
          <w:lang w:val="en-GB" w:eastAsia="en-GB"/>
        </w:rPr>
        <w:drawing>
          <wp:anchor distT="0" distB="0" distL="114300" distR="114300" simplePos="0" relativeHeight="251668480" behindDoc="0" locked="0" layoutInCell="1" allowOverlap="1" wp14:anchorId="6EB25C78" wp14:editId="4B925C08">
            <wp:simplePos x="0" y="0"/>
            <wp:positionH relativeFrom="column">
              <wp:posOffset>2378710</wp:posOffset>
            </wp:positionH>
            <wp:positionV relativeFrom="paragraph">
              <wp:posOffset>173990</wp:posOffset>
            </wp:positionV>
            <wp:extent cx="1910080" cy="439420"/>
            <wp:effectExtent l="0" t="0" r="0" b="0"/>
            <wp:wrapSquare wrapText="bothSides"/>
            <wp:docPr id="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10080" cy="439420"/>
                    </a:xfrm>
                    <a:prstGeom prst="rect">
                      <a:avLst/>
                    </a:prstGeom>
                    <a:noFill/>
                    <a:ln>
                      <a:noFill/>
                    </a:ln>
                  </pic:spPr>
                </pic:pic>
              </a:graphicData>
            </a:graphic>
          </wp:anchor>
        </w:drawing>
      </w:r>
    </w:p>
    <w:p w14:paraId="36B3A800" w14:textId="77777777" w:rsidR="00A73DB2" w:rsidRPr="00565BDC" w:rsidRDefault="00A73DB2" w:rsidP="002A207E">
      <w:pPr>
        <w:pStyle w:val="ListParagraph"/>
        <w:numPr>
          <w:ilvl w:val="0"/>
          <w:numId w:val="11"/>
        </w:numPr>
        <w:spacing w:line="360" w:lineRule="auto"/>
        <w:ind w:left="426"/>
        <w:jc w:val="both"/>
        <w:rPr>
          <w:rFonts w:ascii="Georgia" w:hAnsi="Georgia"/>
        </w:rPr>
      </w:pPr>
      <w:r w:rsidRPr="00613F12">
        <w:rPr>
          <w:rFonts w:ascii="Georgia" w:hAnsi="Georgia"/>
          <w:b/>
          <w:i/>
        </w:rPr>
        <w:t>Condiciones de borde</w:t>
      </w:r>
      <w:r w:rsidRPr="00565BDC">
        <w:rPr>
          <w:rFonts w:ascii="Georgia" w:hAnsi="Georgia"/>
        </w:rPr>
        <w:t xml:space="preserve">: </w:t>
      </w:r>
    </w:p>
    <w:p w14:paraId="2540C91D" w14:textId="77777777" w:rsidR="00A73DB2" w:rsidRDefault="00A73DB2" w:rsidP="002A207E">
      <w:pPr>
        <w:rPr>
          <w:rFonts w:ascii="Georgia" w:hAnsi="Georgia"/>
        </w:rPr>
      </w:pPr>
    </w:p>
    <w:p w14:paraId="41703175" w14:textId="77777777" w:rsidR="00A73DB2" w:rsidRDefault="00A73DB2" w:rsidP="002A207E">
      <w:pPr>
        <w:pStyle w:val="ListParagraph"/>
        <w:numPr>
          <w:ilvl w:val="0"/>
          <w:numId w:val="11"/>
        </w:numPr>
        <w:spacing w:line="360" w:lineRule="auto"/>
        <w:ind w:left="426"/>
        <w:jc w:val="both"/>
        <w:rPr>
          <w:rFonts w:ascii="Georgia" w:hAnsi="Georgia"/>
        </w:rPr>
      </w:pPr>
      <w:r w:rsidRPr="00613F12">
        <w:rPr>
          <w:rFonts w:ascii="Georgia" w:hAnsi="Georgia"/>
          <w:b/>
          <w:i/>
        </w:rPr>
        <w:t>Condiciones sobre la pendiente</w:t>
      </w:r>
      <w:r w:rsidRPr="00456356">
        <w:rPr>
          <w:rFonts w:ascii="Georgia" w:hAnsi="Georgia"/>
        </w:rPr>
        <w:t>: La pendiente de la trayectoria no debe ser pronunciada</w:t>
      </w:r>
      <w:r>
        <w:rPr>
          <w:rFonts w:ascii="Georgia" w:hAnsi="Georgia"/>
        </w:rPr>
        <w:t xml:space="preserve"> (extrema)</w:t>
      </w:r>
      <w:r w:rsidRPr="00456356">
        <w:rPr>
          <w:rFonts w:ascii="Georgia" w:hAnsi="Georgia"/>
        </w:rPr>
        <w:t xml:space="preserve">, es decir, durante la comparación de las </w:t>
      </w:r>
      <w:r>
        <w:rPr>
          <w:rFonts w:ascii="Georgia" w:hAnsi="Georgia"/>
        </w:rPr>
        <w:t xml:space="preserve">series, nunca pueden </w:t>
      </w:r>
      <w:r w:rsidRPr="00421341">
        <w:rPr>
          <w:rFonts w:ascii="Georgia" w:hAnsi="Georgia"/>
        </w:rPr>
        <w:t>coincidir tramo</w:t>
      </w:r>
      <w:r>
        <w:rPr>
          <w:rFonts w:ascii="Georgia" w:hAnsi="Georgia"/>
        </w:rPr>
        <w:t>s</w:t>
      </w:r>
      <w:r w:rsidRPr="00421341">
        <w:rPr>
          <w:rFonts w:ascii="Georgia" w:hAnsi="Georgia"/>
        </w:rPr>
        <w:t xml:space="preserve"> corto</w:t>
      </w:r>
      <w:r>
        <w:rPr>
          <w:rFonts w:ascii="Georgia" w:hAnsi="Georgia"/>
        </w:rPr>
        <w:t>s</w:t>
      </w:r>
      <w:r w:rsidRPr="00421341">
        <w:rPr>
          <w:rFonts w:ascii="Georgia" w:hAnsi="Georgia"/>
        </w:rPr>
        <w:t xml:space="preserve"> </w:t>
      </w:r>
      <w:r>
        <w:rPr>
          <w:rFonts w:ascii="Georgia" w:hAnsi="Georgia"/>
        </w:rPr>
        <w:t xml:space="preserve">con </w:t>
      </w:r>
      <w:r w:rsidRPr="00421341">
        <w:rPr>
          <w:rFonts w:ascii="Georgia" w:hAnsi="Georgia"/>
        </w:rPr>
        <w:t>tramo</w:t>
      </w:r>
      <w:r>
        <w:rPr>
          <w:rFonts w:ascii="Georgia" w:hAnsi="Georgia"/>
        </w:rPr>
        <w:t>s</w:t>
      </w:r>
      <w:r w:rsidRPr="00421341">
        <w:rPr>
          <w:rFonts w:ascii="Georgia" w:hAnsi="Georgia"/>
        </w:rPr>
        <w:t xml:space="preserve"> l</w:t>
      </w:r>
      <w:r>
        <w:rPr>
          <w:rFonts w:ascii="Georgia" w:hAnsi="Georgia"/>
        </w:rPr>
        <w:t>argos.</w:t>
      </w:r>
    </w:p>
    <w:p w14:paraId="082619C4" w14:textId="77777777" w:rsidR="00A73DB2" w:rsidRDefault="00A73DB2" w:rsidP="002A207E">
      <w:pPr>
        <w:pStyle w:val="ListParagraph"/>
        <w:spacing w:line="360" w:lineRule="auto"/>
        <w:ind w:left="426"/>
        <w:jc w:val="both"/>
        <w:rPr>
          <w:rFonts w:ascii="Georgia" w:hAnsi="Georgia"/>
        </w:rPr>
      </w:pPr>
    </w:p>
    <w:p w14:paraId="38B739E3" w14:textId="77777777" w:rsidR="00A73DB2" w:rsidRPr="00421341" w:rsidRDefault="00A73DB2" w:rsidP="002A207E">
      <w:pPr>
        <w:pStyle w:val="ListParagraph"/>
        <w:spacing w:line="360" w:lineRule="auto"/>
        <w:rPr>
          <w:rFonts w:ascii="Georgia" w:hAnsi="Georgia"/>
        </w:rPr>
      </w:pPr>
    </w:p>
    <w:p w14:paraId="68349074" w14:textId="77777777" w:rsidR="00371794" w:rsidRDefault="00371794" w:rsidP="002A207E">
      <w:pPr>
        <w:pStyle w:val="ListParagraph"/>
        <w:spacing w:line="360" w:lineRule="auto"/>
        <w:ind w:left="426"/>
        <w:jc w:val="center"/>
        <w:rPr>
          <w:rFonts w:ascii="Georgia" w:hAnsi="Georgia"/>
        </w:rPr>
      </w:pPr>
    </w:p>
    <w:p w14:paraId="4396ADEC" w14:textId="3FAD3E1A" w:rsidR="00A73DB2" w:rsidRDefault="00AA586B" w:rsidP="002A207E">
      <w:pPr>
        <w:pStyle w:val="ListParagraph"/>
        <w:spacing w:line="360" w:lineRule="auto"/>
        <w:ind w:left="426"/>
        <w:jc w:val="center"/>
        <w:rPr>
          <w:rFonts w:ascii="Georgia" w:hAnsi="Georgia"/>
        </w:rPr>
      </w:pPr>
      <w:r>
        <w:rPr>
          <w:noProof/>
          <w:lang w:val="en-GB" w:eastAsia="en-GB"/>
        </w:rPr>
        <w:lastRenderedPageBreak/>
        <mc:AlternateContent>
          <mc:Choice Requires="wps">
            <w:drawing>
              <wp:anchor distT="0" distB="0" distL="114300" distR="114300" simplePos="0" relativeHeight="251683840" behindDoc="0" locked="0" layoutInCell="1" allowOverlap="1" wp14:anchorId="48E1833C" wp14:editId="2388518C">
                <wp:simplePos x="0" y="0"/>
                <wp:positionH relativeFrom="column">
                  <wp:posOffset>1016000</wp:posOffset>
                </wp:positionH>
                <wp:positionV relativeFrom="paragraph">
                  <wp:posOffset>213360</wp:posOffset>
                </wp:positionV>
                <wp:extent cx="2493010" cy="293370"/>
                <wp:effectExtent l="0" t="0" r="21590" b="36830"/>
                <wp:wrapNone/>
                <wp:docPr id="30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3010" cy="293370"/>
                        </a:xfrm>
                        <a:prstGeom prst="rect">
                          <a:avLst/>
                        </a:prstGeom>
                        <a:solidFill>
                          <a:srgbClr val="FFFFFF"/>
                        </a:solidFill>
                        <a:ln w="9525">
                          <a:solidFill>
                            <a:srgbClr val="000000"/>
                          </a:solidFill>
                          <a:miter lim="800000"/>
                          <a:headEnd/>
                          <a:tailEnd/>
                        </a:ln>
                      </wps:spPr>
                      <wps:txbx>
                        <w:txbxContent>
                          <w:p w14:paraId="6595BCC2" w14:textId="77777777" w:rsidR="0015274F" w:rsidRPr="00E2118F" w:rsidRDefault="0015274F" w:rsidP="00A73DB2">
                            <w:pPr>
                              <w:autoSpaceDE w:val="0"/>
                              <w:autoSpaceDN w:val="0"/>
                              <w:adjustRightInd w:val="0"/>
                              <w:spacing w:after="0" w:line="240" w:lineRule="auto"/>
                              <w:rPr>
                                <w:sz w:val="24"/>
                              </w:rPr>
                            </w:pPr>
                            <w:r>
                              <w:rPr>
                                <w:rFonts w:ascii="Calibri,Italic" w:hAnsi="Calibri,Italic" w:cs="Calibri,Italic"/>
                                <w:i/>
                                <w:iCs/>
                                <w:sz w:val="20"/>
                                <w:szCs w:val="24"/>
                              </w:rPr>
                              <w:t xml:space="preserve"> </w:t>
                            </w:r>
                            <w:r w:rsidRPr="00E2118F">
                              <w:rPr>
                                <w:rFonts w:ascii="Calibri,Italic" w:hAnsi="Calibri,Italic" w:cs="Calibri,Italic"/>
                                <w:i/>
                                <w:iCs/>
                                <w:sz w:val="20"/>
                                <w:szCs w:val="24"/>
                              </w:rPr>
                              <w:t>Restricción en la pendiente para p=2/3</w:t>
                            </w:r>
                          </w:p>
                          <w:p w14:paraId="3C7742BB" w14:textId="77777777" w:rsidR="0015274F" w:rsidRDefault="0015274F" w:rsidP="00A73D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E1833C" id="Rectangle_x0020_12" o:spid="_x0000_s1042" style="position:absolute;left:0;text-align:left;margin-left:80pt;margin-top:16.8pt;width:196.3pt;height:23.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">
                <v:textbox>
                  <w:txbxContent>
                    <w:p w14:paraId="6595BCC2" w14:textId="77777777" w:rsidR="0015274F" w:rsidRPr="00E2118F" w:rsidRDefault="0015274F" w:rsidP="00A73DB2">
                      <w:pPr>
                        <w:autoSpaceDE w:val="0"/>
                        <w:autoSpaceDN w:val="0"/>
                        <w:adjustRightInd w:val="0"/>
                        <w:spacing w:after="0" w:line="240" w:lineRule="auto"/>
                        <w:rPr>
                          <w:sz w:val="24"/>
                        </w:rPr>
                      </w:pPr>
                      <w:r>
                        <w:rPr>
                          <w:rFonts w:ascii="Calibri,Italic" w:hAnsi="Calibri,Italic" w:cs="Calibri,Italic"/>
                          <w:i/>
                          <w:iCs/>
                          <w:sz w:val="20"/>
                          <w:szCs w:val="24"/>
                        </w:rPr>
                        <w:t xml:space="preserve"> </w:t>
                      </w:r>
                      <w:r w:rsidRPr="00E2118F">
                        <w:rPr>
                          <w:rFonts w:ascii="Calibri,Italic" w:hAnsi="Calibri,Italic" w:cs="Calibri,Italic"/>
                          <w:i/>
                          <w:iCs/>
                          <w:sz w:val="20"/>
                          <w:szCs w:val="24"/>
                        </w:rPr>
                        <w:t>Restricción en la pendiente para p=2/3</w:t>
                      </w:r>
                    </w:p>
                    <w:p w14:paraId="3C7742BB" w14:textId="77777777" w:rsidR="0015274F" w:rsidRDefault="0015274F" w:rsidP="00A73DB2"/>
                  </w:txbxContent>
                </v:textbox>
              </v:rect>
            </w:pict>
          </mc:Fallback>
        </mc:AlternateContent>
      </w:r>
      <w:r>
        <w:rPr>
          <w:noProof/>
          <w:lang w:val="en-GB" w:eastAsia="en-GB"/>
        </w:rPr>
        <mc:AlternateContent>
          <mc:Choice Requires="wps">
            <w:drawing>
              <wp:anchor distT="0" distB="0" distL="114300" distR="114300" simplePos="0" relativeHeight="251679744" behindDoc="0" locked="0" layoutInCell="1" allowOverlap="1" wp14:anchorId="0E7476F5" wp14:editId="3F323517">
                <wp:simplePos x="0" y="0"/>
                <wp:positionH relativeFrom="column">
                  <wp:posOffset>774700</wp:posOffset>
                </wp:positionH>
                <wp:positionV relativeFrom="paragraph">
                  <wp:posOffset>15875</wp:posOffset>
                </wp:positionV>
                <wp:extent cx="3994150" cy="2216150"/>
                <wp:effectExtent l="0" t="0" r="19050" b="19050"/>
                <wp:wrapNone/>
                <wp:docPr id="30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4150" cy="2216150"/>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5B927B7" id="Rectangle_x0020_8" o:spid="_x0000_s1026" style="position:absolute;margin-left:61pt;margin-top:1.25pt;width:314.5pt;height:17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">
                <v:fill opacity="0"/>
              </v:rect>
            </w:pict>
          </mc:Fallback>
        </mc:AlternateContent>
      </w:r>
      <w:r w:rsidR="00A73DB2">
        <w:rPr>
          <w:noProof/>
          <w:lang w:val="en-GB" w:eastAsia="en-GB"/>
        </w:rPr>
        <w:drawing>
          <wp:inline distT="0" distB="0" distL="0" distR="0" wp14:anchorId="25044689" wp14:editId="3012ABB8">
            <wp:extent cx="3812876" cy="2087593"/>
            <wp:effectExtent l="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13289" cy="2087819"/>
                    </a:xfrm>
                    <a:prstGeom prst="rect">
                      <a:avLst/>
                    </a:prstGeom>
                    <a:noFill/>
                    <a:ln>
                      <a:noFill/>
                    </a:ln>
                  </pic:spPr>
                </pic:pic>
              </a:graphicData>
            </a:graphic>
          </wp:inline>
        </w:drawing>
      </w:r>
    </w:p>
    <w:p w14:paraId="069B1346" w14:textId="77777777" w:rsidR="00371794" w:rsidRDefault="00371794" w:rsidP="002A207E">
      <w:pPr>
        <w:pStyle w:val="ListParagraph"/>
        <w:spacing w:line="360" w:lineRule="auto"/>
        <w:ind w:left="426"/>
        <w:jc w:val="center"/>
        <w:rPr>
          <w:rFonts w:ascii="Georgia" w:hAnsi="Georgia"/>
        </w:rPr>
      </w:pPr>
    </w:p>
    <w:p w14:paraId="063F246C" w14:textId="77777777" w:rsidR="00371794" w:rsidRPr="00421341" w:rsidRDefault="00371794" w:rsidP="002A207E">
      <w:pPr>
        <w:pStyle w:val="ListParagraph"/>
        <w:spacing w:line="360" w:lineRule="auto"/>
        <w:ind w:left="426"/>
        <w:jc w:val="center"/>
        <w:rPr>
          <w:rFonts w:ascii="Georgia" w:hAnsi="Georgia"/>
        </w:rPr>
      </w:pPr>
    </w:p>
    <w:p w14:paraId="3F64FB5B" w14:textId="77777777" w:rsidR="00A73DB2" w:rsidRDefault="00A73DB2" w:rsidP="002A207E">
      <w:pPr>
        <w:rPr>
          <w:rFonts w:ascii="Georgia" w:hAnsi="Georgia"/>
        </w:rPr>
      </w:pPr>
      <w:r>
        <w:rPr>
          <w:rFonts w:ascii="Georgia" w:hAnsi="Georgia"/>
        </w:rPr>
        <w:t xml:space="preserve">Como condición se establece el siguiente criterio: si un punto  </w:t>
      </w:r>
      <w:proofErr w:type="spellStart"/>
      <w:r>
        <w:rPr>
          <w:rFonts w:ascii="Georgia" w:hAnsi="Georgia"/>
        </w:rPr>
        <w:t>C</w:t>
      </w:r>
      <w:r>
        <w:rPr>
          <w:rFonts w:ascii="Georgia" w:hAnsi="Georgia"/>
          <w:vertAlign w:val="subscript"/>
        </w:rPr>
        <w:t>k</w:t>
      </w:r>
      <w:proofErr w:type="spellEnd"/>
      <w:r>
        <w:rPr>
          <w:rFonts w:ascii="Georgia" w:hAnsi="Georgia"/>
        </w:rPr>
        <w:t xml:space="preserve">  se desplaza m-veces de forma consecutiva en la dirección de uno de los ejes, implica que no se puede volver a mover en esa dirección, sin antes </w:t>
      </w:r>
      <w:r w:rsidRPr="00542B22">
        <w:rPr>
          <w:rFonts w:ascii="Georgia" w:hAnsi="Georgia"/>
        </w:rPr>
        <w:t xml:space="preserve">moverse n-veces </w:t>
      </w:r>
      <w:r>
        <w:rPr>
          <w:rFonts w:ascii="Georgia" w:hAnsi="Georgia"/>
        </w:rPr>
        <w:t>a lo largo de la diagonal.</w:t>
      </w:r>
    </w:p>
    <w:p w14:paraId="200BADC6" w14:textId="77777777" w:rsidR="00A73DB2" w:rsidRDefault="00A73DB2" w:rsidP="002A207E">
      <w:pPr>
        <w:rPr>
          <w:rFonts w:ascii="Georgia" w:hAnsi="Georgia"/>
        </w:rPr>
      </w:pPr>
      <w:r w:rsidRPr="00542B22">
        <w:rPr>
          <w:rFonts w:ascii="Georgia" w:hAnsi="Georgia"/>
        </w:rPr>
        <w:t xml:space="preserve">La </w:t>
      </w:r>
      <w:r>
        <w:rPr>
          <w:rFonts w:ascii="Georgia" w:hAnsi="Georgia"/>
        </w:rPr>
        <w:t xml:space="preserve">forma en la que se mide la severidad de la restricción, se basa en el parámetro definido como   </w:t>
      </w:r>
      <w:r w:rsidRPr="0055657A">
        <w:rPr>
          <w:rFonts w:ascii="Georgia" w:hAnsi="Georgia"/>
          <w:b/>
          <w:i/>
        </w:rPr>
        <w:t>p=n/m</w:t>
      </w:r>
      <w:r>
        <w:rPr>
          <w:rFonts w:ascii="Georgia" w:hAnsi="Georgia"/>
          <w:b/>
          <w:i/>
        </w:rPr>
        <w:t xml:space="preserve">   </w:t>
      </w:r>
      <w:r>
        <w:rPr>
          <w:rFonts w:ascii="Georgia" w:hAnsi="Georgia"/>
        </w:rPr>
        <w:t xml:space="preserve">donde, a medida que aumenta el valor de p, </w:t>
      </w:r>
      <w:r w:rsidRPr="00542B22">
        <w:rPr>
          <w:rFonts w:ascii="Georgia" w:hAnsi="Georgia"/>
        </w:rPr>
        <w:t xml:space="preserve">mayor es </w:t>
      </w:r>
      <w:r>
        <w:rPr>
          <w:rFonts w:ascii="Georgia" w:hAnsi="Georgia"/>
        </w:rPr>
        <w:t xml:space="preserve">esa </w:t>
      </w:r>
      <w:r w:rsidRPr="00542B22">
        <w:rPr>
          <w:rFonts w:ascii="Georgia" w:hAnsi="Georgia"/>
        </w:rPr>
        <w:t>restricción</w:t>
      </w:r>
      <w:r>
        <w:rPr>
          <w:rFonts w:ascii="Georgia" w:hAnsi="Georgia"/>
        </w:rPr>
        <w:t xml:space="preserve">. </w:t>
      </w:r>
    </w:p>
    <w:p w14:paraId="7B1644FD" w14:textId="77777777" w:rsidR="00A73DB2" w:rsidRDefault="00A73DB2" w:rsidP="002A207E">
      <w:pPr>
        <w:rPr>
          <w:rFonts w:ascii="Georgia" w:hAnsi="Georgia"/>
        </w:rPr>
      </w:pPr>
      <w:r>
        <w:rPr>
          <w:rFonts w:ascii="Georgia" w:hAnsi="Georgia"/>
        </w:rPr>
        <w:t xml:space="preserve">Los casos más extremos van a ser aquellos en los que se cumpla que p=0,  en cuyo caso, se considera que </w:t>
      </w:r>
      <w:r w:rsidRPr="00542B22">
        <w:rPr>
          <w:rFonts w:ascii="Georgia" w:hAnsi="Georgia"/>
        </w:rPr>
        <w:t xml:space="preserve">no </w:t>
      </w:r>
      <w:r>
        <w:rPr>
          <w:rFonts w:ascii="Georgia" w:hAnsi="Georgia"/>
        </w:rPr>
        <w:t xml:space="preserve">existe ninguna restricción, o bien, aquel en el que p=∞, que corresponde al hecho de que no se permite ningún tipo de deformación (en realidad, la trayectoria está restringida a moverse por la diagonal). </w:t>
      </w:r>
    </w:p>
    <w:p w14:paraId="2061A9BB" w14:textId="77777777" w:rsidR="005A4EBC" w:rsidRDefault="005A4EBC" w:rsidP="002A207E">
      <w:pPr>
        <w:jc w:val="left"/>
        <w:rPr>
          <w:rFonts w:ascii="Calibri" w:hAnsi="Calibri" w:cs="Calibri"/>
          <w:sz w:val="24"/>
          <w:szCs w:val="24"/>
        </w:rPr>
      </w:pPr>
      <w:r>
        <w:rPr>
          <w:rFonts w:ascii="Calibri" w:hAnsi="Calibri" w:cs="Calibri"/>
          <w:sz w:val="24"/>
          <w:szCs w:val="24"/>
        </w:rPr>
        <w:br w:type="page"/>
      </w:r>
    </w:p>
    <w:p w14:paraId="5DB91C4F" w14:textId="77777777" w:rsidR="00622642" w:rsidRDefault="00622642" w:rsidP="00622642">
      <w:pPr>
        <w:rPr>
          <w:rFonts w:ascii="Georgia" w:hAnsi="Georgia"/>
        </w:rPr>
      </w:pPr>
    </w:p>
    <w:p w14:paraId="217FF771" w14:textId="77777777" w:rsidR="00622642" w:rsidRDefault="00622642" w:rsidP="00622642">
      <w:pPr>
        <w:pStyle w:val="Heading2"/>
      </w:pPr>
      <w:bookmarkStart w:id="226" w:name="_Toc488184009"/>
      <w:r>
        <w:t>Complejidad del algoritmo</w:t>
      </w:r>
      <w:bookmarkEnd w:id="226"/>
    </w:p>
    <w:p w14:paraId="45445D60" w14:textId="77777777" w:rsidR="00622642" w:rsidRDefault="00622642" w:rsidP="00622642">
      <w:pPr>
        <w:autoSpaceDE w:val="0"/>
        <w:autoSpaceDN w:val="0"/>
        <w:adjustRightInd w:val="0"/>
        <w:spacing w:after="0"/>
        <w:rPr>
          <w:rFonts w:ascii="Calibri" w:hAnsi="Calibri" w:cs="Calibri"/>
          <w:sz w:val="24"/>
          <w:szCs w:val="24"/>
        </w:rPr>
      </w:pPr>
    </w:p>
    <w:p w14:paraId="6ABF15F9" w14:textId="77777777" w:rsidR="00622642" w:rsidRPr="00130EE2" w:rsidRDefault="00622642" w:rsidP="00622642">
      <w:pPr>
        <w:autoSpaceDE w:val="0"/>
        <w:autoSpaceDN w:val="0"/>
        <w:adjustRightInd w:val="0"/>
        <w:spacing w:after="0"/>
        <w:rPr>
          <w:rFonts w:ascii="Calibri" w:hAnsi="Calibri" w:cs="Calibri"/>
          <w:sz w:val="24"/>
          <w:szCs w:val="24"/>
        </w:rPr>
      </w:pPr>
      <w:r w:rsidRPr="00622642">
        <w:rPr>
          <w:rFonts w:ascii="Georgia" w:hAnsi="Georgia" w:cs="Calibri"/>
          <w:szCs w:val="24"/>
        </w:rPr>
        <w:t>La complejidad del algoritmo DTW, por cómo se ha construido y definido, es  O (I x J), siempre teniendo en cuenta que debe calcularse toda la matriz.  En el caso particular de I = J su complejidad pasa a ser O (I</w:t>
      </w:r>
      <w:r w:rsidRPr="00622642">
        <w:rPr>
          <w:rFonts w:ascii="Georgia" w:hAnsi="Georgia" w:cs="Calibri"/>
          <w:szCs w:val="24"/>
          <w:vertAlign w:val="superscript"/>
        </w:rPr>
        <w:t>2</w:t>
      </w:r>
      <w:r w:rsidRPr="00622642">
        <w:rPr>
          <w:rFonts w:ascii="Georgia" w:hAnsi="Georgia" w:cs="Calibri"/>
          <w:szCs w:val="24"/>
        </w:rPr>
        <w:t>); Esta característica de ser proporcional al cuadrado, resulta ser una desventaja sustancial siempre que se trabaje con series temporales largas.</w:t>
      </w:r>
      <w:r>
        <w:rPr>
          <w:rFonts w:ascii="Calibri" w:hAnsi="Calibri" w:cs="Calibri"/>
          <w:sz w:val="24"/>
          <w:szCs w:val="24"/>
        </w:rPr>
        <w:t xml:space="preserve"> </w:t>
      </w:r>
      <w:r w:rsidR="008273C9">
        <w:rPr>
          <w:rFonts w:ascii="Calibri" w:hAnsi="Calibri" w:cs="Calibri"/>
          <w:sz w:val="28"/>
          <w:szCs w:val="24"/>
          <w:vertAlign w:val="superscript"/>
        </w:rPr>
        <w:t>5</w:t>
      </w:r>
    </w:p>
    <w:p w14:paraId="3FBAD317" w14:textId="77777777" w:rsidR="004108BD" w:rsidRDefault="004108BD" w:rsidP="002A207E">
      <w:pPr>
        <w:jc w:val="left"/>
        <w:rPr>
          <w:rFonts w:ascii="Calibri" w:hAnsi="Calibri" w:cs="Calibri"/>
          <w:sz w:val="24"/>
          <w:szCs w:val="24"/>
        </w:rPr>
      </w:pPr>
    </w:p>
    <w:p w14:paraId="7D40E6D4" w14:textId="77777777" w:rsidR="00622642" w:rsidRDefault="00622642" w:rsidP="002A207E">
      <w:pPr>
        <w:jc w:val="left"/>
        <w:rPr>
          <w:rFonts w:ascii="Calibri" w:hAnsi="Calibri" w:cs="Calibri"/>
          <w:sz w:val="24"/>
          <w:szCs w:val="24"/>
        </w:rPr>
      </w:pPr>
    </w:p>
    <w:p w14:paraId="3DE44C2D" w14:textId="77777777" w:rsidR="00622642" w:rsidRDefault="00622642" w:rsidP="002A207E">
      <w:pPr>
        <w:jc w:val="left"/>
        <w:rPr>
          <w:rFonts w:ascii="Calibri" w:hAnsi="Calibri" w:cs="Calibri"/>
          <w:sz w:val="24"/>
          <w:szCs w:val="24"/>
        </w:rPr>
      </w:pPr>
    </w:p>
    <w:p w14:paraId="7A4B293E" w14:textId="77777777" w:rsidR="00A73DB2" w:rsidRDefault="00A73DB2" w:rsidP="002A207E">
      <w:pPr>
        <w:pStyle w:val="Heading2"/>
      </w:pPr>
      <w:bookmarkStart w:id="227" w:name="_Toc488184010"/>
      <w:r>
        <w:t>Algoritmos de aproximación del método DTW</w:t>
      </w:r>
      <w:bookmarkEnd w:id="227"/>
    </w:p>
    <w:p w14:paraId="307A39FE" w14:textId="77777777" w:rsidR="00A73DB2" w:rsidRDefault="00A73DB2" w:rsidP="002A207E">
      <w:pPr>
        <w:autoSpaceDE w:val="0"/>
        <w:autoSpaceDN w:val="0"/>
        <w:adjustRightInd w:val="0"/>
        <w:spacing w:after="0"/>
        <w:rPr>
          <w:rFonts w:ascii="Calibri" w:hAnsi="Calibri" w:cs="Calibri"/>
          <w:sz w:val="24"/>
          <w:szCs w:val="24"/>
        </w:rPr>
      </w:pPr>
    </w:p>
    <w:p w14:paraId="5C0F9286" w14:textId="77777777" w:rsidR="00A73DB2" w:rsidRDefault="00A73DB2" w:rsidP="002A207E">
      <w:pPr>
        <w:autoSpaceDE w:val="0"/>
        <w:autoSpaceDN w:val="0"/>
        <w:adjustRightInd w:val="0"/>
        <w:spacing w:after="0"/>
        <w:rPr>
          <w:rFonts w:ascii="Georgia" w:hAnsi="Georgia" w:cs="Calibri"/>
          <w:szCs w:val="24"/>
        </w:rPr>
      </w:pPr>
      <w:r>
        <w:rPr>
          <w:rFonts w:ascii="Georgia" w:hAnsi="Georgia" w:cs="Calibri"/>
          <w:szCs w:val="24"/>
        </w:rPr>
        <w:t xml:space="preserve">Con el fin de llevar a cabo un intento de mejora del orden de complejidad del Algoritmo DTW clásico, existen varias aproximaciones con las que se logra acelerar los cálculos relacionados con la trayectoria DTW. </w:t>
      </w:r>
    </w:p>
    <w:p w14:paraId="5C7502EF" w14:textId="77777777" w:rsidR="004108BD" w:rsidRDefault="004108BD" w:rsidP="002A207E">
      <w:pPr>
        <w:autoSpaceDE w:val="0"/>
        <w:autoSpaceDN w:val="0"/>
        <w:adjustRightInd w:val="0"/>
        <w:spacing w:after="0"/>
        <w:rPr>
          <w:rFonts w:ascii="Georgia" w:hAnsi="Georgia" w:cs="Calibri"/>
          <w:szCs w:val="24"/>
        </w:rPr>
      </w:pPr>
    </w:p>
    <w:p w14:paraId="0FFE6604" w14:textId="77777777" w:rsidR="00A73DB2" w:rsidRDefault="00A73DB2" w:rsidP="002A207E">
      <w:pPr>
        <w:autoSpaceDE w:val="0"/>
        <w:autoSpaceDN w:val="0"/>
        <w:adjustRightInd w:val="0"/>
        <w:spacing w:after="0"/>
        <w:rPr>
          <w:rFonts w:ascii="Georgia" w:hAnsi="Georgia" w:cs="Calibri"/>
          <w:szCs w:val="24"/>
        </w:rPr>
      </w:pPr>
    </w:p>
    <w:p w14:paraId="2D9C5D1A" w14:textId="77777777" w:rsidR="00A73DB2" w:rsidRDefault="00A73DB2" w:rsidP="002A207E">
      <w:pPr>
        <w:autoSpaceDE w:val="0"/>
        <w:autoSpaceDN w:val="0"/>
        <w:adjustRightInd w:val="0"/>
        <w:spacing w:after="0"/>
        <w:rPr>
          <w:rFonts w:ascii="Georgia" w:hAnsi="Georgia" w:cs="Calibri"/>
          <w:szCs w:val="24"/>
        </w:rPr>
      </w:pPr>
      <w:r>
        <w:rPr>
          <w:rFonts w:ascii="Georgia" w:hAnsi="Georgia" w:cs="Calibri"/>
          <w:szCs w:val="24"/>
        </w:rPr>
        <w:t xml:space="preserve">Estas acciones de mejora pueden tratar de: </w:t>
      </w:r>
    </w:p>
    <w:p w14:paraId="62AC8A61" w14:textId="77777777" w:rsidR="00A73DB2" w:rsidRDefault="00A73DB2" w:rsidP="002A207E">
      <w:pPr>
        <w:autoSpaceDE w:val="0"/>
        <w:autoSpaceDN w:val="0"/>
        <w:adjustRightInd w:val="0"/>
        <w:spacing w:after="0"/>
        <w:rPr>
          <w:rFonts w:ascii="Georgia" w:hAnsi="Georgia" w:cs="Calibri"/>
          <w:szCs w:val="24"/>
        </w:rPr>
      </w:pPr>
    </w:p>
    <w:p w14:paraId="1045A693" w14:textId="77777777" w:rsidR="00A73DB2" w:rsidRDefault="00A73DB2" w:rsidP="002A207E">
      <w:pPr>
        <w:pStyle w:val="ListParagraph"/>
        <w:numPr>
          <w:ilvl w:val="0"/>
          <w:numId w:val="12"/>
        </w:numPr>
        <w:autoSpaceDE w:val="0"/>
        <w:autoSpaceDN w:val="0"/>
        <w:adjustRightInd w:val="0"/>
        <w:spacing w:after="0" w:line="360" w:lineRule="auto"/>
        <w:jc w:val="both"/>
        <w:rPr>
          <w:rFonts w:ascii="Georgia" w:hAnsi="Georgia" w:cs="Calibri"/>
          <w:szCs w:val="24"/>
        </w:rPr>
      </w:pPr>
      <w:r>
        <w:rPr>
          <w:rFonts w:ascii="Georgia" w:hAnsi="Georgia" w:cs="Calibri"/>
          <w:szCs w:val="24"/>
        </w:rPr>
        <w:t xml:space="preserve">Modificar </w:t>
      </w:r>
      <w:r w:rsidRPr="005A4F58">
        <w:rPr>
          <w:rFonts w:ascii="Georgia" w:hAnsi="Georgia" w:cs="Calibri"/>
          <w:szCs w:val="24"/>
        </w:rPr>
        <w:t xml:space="preserve">las restricciones </w:t>
      </w:r>
      <w:r>
        <w:rPr>
          <w:rFonts w:ascii="Georgia" w:hAnsi="Georgia" w:cs="Calibri"/>
          <w:szCs w:val="24"/>
        </w:rPr>
        <w:t xml:space="preserve">de </w:t>
      </w:r>
      <w:r w:rsidRPr="005A4F58">
        <w:rPr>
          <w:rFonts w:ascii="Georgia" w:hAnsi="Georgia" w:cs="Calibri"/>
          <w:szCs w:val="24"/>
        </w:rPr>
        <w:t>las trayectorias.</w:t>
      </w:r>
    </w:p>
    <w:p w14:paraId="5B140821" w14:textId="77777777" w:rsidR="00A73DB2" w:rsidRDefault="00A73DB2" w:rsidP="002A207E">
      <w:pPr>
        <w:pStyle w:val="ListParagraph"/>
        <w:autoSpaceDE w:val="0"/>
        <w:autoSpaceDN w:val="0"/>
        <w:adjustRightInd w:val="0"/>
        <w:spacing w:after="0" w:line="360" w:lineRule="auto"/>
        <w:jc w:val="both"/>
        <w:rPr>
          <w:rFonts w:ascii="Georgia" w:hAnsi="Georgia" w:cs="Calibri"/>
          <w:szCs w:val="24"/>
        </w:rPr>
      </w:pPr>
    </w:p>
    <w:p w14:paraId="2A88B2B4" w14:textId="77777777" w:rsidR="00A73DB2" w:rsidRDefault="00A73DB2" w:rsidP="002A207E">
      <w:pPr>
        <w:pStyle w:val="ListParagraph"/>
        <w:numPr>
          <w:ilvl w:val="0"/>
          <w:numId w:val="12"/>
        </w:numPr>
        <w:autoSpaceDE w:val="0"/>
        <w:autoSpaceDN w:val="0"/>
        <w:adjustRightInd w:val="0"/>
        <w:spacing w:after="0" w:line="360" w:lineRule="auto"/>
        <w:jc w:val="both"/>
        <w:rPr>
          <w:rFonts w:ascii="Georgia" w:hAnsi="Georgia" w:cs="Calibri"/>
          <w:szCs w:val="24"/>
        </w:rPr>
      </w:pPr>
      <w:r>
        <w:rPr>
          <w:rFonts w:ascii="Georgia" w:hAnsi="Georgia" w:cs="Calibri"/>
          <w:szCs w:val="24"/>
        </w:rPr>
        <w:t xml:space="preserve">Modificar </w:t>
      </w:r>
      <w:r w:rsidRPr="005A4F58">
        <w:rPr>
          <w:rFonts w:ascii="Georgia" w:hAnsi="Georgia" w:cs="Calibri"/>
          <w:szCs w:val="24"/>
        </w:rPr>
        <w:t xml:space="preserve">la representación de la </w:t>
      </w:r>
      <w:r>
        <w:rPr>
          <w:rFonts w:ascii="Georgia" w:hAnsi="Georgia" w:cs="Calibri"/>
          <w:szCs w:val="24"/>
        </w:rPr>
        <w:t>S</w:t>
      </w:r>
      <w:r w:rsidRPr="005A4F58">
        <w:rPr>
          <w:rFonts w:ascii="Georgia" w:hAnsi="Georgia" w:cs="Calibri"/>
          <w:szCs w:val="24"/>
        </w:rPr>
        <w:t>erie</w:t>
      </w:r>
      <w:r>
        <w:rPr>
          <w:rFonts w:ascii="Georgia" w:hAnsi="Georgia" w:cs="Calibri"/>
          <w:szCs w:val="24"/>
        </w:rPr>
        <w:t xml:space="preserve"> temporal</w:t>
      </w:r>
      <w:r w:rsidRPr="005A4F58">
        <w:rPr>
          <w:rFonts w:ascii="Georgia" w:hAnsi="Georgia" w:cs="Calibri"/>
          <w:szCs w:val="24"/>
        </w:rPr>
        <w:t>.</w:t>
      </w:r>
    </w:p>
    <w:p w14:paraId="593C7FA0" w14:textId="77777777" w:rsidR="00A73DB2" w:rsidRPr="00AD683B" w:rsidRDefault="00A73DB2" w:rsidP="002A207E">
      <w:pPr>
        <w:pStyle w:val="ListParagraph"/>
        <w:spacing w:line="360" w:lineRule="auto"/>
        <w:rPr>
          <w:rFonts w:ascii="Georgia" w:hAnsi="Georgia" w:cs="Calibri"/>
          <w:szCs w:val="24"/>
        </w:rPr>
      </w:pPr>
    </w:p>
    <w:p w14:paraId="00F90DF9" w14:textId="77777777" w:rsidR="00A73DB2" w:rsidRPr="00AD683B" w:rsidRDefault="00A73DB2" w:rsidP="002A207E">
      <w:pPr>
        <w:pStyle w:val="ListParagraph"/>
        <w:numPr>
          <w:ilvl w:val="0"/>
          <w:numId w:val="12"/>
        </w:numPr>
        <w:autoSpaceDE w:val="0"/>
        <w:autoSpaceDN w:val="0"/>
        <w:adjustRightInd w:val="0"/>
        <w:spacing w:after="0" w:line="360" w:lineRule="auto"/>
        <w:jc w:val="both"/>
        <w:rPr>
          <w:rFonts w:ascii="Georgia" w:hAnsi="Georgia" w:cs="Courier New"/>
          <w:szCs w:val="24"/>
        </w:rPr>
      </w:pPr>
      <w:r>
        <w:rPr>
          <w:rFonts w:ascii="Georgia" w:hAnsi="Georgia" w:cs="Calibri"/>
          <w:szCs w:val="24"/>
        </w:rPr>
        <w:t xml:space="preserve">Simplificar por etapas  (técnica </w:t>
      </w:r>
      <w:proofErr w:type="spellStart"/>
      <w:r w:rsidRPr="00AD683B">
        <w:rPr>
          <w:rFonts w:ascii="Georgia" w:hAnsi="Georgia" w:cs="Calibri"/>
          <w:szCs w:val="24"/>
        </w:rPr>
        <w:t>FastDTW</w:t>
      </w:r>
      <w:proofErr w:type="spellEnd"/>
      <w:r>
        <w:rPr>
          <w:rFonts w:ascii="Georgia" w:hAnsi="Georgia" w:cs="Calibri"/>
          <w:szCs w:val="24"/>
        </w:rPr>
        <w:t>)</w:t>
      </w:r>
      <w:r w:rsidRPr="00AD683B">
        <w:rPr>
          <w:rFonts w:ascii="Georgia" w:hAnsi="Georgia" w:cs="Courier New"/>
          <w:szCs w:val="24"/>
        </w:rPr>
        <w:t xml:space="preserve"> </w:t>
      </w:r>
    </w:p>
    <w:p w14:paraId="6D99ABB2" w14:textId="77777777" w:rsidR="00A73DB2" w:rsidRDefault="00A73DB2" w:rsidP="002A207E">
      <w:pPr>
        <w:autoSpaceDE w:val="0"/>
        <w:autoSpaceDN w:val="0"/>
        <w:adjustRightInd w:val="0"/>
        <w:spacing w:after="0"/>
        <w:rPr>
          <w:rFonts w:ascii="Georgia" w:hAnsi="Georgia" w:cs="Calibri"/>
          <w:szCs w:val="24"/>
        </w:rPr>
      </w:pPr>
    </w:p>
    <w:p w14:paraId="3B5CCC3E" w14:textId="77777777" w:rsidR="00622642" w:rsidRDefault="00622642" w:rsidP="002A207E">
      <w:pPr>
        <w:autoSpaceDE w:val="0"/>
        <w:autoSpaceDN w:val="0"/>
        <w:adjustRightInd w:val="0"/>
        <w:spacing w:after="0"/>
        <w:rPr>
          <w:rFonts w:ascii="Georgia" w:hAnsi="Georgia" w:cs="Calibri"/>
          <w:szCs w:val="24"/>
        </w:rPr>
      </w:pPr>
    </w:p>
    <w:p w14:paraId="72144036" w14:textId="77777777" w:rsidR="00CB45D7" w:rsidRDefault="00CB45D7" w:rsidP="002A207E">
      <w:pPr>
        <w:autoSpaceDE w:val="0"/>
        <w:autoSpaceDN w:val="0"/>
        <w:adjustRightInd w:val="0"/>
        <w:spacing w:after="0"/>
        <w:rPr>
          <w:rFonts w:ascii="Georgia" w:hAnsi="Georgia" w:cs="Calibri"/>
          <w:szCs w:val="24"/>
        </w:rPr>
      </w:pPr>
    </w:p>
    <w:p w14:paraId="0DF041B8" w14:textId="77777777" w:rsidR="00622642" w:rsidRDefault="00622642" w:rsidP="00622642">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5515EB1C" w14:textId="77777777" w:rsidR="00622642" w:rsidRPr="005A7C61" w:rsidRDefault="00622642" w:rsidP="0062264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hAnsi="Georgia" w:cstheme="minorHAnsi"/>
          <w:sz w:val="18"/>
        </w:rPr>
      </w:pPr>
    </w:p>
    <w:p w14:paraId="44E98503" w14:textId="77777777" w:rsidR="00622642" w:rsidRPr="00CB45D7" w:rsidRDefault="008273C9" w:rsidP="00CB45D7">
      <w:pPr>
        <w:autoSpaceDE w:val="0"/>
        <w:autoSpaceDN w:val="0"/>
        <w:adjustRightInd w:val="0"/>
        <w:spacing w:after="0"/>
        <w:ind w:left="360"/>
        <w:rPr>
          <w:rFonts w:ascii="Georgia" w:hAnsi="Georgia" w:cs="Calibri"/>
          <w:sz w:val="20"/>
          <w:szCs w:val="24"/>
        </w:rPr>
      </w:pPr>
      <w:r>
        <w:rPr>
          <w:rFonts w:ascii="Georgia" w:hAnsi="Georgia" w:cs="Calibri"/>
          <w:sz w:val="20"/>
          <w:szCs w:val="24"/>
        </w:rPr>
        <w:t>5</w:t>
      </w:r>
      <w:r w:rsidR="00CB45D7">
        <w:rPr>
          <w:rFonts w:ascii="Georgia" w:hAnsi="Georgia" w:cs="Calibri"/>
          <w:sz w:val="20"/>
          <w:szCs w:val="24"/>
        </w:rPr>
        <w:t xml:space="preserve">    </w:t>
      </w:r>
      <w:r w:rsidR="00622642" w:rsidRPr="00CB45D7">
        <w:rPr>
          <w:rFonts w:ascii="Georgia" w:hAnsi="Georgia" w:cs="Calibri"/>
          <w:sz w:val="20"/>
          <w:szCs w:val="24"/>
        </w:rPr>
        <w:t>Se estima que una serie temporal se puede considerar larga, si cuenta con un número cercano a mil componentes.</w:t>
      </w:r>
    </w:p>
    <w:p w14:paraId="4DA096E3" w14:textId="77777777" w:rsidR="00A73DB2" w:rsidRPr="00622642" w:rsidRDefault="004108BD" w:rsidP="00622642">
      <w:pPr>
        <w:jc w:val="left"/>
        <w:rPr>
          <w:rFonts w:ascii="Georgia" w:hAnsi="Georgia" w:cs="Calibri"/>
          <w:sz w:val="20"/>
          <w:szCs w:val="24"/>
        </w:rPr>
      </w:pPr>
      <w:r>
        <w:rPr>
          <w:rFonts w:ascii="Georgia" w:hAnsi="Georgia" w:cs="Calibri"/>
          <w:sz w:val="20"/>
          <w:szCs w:val="24"/>
        </w:rPr>
        <w:br w:type="page"/>
      </w:r>
    </w:p>
    <w:p w14:paraId="24C9514B" w14:textId="77777777" w:rsidR="00A73DB2" w:rsidRPr="00E07EBF" w:rsidRDefault="00A73DB2" w:rsidP="002A207E">
      <w:pPr>
        <w:pStyle w:val="Heading2"/>
      </w:pPr>
      <w:bookmarkStart w:id="228" w:name="_Toc488184011"/>
      <w:r w:rsidRPr="00E07EBF">
        <w:lastRenderedPageBreak/>
        <w:t>Restricciones en las trayectorias</w:t>
      </w:r>
      <w:bookmarkEnd w:id="228"/>
    </w:p>
    <w:p w14:paraId="5A406104" w14:textId="77777777" w:rsidR="00A73DB2" w:rsidRPr="00032004" w:rsidRDefault="00A73DB2" w:rsidP="002A207E">
      <w:pPr>
        <w:pStyle w:val="ListParagraph"/>
        <w:autoSpaceDE w:val="0"/>
        <w:autoSpaceDN w:val="0"/>
        <w:adjustRightInd w:val="0"/>
        <w:spacing w:after="0" w:line="360" w:lineRule="auto"/>
        <w:jc w:val="both"/>
        <w:rPr>
          <w:rFonts w:ascii="Georgia" w:hAnsi="Georgia" w:cs="Calibri"/>
          <w:szCs w:val="24"/>
        </w:rPr>
      </w:pPr>
    </w:p>
    <w:p w14:paraId="72D6CE30" w14:textId="77777777" w:rsidR="00A73DB2" w:rsidRDefault="00A73DB2" w:rsidP="002A207E">
      <w:pPr>
        <w:autoSpaceDE w:val="0"/>
        <w:autoSpaceDN w:val="0"/>
        <w:adjustRightInd w:val="0"/>
        <w:spacing w:after="0"/>
        <w:rPr>
          <w:rFonts w:ascii="Georgia" w:hAnsi="Georgia" w:cs="Calibri"/>
          <w:szCs w:val="24"/>
        </w:rPr>
      </w:pPr>
      <w:r>
        <w:rPr>
          <w:rFonts w:ascii="Georgia" w:hAnsi="Georgia" w:cs="Calibri"/>
          <w:szCs w:val="24"/>
        </w:rPr>
        <w:t xml:space="preserve">¿Tiene sentido calcular todos los tipos de trayectoria posibles?… La respuesta, como es lo esperado, es negativa.  </w:t>
      </w:r>
    </w:p>
    <w:p w14:paraId="35B0EB51" w14:textId="77777777" w:rsidR="00A73DB2" w:rsidRDefault="00A73DB2" w:rsidP="002A207E">
      <w:pPr>
        <w:autoSpaceDE w:val="0"/>
        <w:autoSpaceDN w:val="0"/>
        <w:adjustRightInd w:val="0"/>
        <w:spacing w:after="0"/>
        <w:rPr>
          <w:rFonts w:ascii="Georgia" w:hAnsi="Georgia" w:cs="Calibri"/>
          <w:szCs w:val="24"/>
        </w:rPr>
      </w:pPr>
    </w:p>
    <w:p w14:paraId="5F406135" w14:textId="77777777" w:rsidR="00A73DB2" w:rsidRDefault="00A73DB2" w:rsidP="002A207E">
      <w:pPr>
        <w:autoSpaceDE w:val="0"/>
        <w:autoSpaceDN w:val="0"/>
        <w:adjustRightInd w:val="0"/>
        <w:spacing w:after="0"/>
        <w:rPr>
          <w:rFonts w:ascii="Georgia" w:hAnsi="Georgia" w:cs="Calibri"/>
          <w:szCs w:val="24"/>
        </w:rPr>
      </w:pPr>
      <w:r>
        <w:rPr>
          <w:rFonts w:ascii="Calibri" w:hAnsi="Calibri" w:cs="Calibri"/>
          <w:noProof/>
          <w:sz w:val="24"/>
          <w:szCs w:val="24"/>
          <w:lang w:val="en-GB" w:eastAsia="en-GB"/>
        </w:rPr>
        <w:drawing>
          <wp:anchor distT="0" distB="0" distL="114300" distR="114300" simplePos="0" relativeHeight="251670528" behindDoc="0" locked="0" layoutInCell="1" allowOverlap="1" wp14:anchorId="5752834A" wp14:editId="138398BC">
            <wp:simplePos x="0" y="0"/>
            <wp:positionH relativeFrom="column">
              <wp:posOffset>4034155</wp:posOffset>
            </wp:positionH>
            <wp:positionV relativeFrom="paragraph">
              <wp:posOffset>339725</wp:posOffset>
            </wp:positionV>
            <wp:extent cx="1388745" cy="1397000"/>
            <wp:effectExtent l="0" t="0" r="0" b="0"/>
            <wp:wrapSquare wrapText="bothSides"/>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88745" cy="1397000"/>
                    </a:xfrm>
                    <a:prstGeom prst="rect">
                      <a:avLst/>
                    </a:prstGeom>
                    <a:noFill/>
                    <a:ln>
                      <a:noFill/>
                    </a:ln>
                  </pic:spPr>
                </pic:pic>
              </a:graphicData>
            </a:graphic>
          </wp:anchor>
        </w:drawing>
      </w:r>
      <w:r>
        <w:rPr>
          <w:rFonts w:ascii="Georgia" w:hAnsi="Georgia" w:cs="Calibri"/>
          <w:szCs w:val="24"/>
        </w:rPr>
        <w:t xml:space="preserve">Tal y como se ha comentado, con estos algoritmos de aproximación, se impide la creación de aquellas trayectorias que implican una deformación temporal que resulte excesiva. Se crea con ello una zona, conocida como               </w:t>
      </w:r>
      <w:r w:rsidRPr="000A25C8">
        <w:rPr>
          <w:rFonts w:ascii="Georgia" w:hAnsi="Georgia" w:cs="Calibri"/>
          <w:i/>
          <w:szCs w:val="24"/>
        </w:rPr>
        <w:t xml:space="preserve">Bandas de </w:t>
      </w:r>
      <w:proofErr w:type="spellStart"/>
      <w:r w:rsidRPr="000A25C8">
        <w:rPr>
          <w:rFonts w:ascii="Georgia" w:hAnsi="Georgia" w:cs="Calibri"/>
          <w:i/>
          <w:szCs w:val="24"/>
        </w:rPr>
        <w:t>Sakoe</w:t>
      </w:r>
      <w:proofErr w:type="spellEnd"/>
      <w:r w:rsidRPr="000A25C8">
        <w:rPr>
          <w:rFonts w:ascii="Georgia" w:hAnsi="Georgia" w:cs="Calibri"/>
          <w:i/>
          <w:szCs w:val="24"/>
        </w:rPr>
        <w:t>-Chiba</w:t>
      </w:r>
      <w:r w:rsidR="008273C9">
        <w:rPr>
          <w:rFonts w:ascii="Georgia" w:hAnsi="Georgia" w:cs="Calibri"/>
          <w:i/>
          <w:sz w:val="24"/>
          <w:szCs w:val="24"/>
          <w:vertAlign w:val="superscript"/>
        </w:rPr>
        <w:t xml:space="preserve"> </w:t>
      </w:r>
      <w:r w:rsidR="008273C9">
        <w:rPr>
          <w:rFonts w:ascii="Georgia" w:hAnsi="Georgia" w:cs="Calibri"/>
          <w:szCs w:val="24"/>
          <w:vertAlign w:val="superscript"/>
        </w:rPr>
        <w:t>6</w:t>
      </w:r>
      <w:r>
        <w:rPr>
          <w:rFonts w:ascii="Georgia" w:hAnsi="Georgia" w:cs="Calibri"/>
          <w:szCs w:val="24"/>
        </w:rPr>
        <w:t>, en la que se puede encontrar el camino más óptimo con una mayor probabilidad.</w:t>
      </w:r>
    </w:p>
    <w:p w14:paraId="43DE25D7" w14:textId="77777777" w:rsidR="00A73DB2" w:rsidRDefault="00A73DB2" w:rsidP="002A207E">
      <w:pPr>
        <w:autoSpaceDE w:val="0"/>
        <w:autoSpaceDN w:val="0"/>
        <w:adjustRightInd w:val="0"/>
        <w:spacing w:after="0"/>
        <w:rPr>
          <w:rFonts w:ascii="Georgia" w:hAnsi="Georgia" w:cs="Calibri"/>
          <w:szCs w:val="24"/>
        </w:rPr>
      </w:pPr>
      <w:r>
        <w:rPr>
          <w:rFonts w:ascii="Georgia" w:hAnsi="Georgia" w:cs="Calibri"/>
          <w:szCs w:val="24"/>
        </w:rPr>
        <w:t xml:space="preserve">   </w:t>
      </w:r>
      <w:r w:rsidRPr="00900182">
        <w:rPr>
          <w:rFonts w:ascii="Georgia" w:hAnsi="Georgia" w:cs="Calibri"/>
          <w:noProof/>
          <w:szCs w:val="24"/>
          <w:lang w:val="en-GB" w:eastAsia="en-GB"/>
        </w:rPr>
        <w:drawing>
          <wp:anchor distT="0" distB="0" distL="114300" distR="114300" simplePos="0" relativeHeight="251669504" behindDoc="0" locked="0" layoutInCell="1" allowOverlap="1" wp14:anchorId="3A871886" wp14:editId="6BC4974E">
            <wp:simplePos x="0" y="0"/>
            <wp:positionH relativeFrom="column">
              <wp:posOffset>2619375</wp:posOffset>
            </wp:positionH>
            <wp:positionV relativeFrom="paragraph">
              <wp:posOffset>120650</wp:posOffset>
            </wp:positionV>
            <wp:extent cx="905510" cy="252095"/>
            <wp:effectExtent l="0" t="0" r="0" b="0"/>
            <wp:wrapSquare wrapText="bothSides"/>
            <wp:docPr id="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05510" cy="252095"/>
                    </a:xfrm>
                    <a:prstGeom prst="rect">
                      <a:avLst/>
                    </a:prstGeom>
                    <a:noFill/>
                    <a:ln>
                      <a:noFill/>
                    </a:ln>
                  </pic:spPr>
                </pic:pic>
              </a:graphicData>
            </a:graphic>
          </wp:anchor>
        </w:drawing>
      </w:r>
    </w:p>
    <w:p w14:paraId="3C5E7F0C" w14:textId="77777777" w:rsidR="00A73DB2" w:rsidRDefault="00A73DB2" w:rsidP="002A207E">
      <w:pPr>
        <w:autoSpaceDE w:val="0"/>
        <w:autoSpaceDN w:val="0"/>
        <w:adjustRightInd w:val="0"/>
        <w:spacing w:after="0"/>
        <w:rPr>
          <w:rFonts w:ascii="Georgia" w:hAnsi="Georgia" w:cs="Calibri"/>
          <w:szCs w:val="24"/>
        </w:rPr>
      </w:pPr>
      <w:r>
        <w:rPr>
          <w:rFonts w:ascii="Georgia" w:hAnsi="Georgia" w:cs="Calibri"/>
          <w:szCs w:val="24"/>
        </w:rPr>
        <w:t xml:space="preserve">Este tipo de restricciones son del tipo:     </w:t>
      </w:r>
    </w:p>
    <w:p w14:paraId="103CD650" w14:textId="612FD9D6" w:rsidR="00A73DB2" w:rsidRPr="00B1625B" w:rsidRDefault="00AA586B" w:rsidP="002A207E">
      <w:pPr>
        <w:autoSpaceDE w:val="0"/>
        <w:autoSpaceDN w:val="0"/>
        <w:adjustRightInd w:val="0"/>
        <w:spacing w:after="0"/>
        <w:ind w:left="708" w:firstLine="708"/>
        <w:rPr>
          <w:rFonts w:ascii="Georgia" w:hAnsi="Georgia" w:cs="Calibri"/>
          <w:szCs w:val="24"/>
        </w:rPr>
      </w:pPr>
      <w:r>
        <w:rPr>
          <w:rFonts w:ascii="Georgia" w:hAnsi="Georgia" w:cs="Calibri"/>
          <w:noProof/>
          <w:szCs w:val="24"/>
          <w:lang w:val="en-GB" w:eastAsia="en-GB"/>
        </w:rPr>
        <mc:AlternateContent>
          <mc:Choice Requires="wps">
            <w:drawing>
              <wp:anchor distT="0" distB="0" distL="114300" distR="114300" simplePos="0" relativeHeight="251684864" behindDoc="0" locked="0" layoutInCell="1" allowOverlap="1" wp14:anchorId="6FED883D" wp14:editId="05532144">
                <wp:simplePos x="0" y="0"/>
                <wp:positionH relativeFrom="column">
                  <wp:posOffset>4180840</wp:posOffset>
                </wp:positionH>
                <wp:positionV relativeFrom="paragraph">
                  <wp:posOffset>118745</wp:posOffset>
                </wp:positionV>
                <wp:extent cx="1285240" cy="215900"/>
                <wp:effectExtent l="0" t="0" r="35560" b="38100"/>
                <wp:wrapSquare wrapText="bothSides"/>
                <wp:docPr id="29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240" cy="215900"/>
                        </a:xfrm>
                        <a:prstGeom prst="rect">
                          <a:avLst/>
                        </a:prstGeom>
                        <a:solidFill>
                          <a:srgbClr val="FFFFFF"/>
                        </a:solidFill>
                        <a:ln w="9525">
                          <a:solidFill>
                            <a:srgbClr val="000000"/>
                          </a:solidFill>
                          <a:miter lim="800000"/>
                          <a:headEnd/>
                          <a:tailEnd/>
                        </a:ln>
                      </wps:spPr>
                      <wps:txbx>
                        <w:txbxContent>
                          <w:p w14:paraId="4DAE1046" w14:textId="77777777" w:rsidR="0015274F" w:rsidRPr="00CF4047" w:rsidRDefault="0015274F" w:rsidP="00A73DB2">
                            <w:pPr>
                              <w:rPr>
                                <w:sz w:val="16"/>
                                <w:szCs w:val="16"/>
                              </w:rPr>
                            </w:pPr>
                            <w:r w:rsidRPr="00CF4047">
                              <w:rPr>
                                <w:rFonts w:ascii="Georgia" w:hAnsi="Georgia" w:cs="Calibri"/>
                                <w:i/>
                                <w:sz w:val="16"/>
                                <w:szCs w:val="16"/>
                              </w:rPr>
                              <w:t xml:space="preserve">Bandas de </w:t>
                            </w:r>
                            <w:proofErr w:type="spellStart"/>
                            <w:r w:rsidRPr="00CF4047">
                              <w:rPr>
                                <w:rFonts w:ascii="Georgia" w:hAnsi="Georgia" w:cs="Calibri"/>
                                <w:i/>
                                <w:sz w:val="16"/>
                                <w:szCs w:val="16"/>
                              </w:rPr>
                              <w:t>Sakoe</w:t>
                            </w:r>
                            <w:proofErr w:type="spellEnd"/>
                            <w:r w:rsidRPr="00CF4047">
                              <w:rPr>
                                <w:rFonts w:ascii="Georgia" w:hAnsi="Georgia" w:cs="Calibri"/>
                                <w:i/>
                                <w:sz w:val="16"/>
                                <w:szCs w:val="16"/>
                              </w:rPr>
                              <w:t>-Chiba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ED883D" id="Rectangle_x0020_13" o:spid="_x0000_s1043" style="position:absolute;left:0;text-align:left;margin-left:329.2pt;margin-top:9.35pt;width:101.2pt;height:1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">
                <v:textbox>
                  <w:txbxContent>
                    <w:p w14:paraId="4DAE1046" w14:textId="77777777" w:rsidR="0015274F" w:rsidRPr="00CF4047" w:rsidRDefault="0015274F" w:rsidP="00A73DB2">
                      <w:pPr>
                        <w:rPr>
                          <w:sz w:val="16"/>
                          <w:szCs w:val="16"/>
                        </w:rPr>
                      </w:pPr>
                      <w:r w:rsidRPr="00CF4047">
                        <w:rPr>
                          <w:rFonts w:ascii="Georgia" w:hAnsi="Georgia" w:cs="Calibri"/>
                          <w:i/>
                          <w:sz w:val="16"/>
                          <w:szCs w:val="16"/>
                        </w:rPr>
                        <w:t xml:space="preserve">Bandas de </w:t>
                      </w:r>
                      <w:proofErr w:type="spellStart"/>
                      <w:r w:rsidRPr="00CF4047">
                        <w:rPr>
                          <w:rFonts w:ascii="Georgia" w:hAnsi="Georgia" w:cs="Calibri"/>
                          <w:i/>
                          <w:sz w:val="16"/>
                          <w:szCs w:val="16"/>
                        </w:rPr>
                        <w:t>Sakoe</w:t>
                      </w:r>
                      <w:proofErr w:type="spellEnd"/>
                      <w:r w:rsidRPr="00CF4047">
                        <w:rPr>
                          <w:rFonts w:ascii="Georgia" w:hAnsi="Georgia" w:cs="Calibri"/>
                          <w:i/>
                          <w:sz w:val="16"/>
                          <w:szCs w:val="16"/>
                        </w:rPr>
                        <w:t>-Chiba</w:t>
                      </w:r>
                    </w:p>
                  </w:txbxContent>
                </v:textbox>
                <w10:wrap type="square"/>
              </v:rect>
            </w:pict>
          </mc:Fallback>
        </mc:AlternateContent>
      </w:r>
      <w:r w:rsidR="00A73DB2">
        <w:rPr>
          <w:rFonts w:ascii="Georgia" w:hAnsi="Georgia" w:cs="Calibri"/>
          <w:szCs w:val="24"/>
        </w:rPr>
        <w:t xml:space="preserve"> </w:t>
      </w:r>
    </w:p>
    <w:p w14:paraId="08F68492" w14:textId="77777777" w:rsidR="00A73DB2" w:rsidRDefault="00A73DB2" w:rsidP="002A207E">
      <w:pPr>
        <w:autoSpaceDE w:val="0"/>
        <w:autoSpaceDN w:val="0"/>
        <w:adjustRightInd w:val="0"/>
        <w:spacing w:after="0"/>
        <w:rPr>
          <w:rFonts w:ascii="Georgia" w:hAnsi="Georgia" w:cs="Calibri"/>
          <w:szCs w:val="24"/>
        </w:rPr>
      </w:pPr>
      <w:r>
        <w:rPr>
          <w:rFonts w:ascii="Calibri" w:hAnsi="Calibri" w:cs="Calibri"/>
          <w:noProof/>
          <w:sz w:val="24"/>
          <w:szCs w:val="24"/>
          <w:lang w:val="en-GB" w:eastAsia="en-GB"/>
        </w:rPr>
        <w:drawing>
          <wp:anchor distT="0" distB="0" distL="114300" distR="114300" simplePos="0" relativeHeight="251671552" behindDoc="0" locked="0" layoutInCell="1" allowOverlap="1" wp14:anchorId="06908493" wp14:editId="713AAAFB">
            <wp:simplePos x="0" y="0"/>
            <wp:positionH relativeFrom="column">
              <wp:posOffset>4039870</wp:posOffset>
            </wp:positionH>
            <wp:positionV relativeFrom="paragraph">
              <wp:posOffset>562610</wp:posOffset>
            </wp:positionV>
            <wp:extent cx="1386205" cy="1407160"/>
            <wp:effectExtent l="0" t="0" r="0" b="0"/>
            <wp:wrapSquare wrapText="bothSides"/>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86205" cy="1407160"/>
                    </a:xfrm>
                    <a:prstGeom prst="rect">
                      <a:avLst/>
                    </a:prstGeom>
                    <a:noFill/>
                    <a:ln>
                      <a:noFill/>
                    </a:ln>
                  </pic:spPr>
                </pic:pic>
              </a:graphicData>
            </a:graphic>
          </wp:anchor>
        </w:drawing>
      </w:r>
      <w:r>
        <w:rPr>
          <w:rFonts w:ascii="Georgia" w:hAnsi="Georgia" w:cs="Calibri"/>
          <w:szCs w:val="24"/>
        </w:rPr>
        <w:t>Al no tener que calcular la matriz entera, sino sólo los correspondientes a la zona creada, estos algoritmos se mejoran respecto al método original y, c</w:t>
      </w:r>
      <w:r w:rsidR="002144E1">
        <w:rPr>
          <w:rFonts w:ascii="Georgia" w:hAnsi="Georgia" w:cs="Calibri"/>
          <w:szCs w:val="24"/>
        </w:rPr>
        <w:t xml:space="preserve">omo resultado, son bastante más </w:t>
      </w:r>
      <w:r>
        <w:rPr>
          <w:rFonts w:ascii="Georgia" w:hAnsi="Georgia" w:cs="Calibri"/>
          <w:szCs w:val="24"/>
        </w:rPr>
        <w:t xml:space="preserve">rápidos. Obviamente, las trayectorias elegidas no tienen por qué ser las más óptimas, pero esto no es un problema dichas trayectorias se encuentran cerca de la diagonal. </w:t>
      </w:r>
    </w:p>
    <w:p w14:paraId="74488FC8" w14:textId="77777777" w:rsidR="00A73DB2" w:rsidRDefault="00A73DB2" w:rsidP="002A207E">
      <w:pPr>
        <w:autoSpaceDE w:val="0"/>
        <w:autoSpaceDN w:val="0"/>
        <w:adjustRightInd w:val="0"/>
        <w:spacing w:after="0"/>
        <w:rPr>
          <w:rFonts w:ascii="Georgia" w:hAnsi="Georgia" w:cs="Calibri"/>
          <w:szCs w:val="24"/>
        </w:rPr>
      </w:pPr>
    </w:p>
    <w:p w14:paraId="1EC0D515" w14:textId="445E6065" w:rsidR="00A73DB2" w:rsidRPr="00B1625B" w:rsidRDefault="00AA586B" w:rsidP="002A207E">
      <w:pPr>
        <w:autoSpaceDE w:val="0"/>
        <w:autoSpaceDN w:val="0"/>
        <w:adjustRightInd w:val="0"/>
        <w:spacing w:after="0"/>
        <w:rPr>
          <w:rFonts w:ascii="Georgia" w:hAnsi="Georgia" w:cs="Calibri"/>
          <w:szCs w:val="24"/>
        </w:rPr>
      </w:pPr>
      <w:r>
        <w:rPr>
          <w:rFonts w:ascii="Georgia" w:hAnsi="Georgia" w:cs="Calibri"/>
          <w:noProof/>
          <w:szCs w:val="24"/>
          <w:lang w:val="en-GB" w:eastAsia="en-GB"/>
        </w:rPr>
        <mc:AlternateContent>
          <mc:Choice Requires="wps">
            <w:drawing>
              <wp:anchor distT="0" distB="0" distL="114300" distR="114300" simplePos="0" relativeHeight="251685888" behindDoc="0" locked="0" layoutInCell="1" allowOverlap="1" wp14:anchorId="72BE4622" wp14:editId="347695D2">
                <wp:simplePos x="0" y="0"/>
                <wp:positionH relativeFrom="column">
                  <wp:posOffset>4117975</wp:posOffset>
                </wp:positionH>
                <wp:positionV relativeFrom="paragraph">
                  <wp:posOffset>373380</wp:posOffset>
                </wp:positionV>
                <wp:extent cx="1428115" cy="250825"/>
                <wp:effectExtent l="0" t="0" r="19685" b="28575"/>
                <wp:wrapNone/>
                <wp:docPr id="298"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115" cy="250825"/>
                        </a:xfrm>
                        <a:prstGeom prst="rect">
                          <a:avLst/>
                        </a:prstGeom>
                        <a:solidFill>
                          <a:srgbClr val="FFFFFF"/>
                        </a:solidFill>
                        <a:ln w="9525">
                          <a:solidFill>
                            <a:srgbClr val="000000"/>
                          </a:solidFill>
                          <a:miter lim="800000"/>
                          <a:headEnd/>
                          <a:tailEnd/>
                        </a:ln>
                      </wps:spPr>
                      <wps:txbx>
                        <w:txbxContent>
                          <w:p w14:paraId="5946D01E" w14:textId="77777777" w:rsidR="0015274F" w:rsidRPr="00DA0D3C" w:rsidRDefault="0015274F" w:rsidP="00A73DB2">
                            <w:pPr>
                              <w:rPr>
                                <w:sz w:val="16"/>
                                <w:szCs w:val="16"/>
                              </w:rPr>
                            </w:pPr>
                            <w:r>
                              <w:rPr>
                                <w:sz w:val="16"/>
                                <w:szCs w:val="16"/>
                              </w:rPr>
                              <w:t xml:space="preserve">Paralelogramo de </w:t>
                            </w:r>
                            <w:proofErr w:type="spellStart"/>
                            <w:r>
                              <w:rPr>
                                <w:sz w:val="16"/>
                                <w:szCs w:val="16"/>
                              </w:rPr>
                              <w:t>Itakura</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BE4622" id="Rectangle_x0020_14" o:spid="_x0000_s1044" style="position:absolute;left:0;text-align:left;margin-left:324.25pt;margin-top:29.4pt;width:112.45pt;height:19.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">
                <v:textbox>
                  <w:txbxContent>
                    <w:p w14:paraId="5946D01E" w14:textId="77777777" w:rsidR="0015274F" w:rsidRPr="00DA0D3C" w:rsidRDefault="0015274F" w:rsidP="00A73DB2">
                      <w:pPr>
                        <w:rPr>
                          <w:sz w:val="16"/>
                          <w:szCs w:val="16"/>
                        </w:rPr>
                      </w:pPr>
                      <w:r>
                        <w:rPr>
                          <w:sz w:val="16"/>
                          <w:szCs w:val="16"/>
                        </w:rPr>
                        <w:t xml:space="preserve">Paralelogramo de </w:t>
                      </w:r>
                      <w:proofErr w:type="spellStart"/>
                      <w:r>
                        <w:rPr>
                          <w:sz w:val="16"/>
                          <w:szCs w:val="16"/>
                        </w:rPr>
                        <w:t>Itakura</w:t>
                      </w:r>
                      <w:proofErr w:type="spellEnd"/>
                    </w:p>
                  </w:txbxContent>
                </v:textbox>
              </v:rect>
            </w:pict>
          </mc:Fallback>
        </mc:AlternateContent>
      </w:r>
      <w:r w:rsidR="00A73DB2">
        <w:rPr>
          <w:rFonts w:ascii="Georgia" w:hAnsi="Georgia" w:cs="Calibri"/>
          <w:szCs w:val="24"/>
        </w:rPr>
        <w:t xml:space="preserve">Sólo las distancias DTW encontradas difieren mucho de las reales si las series sufren una deformación significativa. </w:t>
      </w:r>
    </w:p>
    <w:p w14:paraId="66BB4FFB" w14:textId="77777777" w:rsidR="00A73DB2" w:rsidRDefault="00A73DB2" w:rsidP="002A207E">
      <w:pPr>
        <w:autoSpaceDE w:val="0"/>
        <w:autoSpaceDN w:val="0"/>
        <w:adjustRightInd w:val="0"/>
        <w:spacing w:after="0"/>
        <w:rPr>
          <w:rFonts w:ascii="Calibri" w:hAnsi="Calibri" w:cs="Calibri"/>
          <w:sz w:val="24"/>
          <w:szCs w:val="24"/>
        </w:rPr>
      </w:pPr>
    </w:p>
    <w:p w14:paraId="3AF849B8" w14:textId="77777777" w:rsidR="00A73DB2" w:rsidRDefault="00A73DB2" w:rsidP="002A207E">
      <w:pPr>
        <w:autoSpaceDE w:val="0"/>
        <w:autoSpaceDN w:val="0"/>
        <w:adjustRightInd w:val="0"/>
        <w:spacing w:after="0"/>
        <w:rPr>
          <w:rFonts w:ascii="Georgia" w:hAnsi="Georgia" w:cs="Calibri"/>
          <w:szCs w:val="24"/>
        </w:rPr>
      </w:pPr>
      <w:r w:rsidRPr="00325E5A">
        <w:rPr>
          <w:rFonts w:ascii="Georgia" w:hAnsi="Georgia" w:cs="Calibri"/>
          <w:szCs w:val="24"/>
        </w:rPr>
        <w:t>Otr</w:t>
      </w:r>
      <w:r>
        <w:rPr>
          <w:rFonts w:ascii="Georgia" w:hAnsi="Georgia" w:cs="Calibri"/>
          <w:szCs w:val="24"/>
        </w:rPr>
        <w:t>o</w:t>
      </w:r>
      <w:r w:rsidRPr="00325E5A">
        <w:rPr>
          <w:rFonts w:ascii="Georgia" w:hAnsi="Georgia" w:cs="Calibri"/>
          <w:szCs w:val="24"/>
        </w:rPr>
        <w:t xml:space="preserve"> </w:t>
      </w:r>
      <w:r>
        <w:rPr>
          <w:rFonts w:ascii="Georgia" w:hAnsi="Georgia" w:cs="Calibri"/>
          <w:szCs w:val="24"/>
        </w:rPr>
        <w:t>método que se utiliza con el objetivo de disminuir</w:t>
      </w:r>
      <w:r w:rsidRPr="00325E5A">
        <w:rPr>
          <w:rFonts w:ascii="Georgia" w:hAnsi="Georgia" w:cs="Calibri"/>
          <w:szCs w:val="24"/>
        </w:rPr>
        <w:t xml:space="preserve"> la complejidad del algoritmo consiste en calcular el</w:t>
      </w:r>
      <w:r>
        <w:rPr>
          <w:rFonts w:ascii="Georgia" w:hAnsi="Georgia" w:cs="Calibri"/>
          <w:szCs w:val="24"/>
        </w:rPr>
        <w:t xml:space="preserve"> camino óptimo DTW sobre un subconjunto reducido de las series. </w:t>
      </w:r>
    </w:p>
    <w:p w14:paraId="6230E325" w14:textId="77777777" w:rsidR="00A73DB2" w:rsidRDefault="00A73DB2" w:rsidP="002A207E">
      <w:pPr>
        <w:autoSpaceDE w:val="0"/>
        <w:autoSpaceDN w:val="0"/>
        <w:adjustRightInd w:val="0"/>
        <w:spacing w:after="0"/>
        <w:rPr>
          <w:rFonts w:ascii="Georgia" w:hAnsi="Georgia" w:cs="Calibri"/>
          <w:szCs w:val="24"/>
        </w:rPr>
      </w:pPr>
    </w:p>
    <w:p w14:paraId="0886F157" w14:textId="77777777" w:rsidR="00A73DB2" w:rsidRPr="008273C9" w:rsidRDefault="00A73DB2" w:rsidP="002A207E">
      <w:pPr>
        <w:autoSpaceDE w:val="0"/>
        <w:autoSpaceDN w:val="0"/>
        <w:adjustRightInd w:val="0"/>
        <w:spacing w:after="0"/>
        <w:rPr>
          <w:rFonts w:ascii="Georgia" w:hAnsi="Georgia" w:cs="Calibri"/>
          <w:szCs w:val="24"/>
          <w:vertAlign w:val="superscript"/>
        </w:rPr>
      </w:pPr>
      <w:r>
        <w:rPr>
          <w:rFonts w:ascii="Georgia" w:hAnsi="Georgia" w:cs="Calibri"/>
          <w:szCs w:val="24"/>
        </w:rPr>
        <w:t xml:space="preserve">La forma en la que se puede abordar este proceso es transformar la serie original a intervalos iguales, para acto seguido, definir como representación reducida, la serie que forman </w:t>
      </w:r>
      <w:r w:rsidRPr="00325E5A">
        <w:rPr>
          <w:rFonts w:ascii="Georgia" w:hAnsi="Georgia" w:cs="Calibri"/>
          <w:szCs w:val="24"/>
        </w:rPr>
        <w:t>los promedios de los valores de la serie</w:t>
      </w:r>
      <w:r>
        <w:rPr>
          <w:rFonts w:ascii="Georgia" w:hAnsi="Georgia" w:cs="Calibri"/>
          <w:szCs w:val="24"/>
        </w:rPr>
        <w:t xml:space="preserve"> original en cada intervalo. </w:t>
      </w:r>
      <w:r w:rsidR="008273C9">
        <w:rPr>
          <w:rFonts w:ascii="Georgia" w:hAnsi="Georgia" w:cs="Calibri"/>
          <w:szCs w:val="24"/>
          <w:vertAlign w:val="superscript"/>
        </w:rPr>
        <w:t>7</w:t>
      </w:r>
    </w:p>
    <w:p w14:paraId="3BE5437D" w14:textId="77777777" w:rsidR="00A73DB2" w:rsidRDefault="00A73DB2" w:rsidP="002A207E">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655AE4AE" w14:textId="77777777" w:rsidR="00A73DB2" w:rsidRPr="008273C9"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 w:val="20"/>
          <w:szCs w:val="20"/>
          <w:lang w:eastAsia="es-ES"/>
        </w:rPr>
      </w:pPr>
    </w:p>
    <w:p w14:paraId="6B03D1FB" w14:textId="77777777" w:rsidR="00A73DB2" w:rsidRPr="008273C9" w:rsidRDefault="008273C9" w:rsidP="008273C9">
      <w:pPr>
        <w:autoSpaceDE w:val="0"/>
        <w:autoSpaceDN w:val="0"/>
        <w:adjustRightInd w:val="0"/>
        <w:spacing w:after="0"/>
        <w:ind w:left="360"/>
        <w:rPr>
          <w:rFonts w:ascii="Georgia" w:hAnsi="Georgia" w:cs="Calibri"/>
          <w:sz w:val="20"/>
          <w:szCs w:val="24"/>
        </w:rPr>
      </w:pPr>
      <w:r w:rsidRPr="008273C9">
        <w:rPr>
          <w:rFonts w:ascii="Georgia" w:hAnsi="Georgia" w:cs="Calibri"/>
          <w:sz w:val="20"/>
          <w:szCs w:val="24"/>
        </w:rPr>
        <w:t>6</w:t>
      </w:r>
      <w:r w:rsidR="00A73DB2" w:rsidRPr="008273C9">
        <w:rPr>
          <w:rFonts w:ascii="Georgia" w:hAnsi="Georgia" w:cs="Calibri"/>
          <w:szCs w:val="24"/>
        </w:rPr>
        <w:t xml:space="preserve"> </w:t>
      </w:r>
      <w:r w:rsidR="00A73DB2" w:rsidRPr="008273C9">
        <w:rPr>
          <w:rFonts w:ascii="Georgia" w:hAnsi="Georgia" w:cs="Calibri"/>
          <w:sz w:val="20"/>
          <w:szCs w:val="24"/>
        </w:rPr>
        <w:t xml:space="preserve">Otra zona utilizada de manera frecuente en los escenarios reales es la de “Paralelogramo de </w:t>
      </w:r>
      <w:proofErr w:type="spellStart"/>
      <w:r w:rsidR="00A73DB2" w:rsidRPr="008273C9">
        <w:rPr>
          <w:rFonts w:ascii="Georgia" w:hAnsi="Georgia" w:cs="Calibri"/>
          <w:sz w:val="20"/>
          <w:szCs w:val="24"/>
        </w:rPr>
        <w:t>Itakura</w:t>
      </w:r>
      <w:proofErr w:type="spellEnd"/>
      <w:r w:rsidR="00A73DB2" w:rsidRPr="008273C9">
        <w:rPr>
          <w:rFonts w:ascii="Georgia" w:hAnsi="Georgia" w:cs="Calibri"/>
          <w:sz w:val="20"/>
          <w:szCs w:val="24"/>
        </w:rPr>
        <w:t>”   (</w:t>
      </w:r>
      <w:proofErr w:type="spellStart"/>
      <w:r w:rsidR="00A73DB2" w:rsidRPr="008273C9">
        <w:rPr>
          <w:rFonts w:ascii="Georgia" w:hAnsi="Georgia" w:cs="Calibri"/>
          <w:sz w:val="20"/>
          <w:szCs w:val="24"/>
        </w:rPr>
        <w:t>Itakura</w:t>
      </w:r>
      <w:proofErr w:type="spellEnd"/>
      <w:r w:rsidR="00A73DB2" w:rsidRPr="008273C9">
        <w:rPr>
          <w:rFonts w:ascii="Georgia" w:hAnsi="Georgia" w:cs="Calibri"/>
          <w:sz w:val="20"/>
          <w:szCs w:val="24"/>
        </w:rPr>
        <w:t xml:space="preserve">, 1975). </w:t>
      </w:r>
    </w:p>
    <w:p w14:paraId="0C9B842C" w14:textId="77777777" w:rsidR="00A73DB2" w:rsidRDefault="00A73DB2" w:rsidP="002A207E">
      <w:pPr>
        <w:pStyle w:val="ListParagraph"/>
        <w:autoSpaceDE w:val="0"/>
        <w:autoSpaceDN w:val="0"/>
        <w:adjustRightInd w:val="0"/>
        <w:spacing w:after="0" w:line="360" w:lineRule="auto"/>
        <w:jc w:val="both"/>
        <w:rPr>
          <w:rFonts w:ascii="Georgia" w:hAnsi="Georgia" w:cs="Calibri"/>
          <w:sz w:val="20"/>
          <w:szCs w:val="24"/>
        </w:rPr>
      </w:pPr>
    </w:p>
    <w:p w14:paraId="452A345F" w14:textId="77777777" w:rsidR="00A73DB2" w:rsidRPr="00C6345C" w:rsidRDefault="008273C9" w:rsidP="008273C9">
      <w:pPr>
        <w:pStyle w:val="ListParagraph"/>
        <w:autoSpaceDE w:val="0"/>
        <w:autoSpaceDN w:val="0"/>
        <w:adjustRightInd w:val="0"/>
        <w:spacing w:after="0" w:line="360" w:lineRule="auto"/>
        <w:ind w:left="426"/>
        <w:jc w:val="both"/>
        <w:rPr>
          <w:rFonts w:ascii="Georgia" w:hAnsi="Georgia" w:cs="Calibri"/>
          <w:sz w:val="20"/>
          <w:szCs w:val="24"/>
        </w:rPr>
      </w:pPr>
      <w:r>
        <w:rPr>
          <w:rFonts w:ascii="Georgia" w:hAnsi="Georgia" w:cs="Calibri"/>
          <w:sz w:val="20"/>
          <w:szCs w:val="24"/>
        </w:rPr>
        <w:t xml:space="preserve">7  </w:t>
      </w:r>
      <w:r w:rsidR="00A73DB2">
        <w:rPr>
          <w:rFonts w:ascii="Georgia" w:hAnsi="Georgia" w:cs="Calibri"/>
          <w:sz w:val="20"/>
          <w:szCs w:val="24"/>
        </w:rPr>
        <w:t xml:space="preserve">Otro método utilizado como parte del proceso de mejora del algoritmo </w:t>
      </w:r>
      <w:r w:rsidR="00A73DB2" w:rsidRPr="00E56F0E">
        <w:rPr>
          <w:rFonts w:ascii="Georgia" w:hAnsi="Georgia" w:cs="Calibri"/>
          <w:sz w:val="20"/>
          <w:szCs w:val="24"/>
        </w:rPr>
        <w:t>DTW</w:t>
      </w:r>
      <w:r w:rsidR="00A73DB2">
        <w:rPr>
          <w:rFonts w:ascii="Georgia" w:hAnsi="Georgia" w:cs="Calibri"/>
          <w:sz w:val="20"/>
          <w:szCs w:val="24"/>
        </w:rPr>
        <w:t xml:space="preserve">, ha sido </w:t>
      </w:r>
      <w:proofErr w:type="spellStart"/>
      <w:r w:rsidR="00A73DB2" w:rsidRPr="00044586">
        <w:rPr>
          <w:rFonts w:ascii="Georgia" w:hAnsi="Georgia" w:cs="Calibri"/>
          <w:i/>
          <w:sz w:val="20"/>
          <w:szCs w:val="24"/>
        </w:rPr>
        <w:t>FastDTW</w:t>
      </w:r>
      <w:proofErr w:type="spellEnd"/>
      <w:r w:rsidR="00A73DB2">
        <w:rPr>
          <w:rFonts w:ascii="Georgia" w:hAnsi="Georgia" w:cs="Calibri"/>
          <w:sz w:val="20"/>
          <w:szCs w:val="24"/>
        </w:rPr>
        <w:t>. No obstante, el objetivo de este TFM no es analizar detalladamente las distintas tecnologías, sino sólo mencionarlas.</w:t>
      </w:r>
    </w:p>
    <w:p w14:paraId="7F27F6AD" w14:textId="77777777" w:rsidR="00A73DB2" w:rsidRPr="00D35849" w:rsidRDefault="00A73DB2" w:rsidP="002A207E">
      <w:pPr>
        <w:pStyle w:val="Heading1"/>
        <w:rPr>
          <w:lang w:val="es-ES"/>
        </w:rPr>
      </w:pPr>
      <w:bookmarkStart w:id="229" w:name="_Toc488184012"/>
      <w:r w:rsidRPr="00D35849">
        <w:rPr>
          <w:lang w:val="es-ES"/>
        </w:rPr>
        <w:lastRenderedPageBreak/>
        <w:t>Caso práctico: medidas de sensores</w:t>
      </w:r>
      <w:bookmarkEnd w:id="229"/>
    </w:p>
    <w:p w14:paraId="3B2F46B4" w14:textId="77777777" w:rsidR="00A73DB2" w:rsidRDefault="00A73DB2" w:rsidP="002A207E">
      <w:pPr>
        <w:rPr>
          <w:rFonts w:ascii="Georgia" w:hAnsi="Georgia"/>
        </w:rPr>
      </w:pPr>
    </w:p>
    <w:p w14:paraId="1FB84AF9" w14:textId="77777777" w:rsidR="00A73DB2" w:rsidRPr="00BB2D89" w:rsidRDefault="00A73DB2" w:rsidP="002A207E">
      <w:pPr>
        <w:pStyle w:val="Heading2"/>
      </w:pPr>
      <w:bookmarkStart w:id="230" w:name="_Toc488184013"/>
      <w:r>
        <w:t>Introducción</w:t>
      </w:r>
      <w:bookmarkEnd w:id="230"/>
    </w:p>
    <w:p w14:paraId="7C20F54A" w14:textId="77777777" w:rsidR="00A73DB2" w:rsidRPr="00014706" w:rsidRDefault="00A73DB2" w:rsidP="002A207E">
      <w:pPr>
        <w:rPr>
          <w:rFonts w:ascii="Georgia" w:hAnsi="Georgia"/>
        </w:rPr>
      </w:pPr>
    </w:p>
    <w:p w14:paraId="176F18FD" w14:textId="77777777" w:rsidR="00A73DB2" w:rsidRPr="00DC48B2" w:rsidRDefault="00A73DB2" w:rsidP="002A207E">
      <w:pPr>
        <w:rPr>
          <w:rFonts w:ascii="Georgia" w:hAnsi="Georgia"/>
        </w:rPr>
      </w:pPr>
      <w:r w:rsidRPr="00014706">
        <w:rPr>
          <w:rFonts w:ascii="Georgia" w:hAnsi="Georgia"/>
        </w:rPr>
        <w:t>El objetivo de este trabajo</w:t>
      </w:r>
      <w:r>
        <w:rPr>
          <w:rFonts w:ascii="Georgia" w:hAnsi="Georgia"/>
        </w:rPr>
        <w:t>, como se ha comentado con anterioridad,</w:t>
      </w:r>
      <w:r w:rsidRPr="00014706">
        <w:rPr>
          <w:rFonts w:ascii="Georgia" w:hAnsi="Georgia"/>
        </w:rPr>
        <w:t xml:space="preserve"> es crear una metodología que permita identificar anomalías en los </w:t>
      </w:r>
      <w:r>
        <w:rPr>
          <w:rFonts w:ascii="Georgia" w:hAnsi="Georgia"/>
        </w:rPr>
        <w:t xml:space="preserve">valores de diferentes medidas hechas por los </w:t>
      </w:r>
      <w:r w:rsidRPr="00014706">
        <w:rPr>
          <w:rFonts w:ascii="Georgia" w:hAnsi="Georgia"/>
        </w:rPr>
        <w:t>sensores de un edificio de oficinas.</w:t>
      </w:r>
      <w:r>
        <w:rPr>
          <w:rFonts w:ascii="Georgia" w:hAnsi="Georgia"/>
        </w:rPr>
        <w:t xml:space="preserve"> Para ello, se ha decidido aplicar la técnica de </w:t>
      </w:r>
      <w:proofErr w:type="spellStart"/>
      <w:r w:rsidRPr="00C71933">
        <w:rPr>
          <w:rFonts w:ascii="Georgia" w:hAnsi="Georgia"/>
          <w:i/>
        </w:rPr>
        <w:t>Clustering</w:t>
      </w:r>
      <w:proofErr w:type="spellEnd"/>
      <w:r w:rsidRPr="00C71933">
        <w:rPr>
          <w:rFonts w:ascii="Georgia" w:hAnsi="Georgia"/>
          <w:i/>
        </w:rPr>
        <w:t xml:space="preserve"> Jerárquico</w:t>
      </w:r>
      <w:r>
        <w:rPr>
          <w:rFonts w:ascii="Georgia" w:hAnsi="Georgia"/>
        </w:rPr>
        <w:t xml:space="preserve">  durante el análisis de los datos.</w:t>
      </w:r>
    </w:p>
    <w:p w14:paraId="1C1E5431" w14:textId="77777777" w:rsidR="00A73DB2" w:rsidRDefault="00A73DB2" w:rsidP="002A207E">
      <w:pPr>
        <w:rPr>
          <w:rFonts w:ascii="Georgia" w:hAnsi="Georgia"/>
        </w:rPr>
      </w:pPr>
      <w:r w:rsidRPr="00014706">
        <w:rPr>
          <w:rFonts w:ascii="Georgia" w:hAnsi="Georgia"/>
        </w:rPr>
        <w:t xml:space="preserve">El caso práctico desarrollado, parte de un </w:t>
      </w:r>
      <w:proofErr w:type="spellStart"/>
      <w:r w:rsidRPr="00014706">
        <w:rPr>
          <w:rFonts w:ascii="Georgia" w:hAnsi="Georgia"/>
        </w:rPr>
        <w:t>dataset</w:t>
      </w:r>
      <w:proofErr w:type="spellEnd"/>
      <w:r w:rsidRPr="00014706">
        <w:rPr>
          <w:rFonts w:ascii="Georgia" w:hAnsi="Georgia"/>
        </w:rPr>
        <w:t xml:space="preserve"> (datos de entrada) que contiene en formato CSV, diferentes medidas tomadas por sensores en un periodo de tiempo de dos semanas complet</w:t>
      </w:r>
      <w:r>
        <w:rPr>
          <w:rFonts w:ascii="Georgia" w:hAnsi="Georgia"/>
        </w:rPr>
        <w:t xml:space="preserve">as </w:t>
      </w:r>
      <w:r w:rsidRPr="00014706">
        <w:rPr>
          <w:rFonts w:ascii="Georgia" w:hAnsi="Georgia"/>
        </w:rPr>
        <w:t>(del 31 de mayo al 13 de junio), a intervalos de tiempo de 5 minutos. Los parámetros que se miden son de muy diversa naturaleza, desde temperatura y potencia eléctri</w:t>
      </w:r>
      <w:r>
        <w:rPr>
          <w:rFonts w:ascii="Georgia" w:hAnsi="Georgia"/>
        </w:rPr>
        <w:t>ca hasta masa de flujo de aire,</w:t>
      </w:r>
      <w:r w:rsidRPr="00014706">
        <w:rPr>
          <w:rFonts w:ascii="Georgia" w:hAnsi="Georgia"/>
        </w:rPr>
        <w:t xml:space="preserve"> concentración de Co2</w:t>
      </w:r>
      <w:r w:rsidR="00930BD7">
        <w:rPr>
          <w:rFonts w:ascii="Georgia" w:hAnsi="Georgia"/>
        </w:rPr>
        <w:t xml:space="preserve">  </w:t>
      </w:r>
      <w:r>
        <w:rPr>
          <w:rFonts w:ascii="Georgia" w:hAnsi="Georgia"/>
        </w:rPr>
        <w:t xml:space="preserve">o concentración de </w:t>
      </w:r>
      <w:proofErr w:type="spellStart"/>
      <w:r>
        <w:rPr>
          <w:rFonts w:ascii="Georgia" w:hAnsi="Georgia"/>
        </w:rPr>
        <w:t>Hazium</w:t>
      </w:r>
      <w:proofErr w:type="spellEnd"/>
      <w:r w:rsidRPr="00014706">
        <w:rPr>
          <w:rFonts w:ascii="Georgia" w:hAnsi="Georgia"/>
        </w:rPr>
        <w:t xml:space="preserve"> en el edificio</w:t>
      </w:r>
      <w:r>
        <w:rPr>
          <w:rFonts w:ascii="Georgia" w:hAnsi="Georgia"/>
        </w:rPr>
        <w:t xml:space="preserve"> (gas potencialmente peligroso)</w:t>
      </w:r>
      <w:r w:rsidRPr="00014706">
        <w:rPr>
          <w:rFonts w:ascii="Georgia" w:hAnsi="Georgia"/>
        </w:rPr>
        <w:t>, por citar sólo algunos.</w:t>
      </w:r>
    </w:p>
    <w:p w14:paraId="52908AB5" w14:textId="77777777" w:rsidR="004E1CF5" w:rsidRDefault="004E1CF5" w:rsidP="002A207E">
      <w:pPr>
        <w:rPr>
          <w:rFonts w:ascii="Georgia" w:hAnsi="Georgia"/>
        </w:rPr>
      </w:pPr>
    </w:p>
    <w:p w14:paraId="0E26105B" w14:textId="77777777" w:rsidR="00A73DB2" w:rsidRDefault="00A73DB2" w:rsidP="002A207E">
      <w:pPr>
        <w:rPr>
          <w:rFonts w:ascii="Georgia" w:hAnsi="Georgia"/>
          <w:sz w:val="28"/>
        </w:rPr>
      </w:pPr>
      <w:r>
        <w:rPr>
          <w:rFonts w:ascii="Georgia" w:hAnsi="Georgia"/>
        </w:rPr>
        <w:t xml:space="preserve">Los sensores están distribuidos por diversas zonas a lo largo de las tres plantas de que consta el edificio, lo que da una idea de la cantidad de datos analizados. </w:t>
      </w:r>
      <w:r w:rsidR="00930BD7">
        <w:rPr>
          <w:rFonts w:ascii="Georgia" w:hAnsi="Georgia"/>
          <w:sz w:val="28"/>
          <w:vertAlign w:val="superscript"/>
        </w:rPr>
        <w:t>8</w:t>
      </w:r>
    </w:p>
    <w:p w14:paraId="654E3B4A" w14:textId="77777777" w:rsidR="00A73DB2" w:rsidRDefault="00A73DB2" w:rsidP="002A207E">
      <w:pPr>
        <w:rPr>
          <w:rFonts w:ascii="Georgia" w:hAnsi="Georgia"/>
          <w:sz w:val="28"/>
        </w:rPr>
      </w:pPr>
    </w:p>
    <w:p w14:paraId="0545639F" w14:textId="77777777" w:rsidR="004E1CF5" w:rsidRDefault="004E1CF5" w:rsidP="002A207E"/>
    <w:p w14:paraId="520B8727" w14:textId="77777777" w:rsidR="00A73DB2" w:rsidRDefault="00A73DB2" w:rsidP="002A207E">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1F4CCC72" w14:textId="77777777" w:rsidR="00A73DB2" w:rsidRDefault="00A73DB2" w:rsidP="002A20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604BECC1" w14:textId="77777777" w:rsidR="00A73DB2" w:rsidRPr="005A7C61" w:rsidRDefault="00A73DB2" w:rsidP="002A207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jc w:val="both"/>
        <w:rPr>
          <w:rFonts w:ascii="Georgia" w:hAnsi="Georgia" w:cstheme="minorHAnsi"/>
          <w:sz w:val="18"/>
        </w:rPr>
      </w:pPr>
    </w:p>
    <w:p w14:paraId="5BC6A2EB" w14:textId="77777777" w:rsidR="00A73DB2" w:rsidRPr="006B1329" w:rsidRDefault="00930BD7" w:rsidP="00A0357C">
      <w:pPr>
        <w:pStyle w:val="ListParagraph"/>
        <w:spacing w:after="0" w:line="360" w:lineRule="auto"/>
        <w:jc w:val="both"/>
        <w:rPr>
          <w:rFonts w:ascii="Georgia" w:hAnsi="Georgia"/>
          <w:sz w:val="28"/>
        </w:rPr>
      </w:pPr>
      <w:r>
        <w:rPr>
          <w:rFonts w:ascii="Georgia" w:hAnsi="Georgia" w:cstheme="minorHAnsi"/>
          <w:sz w:val="20"/>
        </w:rPr>
        <w:t>8</w:t>
      </w:r>
      <w:r w:rsidR="00A0357C">
        <w:rPr>
          <w:rFonts w:ascii="Georgia" w:hAnsi="Georgia" w:cstheme="minorHAnsi"/>
          <w:sz w:val="20"/>
        </w:rPr>
        <w:t xml:space="preserve">  </w:t>
      </w:r>
      <w:r w:rsidR="00A73DB2">
        <w:rPr>
          <w:rFonts w:ascii="Georgia" w:hAnsi="Georgia" w:cstheme="minorHAnsi"/>
          <w:sz w:val="20"/>
        </w:rPr>
        <w:t xml:space="preserve">En el </w:t>
      </w:r>
      <w:proofErr w:type="spellStart"/>
      <w:r w:rsidR="00A73DB2">
        <w:rPr>
          <w:rFonts w:ascii="Georgia" w:hAnsi="Georgia" w:cstheme="minorHAnsi"/>
          <w:sz w:val="20"/>
        </w:rPr>
        <w:t>dataset</w:t>
      </w:r>
      <w:proofErr w:type="spellEnd"/>
      <w:r w:rsidR="00A73DB2">
        <w:rPr>
          <w:rFonts w:ascii="Georgia" w:hAnsi="Georgia" w:cstheme="minorHAnsi"/>
          <w:sz w:val="20"/>
        </w:rPr>
        <w:t xml:space="preserve"> de entrada, el volumen datos analizados se basa en un fichero con formato CSV, que cuenta con un total de 4032 filas y 419 columnas.  Las filas corresponden con las medidas tomadas (14 días, las 24 horas del día, cada 5 minutos), mientras que las columnas se corresponden con cada uno de los diferentes sensores distribuidos por las zonas diferenciadas a lo largo de las tres plantas del edificio. Existen, además, otros ficheros CVS con</w:t>
      </w:r>
      <w:r w:rsidR="00A73DB2" w:rsidRPr="006B1329">
        <w:rPr>
          <w:rFonts w:ascii="Georgia" w:hAnsi="Georgia" w:cstheme="minorHAnsi"/>
          <w:sz w:val="20"/>
        </w:rPr>
        <w:t xml:space="preserve"> </w:t>
      </w:r>
      <w:r w:rsidR="00A73DB2">
        <w:rPr>
          <w:rFonts w:ascii="Georgia" w:hAnsi="Georgia" w:cstheme="minorHAnsi"/>
          <w:sz w:val="20"/>
        </w:rPr>
        <w:t xml:space="preserve">medidas de la concentración de </w:t>
      </w:r>
      <w:proofErr w:type="spellStart"/>
      <w:r w:rsidR="00A73DB2">
        <w:rPr>
          <w:rFonts w:ascii="Georgia" w:hAnsi="Georgia" w:cstheme="minorHAnsi"/>
          <w:sz w:val="20"/>
        </w:rPr>
        <w:t>Hazium</w:t>
      </w:r>
      <w:proofErr w:type="spellEnd"/>
      <w:r w:rsidR="00A73DB2">
        <w:rPr>
          <w:rFonts w:ascii="Georgia" w:hAnsi="Georgia" w:cstheme="minorHAnsi"/>
          <w:sz w:val="20"/>
        </w:rPr>
        <w:t xml:space="preserve"> (sólo tiene dos columnas), así como datos informativos sobre el propio edificio.</w:t>
      </w:r>
    </w:p>
    <w:p w14:paraId="6E650668" w14:textId="77777777" w:rsidR="00A73DB2" w:rsidRDefault="00A73DB2" w:rsidP="002A207E">
      <w:pPr>
        <w:rPr>
          <w:rFonts w:ascii="Georgia" w:hAnsi="Georgia"/>
        </w:rPr>
      </w:pPr>
    </w:p>
    <w:p w14:paraId="34B3B958" w14:textId="77777777" w:rsidR="0072202E" w:rsidRDefault="0072202E" w:rsidP="002A207E">
      <w:pPr>
        <w:rPr>
          <w:rFonts w:ascii="Georgia" w:hAnsi="Georgia"/>
        </w:rPr>
      </w:pPr>
    </w:p>
    <w:p w14:paraId="6DDA3EA8" w14:textId="77777777" w:rsidR="0072202E" w:rsidRDefault="0072202E" w:rsidP="002A207E">
      <w:pPr>
        <w:pStyle w:val="Heading2"/>
      </w:pPr>
      <w:bookmarkStart w:id="231" w:name="_Toc488184014"/>
      <w:r>
        <w:lastRenderedPageBreak/>
        <w:t>Hipótesis de Trabajo</w:t>
      </w:r>
      <w:bookmarkEnd w:id="231"/>
    </w:p>
    <w:p w14:paraId="68A29D21" w14:textId="77777777" w:rsidR="0072202E" w:rsidRPr="0072202E" w:rsidRDefault="0072202E" w:rsidP="0072202E"/>
    <w:p w14:paraId="4172DC9F" w14:textId="77777777" w:rsidR="00A73DB2" w:rsidRDefault="00A73DB2" w:rsidP="0072202E">
      <w:pPr>
        <w:pStyle w:val="Heading3"/>
      </w:pPr>
      <w:bookmarkStart w:id="232" w:name="_Toc488184015"/>
      <w:r>
        <w:t>Fases del proceso</w:t>
      </w:r>
      <w:bookmarkEnd w:id="232"/>
    </w:p>
    <w:p w14:paraId="6E868D3C" w14:textId="77777777" w:rsidR="00A73DB2" w:rsidRPr="0041696F" w:rsidRDefault="00A73DB2" w:rsidP="0072202E">
      <w:pPr>
        <w:spacing w:after="0"/>
      </w:pPr>
    </w:p>
    <w:p w14:paraId="3AE52FF5" w14:textId="77777777" w:rsidR="00A73DB2" w:rsidRPr="00952B1D" w:rsidRDefault="00A73DB2" w:rsidP="002A207E">
      <w:pPr>
        <w:rPr>
          <w:rFonts w:ascii="Georgia" w:hAnsi="Georgia"/>
        </w:rPr>
      </w:pPr>
      <w:r w:rsidRPr="00952B1D">
        <w:rPr>
          <w:rFonts w:ascii="Georgia" w:hAnsi="Georgia"/>
        </w:rPr>
        <w:t xml:space="preserve">A continuación, se describen las fases </w:t>
      </w:r>
      <w:r>
        <w:rPr>
          <w:rFonts w:ascii="Georgia" w:hAnsi="Georgia"/>
        </w:rPr>
        <w:t>que componen el trabajo llevado a cabo:</w:t>
      </w:r>
    </w:p>
    <w:p w14:paraId="056D98E8" w14:textId="77777777" w:rsidR="00A73DB2" w:rsidRDefault="00A73DB2" w:rsidP="002A207E">
      <w:pPr>
        <w:rPr>
          <w:rFonts w:ascii="Georgia" w:hAnsi="Georgia"/>
        </w:rPr>
      </w:pPr>
      <w:r w:rsidRPr="00952B1D">
        <w:rPr>
          <w:rFonts w:ascii="Georgia" w:hAnsi="Georgia"/>
        </w:rPr>
        <w:t>En primer lugar, se han tratado los datos de entrada (</w:t>
      </w:r>
      <w:proofErr w:type="spellStart"/>
      <w:r w:rsidRPr="00952B1D">
        <w:rPr>
          <w:rFonts w:ascii="Georgia" w:hAnsi="Georgia"/>
        </w:rPr>
        <w:t>dataset</w:t>
      </w:r>
      <w:proofErr w:type="spellEnd"/>
      <w:r w:rsidRPr="00952B1D">
        <w:rPr>
          <w:rFonts w:ascii="Georgia" w:hAnsi="Georgia"/>
        </w:rPr>
        <w:t xml:space="preserve">). </w:t>
      </w:r>
      <w:r>
        <w:rPr>
          <w:rFonts w:ascii="Georgia" w:hAnsi="Georgia"/>
        </w:rPr>
        <w:t xml:space="preserve"> </w:t>
      </w:r>
      <w:r w:rsidRPr="00952B1D">
        <w:rPr>
          <w:rFonts w:ascii="Georgia" w:hAnsi="Georgia"/>
        </w:rPr>
        <w:t>Dado el volumen</w:t>
      </w:r>
      <w:r>
        <w:rPr>
          <w:rFonts w:ascii="Georgia" w:hAnsi="Georgia"/>
        </w:rPr>
        <w:t xml:space="preserve"> que presentaba el fichero,  se decidió separar los valores que correspondiesen a la misma variable (medida del sensor), y agruparlos por planta; por ejemplo, si queremos analizar la potencia de luz en el edificio, vemos qué columnas del fichero de entrada tienen esos valores y así puedo realizar tareas de Data </w:t>
      </w:r>
      <w:proofErr w:type="spellStart"/>
      <w:r>
        <w:rPr>
          <w:rFonts w:ascii="Georgia" w:hAnsi="Georgia"/>
        </w:rPr>
        <w:t>Mining</w:t>
      </w:r>
      <w:proofErr w:type="spellEnd"/>
      <w:r>
        <w:rPr>
          <w:rFonts w:ascii="Georgia" w:hAnsi="Georgia"/>
        </w:rPr>
        <w:t xml:space="preserve"> sobre ellos. </w:t>
      </w:r>
    </w:p>
    <w:p w14:paraId="588FBA05" w14:textId="77777777" w:rsidR="00A73DB2" w:rsidRDefault="00A73DB2" w:rsidP="002A207E">
      <w:pPr>
        <w:rPr>
          <w:rFonts w:ascii="Georgia" w:hAnsi="Georgia"/>
        </w:rPr>
      </w:pPr>
      <w:r>
        <w:rPr>
          <w:rFonts w:ascii="Georgia" w:hAnsi="Georgia"/>
        </w:rPr>
        <w:t xml:space="preserve">Ha sido de gran utilidad aplicar conocimientos de Shell Scripting en un emulador de entorno UNIX instalado en local en mi PC. En mi opinión, el uso de bucles tipo </w:t>
      </w:r>
      <w:proofErr w:type="spellStart"/>
      <w:r w:rsidRPr="006247D8">
        <w:rPr>
          <w:rFonts w:ascii="Georgia" w:hAnsi="Georgia"/>
          <w:i/>
        </w:rPr>
        <w:t>for</w:t>
      </w:r>
      <w:proofErr w:type="spellEnd"/>
      <w:r>
        <w:rPr>
          <w:rFonts w:ascii="Georgia" w:hAnsi="Georgia"/>
        </w:rPr>
        <w:t xml:space="preserve"> y </w:t>
      </w:r>
      <w:proofErr w:type="spellStart"/>
      <w:r w:rsidRPr="006247D8">
        <w:rPr>
          <w:rFonts w:ascii="Georgia" w:hAnsi="Georgia"/>
          <w:i/>
        </w:rPr>
        <w:t>while</w:t>
      </w:r>
      <w:proofErr w:type="spellEnd"/>
      <w:r>
        <w:rPr>
          <w:rFonts w:ascii="Georgia" w:hAnsi="Georgia"/>
        </w:rPr>
        <w:t xml:space="preserve"> es la forma más eficaz  de generalizar los comandos aplicados sobre una columna a todas las columnas que se quieran seleccionar en cada momento. </w:t>
      </w:r>
    </w:p>
    <w:p w14:paraId="1CE0456F" w14:textId="77777777" w:rsidR="00A73DB2" w:rsidRDefault="00A73DB2" w:rsidP="002A207E">
      <w:pPr>
        <w:rPr>
          <w:rFonts w:ascii="Georgia" w:hAnsi="Georgia"/>
        </w:rPr>
      </w:pPr>
      <w:r>
        <w:rPr>
          <w:rFonts w:ascii="Georgia" w:hAnsi="Georgia"/>
        </w:rPr>
        <w:t>Todo el trabajo se ha desarrollado en un entorno de programación R, mediante el uso de librer</w:t>
      </w:r>
      <w:r w:rsidR="0072202E">
        <w:rPr>
          <w:rFonts w:ascii="Georgia" w:hAnsi="Georgia"/>
        </w:rPr>
        <w:t xml:space="preserve">ías específicas de data </w:t>
      </w:r>
      <w:proofErr w:type="spellStart"/>
      <w:r w:rsidR="0072202E">
        <w:rPr>
          <w:rFonts w:ascii="Georgia" w:hAnsi="Georgia"/>
        </w:rPr>
        <w:t>Mining</w:t>
      </w:r>
      <w:proofErr w:type="spellEnd"/>
      <w:r w:rsidR="0072202E">
        <w:rPr>
          <w:rFonts w:ascii="Georgia" w:hAnsi="Georgia"/>
        </w:rPr>
        <w:t xml:space="preserve"> </w:t>
      </w:r>
      <w:r>
        <w:rPr>
          <w:rFonts w:ascii="Georgia" w:hAnsi="Georgia"/>
        </w:rPr>
        <w:t>(</w:t>
      </w:r>
      <w:proofErr w:type="spellStart"/>
      <w:r>
        <w:rPr>
          <w:rFonts w:ascii="Georgia" w:hAnsi="Georgia"/>
        </w:rPr>
        <w:t>Reshape</w:t>
      </w:r>
      <w:proofErr w:type="spellEnd"/>
      <w:r>
        <w:rPr>
          <w:rFonts w:ascii="Georgia" w:hAnsi="Georgia"/>
        </w:rPr>
        <w:t xml:space="preserve">, ggplot2  o </w:t>
      </w:r>
      <w:proofErr w:type="spellStart"/>
      <w:r>
        <w:rPr>
          <w:rFonts w:ascii="Georgia" w:hAnsi="Georgia"/>
        </w:rPr>
        <w:t>plotly</w:t>
      </w:r>
      <w:proofErr w:type="spellEnd"/>
      <w:r>
        <w:rPr>
          <w:rFonts w:ascii="Georgia" w:hAnsi="Georgia"/>
        </w:rPr>
        <w:t>…), así como di</w:t>
      </w:r>
      <w:r w:rsidR="0072202E">
        <w:rPr>
          <w:rFonts w:ascii="Georgia" w:hAnsi="Georgia"/>
        </w:rPr>
        <w:t>versas funciones (</w:t>
      </w:r>
      <w:proofErr w:type="spellStart"/>
      <w:r w:rsidR="0072202E">
        <w:rPr>
          <w:rFonts w:ascii="Georgia" w:hAnsi="Georgia"/>
        </w:rPr>
        <w:t>Cast</w:t>
      </w:r>
      <w:proofErr w:type="spellEnd"/>
      <w:r w:rsidR="0072202E">
        <w:rPr>
          <w:rFonts w:ascii="Georgia" w:hAnsi="Georgia"/>
        </w:rPr>
        <w:t xml:space="preserve">, </w:t>
      </w:r>
      <w:proofErr w:type="spellStart"/>
      <w:r w:rsidR="0072202E">
        <w:rPr>
          <w:rFonts w:ascii="Georgia" w:hAnsi="Georgia"/>
        </w:rPr>
        <w:t>Melt</w:t>
      </w:r>
      <w:proofErr w:type="spellEnd"/>
      <w:r w:rsidR="0072202E">
        <w:rPr>
          <w:rFonts w:ascii="Georgia" w:hAnsi="Georgia"/>
        </w:rPr>
        <w:t xml:space="preserve">, </w:t>
      </w:r>
      <w:proofErr w:type="spellStart"/>
      <w:r>
        <w:rPr>
          <w:rFonts w:ascii="Georgia" w:hAnsi="Georgia"/>
        </w:rPr>
        <w:t>hclust</w:t>
      </w:r>
      <w:proofErr w:type="spellEnd"/>
      <w:r>
        <w:rPr>
          <w:rFonts w:ascii="Georgia" w:hAnsi="Georgia"/>
        </w:rPr>
        <w:t xml:space="preserve">, </w:t>
      </w:r>
      <w:proofErr w:type="spellStart"/>
      <w:r>
        <w:rPr>
          <w:rFonts w:ascii="Georgia" w:hAnsi="Georgia"/>
        </w:rPr>
        <w:t>facet_wrap</w:t>
      </w:r>
      <w:proofErr w:type="spellEnd"/>
      <w:r>
        <w:rPr>
          <w:rFonts w:ascii="Georgia" w:hAnsi="Georgia"/>
        </w:rPr>
        <w:t>…), cada una con su funcionalidad.</w:t>
      </w:r>
    </w:p>
    <w:p w14:paraId="62D47137" w14:textId="77777777" w:rsidR="00A73DB2" w:rsidRDefault="00A73DB2" w:rsidP="002A207E">
      <w:pPr>
        <w:rPr>
          <w:rFonts w:ascii="Georgia" w:hAnsi="Georgia"/>
        </w:rPr>
      </w:pPr>
      <w:r>
        <w:rPr>
          <w:rFonts w:ascii="Georgia" w:hAnsi="Georgia"/>
        </w:rPr>
        <w:t xml:space="preserve">Respecto a la visualización de resultados, se ha optado por representar en gráficos, ya sean individuales o colectivos en un solo panel, o bien, basado en técnicas de </w:t>
      </w:r>
      <w:proofErr w:type="spellStart"/>
      <w:r>
        <w:rPr>
          <w:rFonts w:ascii="Georgia" w:hAnsi="Georgia"/>
        </w:rPr>
        <w:t>Clustering</w:t>
      </w:r>
      <w:proofErr w:type="spellEnd"/>
      <w:r>
        <w:rPr>
          <w:rFonts w:ascii="Georgia" w:hAnsi="Georgia"/>
        </w:rPr>
        <w:t xml:space="preserve">, mediante la representación en </w:t>
      </w:r>
      <w:proofErr w:type="spellStart"/>
      <w:r>
        <w:rPr>
          <w:rFonts w:ascii="Georgia" w:hAnsi="Georgia"/>
        </w:rPr>
        <w:t>dendrogramas</w:t>
      </w:r>
      <w:proofErr w:type="spellEnd"/>
      <w:r>
        <w:rPr>
          <w:rFonts w:ascii="Georgia" w:hAnsi="Georgia"/>
        </w:rPr>
        <w:t>; Ambas técnicas han posibilitado la interpretación de los resultados obtenidos (ver capítulo de conclusiones).</w:t>
      </w:r>
    </w:p>
    <w:p w14:paraId="0B08262C" w14:textId="77777777" w:rsidR="004E1CF5" w:rsidRDefault="004E1CF5" w:rsidP="002A207E">
      <w:pPr>
        <w:rPr>
          <w:rFonts w:ascii="Georgia" w:hAnsi="Georgia"/>
        </w:rPr>
      </w:pPr>
    </w:p>
    <w:p w14:paraId="52AD1BA2" w14:textId="77777777" w:rsidR="00A73DB2" w:rsidRDefault="0072202E" w:rsidP="0072202E">
      <w:pPr>
        <w:pStyle w:val="Heading3"/>
      </w:pPr>
      <w:bookmarkStart w:id="233" w:name="_Toc488184016"/>
      <w:r>
        <w:t>A</w:t>
      </w:r>
      <w:r w:rsidR="00A73DB2">
        <w:t>nálisis de ficheros</w:t>
      </w:r>
      <w:bookmarkEnd w:id="233"/>
      <w:r w:rsidR="00A73DB2">
        <w:t xml:space="preserve"> </w:t>
      </w:r>
    </w:p>
    <w:p w14:paraId="5609F1CA" w14:textId="77777777" w:rsidR="0072202E" w:rsidRDefault="0072202E" w:rsidP="002A207E">
      <w:pPr>
        <w:rPr>
          <w:rFonts w:ascii="Georgia" w:hAnsi="Georgia"/>
        </w:rPr>
      </w:pPr>
    </w:p>
    <w:p w14:paraId="568DA75A" w14:textId="77777777" w:rsidR="00A73DB2" w:rsidRDefault="00A73DB2" w:rsidP="002A207E">
      <w:pPr>
        <w:rPr>
          <w:rFonts w:ascii="Georgia" w:hAnsi="Georgia"/>
        </w:rPr>
      </w:pPr>
      <w:r>
        <w:rPr>
          <w:rFonts w:ascii="Georgia" w:hAnsi="Georgia"/>
        </w:rPr>
        <w:t>Como analistas de datos, se nos pide realizar una determinada tarea relacionada con el análisis de datos, para lo cual, se nos ha entregado un conjunto de datos (</w:t>
      </w:r>
      <w:proofErr w:type="spellStart"/>
      <w:r>
        <w:rPr>
          <w:rFonts w:ascii="Georgia" w:hAnsi="Georgia"/>
        </w:rPr>
        <w:t>dataset</w:t>
      </w:r>
      <w:proofErr w:type="spellEnd"/>
      <w:r>
        <w:rPr>
          <w:rFonts w:ascii="Georgia" w:hAnsi="Georgia"/>
        </w:rPr>
        <w:t xml:space="preserve"> de entrada), en este caso, extraído en formato CSV. </w:t>
      </w:r>
    </w:p>
    <w:p w14:paraId="135A00CA" w14:textId="77777777" w:rsidR="0072202E" w:rsidRDefault="00A73DB2" w:rsidP="002A207E">
      <w:pPr>
        <w:rPr>
          <w:rFonts w:ascii="Georgia" w:hAnsi="Georgia"/>
        </w:rPr>
      </w:pPr>
      <w:r>
        <w:rPr>
          <w:rFonts w:ascii="Georgia" w:hAnsi="Georgia"/>
        </w:rPr>
        <w:t xml:space="preserve">Dicho conjunto de datos, no sólo contiene los valores que han medido los sensores ubicados en el edificio de oficinas, sino que sirve como descripción del escenario que se va a analizar; se describe mediante planos las distintas zonas que componen cada planta del edificio, así como la descripción de cada columna, indicando qué parámetro se mide en cada caso. </w:t>
      </w:r>
    </w:p>
    <w:p w14:paraId="7EDCF7BB" w14:textId="77777777" w:rsidR="0072202E" w:rsidRDefault="0072202E" w:rsidP="002A207E">
      <w:pPr>
        <w:rPr>
          <w:rFonts w:ascii="Georgia" w:hAnsi="Georgia"/>
        </w:rPr>
      </w:pPr>
    </w:p>
    <w:p w14:paraId="7E18C388" w14:textId="77777777" w:rsidR="00A73DB2" w:rsidRDefault="00A73DB2" w:rsidP="002A207E">
      <w:pPr>
        <w:rPr>
          <w:rFonts w:ascii="Georgia" w:hAnsi="Georgia"/>
        </w:rPr>
      </w:pPr>
      <w:r>
        <w:rPr>
          <w:rFonts w:ascii="Georgia" w:hAnsi="Georgia"/>
        </w:rPr>
        <w:lastRenderedPageBreak/>
        <w:t xml:space="preserve">Con toda esa información, se ha optado por el cruce de ciertas medidas, ya que analizando la relación entre valores a priori inconexos, se puede verificar la interpretación que se haya dado con anterioridad. </w:t>
      </w:r>
    </w:p>
    <w:p w14:paraId="17122953" w14:textId="77777777" w:rsidR="00A73DB2" w:rsidRDefault="00A73DB2" w:rsidP="002A207E">
      <w:pPr>
        <w:rPr>
          <w:rFonts w:ascii="Georgia" w:hAnsi="Georgia"/>
        </w:rPr>
      </w:pPr>
      <w:r>
        <w:rPr>
          <w:rFonts w:ascii="Georgia" w:hAnsi="Georgia"/>
        </w:rPr>
        <w:t xml:space="preserve">Obviamente, por el volumen tratado en los ficheros, dado que el objetivo final es la detección de anomalías, se ha estudiado aquellos parámetros que resultaran más convenientes a la hora de obtener conclusiones.  </w:t>
      </w:r>
    </w:p>
    <w:p w14:paraId="2EC824CD" w14:textId="77777777" w:rsidR="00A73DB2" w:rsidRDefault="00A73DB2" w:rsidP="002A207E">
      <w:pPr>
        <w:rPr>
          <w:rFonts w:ascii="Georgia" w:hAnsi="Georgia"/>
        </w:rPr>
      </w:pPr>
      <w:r>
        <w:rPr>
          <w:rFonts w:ascii="Georgia" w:hAnsi="Georgia"/>
        </w:rPr>
        <w:t xml:space="preserve">Se ha trabajado bajo la hipótesis de que este tipo de análisis global, va a generar un conocimiento sobre los datos, que es lo que nos va a permitir detectar aquellos comportamientos que resulten atípicos, es decir, las anomalías más significativas, que era nuestro objetivo marcado desde el primer momento. </w:t>
      </w:r>
    </w:p>
    <w:p w14:paraId="4F38A988" w14:textId="77777777" w:rsidR="004E1CF5" w:rsidRDefault="004E1CF5" w:rsidP="002A207E">
      <w:pPr>
        <w:rPr>
          <w:rFonts w:ascii="Georgia" w:hAnsi="Georgia"/>
        </w:rPr>
      </w:pPr>
    </w:p>
    <w:p w14:paraId="4BCCB72C" w14:textId="77777777" w:rsidR="004E1CF5" w:rsidRDefault="004E1CF5" w:rsidP="002A207E">
      <w:pPr>
        <w:rPr>
          <w:rFonts w:ascii="Georgia" w:hAnsi="Georgia"/>
        </w:rPr>
      </w:pPr>
    </w:p>
    <w:p w14:paraId="079BFAFD" w14:textId="77777777" w:rsidR="00A73DB2" w:rsidRPr="00314856" w:rsidRDefault="00A73DB2" w:rsidP="0072202E">
      <w:pPr>
        <w:pStyle w:val="Heading3"/>
      </w:pPr>
      <w:bookmarkStart w:id="234" w:name="_Toc488184017"/>
      <w:r w:rsidRPr="00314856">
        <w:t xml:space="preserve">Formato de las Columnas </w:t>
      </w:r>
      <w:r>
        <w:t>y Mapas del edificio</w:t>
      </w:r>
      <w:bookmarkEnd w:id="234"/>
    </w:p>
    <w:p w14:paraId="05F873E3" w14:textId="77777777" w:rsidR="00A73DB2" w:rsidRPr="00697647" w:rsidRDefault="00A73DB2" w:rsidP="002A207E">
      <w:pPr>
        <w:spacing w:after="0"/>
        <w:rPr>
          <w:rFonts w:ascii="Georgia" w:hAnsi="Georgia"/>
          <w:sz w:val="16"/>
          <w:szCs w:val="18"/>
          <w:lang w:val="es-ES"/>
        </w:rPr>
      </w:pPr>
    </w:p>
    <w:p w14:paraId="278272E1" w14:textId="77777777" w:rsidR="00A73DB2" w:rsidRPr="00697647" w:rsidRDefault="00A73DB2" w:rsidP="002A207E">
      <w:pPr>
        <w:spacing w:after="0"/>
        <w:rPr>
          <w:rFonts w:ascii="Georgia" w:hAnsi="Georgia"/>
          <w:sz w:val="16"/>
          <w:szCs w:val="18"/>
          <w:lang w:val="es-ES"/>
        </w:rPr>
      </w:pPr>
    </w:p>
    <w:p w14:paraId="527DEA0B" w14:textId="77777777" w:rsidR="00A73DB2" w:rsidRDefault="00A73DB2" w:rsidP="002A207E">
      <w:pPr>
        <w:spacing w:after="0"/>
        <w:rPr>
          <w:rFonts w:ascii="Georgia" w:hAnsi="Georgia"/>
          <w:sz w:val="16"/>
          <w:szCs w:val="18"/>
          <w:lang w:val="es-ES"/>
        </w:rPr>
      </w:pPr>
    </w:p>
    <w:p w14:paraId="43888CB3" w14:textId="77777777" w:rsidR="00A73DB2" w:rsidRDefault="00A73DB2" w:rsidP="002A207E">
      <w:pPr>
        <w:spacing w:after="0"/>
        <w:rPr>
          <w:rFonts w:ascii="Georgia" w:hAnsi="Georgia"/>
        </w:rPr>
      </w:pPr>
      <w:r>
        <w:rPr>
          <w:rFonts w:ascii="Georgia" w:hAnsi="Georgia"/>
        </w:rPr>
        <w:t xml:space="preserve">Los campos tienen un formato concreto de nomenclatura. Es equivalente en todas las columnas del fichero, por lo que para explicarlo, utilizamos como ejemplo el fichero de </w:t>
      </w:r>
      <w:proofErr w:type="spellStart"/>
      <w:r w:rsidRPr="00FA77F7">
        <w:rPr>
          <w:rFonts w:ascii="Georgia" w:hAnsi="Georgia"/>
          <w:i/>
        </w:rPr>
        <w:t>Hazium</w:t>
      </w:r>
      <w:proofErr w:type="spellEnd"/>
      <w:r>
        <w:rPr>
          <w:rFonts w:ascii="Georgia" w:hAnsi="Georgia"/>
        </w:rPr>
        <w:t>, una sustancia potencialmente peligrosa en concentraciones elevadas, que exige vigilar su presencia en el edificio.</w:t>
      </w:r>
    </w:p>
    <w:p w14:paraId="688A8DA9" w14:textId="77777777" w:rsidR="00A73DB2" w:rsidRDefault="00A73DB2" w:rsidP="002A207E">
      <w:pPr>
        <w:spacing w:after="0"/>
        <w:rPr>
          <w:rFonts w:ascii="Georgia" w:hAnsi="Georgia"/>
        </w:rPr>
      </w:pPr>
    </w:p>
    <w:p w14:paraId="2669760C" w14:textId="77777777" w:rsidR="00A73DB2" w:rsidRDefault="00A73DB2" w:rsidP="002A207E">
      <w:pPr>
        <w:spacing w:after="0"/>
        <w:rPr>
          <w:rFonts w:ascii="Georgia" w:hAnsi="Georgia"/>
        </w:rPr>
      </w:pPr>
      <w:r>
        <w:rPr>
          <w:rFonts w:ascii="Georgia" w:hAnsi="Georgia"/>
        </w:rPr>
        <w:t>Los diferentes sensores no están en todas las zonas del edificio, sino que se distribuyen por determinadas áreas, aquellas que se han considerado necesarias para tener un sistema completo de monitorización.</w:t>
      </w:r>
    </w:p>
    <w:p w14:paraId="36E2622F" w14:textId="77777777" w:rsidR="00A73DB2" w:rsidRDefault="00A73DB2" w:rsidP="002A207E">
      <w:pPr>
        <w:spacing w:after="0"/>
        <w:rPr>
          <w:rFonts w:ascii="Georgia" w:hAnsi="Georgia"/>
        </w:rPr>
      </w:pPr>
    </w:p>
    <w:p w14:paraId="25DD64EA" w14:textId="77777777" w:rsidR="00A73DB2" w:rsidRDefault="00A73DB2" w:rsidP="002A207E">
      <w:pPr>
        <w:spacing w:after="0"/>
        <w:rPr>
          <w:rFonts w:ascii="Georgia" w:hAnsi="Georgia"/>
        </w:rPr>
      </w:pPr>
      <w:r>
        <w:rPr>
          <w:rFonts w:ascii="Georgia" w:hAnsi="Georgia"/>
        </w:rPr>
        <w:t>La nomenclatura utilizada nos indica la ubicación del edificio en el que se ha medido esa variable (</w:t>
      </w:r>
      <w:proofErr w:type="spellStart"/>
      <w:r>
        <w:rPr>
          <w:rFonts w:ascii="Georgia" w:hAnsi="Georgia"/>
        </w:rPr>
        <w:t>Hazium</w:t>
      </w:r>
      <w:proofErr w:type="spellEnd"/>
      <w:r>
        <w:rPr>
          <w:rFonts w:ascii="Georgia" w:hAnsi="Georgia"/>
        </w:rPr>
        <w:t xml:space="preserve"> en este caso):  p</w:t>
      </w:r>
      <w:proofErr w:type="spellStart"/>
      <w:r w:rsidRPr="00FA77F7">
        <w:rPr>
          <w:rFonts w:ascii="Georgia" w:hAnsi="Georgia"/>
          <w:lang w:val="es-ES"/>
        </w:rPr>
        <w:t>or</w:t>
      </w:r>
      <w:proofErr w:type="spellEnd"/>
      <w:r w:rsidRPr="00FA77F7">
        <w:rPr>
          <w:rFonts w:ascii="Georgia" w:hAnsi="Georgia"/>
          <w:lang w:val="es-ES"/>
        </w:rPr>
        <w:t xml:space="preserve"> ejemplo  </w:t>
      </w:r>
      <w:r w:rsidRPr="00710629">
        <w:rPr>
          <w:rFonts w:ascii="Georgia" w:hAnsi="Georgia"/>
          <w:i/>
          <w:lang w:val="es-ES"/>
        </w:rPr>
        <w:t xml:space="preserve">F_1_Z_1: </w:t>
      </w:r>
      <w:proofErr w:type="spellStart"/>
      <w:r w:rsidRPr="00710629">
        <w:rPr>
          <w:rFonts w:ascii="Georgia" w:hAnsi="Georgia"/>
          <w:i/>
          <w:lang w:val="es-ES"/>
        </w:rPr>
        <w:t>Hazium</w:t>
      </w:r>
      <w:proofErr w:type="spellEnd"/>
      <w:r w:rsidRPr="00710629">
        <w:rPr>
          <w:rFonts w:ascii="Georgia" w:hAnsi="Georgia"/>
          <w:i/>
          <w:lang w:val="es-ES"/>
        </w:rPr>
        <w:t xml:space="preserve"> </w:t>
      </w:r>
      <w:proofErr w:type="spellStart"/>
      <w:r w:rsidRPr="00710629">
        <w:rPr>
          <w:rFonts w:ascii="Georgia" w:hAnsi="Georgia"/>
          <w:i/>
          <w:lang w:val="es-ES"/>
        </w:rPr>
        <w:t>Concentration</w:t>
      </w:r>
      <w:proofErr w:type="spellEnd"/>
      <w:r w:rsidRPr="00710629">
        <w:rPr>
          <w:rFonts w:ascii="Georgia" w:hAnsi="Georgia"/>
          <w:lang w:val="es-ES"/>
        </w:rPr>
        <w:t xml:space="preserve"> </w:t>
      </w:r>
      <w:r w:rsidRPr="00FA77F7">
        <w:rPr>
          <w:rFonts w:ascii="Georgia" w:hAnsi="Georgia"/>
          <w:lang w:val="es-ES"/>
        </w:rPr>
        <w:t xml:space="preserve">significa que el </w:t>
      </w:r>
      <w:r w:rsidR="0069756D" w:rsidRPr="00FA77F7">
        <w:rPr>
          <w:rFonts w:ascii="Georgia" w:hAnsi="Georgia"/>
          <w:lang w:val="es-ES"/>
        </w:rPr>
        <w:t>sensor</w:t>
      </w:r>
      <w:r w:rsidRPr="00FA77F7">
        <w:rPr>
          <w:rFonts w:ascii="Georgia" w:hAnsi="Georgia"/>
          <w:lang w:val="es-ES"/>
        </w:rPr>
        <w:t xml:space="preserve"> </w:t>
      </w:r>
      <w:r w:rsidRPr="00FA77F7">
        <w:rPr>
          <w:rFonts w:ascii="Georgia" w:hAnsi="Georgia"/>
        </w:rPr>
        <w:t xml:space="preserve">está en la Planta 1, en la zona 1 </w:t>
      </w:r>
      <w:r w:rsidRPr="00FA77F7">
        <w:rPr>
          <w:rFonts w:ascii="Georgia" w:hAnsi="Georgia"/>
          <w:lang w:val="es-ES"/>
        </w:rPr>
        <w:t xml:space="preserve"> </w:t>
      </w:r>
      <w:r w:rsidRPr="00FA77F7">
        <w:rPr>
          <w:rFonts w:ascii="Georgia" w:hAnsi="Georgia"/>
        </w:rPr>
        <w:t xml:space="preserve">(F = </w:t>
      </w:r>
      <w:proofErr w:type="spellStart"/>
      <w:r w:rsidRPr="00FA77F7">
        <w:rPr>
          <w:rFonts w:ascii="Georgia" w:hAnsi="Georgia"/>
          <w:lang w:val="es-ES"/>
        </w:rPr>
        <w:t>floor</w:t>
      </w:r>
      <w:proofErr w:type="spellEnd"/>
      <w:r w:rsidRPr="00FA77F7">
        <w:rPr>
          <w:rFonts w:ascii="Georgia" w:hAnsi="Georgia"/>
          <w:lang w:val="es-ES"/>
        </w:rPr>
        <w:t xml:space="preserve"> 1, </w:t>
      </w:r>
      <w:r w:rsidRPr="00FA77F7">
        <w:rPr>
          <w:rFonts w:ascii="Georgia" w:hAnsi="Georgia"/>
        </w:rPr>
        <w:t xml:space="preserve">Z = </w:t>
      </w:r>
      <w:proofErr w:type="spellStart"/>
      <w:r w:rsidRPr="00FA77F7">
        <w:rPr>
          <w:rFonts w:ascii="Georgia" w:hAnsi="Georgia"/>
          <w:lang w:val="es-ES"/>
        </w:rPr>
        <w:t>zone</w:t>
      </w:r>
      <w:proofErr w:type="spellEnd"/>
      <w:r>
        <w:rPr>
          <w:rFonts w:ascii="Georgia" w:hAnsi="Georgia"/>
        </w:rPr>
        <w:t xml:space="preserve">) y está midiendo la Concentración de </w:t>
      </w:r>
      <w:proofErr w:type="spellStart"/>
      <w:r>
        <w:rPr>
          <w:rFonts w:ascii="Georgia" w:hAnsi="Georgia"/>
        </w:rPr>
        <w:t>Hazium</w:t>
      </w:r>
      <w:proofErr w:type="spellEnd"/>
      <w:r>
        <w:rPr>
          <w:rFonts w:ascii="Georgia" w:hAnsi="Georgia"/>
        </w:rPr>
        <w:t xml:space="preserve"> en esa zona determinada. </w:t>
      </w:r>
    </w:p>
    <w:p w14:paraId="3975358E" w14:textId="77777777" w:rsidR="00A73DB2" w:rsidRDefault="00A73DB2" w:rsidP="002A207E">
      <w:pPr>
        <w:spacing w:after="0"/>
        <w:rPr>
          <w:rFonts w:ascii="Georgia" w:hAnsi="Georgia"/>
        </w:rPr>
      </w:pPr>
    </w:p>
    <w:p w14:paraId="60946C8A" w14:textId="77777777" w:rsidR="004E1CF5" w:rsidRDefault="004E1CF5" w:rsidP="002A207E">
      <w:pPr>
        <w:jc w:val="left"/>
        <w:rPr>
          <w:rFonts w:ascii="Georgia" w:hAnsi="Georgia"/>
        </w:rPr>
      </w:pPr>
      <w:r>
        <w:rPr>
          <w:rFonts w:ascii="Georgia" w:hAnsi="Georgia"/>
        </w:rPr>
        <w:br w:type="page"/>
      </w:r>
    </w:p>
    <w:p w14:paraId="3914CFD0" w14:textId="77777777" w:rsidR="00A73DB2" w:rsidRDefault="00A73DB2" w:rsidP="002A207E">
      <w:pPr>
        <w:spacing w:after="0"/>
        <w:rPr>
          <w:rFonts w:ascii="Georgia" w:hAnsi="Georgia"/>
        </w:rPr>
      </w:pPr>
    </w:p>
    <w:p w14:paraId="6E7524B1" w14:textId="77777777" w:rsidR="00A73DB2" w:rsidRDefault="00A73DB2" w:rsidP="002A207E">
      <w:pPr>
        <w:spacing w:after="0"/>
        <w:rPr>
          <w:rFonts w:ascii="Georgia" w:hAnsi="Georgia"/>
        </w:rPr>
      </w:pPr>
      <w:r>
        <w:rPr>
          <w:rFonts w:ascii="Georgia" w:hAnsi="Georgia"/>
        </w:rPr>
        <w:t>A partir de la información contenida en los ficheros de Mapas, podemos de forma visual, saber dónde está dicho sensor. Para la planta 1 sería la zona indicada:</w:t>
      </w:r>
    </w:p>
    <w:p w14:paraId="1F0D9B1B" w14:textId="77777777" w:rsidR="004E1CF5" w:rsidRDefault="004E1CF5" w:rsidP="002A207E">
      <w:pPr>
        <w:spacing w:after="0"/>
        <w:rPr>
          <w:rFonts w:ascii="Georgia" w:hAnsi="Georgia"/>
        </w:rPr>
      </w:pPr>
    </w:p>
    <w:p w14:paraId="68041793" w14:textId="77777777" w:rsidR="00A73DB2" w:rsidRDefault="00A73DB2" w:rsidP="002A207E">
      <w:pPr>
        <w:spacing w:after="0"/>
        <w:rPr>
          <w:rFonts w:ascii="Georgia" w:hAnsi="Georgia"/>
        </w:rPr>
      </w:pPr>
    </w:p>
    <w:p w14:paraId="00094829" w14:textId="1ACC8021" w:rsidR="00A73DB2" w:rsidRDefault="00AA586B" w:rsidP="002A207E">
      <w:pPr>
        <w:spacing w:after="0"/>
        <w:rPr>
          <w:rFonts w:ascii="Georgia" w:hAnsi="Georgia"/>
        </w:rPr>
      </w:pPr>
      <w:r>
        <w:rPr>
          <w:rFonts w:asciiTheme="minorHAnsi" w:hAnsiTheme="minorHAnsi"/>
          <w:noProof/>
          <w:lang w:val="en-GB" w:eastAsia="en-GB"/>
        </w:rPr>
        <mc:AlternateContent>
          <mc:Choice Requires="wps">
            <w:drawing>
              <wp:anchor distT="0" distB="0" distL="114300" distR="114300" simplePos="0" relativeHeight="251688960" behindDoc="0" locked="0" layoutInCell="1" allowOverlap="1" wp14:anchorId="08957660" wp14:editId="2A8DBE5B">
                <wp:simplePos x="0" y="0"/>
                <wp:positionH relativeFrom="column">
                  <wp:posOffset>2584450</wp:posOffset>
                </wp:positionH>
                <wp:positionV relativeFrom="paragraph">
                  <wp:posOffset>145415</wp:posOffset>
                </wp:positionV>
                <wp:extent cx="2374265" cy="728345"/>
                <wp:effectExtent l="0" t="0" r="13335" b="33655"/>
                <wp:wrapNone/>
                <wp:docPr id="297" name="30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4265" cy="728345"/>
                        </a:xfrm>
                        <a:prstGeom prst="rect">
                          <a:avLst/>
                        </a:prstGeom>
                      </wps:spPr>
                      <wps:style>
                        <a:lnRef idx="2">
                          <a:schemeClr val="dk1"/>
                        </a:lnRef>
                        <a:fillRef idx="1">
                          <a:schemeClr val="lt1"/>
                        </a:fillRef>
                        <a:effectRef idx="0">
                          <a:schemeClr val="dk1"/>
                        </a:effectRef>
                        <a:fontRef idx="minor">
                          <a:schemeClr val="dk1"/>
                        </a:fontRef>
                      </wps:style>
                      <wps:txbx>
                        <w:txbxContent>
                          <w:p w14:paraId="1392ADA1" w14:textId="77777777" w:rsidR="0015274F" w:rsidRPr="00294373" w:rsidRDefault="0015274F" w:rsidP="00A73DB2">
                            <w:pPr>
                              <w:spacing w:after="0"/>
                              <w:jc w:val="center"/>
                              <w:rPr>
                                <w:b/>
                                <w:i/>
                                <w:color w:val="1F497D" w:themeColor="text2"/>
                                <w:sz w:val="28"/>
                              </w:rPr>
                            </w:pPr>
                            <w:proofErr w:type="spellStart"/>
                            <w:r w:rsidRPr="00294373">
                              <w:rPr>
                                <w:b/>
                                <w:i/>
                                <w:color w:val="1F497D" w:themeColor="text2"/>
                                <w:sz w:val="28"/>
                              </w:rPr>
                              <w:t>Hazium</w:t>
                            </w:r>
                            <w:proofErr w:type="spellEnd"/>
                            <w:r w:rsidRPr="00294373">
                              <w:rPr>
                                <w:b/>
                                <w:i/>
                                <w:color w:val="1F497D" w:themeColor="text2"/>
                                <w:sz w:val="28"/>
                              </w:rPr>
                              <w:t xml:space="preserve"> </w:t>
                            </w:r>
                            <w:proofErr w:type="spellStart"/>
                            <w:r w:rsidRPr="00294373">
                              <w:rPr>
                                <w:b/>
                                <w:i/>
                                <w:color w:val="1F497D" w:themeColor="text2"/>
                                <w:sz w:val="28"/>
                              </w:rPr>
                              <w:t>Concentration</w:t>
                            </w:r>
                            <w:proofErr w:type="spellEnd"/>
                          </w:p>
                          <w:p w14:paraId="7D1BAF5C" w14:textId="77777777" w:rsidR="0015274F" w:rsidRPr="00294373" w:rsidRDefault="0015274F" w:rsidP="00A73DB2">
                            <w:pPr>
                              <w:spacing w:after="0"/>
                              <w:jc w:val="center"/>
                              <w:rPr>
                                <w:b/>
                                <w:i/>
                                <w:color w:val="1F497D" w:themeColor="text2"/>
                                <w:sz w:val="40"/>
                              </w:rPr>
                            </w:pPr>
                            <w:r w:rsidRPr="00294373">
                              <w:rPr>
                                <w:b/>
                                <w:i/>
                                <w:color w:val="1F497D" w:themeColor="text2"/>
                                <w:sz w:val="40"/>
                              </w:rPr>
                              <w:t>Planta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57660" id="_x0033_0_x0020_Rect_x00e1_ngulo" o:spid="_x0000_s1045" style="position:absolute;left:0;text-align:left;margin-left:203.5pt;margin-top:11.45pt;width:186.95pt;height:57.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" fillcolor="white [3201]" strokecolor="black [3200]" strokeweight="2pt">
                <v:path arrowok="t"/>
                <v:textbox>
                  <w:txbxContent>
                    <w:p w14:paraId="1392ADA1" w14:textId="77777777" w:rsidR="0015274F" w:rsidRPr="00294373" w:rsidRDefault="0015274F" w:rsidP="00A73DB2">
                      <w:pPr>
                        <w:spacing w:after="0"/>
                        <w:jc w:val="center"/>
                        <w:rPr>
                          <w:b/>
                          <w:i/>
                          <w:color w:val="1F497D" w:themeColor="text2"/>
                          <w:sz w:val="28"/>
                        </w:rPr>
                      </w:pPr>
                      <w:proofErr w:type="spellStart"/>
                      <w:r w:rsidRPr="00294373">
                        <w:rPr>
                          <w:b/>
                          <w:i/>
                          <w:color w:val="1F497D" w:themeColor="text2"/>
                          <w:sz w:val="28"/>
                        </w:rPr>
                        <w:t>Hazium</w:t>
                      </w:r>
                      <w:proofErr w:type="spellEnd"/>
                      <w:r w:rsidRPr="00294373">
                        <w:rPr>
                          <w:b/>
                          <w:i/>
                          <w:color w:val="1F497D" w:themeColor="text2"/>
                          <w:sz w:val="28"/>
                        </w:rPr>
                        <w:t xml:space="preserve"> </w:t>
                      </w:r>
                      <w:proofErr w:type="spellStart"/>
                      <w:r w:rsidRPr="00294373">
                        <w:rPr>
                          <w:b/>
                          <w:i/>
                          <w:color w:val="1F497D" w:themeColor="text2"/>
                          <w:sz w:val="28"/>
                        </w:rPr>
                        <w:t>Concentration</w:t>
                      </w:r>
                      <w:proofErr w:type="spellEnd"/>
                    </w:p>
                    <w:p w14:paraId="7D1BAF5C" w14:textId="77777777" w:rsidR="0015274F" w:rsidRPr="00294373" w:rsidRDefault="0015274F" w:rsidP="00A73DB2">
                      <w:pPr>
                        <w:spacing w:after="0"/>
                        <w:jc w:val="center"/>
                        <w:rPr>
                          <w:b/>
                          <w:i/>
                          <w:color w:val="1F497D" w:themeColor="text2"/>
                          <w:sz w:val="40"/>
                        </w:rPr>
                      </w:pPr>
                      <w:r w:rsidRPr="00294373">
                        <w:rPr>
                          <w:b/>
                          <w:i/>
                          <w:color w:val="1F497D" w:themeColor="text2"/>
                          <w:sz w:val="40"/>
                        </w:rPr>
                        <w:t>Planta 1</w:t>
                      </w:r>
                    </w:p>
                  </w:txbxContent>
                </v:textbox>
              </v:rect>
            </w:pict>
          </mc:Fallback>
        </mc:AlternateContent>
      </w:r>
    </w:p>
    <w:p w14:paraId="7F21F3A1" w14:textId="77777777" w:rsidR="00A73DB2" w:rsidRDefault="00A73DB2" w:rsidP="002A207E">
      <w:pPr>
        <w:spacing w:after="0"/>
        <w:rPr>
          <w:rFonts w:ascii="Georgia" w:hAnsi="Georgia"/>
        </w:rPr>
      </w:pPr>
    </w:p>
    <w:p w14:paraId="548C642B" w14:textId="52957CA0" w:rsidR="00A73DB2" w:rsidRDefault="00AA586B" w:rsidP="002A207E">
      <w:pPr>
        <w:spacing w:after="0"/>
        <w:rPr>
          <w:rFonts w:ascii="Georgia" w:hAnsi="Georgia"/>
        </w:rPr>
      </w:pPr>
      <w:r>
        <w:rPr>
          <w:rFonts w:asciiTheme="minorHAnsi" w:hAnsiTheme="minorHAnsi"/>
          <w:noProof/>
          <w:lang w:val="en-GB" w:eastAsia="en-GB"/>
        </w:rPr>
        <mc:AlternateContent>
          <mc:Choice Requires="wps">
            <w:drawing>
              <wp:anchor distT="0" distB="0" distL="114300" distR="114300" simplePos="0" relativeHeight="251730944" behindDoc="0" locked="0" layoutInCell="1" allowOverlap="1" wp14:anchorId="68EAE344" wp14:editId="61B75DC7">
                <wp:simplePos x="0" y="0"/>
                <wp:positionH relativeFrom="column">
                  <wp:posOffset>-54610</wp:posOffset>
                </wp:positionH>
                <wp:positionV relativeFrom="paragraph">
                  <wp:posOffset>102870</wp:posOffset>
                </wp:positionV>
                <wp:extent cx="1835150" cy="1746250"/>
                <wp:effectExtent l="25400" t="25400" r="44450" b="57150"/>
                <wp:wrapNone/>
                <wp:docPr id="296" name="3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5150" cy="1746250"/>
                        </a:xfrm>
                        <a:prstGeom prst="rect">
                          <a:avLst/>
                        </a:prstGeom>
                        <a:solidFill>
                          <a:srgbClr val="FF0000">
                            <a:alpha val="0"/>
                          </a:srgbClr>
                        </a:solidFill>
                        <a:ln w="825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B76BBF8" id="_x0033_1_x0020_Rect_x00e1_ngulo" o:spid="_x0000_s1026" style="position:absolute;margin-left:-4.3pt;margin-top:8.1pt;width:144.5pt;height:13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" fillcolor="red" strokecolor="red" strokeweight="6.5pt">
                <v:fill opacity="0"/>
                <v:path arrowok="t"/>
              </v:rect>
            </w:pict>
          </mc:Fallback>
        </mc:AlternateContent>
      </w:r>
    </w:p>
    <w:p w14:paraId="28EBB6D7" w14:textId="68078F85" w:rsidR="00A73DB2" w:rsidRDefault="00AA586B" w:rsidP="002A207E">
      <w:pPr>
        <w:spacing w:after="0"/>
        <w:jc w:val="center"/>
        <w:rPr>
          <w:rFonts w:ascii="Georgia" w:hAnsi="Georgia"/>
        </w:rPr>
      </w:pPr>
      <w:r>
        <w:rPr>
          <w:rFonts w:asciiTheme="minorHAnsi" w:hAnsiTheme="minorHAnsi"/>
          <w:noProof/>
          <w:lang w:val="en-GB" w:eastAsia="en-GB"/>
        </w:rPr>
        <mc:AlternateContent>
          <mc:Choice Requires="wps">
            <w:drawing>
              <wp:anchor distT="0" distB="0" distL="114300" distR="114300" simplePos="0" relativeHeight="251689984" behindDoc="0" locked="0" layoutInCell="1" allowOverlap="1" wp14:anchorId="161D8FDB" wp14:editId="746BD642">
                <wp:simplePos x="0" y="0"/>
                <wp:positionH relativeFrom="column">
                  <wp:posOffset>942340</wp:posOffset>
                </wp:positionH>
                <wp:positionV relativeFrom="paragraph">
                  <wp:posOffset>79375</wp:posOffset>
                </wp:positionV>
                <wp:extent cx="1136650" cy="318135"/>
                <wp:effectExtent l="0" t="0" r="31750" b="3746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0" cy="318135"/>
                        </a:xfrm>
                        <a:prstGeom prst="rect">
                          <a:avLst/>
                        </a:prstGeom>
                        <a:solidFill>
                          <a:srgbClr val="FFFFFF"/>
                        </a:solidFill>
                        <a:ln w="9525">
                          <a:solidFill>
                            <a:schemeClr val="bg1"/>
                          </a:solidFill>
                          <a:miter lim="800000"/>
                          <a:headEnd/>
                          <a:tailEnd/>
                        </a:ln>
                      </wps:spPr>
                      <wps:txbx>
                        <w:txbxContent>
                          <w:p w14:paraId="2757F276" w14:textId="77777777" w:rsidR="0015274F" w:rsidRDefault="0015274F" w:rsidP="00A73D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D8FDB" id="Cuadro_x0020_de_x0020_texto_x0020_2" o:spid="_x0000_s1046" type="#_x0000_t202" style="position:absolute;left:0;text-align:left;margin-left:74.2pt;margin-top:6.25pt;width:89.5pt;height:25.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" strokecolor="white [3212]">
                <v:textbox>
                  <w:txbxContent>
                    <w:p w14:paraId="2757F276" w14:textId="77777777" w:rsidR="0015274F" w:rsidRDefault="0015274F" w:rsidP="00A73DB2"/>
                  </w:txbxContent>
                </v:textbox>
              </v:shape>
            </w:pict>
          </mc:Fallback>
        </mc:AlternateContent>
      </w:r>
      <w:r w:rsidR="00A73DB2">
        <w:rPr>
          <w:rFonts w:ascii="Georgia" w:hAnsi="Georgia"/>
          <w:noProof/>
          <w:lang w:val="en-GB" w:eastAsia="en-GB"/>
        </w:rPr>
        <w:drawing>
          <wp:inline distT="0" distB="0" distL="0" distR="0" wp14:anchorId="07248A78" wp14:editId="1FE0E321">
            <wp:extent cx="5134708" cy="3518528"/>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37691" cy="3520572"/>
                    </a:xfrm>
                    <a:prstGeom prst="rect">
                      <a:avLst/>
                    </a:prstGeom>
                    <a:noFill/>
                    <a:ln>
                      <a:noFill/>
                    </a:ln>
                  </pic:spPr>
                </pic:pic>
              </a:graphicData>
            </a:graphic>
          </wp:inline>
        </w:drawing>
      </w:r>
    </w:p>
    <w:p w14:paraId="75D21B30" w14:textId="77777777" w:rsidR="00A73DB2" w:rsidRDefault="00A73DB2" w:rsidP="002A207E">
      <w:pPr>
        <w:spacing w:after="0"/>
        <w:rPr>
          <w:rFonts w:ascii="Georgia" w:hAnsi="Georgia"/>
        </w:rPr>
      </w:pPr>
    </w:p>
    <w:p w14:paraId="1869EC69" w14:textId="77777777" w:rsidR="00A73DB2" w:rsidRDefault="00A73DB2" w:rsidP="002A207E">
      <w:pPr>
        <w:spacing w:after="0"/>
        <w:rPr>
          <w:rFonts w:ascii="Georgia" w:hAnsi="Georgia"/>
        </w:rPr>
      </w:pPr>
    </w:p>
    <w:p w14:paraId="329F483E" w14:textId="77777777" w:rsidR="004E1CF5" w:rsidRDefault="004E1CF5" w:rsidP="002A207E">
      <w:pPr>
        <w:spacing w:after="0"/>
        <w:rPr>
          <w:rFonts w:ascii="Georgia" w:hAnsi="Georgia"/>
        </w:rPr>
      </w:pPr>
    </w:p>
    <w:p w14:paraId="23A35308" w14:textId="77777777" w:rsidR="00A73DB2" w:rsidRDefault="00A73DB2" w:rsidP="002A207E">
      <w:pPr>
        <w:spacing w:after="0"/>
        <w:rPr>
          <w:rFonts w:ascii="Georgia" w:hAnsi="Georgia"/>
        </w:rPr>
      </w:pPr>
    </w:p>
    <w:p w14:paraId="4BB531F2" w14:textId="77777777" w:rsidR="00A73DB2" w:rsidRDefault="00A73DB2" w:rsidP="002A207E">
      <w:pPr>
        <w:spacing w:after="0"/>
        <w:rPr>
          <w:rFonts w:ascii="Georgia" w:hAnsi="Georgia"/>
        </w:rPr>
      </w:pPr>
      <w:r>
        <w:rPr>
          <w:rFonts w:ascii="Georgia" w:hAnsi="Georgia"/>
        </w:rPr>
        <w:t>La descripción de este parámetro medido por los sensores se describe como:</w:t>
      </w:r>
    </w:p>
    <w:p w14:paraId="0149FB2B" w14:textId="77777777" w:rsidR="004E1CF5" w:rsidRDefault="004E1CF5" w:rsidP="002A207E">
      <w:pPr>
        <w:spacing w:after="0"/>
        <w:rPr>
          <w:rFonts w:ascii="Georgia" w:hAnsi="Georgia"/>
        </w:rPr>
      </w:pPr>
    </w:p>
    <w:p w14:paraId="0E354377" w14:textId="77777777" w:rsidR="00A73DB2" w:rsidRDefault="00A73DB2" w:rsidP="002A207E">
      <w:pPr>
        <w:spacing w:after="0"/>
        <w:rPr>
          <w:rFonts w:ascii="Georgia" w:hAnsi="Georgia"/>
        </w:rPr>
      </w:pPr>
    </w:p>
    <w:p w14:paraId="2C69F178" w14:textId="77777777" w:rsidR="00A73DB2" w:rsidRDefault="00A73DB2" w:rsidP="002A207E">
      <w:pPr>
        <w:spacing w:after="0"/>
        <w:rPr>
          <w:rFonts w:ascii="Georgia" w:hAnsi="Georgia"/>
        </w:rPr>
      </w:pPr>
      <w:r>
        <w:rPr>
          <w:rFonts w:ascii="Georgia" w:hAnsi="Georgia"/>
          <w:noProof/>
          <w:lang w:val="en-GB" w:eastAsia="en-GB"/>
        </w:rPr>
        <w:drawing>
          <wp:inline distT="0" distB="0" distL="0" distR="0" wp14:anchorId="1176320C" wp14:editId="7E6AADA7">
            <wp:extent cx="5392615" cy="357554"/>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3690" cy="357625"/>
                    </a:xfrm>
                    <a:prstGeom prst="rect">
                      <a:avLst/>
                    </a:prstGeom>
                    <a:noFill/>
                    <a:ln>
                      <a:noFill/>
                    </a:ln>
                  </pic:spPr>
                </pic:pic>
              </a:graphicData>
            </a:graphic>
          </wp:inline>
        </w:drawing>
      </w:r>
    </w:p>
    <w:p w14:paraId="77614146" w14:textId="77777777" w:rsidR="00A73DB2" w:rsidRDefault="00A73DB2" w:rsidP="002A207E">
      <w:pPr>
        <w:rPr>
          <w:rFonts w:ascii="Georgia" w:hAnsi="Georgia"/>
        </w:rPr>
      </w:pPr>
    </w:p>
    <w:p w14:paraId="69121738" w14:textId="77777777" w:rsidR="006B620B" w:rsidRDefault="004E1CF5">
      <w:pPr>
        <w:spacing w:line="276" w:lineRule="auto"/>
        <w:jc w:val="left"/>
      </w:pPr>
      <w:r>
        <w:br w:type="page"/>
      </w:r>
    </w:p>
    <w:p w14:paraId="7611C071" w14:textId="77777777" w:rsidR="001B5FB2" w:rsidRDefault="001B5FB2" w:rsidP="001B5FB2">
      <w:pPr>
        <w:pStyle w:val="Heading2"/>
        <w:numPr>
          <w:ilvl w:val="0"/>
          <w:numId w:val="0"/>
        </w:numPr>
        <w:ind w:left="576"/>
      </w:pPr>
    </w:p>
    <w:p w14:paraId="2210ADFB" w14:textId="77777777" w:rsidR="001B5FB2" w:rsidRDefault="00E22AFC" w:rsidP="001B5FB2">
      <w:pPr>
        <w:pStyle w:val="Heading2"/>
      </w:pPr>
      <w:bookmarkStart w:id="235" w:name="_Toc488184018"/>
      <w:r>
        <w:t>Análisis</w:t>
      </w:r>
      <w:bookmarkEnd w:id="235"/>
      <w:r>
        <w:t xml:space="preserve"> </w:t>
      </w:r>
    </w:p>
    <w:p w14:paraId="74EF44A1" w14:textId="77777777" w:rsidR="001B5FB2" w:rsidRDefault="001B5FB2" w:rsidP="001B5FB2">
      <w:pPr>
        <w:autoSpaceDE w:val="0"/>
        <w:autoSpaceDN w:val="0"/>
        <w:adjustRightInd w:val="0"/>
        <w:spacing w:after="0"/>
        <w:rPr>
          <w:rFonts w:ascii="Georgia" w:hAnsi="Georgia" w:cs="Times New Roman"/>
          <w:szCs w:val="24"/>
        </w:rPr>
      </w:pPr>
    </w:p>
    <w:p w14:paraId="1A28DB83" w14:textId="77777777" w:rsidR="001B5FB2" w:rsidRPr="00416C5B" w:rsidRDefault="001B5FB2" w:rsidP="001B5FB2">
      <w:pPr>
        <w:autoSpaceDE w:val="0"/>
        <w:autoSpaceDN w:val="0"/>
        <w:adjustRightInd w:val="0"/>
        <w:spacing w:after="0"/>
        <w:rPr>
          <w:rFonts w:ascii="Georgia" w:hAnsi="Georgia" w:cs="Times New Roman"/>
          <w:szCs w:val="24"/>
        </w:rPr>
      </w:pPr>
      <w:r w:rsidRPr="00416C5B">
        <w:rPr>
          <w:rFonts w:ascii="Georgia" w:hAnsi="Georgia" w:cs="Times New Roman"/>
          <w:szCs w:val="24"/>
        </w:rPr>
        <w:t xml:space="preserve">En el análisis realizado, como es sabido, se han tratado datos recabados por distintos sensores distribuidos en distintas zonas de un edificio de oficinas.  </w:t>
      </w:r>
      <w:r>
        <w:rPr>
          <w:rFonts w:ascii="Georgia" w:hAnsi="Georgia" w:cs="Times New Roman"/>
          <w:szCs w:val="24"/>
        </w:rPr>
        <w:t>S</w:t>
      </w:r>
      <w:r w:rsidRPr="00416C5B">
        <w:rPr>
          <w:rFonts w:ascii="Georgia" w:hAnsi="Georgia" w:cs="Times New Roman"/>
          <w:szCs w:val="24"/>
        </w:rPr>
        <w:t xml:space="preserve">e han aplicado de manera conjunta técnicas de </w:t>
      </w:r>
      <w:proofErr w:type="spellStart"/>
      <w:r w:rsidRPr="00416C5B">
        <w:rPr>
          <w:rFonts w:ascii="Georgia" w:hAnsi="Georgia" w:cs="Times New Roman"/>
          <w:szCs w:val="24"/>
        </w:rPr>
        <w:t>Clustering</w:t>
      </w:r>
      <w:proofErr w:type="spellEnd"/>
      <w:r w:rsidRPr="00416C5B">
        <w:rPr>
          <w:rFonts w:ascii="Georgia" w:hAnsi="Georgia" w:cs="Times New Roman"/>
          <w:szCs w:val="24"/>
        </w:rPr>
        <w:t xml:space="preserve"> Jerárquico junto con técnicas de detección de </w:t>
      </w:r>
      <w:r w:rsidR="00A668F8">
        <w:rPr>
          <w:rFonts w:ascii="Georgia" w:hAnsi="Georgia" w:cs="Times New Roman"/>
          <w:szCs w:val="24"/>
        </w:rPr>
        <w:t>anomalía</w:t>
      </w:r>
      <w:r w:rsidRPr="00416C5B">
        <w:rPr>
          <w:rFonts w:ascii="Georgia" w:hAnsi="Georgia" w:cs="Times New Roman"/>
          <w:szCs w:val="24"/>
        </w:rPr>
        <w:t xml:space="preserve">s. </w:t>
      </w:r>
    </w:p>
    <w:p w14:paraId="2C79F05B" w14:textId="77777777" w:rsidR="001B5FB2" w:rsidRPr="00416C5B" w:rsidRDefault="001B5FB2" w:rsidP="001B5FB2">
      <w:pPr>
        <w:autoSpaceDE w:val="0"/>
        <w:autoSpaceDN w:val="0"/>
        <w:adjustRightInd w:val="0"/>
        <w:spacing w:after="0"/>
        <w:rPr>
          <w:rFonts w:ascii="Georgia" w:hAnsi="Georgia" w:cs="Times New Roman"/>
          <w:szCs w:val="24"/>
        </w:rPr>
      </w:pPr>
    </w:p>
    <w:p w14:paraId="5D069CA3" w14:textId="77777777" w:rsidR="001B5FB2" w:rsidRPr="00416C5B" w:rsidRDefault="001B5FB2" w:rsidP="001B5FB2">
      <w:pPr>
        <w:autoSpaceDE w:val="0"/>
        <w:autoSpaceDN w:val="0"/>
        <w:adjustRightInd w:val="0"/>
        <w:spacing w:after="0"/>
        <w:rPr>
          <w:rFonts w:ascii="Georgia" w:hAnsi="Georgia" w:cs="Times New Roman"/>
          <w:szCs w:val="24"/>
        </w:rPr>
      </w:pPr>
      <w:r w:rsidRPr="00416C5B">
        <w:rPr>
          <w:rFonts w:ascii="Georgia" w:hAnsi="Georgia" w:cs="Times New Roman"/>
          <w:szCs w:val="24"/>
        </w:rPr>
        <w:t xml:space="preserve">Las conclusiones obtenidas a partir de dicho análisis, nos permite definir una metodología concreta que posibilite detectar aquellos datos que pueden ser considerados como valores atípicos.                </w:t>
      </w:r>
    </w:p>
    <w:p w14:paraId="61B4014A" w14:textId="77777777" w:rsidR="001B5FB2" w:rsidRPr="00416C5B" w:rsidRDefault="001B5FB2" w:rsidP="001B5FB2">
      <w:pPr>
        <w:autoSpaceDE w:val="0"/>
        <w:autoSpaceDN w:val="0"/>
        <w:adjustRightInd w:val="0"/>
        <w:spacing w:after="0"/>
        <w:rPr>
          <w:rFonts w:ascii="Georgia" w:hAnsi="Georgia" w:cs="Times New Roman"/>
          <w:szCs w:val="24"/>
        </w:rPr>
      </w:pPr>
    </w:p>
    <w:p w14:paraId="51A2592F" w14:textId="77777777" w:rsidR="001B5FB2" w:rsidRDefault="001B5FB2" w:rsidP="001B5FB2">
      <w:pPr>
        <w:rPr>
          <w:rFonts w:ascii="Georgia" w:hAnsi="Georgia" w:cs="Times New Roman"/>
          <w:szCs w:val="24"/>
        </w:rPr>
      </w:pPr>
      <w:r w:rsidRPr="00416C5B">
        <w:rPr>
          <w:rFonts w:ascii="Georgia" w:hAnsi="Georgia" w:cs="Times New Roman"/>
          <w:szCs w:val="24"/>
        </w:rPr>
        <w:t xml:space="preserve">Tiene que ser prioritario llegar a conclusiones fiables y verdaderas (verdaderos positivos),  ya que en caso contrario (verdaderos negativos), podría ocurrir algún evento que conlleve a un riesgo, incluso para la salud de algún empleado, como se podría dar en el caso de la medida de </w:t>
      </w:r>
      <w:proofErr w:type="spellStart"/>
      <w:r w:rsidRPr="00416C5B">
        <w:rPr>
          <w:rFonts w:ascii="Georgia" w:hAnsi="Georgia" w:cs="Times New Roman"/>
          <w:szCs w:val="24"/>
        </w:rPr>
        <w:t>Hazium</w:t>
      </w:r>
      <w:proofErr w:type="spellEnd"/>
      <w:r w:rsidRPr="00416C5B">
        <w:rPr>
          <w:rFonts w:ascii="Georgia" w:hAnsi="Georgia" w:cs="Times New Roman"/>
          <w:szCs w:val="24"/>
        </w:rPr>
        <w:t>, un gas potencialmente peligroso en concentraciones altas, como se constata en los siguientes apartados.</w:t>
      </w:r>
    </w:p>
    <w:p w14:paraId="5C445017" w14:textId="77777777" w:rsidR="001B5FB2" w:rsidRDefault="001B5FB2" w:rsidP="001B5FB2">
      <w:pPr>
        <w:rPr>
          <w:color w:val="FF0000"/>
        </w:rPr>
      </w:pPr>
    </w:p>
    <w:p w14:paraId="43C17166" w14:textId="77777777" w:rsidR="0084294E" w:rsidRPr="0082519A" w:rsidRDefault="0084294E" w:rsidP="001B5FB2">
      <w:pPr>
        <w:rPr>
          <w:color w:val="FF0000"/>
        </w:rPr>
      </w:pPr>
    </w:p>
    <w:p w14:paraId="6F28373C" w14:textId="77777777" w:rsidR="001B5FB2" w:rsidRPr="00A73DB2" w:rsidRDefault="001B5FB2" w:rsidP="001B5FB2">
      <w:pPr>
        <w:pStyle w:val="Heading3"/>
        <w:rPr>
          <w:lang w:val="es-ES"/>
        </w:rPr>
      </w:pPr>
      <w:bookmarkStart w:id="236" w:name="_Toc488184019"/>
      <w:proofErr w:type="spellStart"/>
      <w:r w:rsidRPr="00A73DB2">
        <w:rPr>
          <w:lang w:val="es-ES"/>
        </w:rPr>
        <w:t>Hazium</w:t>
      </w:r>
      <w:bookmarkEnd w:id="236"/>
      <w:proofErr w:type="spellEnd"/>
      <w:r w:rsidRPr="00A73DB2">
        <w:rPr>
          <w:lang w:val="es-ES"/>
        </w:rPr>
        <w:t xml:space="preserve"> </w:t>
      </w:r>
    </w:p>
    <w:p w14:paraId="74DBE930" w14:textId="77777777" w:rsidR="001B5FB2" w:rsidRDefault="001B5FB2" w:rsidP="001B5FB2">
      <w:pPr>
        <w:spacing w:after="0"/>
      </w:pPr>
    </w:p>
    <w:p w14:paraId="338DC1F6" w14:textId="77777777" w:rsidR="001B5FB2" w:rsidRPr="006274B8" w:rsidRDefault="001B5FB2" w:rsidP="001B5FB2">
      <w:pPr>
        <w:rPr>
          <w:rFonts w:ascii="Georgia" w:hAnsi="Georgia"/>
        </w:rPr>
      </w:pPr>
      <w:r w:rsidRPr="006274B8">
        <w:rPr>
          <w:rFonts w:ascii="Georgia" w:hAnsi="Georgia"/>
        </w:rPr>
        <w:t xml:space="preserve">El </w:t>
      </w:r>
      <w:proofErr w:type="spellStart"/>
      <w:r w:rsidRPr="006274B8">
        <w:rPr>
          <w:rFonts w:ascii="Georgia" w:hAnsi="Georgia"/>
          <w:i/>
        </w:rPr>
        <w:t>Hazium</w:t>
      </w:r>
      <w:proofErr w:type="spellEnd"/>
      <w:r w:rsidRPr="006274B8">
        <w:rPr>
          <w:rFonts w:ascii="Georgia" w:hAnsi="Georgia"/>
        </w:rPr>
        <w:t xml:space="preserve"> se describe como un gas peligroso para la salud humana en altas concentraciones. Este hecho, conlleva tener que hacer un análisis lo más exhaustivo posible de las medidas que recaban los sensores del edificio, ya que el riesgo, en caso de no detectarse una anomalía, es muy alto para todo el personal que se encuentre dentro de las zonas afectadas. Puede ser que por su naturaleza, tienda a tener mayor concentración en las plantas altas del edificio.</w:t>
      </w:r>
    </w:p>
    <w:p w14:paraId="6056C704" w14:textId="77777777" w:rsidR="001B5FB2" w:rsidRPr="006274B8" w:rsidRDefault="001B5FB2" w:rsidP="001B5FB2">
      <w:pPr>
        <w:rPr>
          <w:rFonts w:ascii="Georgia" w:hAnsi="Georgia"/>
        </w:rPr>
      </w:pPr>
      <w:r w:rsidRPr="006274B8">
        <w:rPr>
          <w:rFonts w:ascii="Georgia" w:hAnsi="Georgia"/>
        </w:rPr>
        <w:t>Los datos que se han analizado durante dos semanas (del 31 de mayo al 13 de junio), nos llevan a concluir, desde mi punto de vista, que el edificio puede tener ciertos problemas de concentración de este gas.  Veamos por qué:</w:t>
      </w:r>
    </w:p>
    <w:p w14:paraId="7C1DDDAF" w14:textId="77777777" w:rsidR="001B5FB2" w:rsidRPr="006274B8" w:rsidRDefault="001B5FB2" w:rsidP="001B5FB2">
      <w:pPr>
        <w:rPr>
          <w:rFonts w:ascii="Georgia" w:hAnsi="Georgia"/>
        </w:rPr>
      </w:pPr>
      <w:r w:rsidRPr="006274B8">
        <w:rPr>
          <w:rFonts w:ascii="Georgia" w:hAnsi="Georgia"/>
        </w:rPr>
        <w:t xml:space="preserve">La concentración de </w:t>
      </w:r>
      <w:proofErr w:type="spellStart"/>
      <w:r w:rsidRPr="006274B8">
        <w:rPr>
          <w:rFonts w:ascii="Georgia" w:hAnsi="Georgia"/>
        </w:rPr>
        <w:t>Hazium</w:t>
      </w:r>
      <w:proofErr w:type="spellEnd"/>
      <w:r w:rsidRPr="006274B8">
        <w:rPr>
          <w:rFonts w:ascii="Georgia" w:hAnsi="Georgia"/>
        </w:rPr>
        <w:t xml:space="preserve"> se analiza en 4 zonas del edificio  -1 en la primera y tercera planta, y  2 zonas en la planta segunda. Como en todas las medidas analizadas, se divide el análisis en dos grandes bloques: </w:t>
      </w:r>
      <w:r w:rsidR="00EA5B83" w:rsidRPr="006274B8">
        <w:rPr>
          <w:rFonts w:ascii="Georgia" w:hAnsi="Georgia"/>
        </w:rPr>
        <w:t>días</w:t>
      </w:r>
      <w:r w:rsidRPr="006274B8">
        <w:rPr>
          <w:rFonts w:ascii="Georgia" w:hAnsi="Georgia"/>
        </w:rPr>
        <w:t xml:space="preserve"> laborales y fin de semana.</w:t>
      </w:r>
    </w:p>
    <w:p w14:paraId="20CE7EBC" w14:textId="77777777" w:rsidR="0084294E" w:rsidRDefault="0084294E" w:rsidP="001B5FB2">
      <w:pPr>
        <w:rPr>
          <w:rFonts w:ascii="Georgia" w:hAnsi="Georgia"/>
        </w:rPr>
      </w:pPr>
    </w:p>
    <w:p w14:paraId="2CE0A506" w14:textId="77777777" w:rsidR="0084294E" w:rsidRDefault="0084294E" w:rsidP="001B5FB2">
      <w:pPr>
        <w:rPr>
          <w:rFonts w:ascii="Georgia" w:hAnsi="Georgia"/>
        </w:rPr>
      </w:pPr>
    </w:p>
    <w:p w14:paraId="4127AFE5" w14:textId="77777777" w:rsidR="001B5FB2" w:rsidRPr="006274B8" w:rsidRDefault="001B5FB2" w:rsidP="001B5FB2">
      <w:pPr>
        <w:rPr>
          <w:rFonts w:ascii="Georgia" w:hAnsi="Georgia"/>
        </w:rPr>
      </w:pPr>
      <w:r w:rsidRPr="006274B8">
        <w:rPr>
          <w:rFonts w:ascii="Georgia" w:hAnsi="Georgia"/>
        </w:rPr>
        <w:t>Durante los días laborales (lunes a viernes) destacan picos de concentración los días 3 y 9 de junio; Me parece curioso que este aumento respecto a la media, se da en mayor o menor cuantía en todas las plantas del edificio. Además, se detecta un ligero aumento el día 7 de junio, sobre todo en la planta segunda.</w:t>
      </w:r>
    </w:p>
    <w:p w14:paraId="2A93C06E" w14:textId="77777777" w:rsidR="001B5FB2" w:rsidRPr="006274B8" w:rsidRDefault="001B5FB2" w:rsidP="001B5FB2">
      <w:pPr>
        <w:rPr>
          <w:rFonts w:ascii="Georgia" w:hAnsi="Georgia"/>
        </w:rPr>
      </w:pPr>
      <w:r w:rsidRPr="006274B8">
        <w:rPr>
          <w:rFonts w:ascii="Georgia" w:hAnsi="Georgia"/>
        </w:rPr>
        <w:t>Durante el fin de semana, que corresponde con los días 4, 5, 11 y 12 de Junio (sábados y domingos), llama la atención un pico generalizado el sábado 11 de junio en todas las plantas.</w:t>
      </w:r>
    </w:p>
    <w:p w14:paraId="014A0672" w14:textId="77777777" w:rsidR="001B5FB2" w:rsidRPr="006274B8" w:rsidRDefault="001B5FB2" w:rsidP="001B5FB2">
      <w:pPr>
        <w:rPr>
          <w:rFonts w:ascii="Georgia" w:hAnsi="Georgia"/>
        </w:rPr>
      </w:pPr>
      <w:r w:rsidRPr="006274B8">
        <w:rPr>
          <w:rFonts w:ascii="Georgia" w:hAnsi="Georgia"/>
        </w:rPr>
        <w:t xml:space="preserve">La máxima concentración durante las dos semanas analizadas se recoge el día 3 de junio en la zona 1 de la planta 3. Este pico sí podría ser peligroso, y más teniendo en cuenta que se da de forma localizada en un despacho, que obtenido a partir de otros datos (ficheros de movimiento), pertenece a un ejecutivo de la empresa. </w:t>
      </w:r>
    </w:p>
    <w:p w14:paraId="0FE5E5A9" w14:textId="77777777" w:rsidR="001B5FB2" w:rsidRDefault="001B5FB2" w:rsidP="001B5FB2">
      <w:pPr>
        <w:rPr>
          <w:rFonts w:ascii="Georgia" w:hAnsi="Georgia"/>
        </w:rPr>
      </w:pPr>
      <w:r w:rsidRPr="006274B8">
        <w:rPr>
          <w:rFonts w:ascii="Georgia" w:hAnsi="Georgia"/>
        </w:rPr>
        <w:t>En mi opinión, creo que hay que dar prioridad a</w:t>
      </w:r>
      <w:r>
        <w:rPr>
          <w:rFonts w:ascii="Georgia" w:hAnsi="Georgia"/>
        </w:rPr>
        <w:t>bsoluta a estudiar más detalla</w:t>
      </w:r>
      <w:r w:rsidRPr="006274B8">
        <w:rPr>
          <w:rFonts w:ascii="Georgia" w:hAnsi="Georgia"/>
        </w:rPr>
        <w:t>damente cuál es la causa que lo ha provocado porque podríamos tener dos escenarios posibles: o bien, se  trata de un problema de seguridad, o bien, podría tratarse de un problema estructural en el que se hay producido un escape, pero creo que es menos probable porque se habría detectado de forma constante en las zonas colindantes en los días sucesivos, dato que no se observa.</w:t>
      </w:r>
    </w:p>
    <w:p w14:paraId="01A83840" w14:textId="77777777" w:rsidR="001B5FB2" w:rsidRPr="006274B8" w:rsidRDefault="001B5FB2" w:rsidP="001B5FB2">
      <w:pPr>
        <w:rPr>
          <w:rFonts w:ascii="Georgia" w:hAnsi="Georgia"/>
        </w:rPr>
      </w:pPr>
      <w:r w:rsidRPr="006274B8">
        <w:rPr>
          <w:rFonts w:ascii="Georgia" w:hAnsi="Georgia"/>
        </w:rPr>
        <w:t xml:space="preserve"> </w:t>
      </w:r>
    </w:p>
    <w:p w14:paraId="2D82A28A" w14:textId="77777777" w:rsidR="001B5FB2" w:rsidRPr="00A73DB2" w:rsidRDefault="002F716A" w:rsidP="001B5FB2">
      <w:pPr>
        <w:pStyle w:val="Heading3"/>
        <w:rPr>
          <w:lang w:val="es-ES"/>
        </w:rPr>
      </w:pPr>
      <w:bookmarkStart w:id="237" w:name="_Toc488184020"/>
      <w:r>
        <w:rPr>
          <w:lang w:val="es-ES"/>
        </w:rPr>
        <w:t>Temperatura</w:t>
      </w:r>
      <w:bookmarkEnd w:id="237"/>
      <w:r>
        <w:rPr>
          <w:lang w:val="es-ES"/>
        </w:rPr>
        <w:t xml:space="preserve"> </w:t>
      </w:r>
    </w:p>
    <w:p w14:paraId="07A25B92" w14:textId="77777777" w:rsidR="001B5FB2" w:rsidRPr="006274B8" w:rsidRDefault="001B5FB2" w:rsidP="001B5FB2">
      <w:pPr>
        <w:rPr>
          <w:rFonts w:ascii="Georgia" w:hAnsi="Georgia"/>
        </w:rPr>
      </w:pPr>
      <w:r w:rsidRPr="006274B8">
        <w:rPr>
          <w:rFonts w:ascii="Georgia" w:hAnsi="Georgia"/>
        </w:rPr>
        <w:t xml:space="preserve">Respecto a la temperatura, los sensores están </w:t>
      </w:r>
      <w:r w:rsidR="002B2137" w:rsidRPr="006274B8">
        <w:rPr>
          <w:rFonts w:ascii="Georgia" w:hAnsi="Georgia"/>
        </w:rPr>
        <w:t>distribuidos</w:t>
      </w:r>
      <w:r w:rsidRPr="006274B8">
        <w:rPr>
          <w:rFonts w:ascii="Georgia" w:hAnsi="Georgia"/>
        </w:rPr>
        <w:t xml:space="preserve"> por numerosas zonas del edificio;  en concreto, se toman medidas de 8 zonas en la primera planta, 17 zonas en la segunda planta y 12 en la planta tres. </w:t>
      </w:r>
    </w:p>
    <w:p w14:paraId="7A9FA5AF" w14:textId="77777777" w:rsidR="001B5FB2" w:rsidRPr="006274B8" w:rsidRDefault="001B5FB2" w:rsidP="001B5FB2">
      <w:pPr>
        <w:rPr>
          <w:rFonts w:ascii="Georgia" w:hAnsi="Georgia"/>
        </w:rPr>
      </w:pPr>
      <w:r w:rsidRPr="006274B8">
        <w:rPr>
          <w:rFonts w:ascii="Georgia" w:hAnsi="Georgia"/>
        </w:rPr>
        <w:t>Analizando detalladamente los datos medidos por los sensores, junto con sus respectivas gráficas, se observa que, como es lógico, la temperatura es una variable muy sensible a diversos factores, por lo que presenta una variación mayor que otras, hasta tal punto que se da de una forma puntual a lo largo de todos los días, independientemente de la planta o las zonas del edificio que se analicen.</w:t>
      </w:r>
    </w:p>
    <w:p w14:paraId="59A42CE0" w14:textId="77777777" w:rsidR="001B5FB2" w:rsidRPr="00333773" w:rsidRDefault="001B5FB2" w:rsidP="001B5FB2">
      <w:pPr>
        <w:pStyle w:val="CommentText"/>
        <w:spacing w:line="360" w:lineRule="auto"/>
        <w:jc w:val="both"/>
        <w:rPr>
          <w:rFonts w:ascii="Georgia" w:hAnsi="Georgia"/>
          <w:sz w:val="22"/>
          <w:szCs w:val="22"/>
        </w:rPr>
      </w:pPr>
      <w:r w:rsidRPr="00333773">
        <w:rPr>
          <w:rFonts w:ascii="Georgia" w:hAnsi="Georgia"/>
          <w:sz w:val="22"/>
          <w:szCs w:val="22"/>
        </w:rPr>
        <w:t>No obstante, aceptando este hecho, la anomalía que creo que destaca por encima de todas se corresponde con los días 7 y 8 de junio, donde se detecta un aumento considerable de la temperatura de forma generalizada, siempre precedida de un descenso de la misma a primera hora de la mañana (este hecho tiene relación directa con los valore</w:t>
      </w:r>
      <w:r>
        <w:rPr>
          <w:rFonts w:ascii="Georgia" w:hAnsi="Georgia"/>
          <w:sz w:val="22"/>
          <w:szCs w:val="22"/>
        </w:rPr>
        <w:t xml:space="preserve">s obtenidos para las variables </w:t>
      </w:r>
      <w:proofErr w:type="spellStart"/>
      <w:r w:rsidRPr="00C710B8">
        <w:rPr>
          <w:rFonts w:ascii="Georgia" w:hAnsi="Georgia"/>
          <w:i/>
          <w:sz w:val="22"/>
          <w:szCs w:val="22"/>
        </w:rPr>
        <w:t>Thermostat.Heating.Setpoint</w:t>
      </w:r>
      <w:proofErr w:type="spellEnd"/>
      <w:r>
        <w:rPr>
          <w:rFonts w:ascii="Georgia" w:hAnsi="Georgia"/>
          <w:sz w:val="22"/>
          <w:szCs w:val="22"/>
        </w:rPr>
        <w:t xml:space="preserve"> y </w:t>
      </w:r>
      <w:proofErr w:type="spellStart"/>
      <w:r w:rsidRPr="00C710B8">
        <w:rPr>
          <w:rFonts w:ascii="Georgia" w:hAnsi="Georgia"/>
          <w:i/>
          <w:sz w:val="22"/>
          <w:szCs w:val="22"/>
        </w:rPr>
        <w:t>Thermostat.Cooling.Setpoint</w:t>
      </w:r>
      <w:proofErr w:type="spellEnd"/>
      <w:r>
        <w:rPr>
          <w:rFonts w:ascii="Georgia" w:hAnsi="Georgia"/>
          <w:sz w:val="22"/>
          <w:szCs w:val="22"/>
        </w:rPr>
        <w:t xml:space="preserve">). </w:t>
      </w:r>
      <w:r w:rsidRPr="00333773">
        <w:rPr>
          <w:rFonts w:ascii="Georgia" w:hAnsi="Georgia"/>
          <w:sz w:val="22"/>
          <w:szCs w:val="22"/>
        </w:rPr>
        <w:t>El máximo va</w:t>
      </w:r>
      <w:r>
        <w:rPr>
          <w:rFonts w:ascii="Georgia" w:hAnsi="Georgia"/>
          <w:sz w:val="22"/>
          <w:szCs w:val="22"/>
        </w:rPr>
        <w:t xml:space="preserve">lor se alcanza esos mismos días </w:t>
      </w:r>
      <w:r w:rsidRPr="00333773">
        <w:rPr>
          <w:rFonts w:ascii="Georgia" w:hAnsi="Georgia"/>
          <w:sz w:val="22"/>
          <w:szCs w:val="22"/>
        </w:rPr>
        <w:t>(por ejemplo, si nos fijamos en la tercera planta, se da el máximo valor a lo largo de las zonas 1 y 9).</w:t>
      </w:r>
    </w:p>
    <w:p w14:paraId="0A5A626C" w14:textId="77777777" w:rsidR="001B5FB2" w:rsidRDefault="001B5FB2" w:rsidP="001B5FB2"/>
    <w:p w14:paraId="487E82EE" w14:textId="77777777" w:rsidR="001B5FB2" w:rsidRDefault="00ED2C30" w:rsidP="001B5FB2">
      <w:pPr>
        <w:pStyle w:val="Heading3"/>
        <w:rPr>
          <w:lang w:val="es-ES"/>
        </w:rPr>
      </w:pPr>
      <w:bookmarkStart w:id="238" w:name="_Toc488184021"/>
      <w:r w:rsidRPr="00ED2C30">
        <w:rPr>
          <w:lang w:val="es-ES"/>
        </w:rPr>
        <w:t xml:space="preserve">Concentración </w:t>
      </w:r>
      <w:r w:rsidR="001B5FB2" w:rsidRPr="00ED2C30">
        <w:rPr>
          <w:lang w:val="es-ES"/>
        </w:rPr>
        <w:t>CO</w:t>
      </w:r>
      <w:r w:rsidR="001B5FB2" w:rsidRPr="00ED2C30">
        <w:rPr>
          <w:vertAlign w:val="subscript"/>
          <w:lang w:val="es-ES"/>
        </w:rPr>
        <w:t>2</w:t>
      </w:r>
      <w:bookmarkEnd w:id="238"/>
      <w:r w:rsidR="001B5FB2" w:rsidRPr="00ED2C30">
        <w:rPr>
          <w:vertAlign w:val="subscript"/>
          <w:lang w:val="es-ES"/>
        </w:rPr>
        <w:t xml:space="preserve"> </w:t>
      </w:r>
      <w:r>
        <w:rPr>
          <w:lang w:val="es-ES"/>
        </w:rPr>
        <w:t xml:space="preserve"> </w:t>
      </w:r>
    </w:p>
    <w:p w14:paraId="3871B90E" w14:textId="77777777" w:rsidR="00ED2C30" w:rsidRPr="00ED2C30" w:rsidRDefault="00ED2C30" w:rsidP="00ED2C30">
      <w:pPr>
        <w:rPr>
          <w:lang w:val="es-ES"/>
        </w:rPr>
      </w:pPr>
    </w:p>
    <w:p w14:paraId="7DD52AB2" w14:textId="77777777" w:rsidR="001B5FB2" w:rsidRPr="006274B8" w:rsidRDefault="001B5FB2" w:rsidP="001B5FB2">
      <w:pPr>
        <w:rPr>
          <w:rFonts w:ascii="Georgia" w:hAnsi="Georgia"/>
        </w:rPr>
      </w:pPr>
      <w:r w:rsidRPr="006274B8">
        <w:rPr>
          <w:rFonts w:ascii="Georgia" w:hAnsi="Georgia"/>
        </w:rPr>
        <w:t>La concentración de CO</w:t>
      </w:r>
      <w:r w:rsidRPr="006274B8">
        <w:rPr>
          <w:rFonts w:ascii="Georgia" w:hAnsi="Georgia"/>
          <w:vertAlign w:val="subscript"/>
        </w:rPr>
        <w:t>2</w:t>
      </w:r>
      <w:r w:rsidRPr="006274B8">
        <w:rPr>
          <w:rFonts w:ascii="Georgia" w:hAnsi="Georgia"/>
        </w:rPr>
        <w:t xml:space="preserve"> se mide en diferentes sensores distribuidos en las diferentes plantas del edificio, distribuidas en 7 zonas de la primera planta, 18 en la segunda y 12 en la tercera.</w:t>
      </w:r>
    </w:p>
    <w:p w14:paraId="75D3DBFB" w14:textId="77777777" w:rsidR="001B5FB2" w:rsidRPr="006274B8" w:rsidRDefault="001B5FB2" w:rsidP="001B5FB2">
      <w:pPr>
        <w:rPr>
          <w:rFonts w:ascii="Georgia" w:hAnsi="Georgia"/>
        </w:rPr>
      </w:pPr>
      <w:r w:rsidRPr="006274B8">
        <w:rPr>
          <w:rFonts w:ascii="Georgia" w:hAnsi="Georgia"/>
        </w:rPr>
        <w:t xml:space="preserve">En general, podemos decir que la concentración es una variable que fluctúa mucho dependiendo del día que se trate, con más de un pico que se da de una forma puntual a lo largo de diversas zonas, tanto en la planta 1 como en la planta 3, como por ejemplo, los días 1 y 5 de junio. </w:t>
      </w:r>
    </w:p>
    <w:p w14:paraId="5BAB2CFC" w14:textId="77777777" w:rsidR="001B5FB2" w:rsidRDefault="001B5FB2" w:rsidP="00B1359F">
      <w:pPr>
        <w:rPr>
          <w:rFonts w:ascii="Georgia" w:hAnsi="Georgia"/>
        </w:rPr>
      </w:pPr>
      <w:r w:rsidRPr="006274B8">
        <w:rPr>
          <w:rFonts w:ascii="Georgia" w:hAnsi="Georgia"/>
        </w:rPr>
        <w:t>Ahora bien, si lo analizamos de una forma más global, con los datos y gráficas de todas las zonas, se observa un patrón de comportamiento similar: se detecta una anomalía en los</w:t>
      </w:r>
      <w:r>
        <w:rPr>
          <w:rFonts w:ascii="Georgia" w:hAnsi="Georgia"/>
        </w:rPr>
        <w:t xml:space="preserve"> </w:t>
      </w:r>
      <w:r w:rsidRPr="006274B8">
        <w:rPr>
          <w:rFonts w:ascii="Georgia" w:hAnsi="Georgia"/>
        </w:rPr>
        <w:t xml:space="preserve">días 7 y 8 de junio, días en los que existe un aumento significativo de la concentración, que siempre se da </w:t>
      </w:r>
      <w:r>
        <w:rPr>
          <w:rFonts w:ascii="Georgia" w:hAnsi="Georgia"/>
        </w:rPr>
        <w:t xml:space="preserve">a </w:t>
      </w:r>
      <w:r w:rsidRPr="006274B8">
        <w:rPr>
          <w:rFonts w:ascii="Georgia" w:hAnsi="Georgia"/>
        </w:rPr>
        <w:t xml:space="preserve">última </w:t>
      </w:r>
      <w:r>
        <w:rPr>
          <w:rFonts w:ascii="Georgia" w:hAnsi="Georgia"/>
        </w:rPr>
        <w:t>hora de la noche de esos</w:t>
      </w:r>
      <w:r w:rsidR="00ED2C30">
        <w:rPr>
          <w:rFonts w:ascii="Georgia" w:hAnsi="Georgia"/>
        </w:rPr>
        <w:t xml:space="preserve"> días. </w:t>
      </w:r>
      <w:r>
        <w:rPr>
          <w:rFonts w:ascii="Georgia" w:hAnsi="Georgia"/>
        </w:rPr>
        <w:t xml:space="preserve">Al respecto, analizando las gráficas correspondientes a la variable </w:t>
      </w:r>
      <w:proofErr w:type="spellStart"/>
      <w:r w:rsidRPr="000113ED">
        <w:rPr>
          <w:rFonts w:ascii="Georgia" w:hAnsi="Georgia"/>
          <w:i/>
        </w:rPr>
        <w:t>VAV.REHEAT.Damper.Position</w:t>
      </w:r>
      <w:proofErr w:type="spellEnd"/>
      <w:r>
        <w:rPr>
          <w:rFonts w:ascii="Georgia" w:hAnsi="Georgia"/>
          <w:i/>
        </w:rPr>
        <w:t xml:space="preserve">, </w:t>
      </w:r>
      <w:r>
        <w:rPr>
          <w:rFonts w:ascii="Georgia" w:hAnsi="Georgia"/>
        </w:rPr>
        <w:t xml:space="preserve">que </w:t>
      </w:r>
      <w:r w:rsidRPr="000113ED">
        <w:rPr>
          <w:rFonts w:ascii="Georgia" w:hAnsi="Georgia"/>
        </w:rPr>
        <w:t>mide la posición del interruptor de aire</w:t>
      </w:r>
      <w:r>
        <w:rPr>
          <w:rFonts w:ascii="Georgia" w:hAnsi="Georgia"/>
        </w:rPr>
        <w:t xml:space="preserve"> (0 </w:t>
      </w:r>
      <w:proofErr w:type="spellStart"/>
      <w:r>
        <w:rPr>
          <w:rFonts w:ascii="Georgia" w:hAnsi="Georgia"/>
        </w:rPr>
        <w:t>ó</w:t>
      </w:r>
      <w:proofErr w:type="spellEnd"/>
      <w:r>
        <w:rPr>
          <w:rFonts w:ascii="Georgia" w:hAnsi="Georgia"/>
        </w:rPr>
        <w:t xml:space="preserve"> 1)</w:t>
      </w:r>
      <w:r>
        <w:rPr>
          <w:rFonts w:ascii="Georgia" w:hAnsi="Georgia"/>
          <w:i/>
        </w:rPr>
        <w:t xml:space="preserve">, </w:t>
      </w:r>
      <w:r w:rsidRPr="000113ED">
        <w:rPr>
          <w:rFonts w:ascii="Georgia" w:hAnsi="Georgia"/>
        </w:rPr>
        <w:t>se observa</w:t>
      </w:r>
      <w:r>
        <w:rPr>
          <w:rFonts w:ascii="Georgia" w:hAnsi="Georgia"/>
        </w:rPr>
        <w:t xml:space="preserve"> una relación directa con el hecho cementado: esos dos días, está apagado. </w:t>
      </w:r>
    </w:p>
    <w:p w14:paraId="50E9A2AD" w14:textId="77777777" w:rsidR="00B1359F" w:rsidRPr="00B1359F" w:rsidRDefault="00B1359F" w:rsidP="00B1359F">
      <w:pPr>
        <w:rPr>
          <w:rFonts w:ascii="Georgia" w:hAnsi="Georgia"/>
        </w:rPr>
      </w:pPr>
    </w:p>
    <w:p w14:paraId="2E12AC9A" w14:textId="77777777" w:rsidR="001B5FB2" w:rsidRPr="00A73DB2" w:rsidRDefault="002F716A" w:rsidP="001B5FB2">
      <w:pPr>
        <w:pStyle w:val="Heading3"/>
        <w:rPr>
          <w:lang w:val="es-ES"/>
        </w:rPr>
      </w:pPr>
      <w:bookmarkStart w:id="239" w:name="_Toc488184022"/>
      <w:r>
        <w:rPr>
          <w:lang w:val="es-ES"/>
        </w:rPr>
        <w:t>Demanda eléctrica total</w:t>
      </w:r>
      <w:bookmarkEnd w:id="239"/>
    </w:p>
    <w:p w14:paraId="1D745D0D" w14:textId="77777777" w:rsidR="001B5FB2" w:rsidRDefault="001B5FB2" w:rsidP="001B5FB2"/>
    <w:p w14:paraId="14226BAE" w14:textId="77777777" w:rsidR="001B5FB2" w:rsidRPr="001972E8" w:rsidRDefault="001B5FB2" w:rsidP="001B5FB2">
      <w:pPr>
        <w:rPr>
          <w:rFonts w:ascii="Georgia" w:hAnsi="Georgia"/>
        </w:rPr>
      </w:pPr>
      <w:r w:rsidRPr="001972E8">
        <w:rPr>
          <w:rFonts w:ascii="Georgia" w:hAnsi="Georgia"/>
        </w:rPr>
        <w:t xml:space="preserve">Esta medida representa la demanda de potencia eléctrica, lo que nos puede dar una idea bastante precisa sobre la actividad en el edificio. Al igual que en casos anteriores, se puede distinguir entre días laborables (lunes a viernes) y fines de semana.  </w:t>
      </w:r>
    </w:p>
    <w:p w14:paraId="0789AF48" w14:textId="77777777" w:rsidR="001B5FB2" w:rsidRPr="001972E8" w:rsidRDefault="001B5FB2" w:rsidP="001B5FB2">
      <w:pPr>
        <w:rPr>
          <w:rFonts w:ascii="Georgia" w:hAnsi="Georgia"/>
        </w:rPr>
      </w:pPr>
      <w:r w:rsidRPr="001972E8">
        <w:rPr>
          <w:rFonts w:ascii="Georgia" w:hAnsi="Georgia"/>
        </w:rPr>
        <w:t>En general, para todos los días correspondientes a las dos semanas analizadas, se observa un comportamiento bastante similar: mayor demanda eléctrica en las horas de trabajo (aproximadamente de 8 de la mañana a 6 de la tarde), disminuyendo a primera hora del día, así como durante la madrugada. El fin de semana del 4 y 5 de junio no presenta un valor significativo, lo que se traduce en una baja actividad en el edificio esos dos días.</w:t>
      </w:r>
    </w:p>
    <w:p w14:paraId="4816120E" w14:textId="77777777" w:rsidR="001B5FB2" w:rsidRPr="001972E8" w:rsidRDefault="001B5FB2" w:rsidP="001B5FB2">
      <w:pPr>
        <w:rPr>
          <w:rFonts w:ascii="Georgia" w:hAnsi="Georgia"/>
        </w:rPr>
      </w:pPr>
      <w:r w:rsidRPr="001972E8">
        <w:rPr>
          <w:rFonts w:ascii="Georgia" w:hAnsi="Georgia"/>
        </w:rPr>
        <w:t>Dicho esto, donde sí se detecta una clara anomalía en los valores que registran los sensores, es en el fin de semana del 11 y 12 de junio; en estos días, hay un aumento de la demanda que se mantiene de forma constante, lo que indica una alta actividad en el edificio, comportamiento que a priori, no era algo esperado.</w:t>
      </w:r>
    </w:p>
    <w:p w14:paraId="11BF8612" w14:textId="77777777" w:rsidR="001B5FB2" w:rsidRPr="003A0D0C" w:rsidRDefault="001B5FB2" w:rsidP="001B5FB2"/>
    <w:p w14:paraId="7B8711FD" w14:textId="77777777" w:rsidR="00B1359F" w:rsidRPr="00A73DB2" w:rsidRDefault="00B1359F" w:rsidP="00B1359F">
      <w:pPr>
        <w:pStyle w:val="Heading3"/>
        <w:rPr>
          <w:lang w:val="es-ES"/>
        </w:rPr>
      </w:pPr>
      <w:bookmarkStart w:id="240" w:name="_Toc488184023"/>
      <w:r w:rsidRPr="00A73DB2">
        <w:rPr>
          <w:rFonts w:eastAsiaTheme="minorHAnsi"/>
          <w:lang w:val="es-ES"/>
        </w:rPr>
        <w:lastRenderedPageBreak/>
        <w:t>Patrón de comportamiento similar</w:t>
      </w:r>
      <w:bookmarkEnd w:id="240"/>
    </w:p>
    <w:p w14:paraId="07CA129F" w14:textId="77777777" w:rsidR="00B1359F" w:rsidRPr="007E04DC" w:rsidRDefault="00B1359F" w:rsidP="00B1359F">
      <w:pPr>
        <w:spacing w:after="0"/>
      </w:pPr>
    </w:p>
    <w:p w14:paraId="6E390D0A" w14:textId="77777777" w:rsidR="00B1359F" w:rsidRDefault="00B1359F" w:rsidP="00B1359F">
      <w:pPr>
        <w:rPr>
          <w:rFonts w:ascii="Georgia" w:hAnsi="Georgia"/>
        </w:rPr>
      </w:pPr>
      <w:r>
        <w:rPr>
          <w:rFonts w:ascii="Georgia" w:hAnsi="Georgia"/>
        </w:rPr>
        <w:t>Si nos fijamos en los valores medidos por los sensores en diferentes medidas, como flujo de aire, concentración de CO</w:t>
      </w:r>
      <w:r>
        <w:rPr>
          <w:rFonts w:ascii="Georgia" w:hAnsi="Georgia"/>
          <w:vertAlign w:val="subscript"/>
        </w:rPr>
        <w:t>2</w:t>
      </w:r>
      <w:r>
        <w:rPr>
          <w:rFonts w:ascii="Georgia" w:hAnsi="Georgia"/>
        </w:rPr>
        <w:t xml:space="preserve"> o temperatura en el edificio, se observa un </w:t>
      </w:r>
      <w:r w:rsidRPr="006274B8">
        <w:rPr>
          <w:rFonts w:ascii="Georgia" w:hAnsi="Georgia"/>
        </w:rPr>
        <w:t xml:space="preserve">comportamiento </w:t>
      </w:r>
      <w:r>
        <w:rPr>
          <w:rFonts w:ascii="Georgia" w:hAnsi="Georgia"/>
        </w:rPr>
        <w:t xml:space="preserve">similar en dichas medidas. </w:t>
      </w:r>
    </w:p>
    <w:p w14:paraId="1DB62A14" w14:textId="77777777" w:rsidR="00B1359F" w:rsidRDefault="00B1359F" w:rsidP="00B1359F">
      <w:pPr>
        <w:rPr>
          <w:rFonts w:ascii="Georgia" w:hAnsi="Georgia"/>
        </w:rPr>
      </w:pPr>
      <w:r>
        <w:rPr>
          <w:rFonts w:ascii="Georgia" w:hAnsi="Georgia"/>
        </w:rPr>
        <w:t>E</w:t>
      </w:r>
      <w:r w:rsidRPr="006274B8">
        <w:rPr>
          <w:rFonts w:ascii="Georgia" w:hAnsi="Georgia"/>
        </w:rPr>
        <w:t xml:space="preserve">n mi opinión, </w:t>
      </w:r>
      <w:r>
        <w:rPr>
          <w:rFonts w:ascii="Georgia" w:hAnsi="Georgia"/>
        </w:rPr>
        <w:t xml:space="preserve">este patrón de comportamiento repetido a lo largo de los días 7 y 8 de junio, </w:t>
      </w:r>
      <w:r w:rsidRPr="006274B8">
        <w:rPr>
          <w:rFonts w:ascii="Georgia" w:hAnsi="Georgia"/>
        </w:rPr>
        <w:t>se p</w:t>
      </w:r>
      <w:r>
        <w:rPr>
          <w:rFonts w:ascii="Georgia" w:hAnsi="Georgia"/>
        </w:rPr>
        <w:t xml:space="preserve">uede interpretar como que se ha dado algún tipo de problema con los </w:t>
      </w:r>
      <w:r w:rsidRPr="006274B8">
        <w:rPr>
          <w:rFonts w:ascii="Georgia" w:hAnsi="Georgia"/>
        </w:rPr>
        <w:t>sistemas esos días.</w:t>
      </w:r>
    </w:p>
    <w:p w14:paraId="7078F50A" w14:textId="77777777" w:rsidR="001B5FB2" w:rsidRDefault="001B5FB2" w:rsidP="001B5FB2"/>
    <w:p w14:paraId="6B5D6E2D" w14:textId="77777777" w:rsidR="0084294E" w:rsidRDefault="0084294E">
      <w:pPr>
        <w:spacing w:line="276" w:lineRule="auto"/>
        <w:jc w:val="left"/>
        <w:rPr>
          <w:rFonts w:eastAsiaTheme="majorEastAsia" w:cstheme="majorBidi"/>
          <w:b/>
          <w:bCs/>
          <w:color w:val="FF0000"/>
          <w:kern w:val="28"/>
          <w:sz w:val="28"/>
          <w:szCs w:val="26"/>
        </w:rPr>
      </w:pPr>
      <w:r>
        <w:rPr>
          <w:color w:val="FF0000"/>
          <w:kern w:val="28"/>
        </w:rPr>
        <w:br w:type="page"/>
      </w:r>
    </w:p>
    <w:p w14:paraId="7A58A3C3" w14:textId="77777777" w:rsidR="001B5FB2" w:rsidRDefault="001B5FB2" w:rsidP="00BE1E3A">
      <w:pPr>
        <w:pStyle w:val="Heading2"/>
        <w:numPr>
          <w:ilvl w:val="0"/>
          <w:numId w:val="0"/>
        </w:numPr>
        <w:rPr>
          <w:color w:val="FF0000"/>
          <w:kern w:val="28"/>
        </w:rPr>
      </w:pPr>
    </w:p>
    <w:p w14:paraId="358F73F0" w14:textId="77777777" w:rsidR="004E1CF5" w:rsidRDefault="006B620B" w:rsidP="006B620B">
      <w:pPr>
        <w:pStyle w:val="Heading2"/>
        <w:rPr>
          <w:color w:val="FF0000"/>
          <w:kern w:val="28"/>
        </w:rPr>
      </w:pPr>
      <w:bookmarkStart w:id="241" w:name="_Toc488184024"/>
      <w:r w:rsidRPr="00D630AD">
        <w:rPr>
          <w:color w:val="FF0000"/>
          <w:kern w:val="28"/>
        </w:rPr>
        <w:t xml:space="preserve">Detección de </w:t>
      </w:r>
      <w:r w:rsidR="00A668F8">
        <w:rPr>
          <w:color w:val="FF0000"/>
          <w:kern w:val="28"/>
        </w:rPr>
        <w:t>anomalía</w:t>
      </w:r>
      <w:r w:rsidRPr="00D630AD">
        <w:rPr>
          <w:color w:val="FF0000"/>
          <w:kern w:val="28"/>
        </w:rPr>
        <w:t>s</w:t>
      </w:r>
      <w:bookmarkEnd w:id="241"/>
    </w:p>
    <w:p w14:paraId="5B5FA104" w14:textId="77777777" w:rsidR="001B5FB2" w:rsidRPr="001B5FB2" w:rsidRDefault="001B5FB2" w:rsidP="001B5FB2"/>
    <w:p w14:paraId="7EB106B1" w14:textId="77777777" w:rsidR="00356CAB" w:rsidRPr="008E1346" w:rsidRDefault="00356CAB" w:rsidP="006B620B">
      <w:pPr>
        <w:rPr>
          <w:rFonts w:cs="Arial"/>
          <w:color w:val="FF0000"/>
          <w:sz w:val="24"/>
        </w:rPr>
      </w:pPr>
      <w:r w:rsidRPr="008E1346">
        <w:rPr>
          <w:rFonts w:cs="Arial"/>
          <w:color w:val="FF0000"/>
          <w:sz w:val="24"/>
        </w:rPr>
        <w:t>Se debería de definir la metodología utilizada: la distanc</w:t>
      </w:r>
      <w:r w:rsidR="004C29BA" w:rsidRPr="008E1346">
        <w:rPr>
          <w:rFonts w:cs="Arial"/>
          <w:color w:val="FF0000"/>
          <w:sz w:val="24"/>
        </w:rPr>
        <w:t>ia</w:t>
      </w:r>
      <w:r w:rsidRPr="008E1346">
        <w:rPr>
          <w:rFonts w:cs="Arial"/>
          <w:color w:val="FF0000"/>
          <w:sz w:val="24"/>
        </w:rPr>
        <w:t xml:space="preserve"> entre una variable o entre varias variables por día -&gt;  Implica generar datos ¿¿??</w:t>
      </w:r>
    </w:p>
    <w:p w14:paraId="685AB83F" w14:textId="77777777" w:rsidR="00CD4525" w:rsidRPr="00BB44EB" w:rsidRDefault="00CD4525">
      <w:pPr>
        <w:spacing w:line="276" w:lineRule="auto"/>
        <w:jc w:val="left"/>
        <w:rPr>
          <w:rFonts w:ascii="Georgia" w:hAnsi="Georgia"/>
        </w:rPr>
      </w:pPr>
    </w:p>
    <w:p w14:paraId="7B5B4424" w14:textId="77777777" w:rsidR="0029559E" w:rsidRPr="008E1346" w:rsidRDefault="00925858">
      <w:pPr>
        <w:spacing w:line="276" w:lineRule="auto"/>
        <w:jc w:val="left"/>
        <w:rPr>
          <w:rFonts w:ascii="Georgia" w:hAnsi="Georgia"/>
          <w:color w:val="FF0000"/>
        </w:rPr>
      </w:pPr>
      <w:r w:rsidRPr="008E1346">
        <w:rPr>
          <w:rFonts w:ascii="Georgia" w:hAnsi="Georgia"/>
          <w:color w:val="FF0000"/>
        </w:rPr>
        <w:t xml:space="preserve">La metodología definida se </w:t>
      </w:r>
      <w:r w:rsidR="003800DA" w:rsidRPr="008E1346">
        <w:rPr>
          <w:rFonts w:ascii="Georgia" w:hAnsi="Georgia"/>
          <w:color w:val="FF0000"/>
        </w:rPr>
        <w:t xml:space="preserve">basa principalmente </w:t>
      </w:r>
      <w:r w:rsidRPr="008E1346">
        <w:rPr>
          <w:rFonts w:ascii="Georgia" w:hAnsi="Georgia"/>
          <w:color w:val="FF0000"/>
        </w:rPr>
        <w:t>en dos de los conceptos que se han descrito en secciones anteriores</w:t>
      </w:r>
      <w:r w:rsidR="003800DA" w:rsidRPr="008E1346">
        <w:rPr>
          <w:rFonts w:ascii="Georgia" w:hAnsi="Georgia"/>
          <w:color w:val="FF0000"/>
        </w:rPr>
        <w:t xml:space="preserve">, como son </w:t>
      </w:r>
      <w:r w:rsidRPr="008E1346">
        <w:rPr>
          <w:rFonts w:ascii="Georgia" w:hAnsi="Georgia"/>
          <w:color w:val="FF0000"/>
        </w:rPr>
        <w:t xml:space="preserve">técnicas de </w:t>
      </w:r>
      <w:proofErr w:type="spellStart"/>
      <w:r w:rsidRPr="008E1346">
        <w:rPr>
          <w:rFonts w:ascii="Georgia" w:hAnsi="Georgia"/>
          <w:color w:val="FF0000"/>
        </w:rPr>
        <w:t>Clustering</w:t>
      </w:r>
      <w:proofErr w:type="spellEnd"/>
      <w:r w:rsidRPr="008E1346">
        <w:rPr>
          <w:rFonts w:ascii="Georgia" w:hAnsi="Georgia"/>
          <w:color w:val="FF0000"/>
        </w:rPr>
        <w:t xml:space="preserve"> Jerárquico</w:t>
      </w:r>
      <w:r w:rsidR="003800DA" w:rsidRPr="008E1346">
        <w:rPr>
          <w:rFonts w:ascii="Georgia" w:hAnsi="Georgia"/>
          <w:color w:val="FF0000"/>
        </w:rPr>
        <w:t xml:space="preserve"> junto con técnicas de detección de anomalías en función de la distancia (método DTW).</w:t>
      </w:r>
      <w:r w:rsidR="0029559E" w:rsidRPr="008E1346">
        <w:rPr>
          <w:rFonts w:ascii="Georgia" w:hAnsi="Georgia"/>
          <w:color w:val="FF0000"/>
        </w:rPr>
        <w:t xml:space="preserve">  </w:t>
      </w:r>
    </w:p>
    <w:p w14:paraId="7752118F" w14:textId="77777777" w:rsidR="00925858" w:rsidRPr="008E1346" w:rsidRDefault="0029559E">
      <w:pPr>
        <w:spacing w:line="276" w:lineRule="auto"/>
        <w:jc w:val="left"/>
        <w:rPr>
          <w:rFonts w:ascii="Georgia" w:hAnsi="Georgia"/>
          <w:color w:val="FF0000"/>
        </w:rPr>
      </w:pPr>
      <w:r w:rsidRPr="008E1346">
        <w:rPr>
          <w:rFonts w:ascii="Georgia" w:hAnsi="Georgia"/>
          <w:color w:val="FF0000"/>
        </w:rPr>
        <w:t xml:space="preserve">La visualización se ha resuelto mediante la generación de </w:t>
      </w:r>
      <w:proofErr w:type="spellStart"/>
      <w:r w:rsidRPr="008E1346">
        <w:rPr>
          <w:rFonts w:ascii="Georgia" w:hAnsi="Georgia"/>
          <w:color w:val="FF0000"/>
        </w:rPr>
        <w:t>dendrogramas</w:t>
      </w:r>
      <w:proofErr w:type="spellEnd"/>
      <w:r w:rsidRPr="008E1346">
        <w:rPr>
          <w:rFonts w:ascii="Georgia" w:hAnsi="Georgia"/>
          <w:color w:val="FF0000"/>
        </w:rPr>
        <w:t xml:space="preserve"> y gráficos (simples o múltiples), modelos que permite al usuario </w:t>
      </w:r>
      <w:r w:rsidR="003817A1" w:rsidRPr="008E1346">
        <w:rPr>
          <w:rFonts w:ascii="Georgia" w:hAnsi="Georgia"/>
          <w:color w:val="FF0000"/>
        </w:rPr>
        <w:t xml:space="preserve">un análisis y </w:t>
      </w:r>
      <w:r w:rsidRPr="008E1346">
        <w:rPr>
          <w:rFonts w:ascii="Georgia" w:hAnsi="Georgia"/>
          <w:color w:val="FF0000"/>
        </w:rPr>
        <w:t xml:space="preserve">verificación </w:t>
      </w:r>
      <w:r w:rsidR="003817A1" w:rsidRPr="008E1346">
        <w:rPr>
          <w:rFonts w:ascii="Georgia" w:hAnsi="Georgia"/>
          <w:color w:val="FF0000"/>
        </w:rPr>
        <w:t xml:space="preserve">del escenario, </w:t>
      </w:r>
      <w:r w:rsidRPr="008E1346">
        <w:rPr>
          <w:rFonts w:ascii="Georgia" w:hAnsi="Georgia"/>
          <w:color w:val="FF0000"/>
        </w:rPr>
        <w:t xml:space="preserve">de una forma </w:t>
      </w:r>
      <w:r w:rsidR="003817A1" w:rsidRPr="008E1346">
        <w:rPr>
          <w:rFonts w:ascii="Georgia" w:hAnsi="Georgia"/>
          <w:color w:val="FF0000"/>
        </w:rPr>
        <w:t xml:space="preserve">visual, fácil y </w:t>
      </w:r>
      <w:r w:rsidRPr="008E1346">
        <w:rPr>
          <w:rFonts w:ascii="Georgia" w:hAnsi="Georgia"/>
          <w:color w:val="FF0000"/>
        </w:rPr>
        <w:t>rápida</w:t>
      </w:r>
      <w:r w:rsidR="003817A1" w:rsidRPr="008E1346">
        <w:rPr>
          <w:rFonts w:ascii="Georgia" w:hAnsi="Georgia"/>
          <w:color w:val="FF0000"/>
        </w:rPr>
        <w:t>.</w:t>
      </w:r>
      <w:r w:rsidRPr="008E1346">
        <w:rPr>
          <w:rFonts w:ascii="Georgia" w:hAnsi="Georgia"/>
          <w:color w:val="FF0000"/>
        </w:rPr>
        <w:t xml:space="preserve"> </w:t>
      </w:r>
    </w:p>
    <w:p w14:paraId="22789E27" w14:textId="77777777" w:rsidR="003800DA" w:rsidRPr="00BB44EB" w:rsidRDefault="003800DA">
      <w:pPr>
        <w:spacing w:line="276" w:lineRule="auto"/>
        <w:jc w:val="left"/>
        <w:rPr>
          <w:rFonts w:ascii="Georgia" w:hAnsi="Georgia"/>
        </w:rPr>
      </w:pPr>
    </w:p>
    <w:p w14:paraId="0857F3BF" w14:textId="77777777" w:rsidR="003800DA" w:rsidRPr="00BB44EB" w:rsidRDefault="003800DA">
      <w:pPr>
        <w:spacing w:line="276" w:lineRule="auto"/>
        <w:jc w:val="left"/>
        <w:rPr>
          <w:rFonts w:ascii="Georgia" w:hAnsi="Georgia"/>
        </w:rPr>
      </w:pPr>
    </w:p>
    <w:p w14:paraId="312E94FE" w14:textId="77777777" w:rsidR="00C65745" w:rsidRPr="00BB44EB" w:rsidRDefault="00C65745">
      <w:pPr>
        <w:spacing w:line="276" w:lineRule="auto"/>
        <w:jc w:val="left"/>
        <w:rPr>
          <w:rFonts w:ascii="Georgia" w:hAnsi="Georgia"/>
        </w:rPr>
      </w:pPr>
      <w:r w:rsidRPr="00BB44EB">
        <w:rPr>
          <w:rFonts w:ascii="Georgia" w:hAnsi="Georgia"/>
        </w:rPr>
        <w:br w:type="page"/>
      </w:r>
    </w:p>
    <w:p w14:paraId="6316AD5D" w14:textId="77777777" w:rsidR="00042C7C" w:rsidRPr="00D630AD" w:rsidRDefault="00042C7C" w:rsidP="002A207E">
      <w:pPr>
        <w:pStyle w:val="Heading1"/>
        <w:jc w:val="left"/>
        <w:rPr>
          <w:color w:val="FF0000"/>
        </w:rPr>
      </w:pPr>
      <w:bookmarkStart w:id="242" w:name="_Toc488184025"/>
      <w:proofErr w:type="spellStart"/>
      <w:r w:rsidRPr="00D630AD">
        <w:rPr>
          <w:color w:val="FF0000"/>
        </w:rPr>
        <w:lastRenderedPageBreak/>
        <w:t>Evaluación</w:t>
      </w:r>
      <w:proofErr w:type="spellEnd"/>
      <w:r w:rsidRPr="00D630AD">
        <w:rPr>
          <w:color w:val="FF0000"/>
        </w:rPr>
        <w:t xml:space="preserve"> de la </w:t>
      </w:r>
      <w:proofErr w:type="spellStart"/>
      <w:r w:rsidRPr="00D630AD">
        <w:rPr>
          <w:color w:val="FF0000"/>
        </w:rPr>
        <w:t>Metodología</w:t>
      </w:r>
      <w:bookmarkEnd w:id="242"/>
      <w:proofErr w:type="spellEnd"/>
    </w:p>
    <w:p w14:paraId="7805A17F" w14:textId="77777777" w:rsidR="008E1346" w:rsidRDefault="008E1346" w:rsidP="0029669B">
      <w:pPr>
        <w:rPr>
          <w:color w:val="FF0000"/>
          <w:lang w:val="es-ES" w:bidi="en-US"/>
        </w:rPr>
      </w:pPr>
    </w:p>
    <w:p w14:paraId="0B1187BE" w14:textId="77777777" w:rsidR="00AA7A1C" w:rsidRDefault="003D193B" w:rsidP="0029669B">
      <w:pPr>
        <w:rPr>
          <w:rFonts w:ascii="Georgia" w:hAnsi="Georgia"/>
          <w:lang w:val="es-ES" w:bidi="en-US"/>
        </w:rPr>
      </w:pPr>
      <w:r>
        <w:rPr>
          <w:rFonts w:ascii="Georgia" w:hAnsi="Georgia"/>
          <w:lang w:val="es-ES" w:bidi="en-US"/>
        </w:rPr>
        <w:t xml:space="preserve">El objetivo, como se ha comentado, es crear una metodología </w:t>
      </w:r>
      <w:r w:rsidR="009F14A5">
        <w:rPr>
          <w:rFonts w:ascii="Georgia" w:hAnsi="Georgia"/>
          <w:lang w:val="es-ES" w:bidi="en-US"/>
        </w:rPr>
        <w:t xml:space="preserve">a través del análisis </w:t>
      </w:r>
      <w:r w:rsidR="00AA7A1C">
        <w:rPr>
          <w:rFonts w:ascii="Georgia" w:hAnsi="Georgia"/>
          <w:lang w:val="es-ES" w:bidi="en-US"/>
        </w:rPr>
        <w:t xml:space="preserve">de datos </w:t>
      </w:r>
      <w:r>
        <w:rPr>
          <w:rFonts w:ascii="Georgia" w:hAnsi="Georgia"/>
          <w:lang w:val="es-ES" w:bidi="en-US"/>
        </w:rPr>
        <w:t xml:space="preserve">que permita detectar </w:t>
      </w:r>
      <w:r w:rsidR="009F14A5">
        <w:rPr>
          <w:rFonts w:ascii="Georgia" w:hAnsi="Georgia"/>
          <w:lang w:val="es-ES" w:bidi="en-US"/>
        </w:rPr>
        <w:t xml:space="preserve">las </w:t>
      </w:r>
      <w:r>
        <w:rPr>
          <w:rFonts w:ascii="Georgia" w:hAnsi="Georgia"/>
          <w:lang w:val="es-ES" w:bidi="en-US"/>
        </w:rPr>
        <w:t>anomalías</w:t>
      </w:r>
      <w:r w:rsidR="009F14A5">
        <w:rPr>
          <w:rFonts w:ascii="Georgia" w:hAnsi="Georgia"/>
          <w:lang w:val="es-ES" w:bidi="en-US"/>
        </w:rPr>
        <w:t xml:space="preserve"> en los datos origen</w:t>
      </w:r>
      <w:r w:rsidR="00AA7A1C">
        <w:rPr>
          <w:rFonts w:ascii="Georgia" w:hAnsi="Georgia"/>
          <w:lang w:val="es-ES" w:bidi="en-US"/>
        </w:rPr>
        <w:t xml:space="preserve"> (</w:t>
      </w:r>
      <w:proofErr w:type="spellStart"/>
      <w:r w:rsidR="00AA7A1C">
        <w:rPr>
          <w:rFonts w:ascii="Georgia" w:hAnsi="Georgia"/>
          <w:lang w:val="es-ES" w:bidi="en-US"/>
        </w:rPr>
        <w:t>dataset</w:t>
      </w:r>
      <w:proofErr w:type="spellEnd"/>
      <w:r w:rsidR="00AA7A1C">
        <w:rPr>
          <w:rFonts w:ascii="Georgia" w:hAnsi="Georgia"/>
          <w:lang w:val="es-ES" w:bidi="en-US"/>
        </w:rPr>
        <w:t xml:space="preserve"> de entrada)</w:t>
      </w:r>
      <w:r w:rsidR="00820455">
        <w:rPr>
          <w:rFonts w:ascii="Georgia" w:hAnsi="Georgia"/>
          <w:lang w:val="es-ES" w:bidi="en-US"/>
        </w:rPr>
        <w:t xml:space="preserve">; </w:t>
      </w:r>
      <w:r w:rsidR="00AA7A1C">
        <w:rPr>
          <w:rFonts w:ascii="Georgia" w:hAnsi="Georgia"/>
          <w:lang w:val="es-ES" w:bidi="en-US"/>
        </w:rPr>
        <w:t xml:space="preserve">                         </w:t>
      </w:r>
      <w:r w:rsidR="00820455">
        <w:rPr>
          <w:rFonts w:ascii="Georgia" w:hAnsi="Georgia"/>
          <w:lang w:val="es-ES" w:bidi="en-US"/>
        </w:rPr>
        <w:t>Pero, ¿cómo podemos verificar que las conclusiones obtenidas a partir del análisis es fiable</w:t>
      </w:r>
      <w:r w:rsidR="00AA7A1C">
        <w:rPr>
          <w:rFonts w:ascii="Georgia" w:hAnsi="Georgia"/>
          <w:lang w:val="es-ES" w:bidi="en-US"/>
        </w:rPr>
        <w:t xml:space="preserve"> y podemos darlo por bueno</w:t>
      </w:r>
      <w:r w:rsidR="00820455">
        <w:rPr>
          <w:rFonts w:ascii="Georgia" w:hAnsi="Georgia"/>
          <w:lang w:val="es-ES" w:bidi="en-US"/>
        </w:rPr>
        <w:t xml:space="preserve">?... </w:t>
      </w:r>
    </w:p>
    <w:p w14:paraId="3A912837" w14:textId="77777777" w:rsidR="00820455" w:rsidRDefault="00820455" w:rsidP="0029669B">
      <w:pPr>
        <w:rPr>
          <w:rFonts w:ascii="Georgia" w:hAnsi="Georgia"/>
          <w:lang w:val="es-ES" w:bidi="en-US"/>
        </w:rPr>
      </w:pPr>
      <w:r>
        <w:rPr>
          <w:rFonts w:ascii="Georgia" w:hAnsi="Georgia"/>
          <w:lang w:val="es-ES" w:bidi="en-US"/>
        </w:rPr>
        <w:t>Básicamente, el proceso se puede evaluar de dos formas:</w:t>
      </w:r>
    </w:p>
    <w:p w14:paraId="6DC0958D" w14:textId="77777777" w:rsidR="00AA7A1C" w:rsidRDefault="00AA7A1C" w:rsidP="0029669B">
      <w:pPr>
        <w:rPr>
          <w:rFonts w:ascii="Georgia" w:hAnsi="Georgia"/>
          <w:lang w:val="es-ES" w:bidi="en-US"/>
        </w:rPr>
      </w:pPr>
    </w:p>
    <w:p w14:paraId="10363EAF" w14:textId="77777777" w:rsidR="00820455" w:rsidRPr="00820455" w:rsidRDefault="00820455" w:rsidP="00820455">
      <w:pPr>
        <w:pStyle w:val="ListParagraph"/>
        <w:numPr>
          <w:ilvl w:val="0"/>
          <w:numId w:val="27"/>
        </w:numPr>
        <w:rPr>
          <w:rFonts w:ascii="Georgia" w:hAnsi="Georgia"/>
          <w:lang w:val="es-ES" w:bidi="en-US"/>
        </w:rPr>
      </w:pPr>
      <w:r>
        <w:rPr>
          <w:rFonts w:ascii="Georgia" w:hAnsi="Georgia"/>
          <w:lang w:val="es-ES" w:bidi="en-US"/>
        </w:rPr>
        <w:t>Análisis de varias variables</w:t>
      </w:r>
    </w:p>
    <w:p w14:paraId="0C0F67D0" w14:textId="77777777" w:rsidR="009F14A5" w:rsidRDefault="00820455" w:rsidP="0029669B">
      <w:pPr>
        <w:rPr>
          <w:rFonts w:ascii="Georgia" w:hAnsi="Georgia"/>
          <w:lang w:val="es-ES" w:bidi="en-US"/>
        </w:rPr>
      </w:pPr>
      <w:r>
        <w:rPr>
          <w:rFonts w:ascii="Georgia" w:hAnsi="Georgia"/>
          <w:lang w:val="es-ES" w:bidi="en-US"/>
        </w:rPr>
        <w:t>Si se v</w:t>
      </w:r>
      <w:r w:rsidR="009F14A5">
        <w:rPr>
          <w:rFonts w:ascii="Georgia" w:hAnsi="Georgia"/>
          <w:lang w:val="es-ES" w:bidi="en-US"/>
        </w:rPr>
        <w:t>alida</w:t>
      </w:r>
      <w:r>
        <w:rPr>
          <w:rFonts w:ascii="Georgia" w:hAnsi="Georgia"/>
          <w:lang w:val="es-ES" w:bidi="en-US"/>
        </w:rPr>
        <w:t>n</w:t>
      </w:r>
      <w:r w:rsidR="009F14A5">
        <w:rPr>
          <w:rFonts w:ascii="Georgia" w:hAnsi="Georgia"/>
          <w:lang w:val="es-ES" w:bidi="en-US"/>
        </w:rPr>
        <w:t xml:space="preserve"> los valores que toman diferentes variables en un mismo período de tiempo</w:t>
      </w:r>
      <w:r>
        <w:rPr>
          <w:rFonts w:ascii="Georgia" w:hAnsi="Georgia"/>
          <w:lang w:val="es-ES" w:bidi="en-US"/>
        </w:rPr>
        <w:t xml:space="preserve">, encontrando </w:t>
      </w:r>
      <w:r w:rsidR="009F14A5">
        <w:rPr>
          <w:rFonts w:ascii="Georgia" w:hAnsi="Georgia"/>
          <w:lang w:val="es-ES" w:bidi="en-US"/>
        </w:rPr>
        <w:t xml:space="preserve">una </w:t>
      </w:r>
      <w:r>
        <w:rPr>
          <w:rFonts w:ascii="Georgia" w:hAnsi="Georgia"/>
          <w:lang w:val="es-ES" w:bidi="en-US"/>
        </w:rPr>
        <w:t>inter</w:t>
      </w:r>
      <w:r w:rsidR="009F14A5">
        <w:rPr>
          <w:rFonts w:ascii="Georgia" w:hAnsi="Georgia"/>
          <w:lang w:val="es-ES" w:bidi="en-US"/>
        </w:rPr>
        <w:t xml:space="preserve">relación entre </w:t>
      </w:r>
      <w:r>
        <w:rPr>
          <w:rFonts w:ascii="Georgia" w:hAnsi="Georgia"/>
          <w:lang w:val="es-ES" w:bidi="en-US"/>
        </w:rPr>
        <w:t xml:space="preserve">ellas, </w:t>
      </w:r>
      <w:r w:rsidR="009F14A5">
        <w:rPr>
          <w:rFonts w:ascii="Georgia" w:hAnsi="Georgia"/>
          <w:lang w:val="es-ES" w:bidi="en-US"/>
        </w:rPr>
        <w:t xml:space="preserve">podemos </w:t>
      </w:r>
      <w:r>
        <w:rPr>
          <w:rFonts w:ascii="Georgia" w:hAnsi="Georgia"/>
          <w:lang w:val="es-ES" w:bidi="en-US"/>
        </w:rPr>
        <w:t xml:space="preserve">llegar a </w:t>
      </w:r>
      <w:r w:rsidR="009F14A5">
        <w:rPr>
          <w:rFonts w:ascii="Georgia" w:hAnsi="Georgia"/>
          <w:lang w:val="es-ES" w:bidi="en-US"/>
        </w:rPr>
        <w:t>constatar de algún modo</w:t>
      </w:r>
      <w:r>
        <w:rPr>
          <w:rFonts w:ascii="Georgia" w:hAnsi="Georgia"/>
          <w:lang w:val="es-ES" w:bidi="en-US"/>
        </w:rPr>
        <w:t xml:space="preserve"> la fiabilidad del método</w:t>
      </w:r>
      <w:r w:rsidR="009F14A5">
        <w:rPr>
          <w:rFonts w:ascii="Georgia" w:hAnsi="Georgia"/>
          <w:lang w:val="es-ES" w:bidi="en-US"/>
        </w:rPr>
        <w:t xml:space="preserve">, </w:t>
      </w:r>
      <w:r>
        <w:rPr>
          <w:rFonts w:ascii="Georgia" w:hAnsi="Georgia"/>
          <w:lang w:val="es-ES" w:bidi="en-US"/>
        </w:rPr>
        <w:t xml:space="preserve">dado </w:t>
      </w:r>
      <w:r w:rsidR="009F14A5">
        <w:rPr>
          <w:rFonts w:ascii="Georgia" w:hAnsi="Georgia"/>
          <w:lang w:val="es-ES" w:bidi="en-US"/>
        </w:rPr>
        <w:t xml:space="preserve">que </w:t>
      </w:r>
      <w:r>
        <w:rPr>
          <w:rFonts w:ascii="Georgia" w:hAnsi="Georgia"/>
          <w:lang w:val="es-ES" w:bidi="en-US"/>
        </w:rPr>
        <w:t xml:space="preserve">podríamos asegurar en cierto modo que </w:t>
      </w:r>
      <w:r w:rsidR="009F14A5">
        <w:rPr>
          <w:rFonts w:ascii="Georgia" w:hAnsi="Georgia"/>
          <w:lang w:val="es-ES" w:bidi="en-US"/>
        </w:rPr>
        <w:t xml:space="preserve">todos los datos recabados </w:t>
      </w:r>
      <w:r>
        <w:rPr>
          <w:rFonts w:ascii="Georgia" w:hAnsi="Georgia"/>
          <w:lang w:val="es-ES" w:bidi="en-US"/>
        </w:rPr>
        <w:t xml:space="preserve">que se han comprobado </w:t>
      </w:r>
      <w:r w:rsidR="009F14A5">
        <w:rPr>
          <w:rFonts w:ascii="Georgia" w:hAnsi="Georgia"/>
          <w:lang w:val="es-ES" w:bidi="en-US"/>
        </w:rPr>
        <w:t xml:space="preserve">son coherentes con las conclusiones que se han obtenido. </w:t>
      </w:r>
    </w:p>
    <w:p w14:paraId="460E5ECB" w14:textId="77777777" w:rsidR="00AA7A1C" w:rsidRDefault="00AA7A1C" w:rsidP="0029669B">
      <w:pPr>
        <w:rPr>
          <w:rFonts w:ascii="Georgia" w:hAnsi="Georgia"/>
          <w:lang w:val="es-ES" w:bidi="en-US"/>
        </w:rPr>
      </w:pPr>
      <w:r>
        <w:rPr>
          <w:rFonts w:ascii="Georgia" w:hAnsi="Georgia"/>
          <w:lang w:val="es-ES" w:bidi="en-US"/>
        </w:rPr>
        <w:t>Un ejemplo sería comprobar como los días de fin de semana que hay una actividad atípica en el edificio, varias variables confirman dicho comportamiento. Podríamos ver si la tempera</w:t>
      </w:r>
      <w:r w:rsidR="00651930">
        <w:rPr>
          <w:rFonts w:ascii="Georgia" w:hAnsi="Georgia"/>
          <w:lang w:val="es-ES" w:bidi="en-US"/>
        </w:rPr>
        <w:t>t</w:t>
      </w:r>
      <w:r>
        <w:rPr>
          <w:rFonts w:ascii="Georgia" w:hAnsi="Georgia"/>
          <w:lang w:val="es-ES" w:bidi="en-US"/>
        </w:rPr>
        <w:t>ura del edificio es mayor y además, parámetros como la demanda de potencia eléctrica esos días y los sensores de luz corroboran dicha teoría.</w:t>
      </w:r>
    </w:p>
    <w:p w14:paraId="30576F7C" w14:textId="77777777" w:rsidR="00820455" w:rsidRDefault="00AA7A1C" w:rsidP="0029669B">
      <w:pPr>
        <w:rPr>
          <w:rFonts w:ascii="Georgia" w:hAnsi="Georgia"/>
          <w:lang w:val="es-ES" w:bidi="en-US"/>
        </w:rPr>
      </w:pPr>
      <w:r>
        <w:rPr>
          <w:rFonts w:ascii="Georgia" w:hAnsi="Georgia"/>
          <w:lang w:val="es-ES" w:bidi="en-US"/>
        </w:rPr>
        <w:t xml:space="preserve"> </w:t>
      </w:r>
    </w:p>
    <w:p w14:paraId="255CA471" w14:textId="77777777" w:rsidR="00820455" w:rsidRPr="00AA7A1C" w:rsidRDefault="00820455" w:rsidP="00AA7A1C">
      <w:pPr>
        <w:pStyle w:val="ListParagraph"/>
        <w:numPr>
          <w:ilvl w:val="0"/>
          <w:numId w:val="27"/>
        </w:numPr>
        <w:rPr>
          <w:lang w:val="es-ES" w:bidi="en-US"/>
        </w:rPr>
      </w:pPr>
      <w:r>
        <w:rPr>
          <w:rFonts w:ascii="Georgia" w:hAnsi="Georgia"/>
          <w:lang w:val="es-ES" w:bidi="en-US"/>
        </w:rPr>
        <w:t xml:space="preserve">Análisis de tipos </w:t>
      </w:r>
      <w:r w:rsidR="00AA7A1C">
        <w:rPr>
          <w:rFonts w:ascii="Georgia" w:hAnsi="Georgia"/>
          <w:lang w:val="es-ES" w:bidi="en-US"/>
        </w:rPr>
        <w:t>d</w:t>
      </w:r>
      <w:r w:rsidR="00AA7A1C" w:rsidRPr="00AA7A1C">
        <w:rPr>
          <w:rFonts w:ascii="Georgia" w:hAnsi="Georgia"/>
          <w:lang w:val="es-ES" w:bidi="en-US"/>
        </w:rPr>
        <w:t xml:space="preserve">iferentes </w:t>
      </w:r>
      <w:r w:rsidRPr="00AA7A1C">
        <w:rPr>
          <w:rFonts w:ascii="Georgia" w:hAnsi="Georgia"/>
          <w:lang w:val="es-ES" w:bidi="en-US"/>
        </w:rPr>
        <w:t>de sensores</w:t>
      </w:r>
    </w:p>
    <w:p w14:paraId="6E1D45F6" w14:textId="77777777" w:rsidR="0084294E" w:rsidRDefault="00820455" w:rsidP="00820455">
      <w:pPr>
        <w:rPr>
          <w:rFonts w:ascii="Georgia" w:hAnsi="Georgia"/>
          <w:lang w:val="es-ES" w:bidi="en-US"/>
        </w:rPr>
      </w:pPr>
      <w:r>
        <w:rPr>
          <w:rFonts w:ascii="Georgia" w:hAnsi="Georgia"/>
          <w:lang w:val="es-ES" w:bidi="en-US"/>
        </w:rPr>
        <w:t xml:space="preserve">En este caso, comparamos los datos analizados en nuestro estudio con datos de otros </w:t>
      </w:r>
      <w:r w:rsidR="00AA7A1C">
        <w:rPr>
          <w:rFonts w:ascii="Georgia" w:hAnsi="Georgia"/>
          <w:lang w:val="es-ES" w:bidi="en-US"/>
        </w:rPr>
        <w:t xml:space="preserve">tipos de </w:t>
      </w:r>
      <w:r>
        <w:rPr>
          <w:rFonts w:ascii="Georgia" w:hAnsi="Georgia"/>
          <w:lang w:val="es-ES" w:bidi="en-US"/>
        </w:rPr>
        <w:t>sensores de diferente naturaleza, como pueden ser</w:t>
      </w:r>
      <w:r w:rsidR="00AA7A1C">
        <w:rPr>
          <w:rFonts w:ascii="Georgia" w:hAnsi="Georgia"/>
          <w:lang w:val="es-ES" w:bidi="en-US"/>
        </w:rPr>
        <w:t>, por ejemplo,</w:t>
      </w:r>
      <w:r>
        <w:rPr>
          <w:rFonts w:ascii="Georgia" w:hAnsi="Georgia"/>
          <w:lang w:val="es-ES" w:bidi="en-US"/>
        </w:rPr>
        <w:t xml:space="preserve"> sensores de movimiento o de acceso al edificio</w:t>
      </w:r>
      <w:r w:rsidR="00AA7A1C">
        <w:rPr>
          <w:rFonts w:ascii="Georgia" w:hAnsi="Georgia"/>
          <w:lang w:val="es-ES" w:bidi="en-US"/>
        </w:rPr>
        <w:t xml:space="preserve">; Estas variables no pertenecen al </w:t>
      </w:r>
      <w:proofErr w:type="spellStart"/>
      <w:r w:rsidR="00AA7A1C">
        <w:rPr>
          <w:rFonts w:ascii="Georgia" w:hAnsi="Georgia"/>
          <w:lang w:val="es-ES" w:bidi="en-US"/>
        </w:rPr>
        <w:t>dataset</w:t>
      </w:r>
      <w:proofErr w:type="spellEnd"/>
      <w:r w:rsidR="00AA7A1C">
        <w:rPr>
          <w:rFonts w:ascii="Georgia" w:hAnsi="Georgia"/>
          <w:lang w:val="es-ES" w:bidi="en-US"/>
        </w:rPr>
        <w:t xml:space="preserve"> de nuestro reto, por lo que tendríamos que tener acceso a estos tipos de datos.</w:t>
      </w:r>
    </w:p>
    <w:p w14:paraId="7411D012" w14:textId="77777777" w:rsidR="00820455" w:rsidRDefault="00820455" w:rsidP="00820455">
      <w:pPr>
        <w:rPr>
          <w:rFonts w:ascii="Georgia" w:hAnsi="Georgia"/>
          <w:lang w:val="es-ES" w:bidi="en-US"/>
        </w:rPr>
      </w:pPr>
    </w:p>
    <w:p w14:paraId="6A683D58" w14:textId="77777777" w:rsidR="00820455" w:rsidRDefault="00820455" w:rsidP="00820455">
      <w:pPr>
        <w:rPr>
          <w:rFonts w:ascii="Georgia" w:hAnsi="Georgia"/>
          <w:lang w:val="es-ES" w:bidi="en-US"/>
        </w:rPr>
      </w:pPr>
    </w:p>
    <w:p w14:paraId="3C064E15" w14:textId="77777777" w:rsidR="00820455" w:rsidRDefault="00820455" w:rsidP="00820455">
      <w:pPr>
        <w:rPr>
          <w:rFonts w:ascii="Georgia" w:hAnsi="Georgia"/>
          <w:lang w:val="es-ES" w:bidi="en-US"/>
        </w:rPr>
      </w:pPr>
    </w:p>
    <w:p w14:paraId="58EE51CC" w14:textId="77777777" w:rsidR="00820455" w:rsidRDefault="00820455" w:rsidP="00820455">
      <w:pPr>
        <w:rPr>
          <w:rFonts w:ascii="Georgia" w:hAnsi="Georgia"/>
          <w:lang w:val="es-ES" w:bidi="en-US"/>
        </w:rPr>
      </w:pPr>
    </w:p>
    <w:p w14:paraId="49C4D49A" w14:textId="77777777" w:rsidR="00820455" w:rsidRPr="00820455" w:rsidRDefault="00820455" w:rsidP="00820455">
      <w:pPr>
        <w:rPr>
          <w:lang w:val="es-ES" w:bidi="en-US"/>
        </w:rPr>
      </w:pPr>
    </w:p>
    <w:p w14:paraId="1F1CFB74" w14:textId="77777777" w:rsidR="00A73DB2" w:rsidRDefault="00820455" w:rsidP="00714DCE">
      <w:pPr>
        <w:pStyle w:val="Heading1"/>
      </w:pPr>
      <w:r>
        <w:rPr>
          <w:lang w:val="es-ES"/>
        </w:rPr>
        <w:br w:type="page"/>
      </w:r>
      <w:bookmarkStart w:id="243" w:name="_Toc488184026"/>
      <w:proofErr w:type="spellStart"/>
      <w:r w:rsidR="00A73DB2">
        <w:lastRenderedPageBreak/>
        <w:t>Conclusiones</w:t>
      </w:r>
      <w:bookmarkEnd w:id="243"/>
      <w:proofErr w:type="spellEnd"/>
    </w:p>
    <w:p w14:paraId="35E74D02" w14:textId="77777777" w:rsidR="00042C7C" w:rsidRDefault="00042C7C" w:rsidP="00042C7C">
      <w:pPr>
        <w:rPr>
          <w:lang w:val="en-US" w:bidi="en-US"/>
        </w:rPr>
      </w:pPr>
    </w:p>
    <w:p w14:paraId="05822497" w14:textId="77777777" w:rsidR="006A16BA" w:rsidRPr="00185C5D" w:rsidRDefault="006A16BA" w:rsidP="006A16BA">
      <w:pPr>
        <w:pStyle w:val="Heading2"/>
      </w:pPr>
      <w:bookmarkStart w:id="244" w:name="_Toc488184027"/>
      <w:r w:rsidRPr="00185C5D">
        <w:t>Discusión</w:t>
      </w:r>
      <w:bookmarkEnd w:id="244"/>
    </w:p>
    <w:p w14:paraId="6CC266AE" w14:textId="77777777" w:rsidR="00185C5D" w:rsidRDefault="00185C5D" w:rsidP="001A1BEB">
      <w:pPr>
        <w:spacing w:after="0"/>
        <w:rPr>
          <w:color w:val="FF0000"/>
        </w:rPr>
      </w:pPr>
    </w:p>
    <w:p w14:paraId="78EA1965" w14:textId="77777777" w:rsidR="006A16BA" w:rsidRPr="00185C5D" w:rsidRDefault="00185C5D" w:rsidP="001A1BEB">
      <w:pPr>
        <w:spacing w:after="0"/>
        <w:rPr>
          <w:rFonts w:ascii="Georgia" w:hAnsi="Georgia"/>
        </w:rPr>
      </w:pPr>
      <w:r w:rsidRPr="00185C5D">
        <w:rPr>
          <w:rFonts w:ascii="Georgia" w:hAnsi="Georgia"/>
        </w:rPr>
        <w:t xml:space="preserve">En esta sección se describen a modo de conclusión, </w:t>
      </w:r>
      <w:r w:rsidR="00BD6AE2">
        <w:rPr>
          <w:rFonts w:ascii="Georgia" w:hAnsi="Georgia"/>
        </w:rPr>
        <w:t xml:space="preserve">algunas de las principales </w:t>
      </w:r>
      <w:r w:rsidRPr="00185C5D">
        <w:rPr>
          <w:rFonts w:ascii="Georgia" w:hAnsi="Georgia"/>
        </w:rPr>
        <w:t xml:space="preserve">ventajas y desventajas que presentan las </w:t>
      </w:r>
      <w:r w:rsidR="006A16BA" w:rsidRPr="00185C5D">
        <w:rPr>
          <w:rFonts w:ascii="Georgia" w:hAnsi="Georgia"/>
        </w:rPr>
        <w:t xml:space="preserve">técnicas de </w:t>
      </w:r>
      <w:proofErr w:type="spellStart"/>
      <w:r w:rsidR="006A16BA" w:rsidRPr="00185C5D">
        <w:rPr>
          <w:rFonts w:ascii="Georgia" w:hAnsi="Georgia"/>
        </w:rPr>
        <w:t>Clustering</w:t>
      </w:r>
      <w:proofErr w:type="spellEnd"/>
      <w:r w:rsidR="00BD6D63">
        <w:rPr>
          <w:rFonts w:ascii="Georgia" w:hAnsi="Georgia"/>
        </w:rPr>
        <w:t xml:space="preserve"> Jerárquico</w:t>
      </w:r>
      <w:r w:rsidRPr="00185C5D">
        <w:rPr>
          <w:rFonts w:ascii="Georgia" w:hAnsi="Georgia"/>
        </w:rPr>
        <w:t>:</w:t>
      </w:r>
    </w:p>
    <w:p w14:paraId="47DD1F04" w14:textId="77777777" w:rsidR="00185C5D" w:rsidRPr="00CE00F1" w:rsidRDefault="00185C5D" w:rsidP="006A16BA">
      <w:pPr>
        <w:rPr>
          <w:color w:val="FF0000"/>
        </w:rPr>
      </w:pPr>
    </w:p>
    <w:p w14:paraId="08FBC8E1" w14:textId="77777777" w:rsidR="00185C5D" w:rsidRDefault="006A16BA" w:rsidP="00185C5D">
      <w:pPr>
        <w:pStyle w:val="Heading3"/>
      </w:pPr>
      <w:bookmarkStart w:id="245" w:name="_Toc488184028"/>
      <w:r w:rsidRPr="00CE00F1">
        <w:t>Ventajas</w:t>
      </w:r>
      <w:bookmarkEnd w:id="245"/>
      <w:r w:rsidRPr="00CE00F1">
        <w:t xml:space="preserve">  </w:t>
      </w:r>
    </w:p>
    <w:p w14:paraId="3E560CD8" w14:textId="77777777" w:rsidR="0020778C" w:rsidRDefault="0020778C" w:rsidP="0020778C">
      <w:pPr>
        <w:pStyle w:val="ListParagraph"/>
        <w:jc w:val="both"/>
        <w:rPr>
          <w:rFonts w:ascii="Georgia" w:hAnsi="Georgia"/>
        </w:rPr>
      </w:pPr>
    </w:p>
    <w:p w14:paraId="0637A1A6" w14:textId="77777777" w:rsidR="001A1BEB" w:rsidRDefault="001A1BEB" w:rsidP="0020778C">
      <w:pPr>
        <w:pStyle w:val="ListParagraph"/>
        <w:jc w:val="both"/>
        <w:rPr>
          <w:rFonts w:ascii="Georgia" w:hAnsi="Georgia"/>
        </w:rPr>
      </w:pPr>
    </w:p>
    <w:p w14:paraId="1F41155A" w14:textId="77777777" w:rsidR="006257A4" w:rsidRPr="00F70797" w:rsidRDefault="00185C5D" w:rsidP="00244EEE">
      <w:pPr>
        <w:pStyle w:val="ListParagraph"/>
        <w:numPr>
          <w:ilvl w:val="0"/>
          <w:numId w:val="34"/>
        </w:numPr>
        <w:jc w:val="both"/>
        <w:rPr>
          <w:rFonts w:ascii="Georgia" w:hAnsi="Georgia"/>
        </w:rPr>
      </w:pPr>
      <w:r w:rsidRPr="00244EEE">
        <w:rPr>
          <w:rFonts w:ascii="Georgia" w:hAnsi="Georgia"/>
        </w:rPr>
        <w:t>En líneas generales, se puede afirmar que e</w:t>
      </w:r>
      <w:r w:rsidR="006A16BA" w:rsidRPr="00244EEE">
        <w:rPr>
          <w:rFonts w:ascii="Georgia" w:hAnsi="Georgia"/>
        </w:rPr>
        <w:t>s un algoritmo simple</w:t>
      </w:r>
      <w:r w:rsidRPr="00244EEE">
        <w:rPr>
          <w:rFonts w:ascii="Georgia" w:hAnsi="Georgia"/>
        </w:rPr>
        <w:t xml:space="preserve">, si lo comparamos con </w:t>
      </w:r>
      <w:r w:rsidR="00BD6D63" w:rsidRPr="00244EEE">
        <w:rPr>
          <w:rFonts w:ascii="Georgia" w:hAnsi="Georgia"/>
        </w:rPr>
        <w:t>otros métodos</w:t>
      </w:r>
      <w:r w:rsidR="00BD6AE2" w:rsidRPr="00244EEE">
        <w:rPr>
          <w:rFonts w:ascii="Georgia" w:hAnsi="Georgia"/>
        </w:rPr>
        <w:t xml:space="preserve"> de clasificación, </w:t>
      </w:r>
      <w:r w:rsidR="006A16BA" w:rsidRPr="00244EEE">
        <w:rPr>
          <w:rFonts w:ascii="Georgia" w:hAnsi="Georgia"/>
        </w:rPr>
        <w:t xml:space="preserve">como </w:t>
      </w:r>
      <w:r w:rsidR="00BD6AE2" w:rsidRPr="00244EEE">
        <w:rPr>
          <w:rFonts w:ascii="Georgia" w:hAnsi="Georgia"/>
        </w:rPr>
        <w:t xml:space="preserve">pueden ser </w:t>
      </w:r>
      <w:r w:rsidR="00BD6AE2" w:rsidRPr="00244EEE">
        <w:rPr>
          <w:rFonts w:ascii="Georgia" w:hAnsi="Georgia"/>
          <w:i/>
        </w:rPr>
        <w:t>R</w:t>
      </w:r>
      <w:r w:rsidR="006A16BA" w:rsidRPr="00244EEE">
        <w:rPr>
          <w:rFonts w:ascii="Georgia" w:hAnsi="Georgia"/>
          <w:i/>
        </w:rPr>
        <w:t xml:space="preserve">edes </w:t>
      </w:r>
      <w:r w:rsidR="00BD6AE2" w:rsidRPr="00244EEE">
        <w:rPr>
          <w:rFonts w:ascii="Georgia" w:hAnsi="Georgia"/>
          <w:i/>
        </w:rPr>
        <w:t>N</w:t>
      </w:r>
      <w:r w:rsidR="006A16BA" w:rsidRPr="00244EEE">
        <w:rPr>
          <w:rFonts w:ascii="Georgia" w:hAnsi="Georgia"/>
          <w:i/>
        </w:rPr>
        <w:t>euronales</w:t>
      </w:r>
      <w:r w:rsidR="00BD6AE2" w:rsidRPr="00244EEE">
        <w:rPr>
          <w:rFonts w:ascii="Georgia" w:hAnsi="Georgia"/>
          <w:i/>
        </w:rPr>
        <w:t xml:space="preserve"> o </w:t>
      </w:r>
      <w:r w:rsidR="006257A4" w:rsidRPr="00244EEE">
        <w:rPr>
          <w:rFonts w:ascii="Georgia" w:hAnsi="Georgia"/>
          <w:i/>
        </w:rPr>
        <w:t xml:space="preserve">Redes </w:t>
      </w:r>
      <w:r w:rsidR="00BD6AE2" w:rsidRPr="00244EEE">
        <w:rPr>
          <w:rFonts w:ascii="Georgia" w:hAnsi="Georgia"/>
          <w:i/>
        </w:rPr>
        <w:t>Bayesianas.</w:t>
      </w:r>
      <w:r w:rsidR="006A16BA" w:rsidRPr="00244EEE">
        <w:rPr>
          <w:rFonts w:ascii="Georgia" w:hAnsi="Georgia"/>
          <w:i/>
        </w:rPr>
        <w:t xml:space="preserve"> </w:t>
      </w:r>
    </w:p>
    <w:p w14:paraId="1EDCF271" w14:textId="77777777" w:rsidR="00F70797" w:rsidRPr="00F70797" w:rsidRDefault="00F70797" w:rsidP="00F70797">
      <w:pPr>
        <w:pStyle w:val="ListParagraph"/>
        <w:jc w:val="both"/>
        <w:rPr>
          <w:rFonts w:ascii="Georgia" w:hAnsi="Georgia"/>
        </w:rPr>
      </w:pPr>
    </w:p>
    <w:p w14:paraId="1D4D9D3D" w14:textId="77777777" w:rsidR="00F70797" w:rsidRPr="001A1BEB" w:rsidRDefault="006257A4" w:rsidP="001A1BEB">
      <w:pPr>
        <w:pStyle w:val="ListParagraph"/>
        <w:numPr>
          <w:ilvl w:val="0"/>
          <w:numId w:val="34"/>
        </w:numPr>
        <w:rPr>
          <w:rFonts w:ascii="Georgia" w:hAnsi="Georgia"/>
        </w:rPr>
      </w:pPr>
      <w:r w:rsidRPr="00244EEE">
        <w:rPr>
          <w:rFonts w:ascii="Georgia" w:hAnsi="Georgia"/>
        </w:rPr>
        <w:t xml:space="preserve">Es un algoritmo </w:t>
      </w:r>
      <w:r w:rsidR="00883005" w:rsidRPr="00244EEE">
        <w:rPr>
          <w:rFonts w:ascii="Georgia" w:hAnsi="Georgia"/>
        </w:rPr>
        <w:t xml:space="preserve">bastante </w:t>
      </w:r>
      <w:r w:rsidRPr="00244EEE">
        <w:rPr>
          <w:rFonts w:ascii="Georgia" w:hAnsi="Georgia"/>
        </w:rPr>
        <w:t xml:space="preserve">flexible. </w:t>
      </w:r>
    </w:p>
    <w:p w14:paraId="4595EBE0" w14:textId="77777777" w:rsidR="00F70797" w:rsidRPr="00F70797" w:rsidRDefault="00F70797" w:rsidP="00F70797">
      <w:pPr>
        <w:pStyle w:val="ListParagraph"/>
        <w:rPr>
          <w:rFonts w:ascii="Georgia" w:hAnsi="Georgia"/>
        </w:rPr>
      </w:pPr>
    </w:p>
    <w:p w14:paraId="2386CB7D" w14:textId="77777777" w:rsidR="006B7C34" w:rsidRDefault="006257A4" w:rsidP="00244EEE">
      <w:pPr>
        <w:pStyle w:val="ListParagraph"/>
        <w:numPr>
          <w:ilvl w:val="0"/>
          <w:numId w:val="34"/>
        </w:numPr>
        <w:rPr>
          <w:rFonts w:ascii="Georgia" w:hAnsi="Georgia"/>
        </w:rPr>
      </w:pPr>
      <w:r w:rsidRPr="00244EEE">
        <w:rPr>
          <w:rFonts w:ascii="Georgia" w:hAnsi="Georgia"/>
        </w:rPr>
        <w:t>Aunque visto como una técnica de agrupación de variables es bastante similar al Análisis factorial, es mucho más flexible que este último en lo referente a las condiciones que se requieren</w:t>
      </w:r>
      <w:r w:rsidR="006B7C34" w:rsidRPr="00244EEE">
        <w:rPr>
          <w:rFonts w:ascii="Georgia" w:hAnsi="Georgia"/>
        </w:rPr>
        <w:t xml:space="preserve"> para su uso</w:t>
      </w:r>
      <w:r w:rsidR="00883005" w:rsidRPr="00244EEE">
        <w:rPr>
          <w:rFonts w:ascii="Georgia" w:hAnsi="Georgia"/>
        </w:rPr>
        <w:t>:</w:t>
      </w:r>
      <w:r w:rsidR="006B7C34" w:rsidRPr="00244EEE">
        <w:rPr>
          <w:rFonts w:ascii="Georgia" w:hAnsi="Georgia"/>
        </w:rPr>
        <w:t xml:space="preserve"> </w:t>
      </w:r>
    </w:p>
    <w:p w14:paraId="05394F75" w14:textId="77777777" w:rsidR="00F70797" w:rsidRPr="00F70797" w:rsidRDefault="00F70797" w:rsidP="00F70797">
      <w:pPr>
        <w:pStyle w:val="ListParagraph"/>
        <w:rPr>
          <w:rFonts w:ascii="Georgia" w:hAnsi="Georgia"/>
        </w:rPr>
      </w:pPr>
    </w:p>
    <w:p w14:paraId="02A9F534" w14:textId="77777777" w:rsidR="006B7C34" w:rsidRPr="00244EEE" w:rsidRDefault="006B7C34" w:rsidP="00F70797">
      <w:pPr>
        <w:pStyle w:val="ListParagraph"/>
        <w:numPr>
          <w:ilvl w:val="1"/>
          <w:numId w:val="34"/>
        </w:numPr>
        <w:rPr>
          <w:rFonts w:ascii="Georgia" w:hAnsi="Georgia"/>
        </w:rPr>
      </w:pPr>
      <w:r w:rsidRPr="00244EEE">
        <w:rPr>
          <w:rFonts w:ascii="Georgia" w:hAnsi="Georgia"/>
        </w:rPr>
        <w:t>N</w:t>
      </w:r>
      <w:r w:rsidR="006257A4" w:rsidRPr="00244EEE">
        <w:rPr>
          <w:rFonts w:ascii="Georgia" w:hAnsi="Georgia"/>
        </w:rPr>
        <w:t>o exige que sea lineal</w:t>
      </w:r>
    </w:p>
    <w:p w14:paraId="4D307A1F" w14:textId="77777777" w:rsidR="006B7C34" w:rsidRPr="00244EEE" w:rsidRDefault="006B7C34" w:rsidP="00F70797">
      <w:pPr>
        <w:pStyle w:val="ListParagraph"/>
        <w:numPr>
          <w:ilvl w:val="1"/>
          <w:numId w:val="34"/>
        </w:numPr>
        <w:rPr>
          <w:rFonts w:ascii="Georgia" w:hAnsi="Georgia"/>
        </w:rPr>
      </w:pPr>
      <w:r w:rsidRPr="00244EEE">
        <w:rPr>
          <w:rFonts w:ascii="Georgia" w:hAnsi="Georgia"/>
        </w:rPr>
        <w:t>No</w:t>
      </w:r>
      <w:r w:rsidR="006257A4" w:rsidRPr="00244EEE">
        <w:rPr>
          <w:rFonts w:ascii="Georgia" w:hAnsi="Georgia"/>
        </w:rPr>
        <w:t xml:space="preserve"> requiere simetría</w:t>
      </w:r>
    </w:p>
    <w:p w14:paraId="57C9D3E0" w14:textId="77777777" w:rsidR="006B7C34" w:rsidRPr="00244EEE" w:rsidRDefault="006B7C34" w:rsidP="00F70797">
      <w:pPr>
        <w:pStyle w:val="ListParagraph"/>
        <w:numPr>
          <w:ilvl w:val="1"/>
          <w:numId w:val="34"/>
        </w:numPr>
        <w:rPr>
          <w:rFonts w:ascii="Georgia" w:hAnsi="Georgia"/>
        </w:rPr>
      </w:pPr>
      <w:r w:rsidRPr="00244EEE">
        <w:rPr>
          <w:rFonts w:ascii="Georgia" w:hAnsi="Georgia"/>
        </w:rPr>
        <w:t xml:space="preserve">Se </w:t>
      </w:r>
      <w:r w:rsidR="006257A4" w:rsidRPr="00244EEE">
        <w:rPr>
          <w:rFonts w:ascii="Georgia" w:hAnsi="Georgia"/>
        </w:rPr>
        <w:t>permite el uso de variables categóricas</w:t>
      </w:r>
    </w:p>
    <w:p w14:paraId="74D21655" w14:textId="77777777" w:rsidR="0075662B" w:rsidRDefault="006B7C34" w:rsidP="00244EEE">
      <w:pPr>
        <w:pStyle w:val="ListParagraph"/>
        <w:numPr>
          <w:ilvl w:val="1"/>
          <w:numId w:val="34"/>
        </w:numPr>
        <w:rPr>
          <w:rFonts w:ascii="Georgia" w:hAnsi="Georgia"/>
        </w:rPr>
      </w:pPr>
      <w:r w:rsidRPr="00244EEE">
        <w:rPr>
          <w:rFonts w:ascii="Georgia" w:hAnsi="Georgia"/>
        </w:rPr>
        <w:t xml:space="preserve">Admite varios modelos de estimación en el cálculo de </w:t>
      </w:r>
      <w:r w:rsidR="006257A4" w:rsidRPr="00244EEE">
        <w:rPr>
          <w:rFonts w:ascii="Georgia" w:hAnsi="Georgia"/>
        </w:rPr>
        <w:t>la matriz</w:t>
      </w:r>
      <w:r w:rsidRPr="00244EEE">
        <w:rPr>
          <w:rFonts w:ascii="Georgia" w:hAnsi="Georgia"/>
        </w:rPr>
        <w:t xml:space="preserve"> de distancias</w:t>
      </w:r>
    </w:p>
    <w:p w14:paraId="3AAFB28A" w14:textId="77777777" w:rsidR="009B13AC" w:rsidRDefault="009B13AC" w:rsidP="009B13AC">
      <w:pPr>
        <w:pStyle w:val="ListParagraph"/>
        <w:ind w:left="1440"/>
        <w:rPr>
          <w:rFonts w:ascii="Georgia" w:hAnsi="Georgia"/>
        </w:rPr>
      </w:pPr>
    </w:p>
    <w:p w14:paraId="0161351F" w14:textId="77777777" w:rsidR="009B13AC" w:rsidRPr="009B13AC" w:rsidRDefault="009B13AC" w:rsidP="009B13AC">
      <w:pPr>
        <w:pStyle w:val="ListParagraph"/>
        <w:ind w:left="1440"/>
        <w:rPr>
          <w:rFonts w:ascii="Georgia" w:hAnsi="Georgia"/>
        </w:rPr>
      </w:pPr>
    </w:p>
    <w:p w14:paraId="093FA9B3" w14:textId="77777777" w:rsidR="0075662B" w:rsidRDefault="0075662B" w:rsidP="00244EEE">
      <w:pPr>
        <w:pStyle w:val="ListParagraph"/>
        <w:numPr>
          <w:ilvl w:val="0"/>
          <w:numId w:val="34"/>
        </w:numPr>
        <w:rPr>
          <w:rFonts w:ascii="Georgia" w:hAnsi="Georgia"/>
        </w:rPr>
      </w:pPr>
      <w:r w:rsidRPr="00244EEE">
        <w:rPr>
          <w:rFonts w:ascii="Georgia" w:hAnsi="Georgia"/>
        </w:rPr>
        <w:t xml:space="preserve">Visto como una técnica de agrupación de casos, se asemeja al Análisis discriminante, si bien, a diferencia de éste, a la hora de hacer la “clasificación”, no toma como referencia una variable dependiente (grupos de clasificación), sino que se centra en la agrupación de los objetos </w:t>
      </w:r>
      <w:r w:rsidR="00833518" w:rsidRPr="00244EEE">
        <w:rPr>
          <w:rFonts w:ascii="Georgia" w:hAnsi="Georgia"/>
        </w:rPr>
        <w:t xml:space="preserve">(de hecho, puede detectar un número óptimo de grupos), </w:t>
      </w:r>
      <w:r w:rsidRPr="00244EEE">
        <w:rPr>
          <w:rFonts w:ascii="Georgia" w:hAnsi="Georgia"/>
        </w:rPr>
        <w:t>basándose en la similitud</w:t>
      </w:r>
      <w:r w:rsidR="00833518" w:rsidRPr="00244EEE">
        <w:rPr>
          <w:rFonts w:ascii="Georgia" w:hAnsi="Georgia"/>
        </w:rPr>
        <w:t xml:space="preserve"> de los casos. No asume una distribución previa de las variables tratadas.</w:t>
      </w:r>
    </w:p>
    <w:p w14:paraId="6A5DFDC9" w14:textId="77777777" w:rsidR="009B13AC" w:rsidRPr="009B13AC" w:rsidRDefault="009B13AC" w:rsidP="009B13AC">
      <w:pPr>
        <w:pStyle w:val="ListParagraph"/>
        <w:rPr>
          <w:rFonts w:ascii="Georgia" w:hAnsi="Georgia"/>
        </w:rPr>
      </w:pPr>
    </w:p>
    <w:p w14:paraId="32DDF17B" w14:textId="77777777" w:rsidR="009B13AC" w:rsidRDefault="00BD6AE2" w:rsidP="00244EEE">
      <w:pPr>
        <w:pStyle w:val="ListParagraph"/>
        <w:numPr>
          <w:ilvl w:val="0"/>
          <w:numId w:val="34"/>
        </w:numPr>
        <w:rPr>
          <w:rFonts w:ascii="Georgia" w:hAnsi="Georgia"/>
        </w:rPr>
      </w:pPr>
      <w:r w:rsidRPr="00244EEE">
        <w:rPr>
          <w:rFonts w:ascii="Georgia" w:hAnsi="Georgia"/>
        </w:rPr>
        <w:t xml:space="preserve">La técnica de </w:t>
      </w:r>
      <w:proofErr w:type="spellStart"/>
      <w:r w:rsidRPr="00244EEE">
        <w:rPr>
          <w:rFonts w:ascii="Georgia" w:hAnsi="Georgia"/>
        </w:rPr>
        <w:t>Clustering</w:t>
      </w:r>
      <w:proofErr w:type="spellEnd"/>
      <w:r w:rsidRPr="00244EEE">
        <w:rPr>
          <w:rFonts w:ascii="Georgia" w:hAnsi="Georgia"/>
        </w:rPr>
        <w:t xml:space="preserve">, facilita la interpretación de los resultados por parte del usuario </w:t>
      </w:r>
      <w:r w:rsidR="0020778C" w:rsidRPr="00244EEE">
        <w:rPr>
          <w:rFonts w:ascii="Georgia" w:hAnsi="Georgia"/>
        </w:rPr>
        <w:t xml:space="preserve">mediante </w:t>
      </w:r>
      <w:r w:rsidR="006A16BA" w:rsidRPr="00244EEE">
        <w:rPr>
          <w:rFonts w:ascii="Georgia" w:hAnsi="Georgia"/>
        </w:rPr>
        <w:t xml:space="preserve">un </w:t>
      </w:r>
      <w:r w:rsidR="0020778C" w:rsidRPr="00244EEE">
        <w:rPr>
          <w:rFonts w:ascii="Georgia" w:hAnsi="Georgia"/>
        </w:rPr>
        <w:t xml:space="preserve">primer </w:t>
      </w:r>
      <w:r w:rsidR="006A16BA" w:rsidRPr="00244EEE">
        <w:rPr>
          <w:rFonts w:ascii="Georgia" w:hAnsi="Georgia"/>
        </w:rPr>
        <w:t>análisis visual</w:t>
      </w:r>
      <w:r w:rsidR="0020778C" w:rsidRPr="00244EEE">
        <w:rPr>
          <w:rFonts w:ascii="Georgia" w:hAnsi="Georgia"/>
        </w:rPr>
        <w:t xml:space="preserve">. </w:t>
      </w:r>
    </w:p>
    <w:p w14:paraId="0785DB98" w14:textId="77777777" w:rsidR="009B13AC" w:rsidRPr="009B13AC" w:rsidRDefault="009B13AC" w:rsidP="009B13AC">
      <w:pPr>
        <w:pStyle w:val="ListParagraph"/>
        <w:rPr>
          <w:rFonts w:ascii="Georgia" w:hAnsi="Georgia"/>
        </w:rPr>
      </w:pPr>
    </w:p>
    <w:p w14:paraId="35461CE1" w14:textId="77777777" w:rsidR="0020778C" w:rsidRPr="009B13AC" w:rsidRDefault="0020778C" w:rsidP="00244EEE">
      <w:pPr>
        <w:pStyle w:val="ListParagraph"/>
        <w:numPr>
          <w:ilvl w:val="0"/>
          <w:numId w:val="34"/>
        </w:numPr>
        <w:rPr>
          <w:rFonts w:ascii="Georgia" w:hAnsi="Georgia"/>
        </w:rPr>
      </w:pPr>
      <w:r w:rsidRPr="009B13AC">
        <w:rPr>
          <w:rFonts w:ascii="Georgia" w:hAnsi="Georgia"/>
        </w:rPr>
        <w:t>Las conclusiones se pueden obtener de un modo relativamente rápido.</w:t>
      </w:r>
    </w:p>
    <w:p w14:paraId="5DCEA23A" w14:textId="77777777" w:rsidR="0020778C" w:rsidRDefault="0020778C" w:rsidP="00680C03">
      <w:pPr>
        <w:ind w:left="708"/>
        <w:rPr>
          <w:color w:val="FF0000"/>
        </w:rPr>
      </w:pPr>
    </w:p>
    <w:p w14:paraId="5B3277A4" w14:textId="77777777" w:rsidR="00833518" w:rsidRDefault="00833518" w:rsidP="00680C03">
      <w:pPr>
        <w:ind w:left="708"/>
        <w:rPr>
          <w:color w:val="FF0000"/>
        </w:rPr>
      </w:pPr>
    </w:p>
    <w:p w14:paraId="3A24AFFC" w14:textId="77777777" w:rsidR="001A1BEB" w:rsidRDefault="001A1BEB" w:rsidP="00680C03">
      <w:pPr>
        <w:ind w:left="708"/>
        <w:rPr>
          <w:color w:val="FF0000"/>
        </w:rPr>
      </w:pPr>
    </w:p>
    <w:p w14:paraId="2C80357C" w14:textId="77777777" w:rsidR="001A1BEB" w:rsidRDefault="001A1BEB" w:rsidP="00680C03">
      <w:pPr>
        <w:ind w:left="708"/>
        <w:rPr>
          <w:color w:val="FF0000"/>
        </w:rPr>
      </w:pPr>
    </w:p>
    <w:p w14:paraId="4D908ED8" w14:textId="77777777" w:rsidR="0020778C" w:rsidRDefault="006A16BA" w:rsidP="0020778C">
      <w:pPr>
        <w:pStyle w:val="Heading3"/>
      </w:pPr>
      <w:bookmarkStart w:id="246" w:name="_Toc488184029"/>
      <w:r w:rsidRPr="00CE00F1">
        <w:t>Desventajas</w:t>
      </w:r>
      <w:bookmarkEnd w:id="246"/>
    </w:p>
    <w:p w14:paraId="3DC4C22B" w14:textId="77777777" w:rsidR="001A1BEB" w:rsidRPr="001A1BEB" w:rsidRDefault="001A1BEB" w:rsidP="001A1BEB">
      <w:pPr>
        <w:pStyle w:val="ListParagraph"/>
        <w:rPr>
          <w:rFonts w:ascii="Georgia" w:hAnsi="Georgia"/>
          <w:b/>
        </w:rPr>
      </w:pPr>
    </w:p>
    <w:p w14:paraId="4059D352" w14:textId="77777777" w:rsidR="00852DE1" w:rsidRPr="001A1BEB" w:rsidRDefault="00833518" w:rsidP="00244EEE">
      <w:pPr>
        <w:pStyle w:val="ListParagraph"/>
        <w:numPr>
          <w:ilvl w:val="0"/>
          <w:numId w:val="33"/>
        </w:numPr>
        <w:rPr>
          <w:rFonts w:ascii="Georgia" w:hAnsi="Georgia"/>
          <w:b/>
        </w:rPr>
      </w:pPr>
      <w:r w:rsidRPr="00244EEE">
        <w:rPr>
          <w:rFonts w:ascii="Georgia" w:hAnsi="Georgia"/>
        </w:rPr>
        <w:t xml:space="preserve">En general, se trata de un análisis meramente descriptivo. </w:t>
      </w:r>
      <w:r w:rsidR="00852DE1" w:rsidRPr="00244EEE">
        <w:rPr>
          <w:rFonts w:ascii="Georgia" w:hAnsi="Georgia"/>
        </w:rPr>
        <w:t xml:space="preserve"> </w:t>
      </w:r>
      <w:r w:rsidRPr="00244EEE">
        <w:rPr>
          <w:rFonts w:ascii="Georgia" w:hAnsi="Georgia"/>
        </w:rPr>
        <w:t>No se puede considerar en ningún caso un análisis tipo teórico o inferencial</w:t>
      </w:r>
      <w:r w:rsidR="00852DE1" w:rsidRPr="00244EEE">
        <w:rPr>
          <w:rFonts w:ascii="Georgia" w:hAnsi="Georgia"/>
        </w:rPr>
        <w:t>, por lo que sirve como técnica exploratoria como se ha descrito a lo largo de este documento.</w:t>
      </w:r>
    </w:p>
    <w:p w14:paraId="510CD99D" w14:textId="77777777" w:rsidR="001A1BEB" w:rsidRPr="00244EEE" w:rsidRDefault="001A1BEB" w:rsidP="001A1BEB">
      <w:pPr>
        <w:pStyle w:val="ListParagraph"/>
        <w:rPr>
          <w:rFonts w:ascii="Georgia" w:hAnsi="Georgia"/>
          <w:b/>
        </w:rPr>
      </w:pPr>
    </w:p>
    <w:p w14:paraId="75053A4B" w14:textId="77777777" w:rsidR="00852DE1" w:rsidRPr="001A1BEB" w:rsidRDefault="00852DE1" w:rsidP="00244EEE">
      <w:pPr>
        <w:pStyle w:val="ListParagraph"/>
        <w:numPr>
          <w:ilvl w:val="0"/>
          <w:numId w:val="33"/>
        </w:numPr>
        <w:rPr>
          <w:rFonts w:ascii="Georgia" w:hAnsi="Georgia"/>
          <w:b/>
        </w:rPr>
      </w:pPr>
      <w:r w:rsidRPr="00244EEE">
        <w:rPr>
          <w:rFonts w:ascii="Georgia" w:hAnsi="Georgia"/>
        </w:rPr>
        <w:t xml:space="preserve">Puede ofrecer soluciones no únicas. </w:t>
      </w:r>
    </w:p>
    <w:p w14:paraId="649A3C6A" w14:textId="77777777" w:rsidR="001A1BEB" w:rsidRPr="001A1BEB" w:rsidRDefault="001A1BEB" w:rsidP="001A1BEB">
      <w:pPr>
        <w:pStyle w:val="ListParagraph"/>
        <w:rPr>
          <w:rFonts w:ascii="Georgia" w:hAnsi="Georgia"/>
          <w:b/>
        </w:rPr>
      </w:pPr>
    </w:p>
    <w:p w14:paraId="0C0CA160" w14:textId="77777777" w:rsidR="006A16BA" w:rsidRPr="00244EEE" w:rsidRDefault="00680C03" w:rsidP="00244EEE">
      <w:pPr>
        <w:pStyle w:val="ListParagraph"/>
        <w:numPr>
          <w:ilvl w:val="0"/>
          <w:numId w:val="33"/>
        </w:numPr>
        <w:rPr>
          <w:rFonts w:ascii="Georgia" w:hAnsi="Georgia"/>
          <w:b/>
        </w:rPr>
      </w:pPr>
      <w:r w:rsidRPr="00244EEE">
        <w:rPr>
          <w:rFonts w:ascii="Georgia" w:hAnsi="Georgia"/>
        </w:rPr>
        <w:t xml:space="preserve">Los </w:t>
      </w:r>
      <w:proofErr w:type="spellStart"/>
      <w:r w:rsidRPr="00244EEE">
        <w:rPr>
          <w:rFonts w:ascii="Georgia" w:hAnsi="Georgia"/>
        </w:rPr>
        <w:t>dendrogramas</w:t>
      </w:r>
      <w:proofErr w:type="spellEnd"/>
      <w:r w:rsidRPr="00244EEE">
        <w:rPr>
          <w:rFonts w:ascii="Georgia" w:hAnsi="Georgia"/>
        </w:rPr>
        <w:t xml:space="preserve"> </w:t>
      </w:r>
      <w:r w:rsidR="0020778C" w:rsidRPr="00244EEE">
        <w:rPr>
          <w:rFonts w:ascii="Georgia" w:hAnsi="Georgia"/>
        </w:rPr>
        <w:t xml:space="preserve">pueden llegar a ser </w:t>
      </w:r>
      <w:r w:rsidRPr="00244EEE">
        <w:rPr>
          <w:rFonts w:ascii="Georgia" w:hAnsi="Georgia"/>
        </w:rPr>
        <w:t>complejos</w:t>
      </w:r>
      <w:r w:rsidR="0020778C" w:rsidRPr="00244EEE">
        <w:rPr>
          <w:rFonts w:ascii="Georgia" w:hAnsi="Georgia"/>
        </w:rPr>
        <w:t>,</w:t>
      </w:r>
      <w:r w:rsidRPr="00244EEE">
        <w:rPr>
          <w:rFonts w:ascii="Georgia" w:hAnsi="Georgia"/>
        </w:rPr>
        <w:t xml:space="preserve"> y en </w:t>
      </w:r>
      <w:r w:rsidR="0020778C" w:rsidRPr="00244EEE">
        <w:rPr>
          <w:rFonts w:ascii="Georgia" w:hAnsi="Georgia"/>
        </w:rPr>
        <w:t xml:space="preserve">el </w:t>
      </w:r>
      <w:r w:rsidRPr="00244EEE">
        <w:rPr>
          <w:rFonts w:ascii="Georgia" w:hAnsi="Georgia"/>
        </w:rPr>
        <w:t xml:space="preserve">caso de tratar varias variables, </w:t>
      </w:r>
      <w:r w:rsidR="00833518" w:rsidRPr="00244EEE">
        <w:rPr>
          <w:rFonts w:ascii="Georgia" w:hAnsi="Georgia"/>
        </w:rPr>
        <w:t xml:space="preserve"> </w:t>
      </w:r>
      <w:r w:rsidRPr="00244EEE">
        <w:rPr>
          <w:rFonts w:ascii="Georgia" w:hAnsi="Georgia"/>
        </w:rPr>
        <w:t xml:space="preserve">se puede complicar </w:t>
      </w:r>
      <w:r w:rsidR="0020778C" w:rsidRPr="00244EEE">
        <w:rPr>
          <w:rFonts w:ascii="Georgia" w:hAnsi="Georgia"/>
        </w:rPr>
        <w:t xml:space="preserve">su </w:t>
      </w:r>
      <w:r w:rsidRPr="00244EEE">
        <w:rPr>
          <w:rFonts w:ascii="Georgia" w:hAnsi="Georgia"/>
        </w:rPr>
        <w:t>visualización.</w:t>
      </w:r>
    </w:p>
    <w:p w14:paraId="5B97A4CF" w14:textId="77777777" w:rsidR="00456377" w:rsidRDefault="00456377">
      <w:pPr>
        <w:spacing w:line="276" w:lineRule="auto"/>
        <w:jc w:val="left"/>
        <w:rPr>
          <w:rFonts w:ascii="Georgia" w:hAnsi="Georgia"/>
        </w:rPr>
      </w:pPr>
    </w:p>
    <w:p w14:paraId="639A773B" w14:textId="77777777" w:rsidR="004A731E" w:rsidRPr="004A731E" w:rsidRDefault="004A731E">
      <w:pPr>
        <w:spacing w:line="276" w:lineRule="auto"/>
        <w:jc w:val="left"/>
        <w:rPr>
          <w:rFonts w:ascii="Georgia" w:hAnsi="Georgia"/>
          <w:lang w:val="es-ES"/>
        </w:rPr>
      </w:pPr>
    </w:p>
    <w:p w14:paraId="37DD1110" w14:textId="77777777" w:rsidR="00456377" w:rsidRDefault="00456377">
      <w:pPr>
        <w:spacing w:line="276" w:lineRule="auto"/>
        <w:jc w:val="left"/>
        <w:rPr>
          <w:rFonts w:ascii="Georgia" w:hAnsi="Georgia"/>
        </w:rPr>
      </w:pPr>
    </w:p>
    <w:p w14:paraId="36E46B9A" w14:textId="77777777" w:rsidR="00A73DB2" w:rsidRPr="00CE00F1" w:rsidRDefault="006A16BA" w:rsidP="00456377">
      <w:pPr>
        <w:pStyle w:val="Heading2"/>
      </w:pPr>
      <w:bookmarkStart w:id="247" w:name="_Toc488184030"/>
      <w:r w:rsidRPr="00CE00F1">
        <w:t>Trabajo futuro</w:t>
      </w:r>
      <w:bookmarkEnd w:id="247"/>
      <w:r w:rsidR="00A73DB2" w:rsidRPr="00CE00F1">
        <w:t xml:space="preserve"> </w:t>
      </w:r>
    </w:p>
    <w:p w14:paraId="7400D626" w14:textId="77777777" w:rsidR="00872411" w:rsidRPr="00CE00F1" w:rsidRDefault="00872411" w:rsidP="00872411">
      <w:pPr>
        <w:spacing w:after="0"/>
        <w:rPr>
          <w:color w:val="FF0000"/>
        </w:rPr>
      </w:pPr>
    </w:p>
    <w:p w14:paraId="5F245C86" w14:textId="77777777" w:rsidR="004466FD" w:rsidRPr="00C6216F" w:rsidRDefault="004466FD" w:rsidP="00C6216F">
      <w:pPr>
        <w:rPr>
          <w:rFonts w:ascii="Georgia" w:hAnsi="Georgia"/>
        </w:rPr>
      </w:pPr>
      <w:r w:rsidRPr="00C6216F">
        <w:rPr>
          <w:rFonts w:ascii="Georgia" w:hAnsi="Georgia"/>
        </w:rPr>
        <w:t>La granularidad y el detalle con que se plant</w:t>
      </w:r>
      <w:r w:rsidR="00852DE1">
        <w:rPr>
          <w:rFonts w:ascii="Georgia" w:hAnsi="Georgia"/>
        </w:rPr>
        <w:t>ea la resolución de un problema</w:t>
      </w:r>
      <w:r w:rsidRPr="00C6216F">
        <w:rPr>
          <w:rFonts w:ascii="Georgia" w:hAnsi="Georgia"/>
        </w:rPr>
        <w:t xml:space="preserve"> es siempre decisión del Analista; </w:t>
      </w:r>
      <w:r w:rsidR="00852DE1">
        <w:rPr>
          <w:rFonts w:ascii="Georgia" w:hAnsi="Georgia"/>
        </w:rPr>
        <w:t xml:space="preserve">dicho de otra forma, </w:t>
      </w:r>
      <w:r w:rsidRPr="00C6216F">
        <w:rPr>
          <w:rFonts w:ascii="Georgia" w:hAnsi="Georgia"/>
        </w:rPr>
        <w:t xml:space="preserve">un mismo problema se puede analizar desde diferentes puntos de vista. </w:t>
      </w:r>
    </w:p>
    <w:p w14:paraId="10FE701A" w14:textId="77777777" w:rsidR="00A73DB2" w:rsidRPr="00C6216F" w:rsidRDefault="004466FD" w:rsidP="00C6216F">
      <w:pPr>
        <w:rPr>
          <w:rFonts w:ascii="Georgia" w:hAnsi="Georgia"/>
        </w:rPr>
      </w:pPr>
      <w:r w:rsidRPr="00C6216F">
        <w:rPr>
          <w:rFonts w:ascii="Georgia" w:hAnsi="Georgia"/>
        </w:rPr>
        <w:t xml:space="preserve">En nuestro caso, se podría haber </w:t>
      </w:r>
      <w:r w:rsidR="00C82442" w:rsidRPr="00C6216F">
        <w:rPr>
          <w:rFonts w:ascii="Georgia" w:hAnsi="Georgia"/>
        </w:rPr>
        <w:t xml:space="preserve">escogido una línea de trabajo diferente y haber </w:t>
      </w:r>
      <w:r w:rsidRPr="00C6216F">
        <w:rPr>
          <w:rFonts w:ascii="Georgia" w:hAnsi="Georgia"/>
        </w:rPr>
        <w:t>realizado un estudio por hora o por día como unidad mínima existente en el análisis de los datos</w:t>
      </w:r>
      <w:r w:rsidR="00C82442" w:rsidRPr="00C6216F">
        <w:rPr>
          <w:rFonts w:ascii="Georgia" w:hAnsi="Georgia"/>
        </w:rPr>
        <w:t>,</w:t>
      </w:r>
      <w:r w:rsidRPr="00C6216F">
        <w:rPr>
          <w:rFonts w:ascii="Georgia" w:hAnsi="Georgia"/>
        </w:rPr>
        <w:t xml:space="preserve"> como </w:t>
      </w:r>
      <w:r w:rsidR="00042C7C" w:rsidRPr="00C6216F">
        <w:rPr>
          <w:rFonts w:ascii="Georgia" w:hAnsi="Georgia"/>
        </w:rPr>
        <w:t>niveles de resolución</w:t>
      </w:r>
      <w:r w:rsidRPr="00C6216F">
        <w:rPr>
          <w:rFonts w:ascii="Georgia" w:hAnsi="Georgia"/>
        </w:rPr>
        <w:t xml:space="preserve">. Como es obvio, no es </w:t>
      </w:r>
      <w:r w:rsidR="00C82442" w:rsidRPr="00C6216F">
        <w:rPr>
          <w:rFonts w:ascii="Georgia" w:hAnsi="Georgia"/>
        </w:rPr>
        <w:t xml:space="preserve">equivalente </w:t>
      </w:r>
      <w:r w:rsidRPr="00C6216F">
        <w:rPr>
          <w:rFonts w:ascii="Georgia" w:hAnsi="Georgia"/>
        </w:rPr>
        <w:t xml:space="preserve">realizar un análisis de unos datos recabados cada 5 minutos, que agruparlos por día u </w:t>
      </w:r>
      <w:r w:rsidR="00042C7C" w:rsidRPr="00C6216F">
        <w:rPr>
          <w:rFonts w:ascii="Georgia" w:hAnsi="Georgia"/>
        </w:rPr>
        <w:t>hora</w:t>
      </w:r>
      <w:r w:rsidRPr="00C6216F">
        <w:rPr>
          <w:rFonts w:ascii="Georgia" w:hAnsi="Georgia"/>
        </w:rPr>
        <w:t>.</w:t>
      </w:r>
      <w:r w:rsidR="00872411" w:rsidRPr="00C6216F">
        <w:rPr>
          <w:rFonts w:ascii="Georgia" w:hAnsi="Georgia"/>
        </w:rPr>
        <w:t xml:space="preserve"> </w:t>
      </w:r>
    </w:p>
    <w:p w14:paraId="0C1F4CBF" w14:textId="77777777" w:rsidR="004E1CF5" w:rsidRDefault="00D2645F" w:rsidP="00C82442">
      <w:pPr>
        <w:spacing w:line="276" w:lineRule="auto"/>
        <w:jc w:val="left"/>
      </w:pPr>
      <w:r>
        <w:br w:type="page"/>
      </w:r>
    </w:p>
    <w:p w14:paraId="27CFF0D0" w14:textId="77777777" w:rsidR="00A73DB2" w:rsidRPr="004466FD" w:rsidRDefault="00A73DB2" w:rsidP="002A207E">
      <w:pPr>
        <w:pStyle w:val="Heading1"/>
        <w:rPr>
          <w:lang w:val="es-ES"/>
        </w:rPr>
      </w:pPr>
      <w:bookmarkStart w:id="248" w:name="_Toc488184031"/>
      <w:r w:rsidRPr="004466FD">
        <w:rPr>
          <w:lang w:val="es-ES"/>
        </w:rPr>
        <w:lastRenderedPageBreak/>
        <w:t>Anexo</w:t>
      </w:r>
      <w:bookmarkEnd w:id="248"/>
      <w:r w:rsidRPr="004466FD">
        <w:rPr>
          <w:lang w:val="es-ES"/>
        </w:rPr>
        <w:t xml:space="preserve"> </w:t>
      </w:r>
    </w:p>
    <w:p w14:paraId="6F562298" w14:textId="77777777" w:rsidR="00A73DB2" w:rsidRPr="004E1CF5" w:rsidRDefault="00A73DB2" w:rsidP="002A207E">
      <w:pPr>
        <w:rPr>
          <w:rFonts w:ascii="Georgia" w:hAnsi="Georgia"/>
        </w:rPr>
      </w:pPr>
      <w:r>
        <w:rPr>
          <w:rFonts w:ascii="Georgia" w:hAnsi="Georgia"/>
        </w:rPr>
        <w:t xml:space="preserve">En esta sección se muestran, a modo de ejemplo, algunos comandos ejecutados en R como muestra del proceso llevado a cabo durante el trabajo expuesto, según las necesidades. Además se anexan ejemplos de tablas en las que se describen los campos que se van a analizar, así como ejemplos de Gráficos y </w:t>
      </w:r>
      <w:proofErr w:type="spellStart"/>
      <w:r>
        <w:rPr>
          <w:rFonts w:ascii="Georgia" w:hAnsi="Georgia"/>
        </w:rPr>
        <w:t>dendrogramas</w:t>
      </w:r>
      <w:proofErr w:type="spellEnd"/>
      <w:r>
        <w:rPr>
          <w:rFonts w:ascii="Georgia" w:hAnsi="Georgia"/>
        </w:rPr>
        <w:t xml:space="preserve"> generados en R.</w:t>
      </w:r>
    </w:p>
    <w:p w14:paraId="567A028D" w14:textId="77777777" w:rsidR="00A73DB2" w:rsidRPr="009001F2" w:rsidRDefault="00A73DB2" w:rsidP="002A207E"/>
    <w:p w14:paraId="21C0B344" w14:textId="77777777" w:rsidR="00A73DB2" w:rsidRPr="00504AB3" w:rsidRDefault="00A73DB2" w:rsidP="002A207E">
      <w:pPr>
        <w:pStyle w:val="Heading2"/>
      </w:pPr>
      <w:bookmarkStart w:id="249" w:name="_Toc488184032"/>
      <w:r w:rsidRPr="00504AB3">
        <w:t>Nombre de Columnas</w:t>
      </w:r>
      <w:bookmarkEnd w:id="249"/>
      <w:r w:rsidRPr="00504AB3">
        <w:t xml:space="preserve"> </w:t>
      </w:r>
    </w:p>
    <w:p w14:paraId="78A9FB96" w14:textId="77777777" w:rsidR="004E1CF5" w:rsidRDefault="004E1CF5" w:rsidP="002A207E">
      <w:pPr>
        <w:spacing w:after="0"/>
        <w:rPr>
          <w:rFonts w:ascii="Georgia" w:hAnsi="Georgia"/>
          <w:color w:val="1F497D" w:themeColor="text2"/>
        </w:rPr>
      </w:pPr>
    </w:p>
    <w:p w14:paraId="2C259910" w14:textId="77777777" w:rsidR="00A73DB2" w:rsidRPr="009001F2" w:rsidRDefault="00A73DB2" w:rsidP="002A207E">
      <w:pPr>
        <w:rPr>
          <w:rFonts w:ascii="Georgia" w:hAnsi="Georgia"/>
        </w:rPr>
      </w:pPr>
      <w:r w:rsidRPr="009001F2">
        <w:rPr>
          <w:rFonts w:ascii="Georgia" w:hAnsi="Georgia"/>
          <w:color w:val="1F497D" w:themeColor="text2"/>
        </w:rPr>
        <w:t xml:space="preserve">Comando </w:t>
      </w:r>
      <w:r>
        <w:rPr>
          <w:rFonts w:ascii="Georgia" w:hAnsi="Georgia"/>
          <w:color w:val="1F497D" w:themeColor="text2"/>
        </w:rPr>
        <w:t xml:space="preserve">en </w:t>
      </w:r>
      <w:r w:rsidRPr="009001F2">
        <w:rPr>
          <w:rFonts w:ascii="Georgia" w:hAnsi="Georgia"/>
          <w:color w:val="1F497D" w:themeColor="text2"/>
        </w:rPr>
        <w:t>R</w:t>
      </w:r>
    </w:p>
    <w:p w14:paraId="396DC01F" w14:textId="6DCB277A" w:rsidR="00A73DB2" w:rsidRDefault="00AA586B" w:rsidP="002A207E">
      <w:pPr>
        <w:spacing w:after="0"/>
        <w:rPr>
          <w:rFonts w:ascii="Georgia" w:hAnsi="Georgia"/>
        </w:rPr>
      </w:pPr>
      <w:r>
        <w:rPr>
          <w:rFonts w:asciiTheme="minorHAnsi" w:hAnsiTheme="minorHAnsi"/>
          <w:noProof/>
          <w:lang w:val="en-GB" w:eastAsia="en-GB"/>
        </w:rPr>
        <mc:AlternateContent>
          <mc:Choice Requires="wps">
            <w:drawing>
              <wp:anchor distT="0" distB="0" distL="114300" distR="114300" simplePos="0" relativeHeight="251674624" behindDoc="0" locked="0" layoutInCell="1" allowOverlap="1" wp14:anchorId="5D94E1D1" wp14:editId="77720F8A">
                <wp:simplePos x="0" y="0"/>
                <wp:positionH relativeFrom="column">
                  <wp:posOffset>-93980</wp:posOffset>
                </wp:positionH>
                <wp:positionV relativeFrom="paragraph">
                  <wp:posOffset>13970</wp:posOffset>
                </wp:positionV>
                <wp:extent cx="4150360" cy="1208405"/>
                <wp:effectExtent l="0" t="0" r="15240" b="36195"/>
                <wp:wrapNone/>
                <wp:docPr id="295" name="2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50360" cy="1208405"/>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D6AC00" id="_x0032_5_x0020_Rect_x00e1_ngulo" o:spid="_x0000_s1026" style="position:absolute;margin-left:-7.4pt;margin-top:1.1pt;width:326.8pt;height:95.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" fillcolor="#4f81bd [3204]" strokecolor="#243f60 [1604]" strokeweight="2pt">
                <v:fill opacity="0"/>
                <v:path arrowok="t"/>
              </v:rect>
            </w:pict>
          </mc:Fallback>
        </mc:AlternateContent>
      </w:r>
    </w:p>
    <w:p w14:paraId="42703FC6" w14:textId="77777777" w:rsidR="00A73DB2" w:rsidRPr="00F165EA" w:rsidRDefault="00A73DB2" w:rsidP="002A207E">
      <w:pPr>
        <w:spacing w:after="0"/>
        <w:rPr>
          <w:rFonts w:ascii="Georgia" w:hAnsi="Georgia"/>
          <w:lang w:val="en-US"/>
        </w:rPr>
      </w:pPr>
      <w:proofErr w:type="spellStart"/>
      <w:r w:rsidRPr="00F165EA">
        <w:rPr>
          <w:rFonts w:ascii="Georgia" w:hAnsi="Georgia"/>
          <w:lang w:val="en-US"/>
        </w:rPr>
        <w:t>setwd</w:t>
      </w:r>
      <w:proofErr w:type="spellEnd"/>
      <w:r w:rsidRPr="00F165EA">
        <w:rPr>
          <w:rFonts w:ascii="Georgia" w:hAnsi="Georgia"/>
          <w:lang w:val="en-US"/>
        </w:rPr>
        <w:t>=("&lt;DIR&gt;")</w:t>
      </w:r>
    </w:p>
    <w:p w14:paraId="674B78F3" w14:textId="77777777" w:rsidR="00A73DB2" w:rsidRPr="009001F2" w:rsidRDefault="00A73DB2" w:rsidP="002A207E">
      <w:pPr>
        <w:spacing w:after="0"/>
        <w:rPr>
          <w:rFonts w:ascii="Georgia" w:hAnsi="Georgia"/>
          <w:lang w:val="en-US"/>
        </w:rPr>
      </w:pPr>
      <w:r w:rsidRPr="009001F2">
        <w:rPr>
          <w:rFonts w:ascii="Georgia" w:hAnsi="Georgia"/>
          <w:lang w:val="en-US"/>
        </w:rPr>
        <w:t>fichero1 &lt;- read.csv(file="&lt;DIR&gt;/bldg-MC2.csv</w:t>
      </w:r>
      <w:proofErr w:type="gramStart"/>
      <w:r w:rsidRPr="009001F2">
        <w:rPr>
          <w:rFonts w:ascii="Georgia" w:hAnsi="Georgia"/>
          <w:lang w:val="en-US"/>
        </w:rPr>
        <w:t>" ,</w:t>
      </w:r>
      <w:proofErr w:type="gramEnd"/>
      <w:r w:rsidRPr="009001F2">
        <w:rPr>
          <w:rFonts w:ascii="Georgia" w:hAnsi="Georgia"/>
          <w:lang w:val="en-US"/>
        </w:rPr>
        <w:t xml:space="preserve">  </w:t>
      </w:r>
      <w:proofErr w:type="spellStart"/>
      <w:r w:rsidRPr="009001F2">
        <w:rPr>
          <w:rFonts w:ascii="Georgia" w:hAnsi="Georgia"/>
          <w:lang w:val="en-US"/>
        </w:rPr>
        <w:t>sep</w:t>
      </w:r>
      <w:proofErr w:type="spellEnd"/>
      <w:r w:rsidRPr="009001F2">
        <w:rPr>
          <w:rFonts w:ascii="Georgia" w:hAnsi="Georgia"/>
          <w:lang w:val="en-US"/>
        </w:rPr>
        <w:t xml:space="preserve"> = ",")</w:t>
      </w:r>
    </w:p>
    <w:p w14:paraId="556C034E" w14:textId="77777777" w:rsidR="00A73DB2" w:rsidRPr="009001F2" w:rsidRDefault="00A73DB2" w:rsidP="002A207E">
      <w:pPr>
        <w:spacing w:after="0"/>
        <w:rPr>
          <w:rFonts w:ascii="Georgia" w:hAnsi="Georgia"/>
          <w:lang w:val="en-US"/>
        </w:rPr>
      </w:pPr>
    </w:p>
    <w:p w14:paraId="2BC798EF" w14:textId="77777777" w:rsidR="00A73DB2" w:rsidRPr="0056720B" w:rsidRDefault="00A73DB2" w:rsidP="002A207E">
      <w:pPr>
        <w:spacing w:after="0"/>
        <w:rPr>
          <w:rFonts w:ascii="Georgia" w:hAnsi="Georgia"/>
          <w:lang w:val="es-ES"/>
        </w:rPr>
      </w:pPr>
      <w:proofErr w:type="spellStart"/>
      <w:r w:rsidRPr="0056720B">
        <w:rPr>
          <w:rFonts w:ascii="Georgia" w:hAnsi="Georgia"/>
          <w:lang w:val="es-ES"/>
        </w:rPr>
        <w:t>names</w:t>
      </w:r>
      <w:proofErr w:type="spellEnd"/>
      <w:r w:rsidRPr="0056720B">
        <w:rPr>
          <w:rFonts w:ascii="Georgia" w:hAnsi="Georgia"/>
          <w:lang w:val="es-ES"/>
        </w:rPr>
        <w:t>(fichero1)</w:t>
      </w:r>
    </w:p>
    <w:p w14:paraId="2342DB3F" w14:textId="77777777" w:rsidR="00A73DB2" w:rsidRPr="0056720B" w:rsidRDefault="00A73DB2" w:rsidP="002A207E">
      <w:pPr>
        <w:spacing w:after="0"/>
        <w:rPr>
          <w:rFonts w:ascii="Georgia" w:hAnsi="Georgia"/>
          <w:lang w:val="es-ES"/>
        </w:rPr>
      </w:pPr>
    </w:p>
    <w:p w14:paraId="56E1D23B" w14:textId="77777777" w:rsidR="00A73DB2" w:rsidRPr="0056720B" w:rsidRDefault="00A73DB2" w:rsidP="002A207E">
      <w:pPr>
        <w:spacing w:after="0"/>
        <w:rPr>
          <w:rFonts w:ascii="Georgia" w:hAnsi="Georgia"/>
          <w:lang w:val="es-ES"/>
        </w:rPr>
      </w:pPr>
    </w:p>
    <w:p w14:paraId="304B132D" w14:textId="77777777" w:rsidR="00A73DB2" w:rsidRPr="0056720B" w:rsidRDefault="00A73DB2" w:rsidP="002A207E">
      <w:pPr>
        <w:spacing w:after="0"/>
        <w:rPr>
          <w:rFonts w:ascii="Georgia" w:hAnsi="Georgia"/>
          <w:lang w:val="es-ES"/>
        </w:rPr>
      </w:pPr>
    </w:p>
    <w:p w14:paraId="4B2B74D9" w14:textId="77777777" w:rsidR="00A73DB2" w:rsidRPr="0056720B" w:rsidRDefault="00A73DB2" w:rsidP="002A207E">
      <w:pPr>
        <w:spacing w:after="0"/>
        <w:rPr>
          <w:rFonts w:ascii="Georgia" w:hAnsi="Georgia"/>
          <w:sz w:val="18"/>
          <w:szCs w:val="18"/>
          <w:lang w:val="es-ES"/>
        </w:rPr>
      </w:pPr>
      <w:r w:rsidRPr="0056720B">
        <w:rPr>
          <w:rFonts w:ascii="Georgia" w:hAnsi="Georgia"/>
          <w:color w:val="1F497D" w:themeColor="text2"/>
          <w:lang w:val="es-ES"/>
        </w:rPr>
        <w:t xml:space="preserve">Salida   (Ejemplo) </w:t>
      </w:r>
    </w:p>
    <w:p w14:paraId="5D2E77F4" w14:textId="77777777" w:rsidR="00A73DB2" w:rsidRPr="0056720B" w:rsidRDefault="00A73DB2" w:rsidP="002A207E">
      <w:pPr>
        <w:spacing w:after="0"/>
        <w:rPr>
          <w:rFonts w:ascii="Georgia" w:hAnsi="Georgia"/>
          <w:sz w:val="18"/>
          <w:szCs w:val="18"/>
          <w:lang w:val="es-ES"/>
        </w:rPr>
      </w:pPr>
    </w:p>
    <w:p w14:paraId="5ABCC4A6" w14:textId="5B457C2E" w:rsidR="00A73DB2" w:rsidRPr="0056720B" w:rsidRDefault="00AA586B" w:rsidP="002A207E">
      <w:pPr>
        <w:spacing w:after="0"/>
        <w:rPr>
          <w:rFonts w:ascii="Georgia" w:hAnsi="Georgia"/>
          <w:sz w:val="18"/>
          <w:szCs w:val="18"/>
          <w:lang w:val="es-ES"/>
        </w:rPr>
      </w:pPr>
      <w:r>
        <w:rPr>
          <w:rFonts w:asciiTheme="minorHAnsi" w:hAnsiTheme="minorHAnsi"/>
          <w:noProof/>
          <w:lang w:val="en-GB" w:eastAsia="en-GB"/>
        </w:rPr>
        <mc:AlternateContent>
          <mc:Choice Requires="wps">
            <w:drawing>
              <wp:anchor distT="0" distB="0" distL="114300" distR="114300" simplePos="0" relativeHeight="251675648" behindDoc="1" locked="0" layoutInCell="1" allowOverlap="1" wp14:anchorId="33A7FC66" wp14:editId="471DBF6C">
                <wp:simplePos x="0" y="0"/>
                <wp:positionH relativeFrom="column">
                  <wp:posOffset>-95885</wp:posOffset>
                </wp:positionH>
                <wp:positionV relativeFrom="paragraph">
                  <wp:posOffset>48260</wp:posOffset>
                </wp:positionV>
                <wp:extent cx="5700395" cy="3814445"/>
                <wp:effectExtent l="0" t="0" r="14605" b="20955"/>
                <wp:wrapNone/>
                <wp:docPr id="294" name="26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0395" cy="3814445"/>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E0D656D" id="_x0032_6_x0020_Rect_x00e1_ngulo" o:spid="_x0000_s1026" style="position:absolute;margin-left:-7.55pt;margin-top:3.8pt;width:448.85pt;height:300.3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" fillcolor="#4f81bd [3204]" strokecolor="#243f60 [1604]" strokeweight="2pt">
                <v:fill opacity="0"/>
                <v:path arrowok="t"/>
              </v:rect>
            </w:pict>
          </mc:Fallback>
        </mc:AlternateContent>
      </w:r>
    </w:p>
    <w:p w14:paraId="16D0FB8F" w14:textId="77777777" w:rsidR="00A73DB2" w:rsidRPr="0056720B" w:rsidRDefault="00A73DB2" w:rsidP="002A207E">
      <w:pPr>
        <w:spacing w:after="0"/>
        <w:rPr>
          <w:rFonts w:ascii="Georgia" w:hAnsi="Georgia"/>
          <w:sz w:val="18"/>
          <w:szCs w:val="18"/>
          <w:lang w:val="es-ES"/>
        </w:rPr>
      </w:pPr>
      <w:r w:rsidRPr="0056720B">
        <w:rPr>
          <w:rFonts w:ascii="Georgia" w:hAnsi="Georgia"/>
          <w:sz w:val="16"/>
          <w:szCs w:val="18"/>
          <w:lang w:val="es-ES"/>
        </w:rPr>
        <w:t xml:space="preserve"> [1] "</w:t>
      </w:r>
      <w:proofErr w:type="spellStart"/>
      <w:r w:rsidRPr="0056720B">
        <w:rPr>
          <w:rFonts w:ascii="Georgia" w:hAnsi="Georgia"/>
          <w:sz w:val="16"/>
          <w:szCs w:val="18"/>
          <w:lang w:val="es-ES"/>
        </w:rPr>
        <w:t>Date.Time</w:t>
      </w:r>
      <w:proofErr w:type="spellEnd"/>
      <w:r w:rsidRPr="0056720B">
        <w:rPr>
          <w:rFonts w:ascii="Georgia" w:hAnsi="Georgia"/>
          <w:sz w:val="16"/>
          <w:szCs w:val="18"/>
          <w:lang w:val="es-ES"/>
        </w:rPr>
        <w:t xml:space="preserve">"                                              </w:t>
      </w:r>
      <w:r w:rsidRPr="0056720B">
        <w:rPr>
          <w:rFonts w:ascii="Georgia" w:hAnsi="Georgia"/>
          <w:sz w:val="16"/>
          <w:szCs w:val="18"/>
          <w:lang w:val="es-ES"/>
        </w:rPr>
        <w:tab/>
      </w:r>
      <w:r w:rsidRPr="0056720B">
        <w:rPr>
          <w:rFonts w:ascii="Georgia" w:hAnsi="Georgia"/>
          <w:sz w:val="16"/>
          <w:szCs w:val="18"/>
          <w:lang w:val="es-ES"/>
        </w:rPr>
        <w:tab/>
        <w:t xml:space="preserve"> "</w:t>
      </w:r>
      <w:proofErr w:type="spellStart"/>
      <w:r w:rsidRPr="0056720B">
        <w:rPr>
          <w:rFonts w:ascii="Georgia" w:hAnsi="Georgia"/>
          <w:sz w:val="16"/>
          <w:szCs w:val="18"/>
          <w:lang w:val="es-ES"/>
        </w:rPr>
        <w:t>Drybulb.Temperature</w:t>
      </w:r>
      <w:proofErr w:type="spellEnd"/>
      <w:r w:rsidRPr="0056720B">
        <w:rPr>
          <w:rFonts w:ascii="Georgia" w:hAnsi="Georgia"/>
          <w:sz w:val="16"/>
          <w:szCs w:val="18"/>
          <w:lang w:val="es-ES"/>
        </w:rPr>
        <w:t>"</w:t>
      </w:r>
    </w:p>
    <w:p w14:paraId="6A4F5BF6"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[3] "</w:t>
      </w:r>
      <w:proofErr w:type="spellStart"/>
      <w:proofErr w:type="gramStart"/>
      <w:r w:rsidRPr="00380A94">
        <w:rPr>
          <w:rFonts w:ascii="Georgia" w:hAnsi="Georgia"/>
          <w:sz w:val="16"/>
          <w:szCs w:val="18"/>
          <w:lang w:val="en-US"/>
        </w:rPr>
        <w:t>Water.Heater.Tank.Temperature</w:t>
      </w:r>
      <w:proofErr w:type="spellEnd"/>
      <w:proofErr w:type="gramEnd"/>
      <w:r w:rsidRPr="00380A94">
        <w:rPr>
          <w:rFonts w:ascii="Georgia" w:hAnsi="Georgia"/>
          <w:sz w:val="16"/>
          <w:szCs w:val="18"/>
          <w:lang w:val="en-US"/>
        </w:rPr>
        <w:t xml:space="preserve">"                           </w:t>
      </w:r>
      <w:r>
        <w:rPr>
          <w:rFonts w:ascii="Georgia" w:hAnsi="Georgia"/>
          <w:sz w:val="16"/>
          <w:szCs w:val="18"/>
          <w:lang w:val="en-US"/>
        </w:rPr>
        <w:tab/>
      </w:r>
      <w:r w:rsidRPr="00380A94">
        <w:rPr>
          <w:rFonts w:ascii="Georgia" w:hAnsi="Georgia"/>
          <w:sz w:val="16"/>
          <w:szCs w:val="18"/>
          <w:lang w:val="en-US"/>
        </w:rPr>
        <w:t>"</w:t>
      </w:r>
      <w:proofErr w:type="spellStart"/>
      <w:r w:rsidRPr="00380A94">
        <w:rPr>
          <w:rFonts w:ascii="Georgia" w:hAnsi="Georgia"/>
          <w:sz w:val="16"/>
          <w:szCs w:val="18"/>
          <w:lang w:val="en-US"/>
        </w:rPr>
        <w:t>Water.Heater.Gas.Rate</w:t>
      </w:r>
      <w:proofErr w:type="spellEnd"/>
      <w:r w:rsidRPr="00380A94">
        <w:rPr>
          <w:rFonts w:ascii="Georgia" w:hAnsi="Georgia"/>
          <w:sz w:val="16"/>
          <w:szCs w:val="18"/>
          <w:lang w:val="en-US"/>
        </w:rPr>
        <w:t>"</w:t>
      </w:r>
    </w:p>
    <w:p w14:paraId="0187E35C"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[5] "</w:t>
      </w:r>
      <w:proofErr w:type="spellStart"/>
      <w:proofErr w:type="gramStart"/>
      <w:r w:rsidRPr="00380A94">
        <w:rPr>
          <w:rFonts w:ascii="Georgia" w:hAnsi="Georgia"/>
          <w:sz w:val="16"/>
          <w:szCs w:val="18"/>
          <w:lang w:val="en-US"/>
        </w:rPr>
        <w:t>Supply.Side.Inlet.Mass</w:t>
      </w:r>
      <w:proofErr w:type="gramEnd"/>
      <w:r w:rsidRPr="00380A94">
        <w:rPr>
          <w:rFonts w:ascii="Georgia" w:hAnsi="Georgia"/>
          <w:sz w:val="16"/>
          <w:szCs w:val="18"/>
          <w:lang w:val="en-US"/>
        </w:rPr>
        <w:t>.Flow.Rate</w:t>
      </w:r>
      <w:proofErr w:type="spellEnd"/>
      <w:r w:rsidRPr="00380A94">
        <w:rPr>
          <w:rFonts w:ascii="Georgia" w:hAnsi="Georgia"/>
          <w:sz w:val="16"/>
          <w:szCs w:val="18"/>
          <w:lang w:val="en-US"/>
        </w:rPr>
        <w:t xml:space="preserve">"                        </w:t>
      </w:r>
      <w:r>
        <w:rPr>
          <w:rFonts w:ascii="Georgia" w:hAnsi="Georgia"/>
          <w:sz w:val="16"/>
          <w:szCs w:val="18"/>
          <w:lang w:val="en-US"/>
        </w:rPr>
        <w:tab/>
      </w:r>
      <w:r w:rsidRPr="00380A94">
        <w:rPr>
          <w:rFonts w:ascii="Georgia" w:hAnsi="Georgia"/>
          <w:sz w:val="16"/>
          <w:szCs w:val="18"/>
          <w:lang w:val="en-US"/>
        </w:rPr>
        <w:t>"</w:t>
      </w:r>
      <w:proofErr w:type="spellStart"/>
      <w:r w:rsidRPr="00380A94">
        <w:rPr>
          <w:rFonts w:ascii="Georgia" w:hAnsi="Georgia"/>
          <w:sz w:val="16"/>
          <w:szCs w:val="18"/>
          <w:lang w:val="en-US"/>
        </w:rPr>
        <w:t>Supply.Side.Inlet.Temperature</w:t>
      </w:r>
      <w:proofErr w:type="spellEnd"/>
      <w:r w:rsidRPr="00380A94">
        <w:rPr>
          <w:rFonts w:ascii="Georgia" w:hAnsi="Georgia"/>
          <w:sz w:val="16"/>
          <w:szCs w:val="18"/>
          <w:lang w:val="en-US"/>
        </w:rPr>
        <w:t>"</w:t>
      </w:r>
    </w:p>
    <w:p w14:paraId="5529DE9E"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[7] "</w:t>
      </w:r>
      <w:proofErr w:type="spellStart"/>
      <w:proofErr w:type="gramStart"/>
      <w:r w:rsidRPr="00380A94">
        <w:rPr>
          <w:rFonts w:ascii="Georgia" w:hAnsi="Georgia"/>
          <w:sz w:val="16"/>
          <w:szCs w:val="18"/>
          <w:lang w:val="en-US"/>
        </w:rPr>
        <w:t>Supply.Side.Outlet.Temperature</w:t>
      </w:r>
      <w:proofErr w:type="spellEnd"/>
      <w:proofErr w:type="gramEnd"/>
      <w:r w:rsidRPr="00380A94">
        <w:rPr>
          <w:rFonts w:ascii="Georgia" w:hAnsi="Georgia"/>
          <w:sz w:val="16"/>
          <w:szCs w:val="18"/>
          <w:lang w:val="en-US"/>
        </w:rPr>
        <w:t xml:space="preserve">"                          </w:t>
      </w:r>
      <w:r>
        <w:rPr>
          <w:rFonts w:ascii="Georgia" w:hAnsi="Georgia"/>
          <w:sz w:val="16"/>
          <w:szCs w:val="18"/>
          <w:lang w:val="en-US"/>
        </w:rPr>
        <w:tab/>
      </w:r>
      <w:r w:rsidRPr="00380A94">
        <w:rPr>
          <w:rFonts w:ascii="Georgia" w:hAnsi="Georgia"/>
          <w:sz w:val="16"/>
          <w:szCs w:val="18"/>
          <w:lang w:val="en-US"/>
        </w:rPr>
        <w:t>"</w:t>
      </w:r>
      <w:proofErr w:type="spellStart"/>
      <w:r w:rsidRPr="00380A94">
        <w:rPr>
          <w:rFonts w:ascii="Georgia" w:hAnsi="Georgia"/>
          <w:sz w:val="16"/>
          <w:szCs w:val="18"/>
          <w:lang w:val="en-US"/>
        </w:rPr>
        <w:t>HVAC.Electric.Demand.Power</w:t>
      </w:r>
      <w:proofErr w:type="spellEnd"/>
      <w:r w:rsidRPr="00380A94">
        <w:rPr>
          <w:rFonts w:ascii="Georgia" w:hAnsi="Georgia"/>
          <w:sz w:val="16"/>
          <w:szCs w:val="18"/>
          <w:lang w:val="en-US"/>
        </w:rPr>
        <w:t>"</w:t>
      </w:r>
    </w:p>
    <w:p w14:paraId="424E34F5"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[9] "</w:t>
      </w:r>
      <w:proofErr w:type="spellStart"/>
      <w:proofErr w:type="gramStart"/>
      <w:r w:rsidRPr="00380A94">
        <w:rPr>
          <w:rFonts w:ascii="Georgia" w:hAnsi="Georgia"/>
          <w:sz w:val="16"/>
          <w:szCs w:val="18"/>
          <w:lang w:val="en-US"/>
        </w:rPr>
        <w:t>Total.Electric.Demand.Power</w:t>
      </w:r>
      <w:proofErr w:type="spellEnd"/>
      <w:proofErr w:type="gramEnd"/>
      <w:r w:rsidRPr="00380A94">
        <w:rPr>
          <w:rFonts w:ascii="Georgia" w:hAnsi="Georgia"/>
          <w:sz w:val="16"/>
          <w:szCs w:val="18"/>
          <w:lang w:val="en-US"/>
        </w:rPr>
        <w:t>"                             "</w:t>
      </w:r>
      <w:proofErr w:type="spellStart"/>
      <w:r w:rsidRPr="00380A94">
        <w:rPr>
          <w:rFonts w:ascii="Georgia" w:hAnsi="Georgia"/>
          <w:sz w:val="16"/>
          <w:szCs w:val="18"/>
          <w:lang w:val="en-US"/>
        </w:rPr>
        <w:t>Loop.Temp.Schedule</w:t>
      </w:r>
      <w:proofErr w:type="spellEnd"/>
      <w:r w:rsidRPr="00380A94">
        <w:rPr>
          <w:rFonts w:ascii="Georgia" w:hAnsi="Georgia"/>
          <w:sz w:val="16"/>
          <w:szCs w:val="18"/>
          <w:lang w:val="en-US"/>
        </w:rPr>
        <w:t>"</w:t>
      </w:r>
    </w:p>
    <w:p w14:paraId="4D526CFA"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[11] "</w:t>
      </w:r>
      <w:proofErr w:type="spellStart"/>
      <w:proofErr w:type="gramStart"/>
      <w:r w:rsidRPr="00380A94">
        <w:rPr>
          <w:rFonts w:ascii="Georgia" w:hAnsi="Georgia"/>
          <w:sz w:val="16"/>
          <w:szCs w:val="18"/>
          <w:lang w:val="en-US"/>
        </w:rPr>
        <w:t>Water.Heater.Setpoint</w:t>
      </w:r>
      <w:proofErr w:type="spellEnd"/>
      <w:proofErr w:type="gramEnd"/>
      <w:r w:rsidRPr="00380A94">
        <w:rPr>
          <w:rFonts w:ascii="Georgia" w:hAnsi="Georgia"/>
          <w:sz w:val="16"/>
          <w:szCs w:val="18"/>
          <w:lang w:val="en-US"/>
        </w:rPr>
        <w:t>"                                   "</w:t>
      </w:r>
      <w:proofErr w:type="spellStart"/>
      <w:r w:rsidRPr="00380A94">
        <w:rPr>
          <w:rFonts w:ascii="Georgia" w:hAnsi="Georgia"/>
          <w:sz w:val="16"/>
          <w:szCs w:val="18"/>
          <w:lang w:val="en-US"/>
        </w:rPr>
        <w:t>DELI.FAN.Power</w:t>
      </w:r>
      <w:proofErr w:type="spellEnd"/>
      <w:r w:rsidRPr="00380A94">
        <w:rPr>
          <w:rFonts w:ascii="Georgia" w:hAnsi="Georgia"/>
          <w:sz w:val="16"/>
          <w:szCs w:val="18"/>
          <w:lang w:val="en-US"/>
        </w:rPr>
        <w:t>"</w:t>
      </w:r>
    </w:p>
    <w:p w14:paraId="6E2B81B8"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[13] "</w:t>
      </w:r>
      <w:proofErr w:type="spellStart"/>
      <w:r w:rsidRPr="00380A94">
        <w:rPr>
          <w:rFonts w:ascii="Georgia" w:hAnsi="Georgia"/>
          <w:sz w:val="16"/>
          <w:szCs w:val="18"/>
          <w:lang w:val="en-US"/>
        </w:rPr>
        <w:t>Pump.Power</w:t>
      </w:r>
      <w:proofErr w:type="spellEnd"/>
      <w:r w:rsidRPr="00380A94">
        <w:rPr>
          <w:rFonts w:ascii="Georgia" w:hAnsi="Georgia"/>
          <w:sz w:val="16"/>
          <w:szCs w:val="18"/>
          <w:lang w:val="en-US"/>
        </w:rPr>
        <w:t>"                                              "F_1_Z_</w:t>
      </w:r>
      <w:proofErr w:type="gramStart"/>
      <w:r w:rsidRPr="00380A94">
        <w:rPr>
          <w:rFonts w:ascii="Georgia" w:hAnsi="Georgia"/>
          <w:sz w:val="16"/>
          <w:szCs w:val="18"/>
          <w:lang w:val="en-US"/>
        </w:rPr>
        <w:t>1..</w:t>
      </w:r>
      <w:proofErr w:type="gramEnd"/>
      <w:r w:rsidRPr="00380A94">
        <w:rPr>
          <w:rFonts w:ascii="Georgia" w:hAnsi="Georgia"/>
          <w:sz w:val="16"/>
          <w:szCs w:val="18"/>
          <w:lang w:val="en-US"/>
        </w:rPr>
        <w:t>Lights.Power"</w:t>
      </w:r>
    </w:p>
    <w:p w14:paraId="161C53F3"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[15] "F_1_Z_</w:t>
      </w:r>
      <w:proofErr w:type="gramStart"/>
      <w:r w:rsidRPr="00380A94">
        <w:rPr>
          <w:rFonts w:ascii="Georgia" w:hAnsi="Georgia"/>
          <w:sz w:val="16"/>
          <w:szCs w:val="18"/>
          <w:lang w:val="en-US"/>
        </w:rPr>
        <w:t>2..</w:t>
      </w:r>
      <w:proofErr w:type="gramEnd"/>
      <w:r w:rsidRPr="00380A94">
        <w:rPr>
          <w:rFonts w:ascii="Georgia" w:hAnsi="Georgia"/>
          <w:sz w:val="16"/>
          <w:szCs w:val="18"/>
          <w:lang w:val="en-US"/>
        </w:rPr>
        <w:t>Lights.Power"                                   "F_1_Z_3..Lights.Power"</w:t>
      </w:r>
    </w:p>
    <w:p w14:paraId="57CD5E87"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[17] "F_1_Z_</w:t>
      </w:r>
      <w:proofErr w:type="gramStart"/>
      <w:r w:rsidRPr="00380A94">
        <w:rPr>
          <w:rFonts w:ascii="Georgia" w:hAnsi="Georgia"/>
          <w:sz w:val="16"/>
          <w:szCs w:val="18"/>
          <w:lang w:val="en-US"/>
        </w:rPr>
        <w:t>4..</w:t>
      </w:r>
      <w:proofErr w:type="gramEnd"/>
      <w:r w:rsidRPr="00380A94">
        <w:rPr>
          <w:rFonts w:ascii="Georgia" w:hAnsi="Georgia"/>
          <w:sz w:val="16"/>
          <w:szCs w:val="18"/>
          <w:lang w:val="en-US"/>
        </w:rPr>
        <w:t>Lights.Power"                                   "F_1_Z_5..Lights.Power"</w:t>
      </w:r>
    </w:p>
    <w:p w14:paraId="7CB0454B"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[19] "F_1_Z_</w:t>
      </w:r>
      <w:proofErr w:type="gramStart"/>
      <w:r w:rsidRPr="00380A94">
        <w:rPr>
          <w:rFonts w:ascii="Georgia" w:hAnsi="Georgia"/>
          <w:sz w:val="16"/>
          <w:szCs w:val="18"/>
          <w:lang w:val="en-US"/>
        </w:rPr>
        <w:t>7..</w:t>
      </w:r>
      <w:proofErr w:type="gramEnd"/>
      <w:r w:rsidRPr="00380A94">
        <w:rPr>
          <w:rFonts w:ascii="Georgia" w:hAnsi="Georgia"/>
          <w:sz w:val="16"/>
          <w:szCs w:val="18"/>
          <w:lang w:val="en-US"/>
        </w:rPr>
        <w:t>Lights.Power"                                   "F_1_Z_8A..Lights.Power"</w:t>
      </w:r>
    </w:p>
    <w:p w14:paraId="115F4FCD"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[21] "F_1_Z_</w:t>
      </w:r>
      <w:proofErr w:type="gramStart"/>
      <w:r w:rsidRPr="00380A94">
        <w:rPr>
          <w:rFonts w:ascii="Georgia" w:hAnsi="Georgia"/>
          <w:sz w:val="16"/>
          <w:szCs w:val="18"/>
          <w:lang w:val="en-US"/>
        </w:rPr>
        <w:t>8B..Lights.Power</w:t>
      </w:r>
      <w:proofErr w:type="gramEnd"/>
      <w:r w:rsidRPr="00380A94">
        <w:rPr>
          <w:rFonts w:ascii="Georgia" w:hAnsi="Georgia"/>
          <w:sz w:val="16"/>
          <w:szCs w:val="18"/>
          <w:lang w:val="en-US"/>
        </w:rPr>
        <w:t>"                                  "F_1_Z_1..Equipment.Power"</w:t>
      </w:r>
    </w:p>
    <w:p w14:paraId="10852133"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[23] "F_1_Z_</w:t>
      </w:r>
      <w:proofErr w:type="gramStart"/>
      <w:r w:rsidRPr="00380A94">
        <w:rPr>
          <w:rFonts w:ascii="Georgia" w:hAnsi="Georgia"/>
          <w:sz w:val="16"/>
          <w:szCs w:val="18"/>
          <w:lang w:val="en-US"/>
        </w:rPr>
        <w:t>2..</w:t>
      </w:r>
      <w:proofErr w:type="gramEnd"/>
      <w:r w:rsidRPr="00380A94">
        <w:rPr>
          <w:rFonts w:ascii="Georgia" w:hAnsi="Georgia"/>
          <w:sz w:val="16"/>
          <w:szCs w:val="18"/>
          <w:lang w:val="en-US"/>
        </w:rPr>
        <w:t>Equipment.Power"                                "F_1_Z_3..Equipment.Power"</w:t>
      </w:r>
    </w:p>
    <w:p w14:paraId="5E575E11"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[25] "F_1_Z_</w:t>
      </w:r>
      <w:proofErr w:type="gramStart"/>
      <w:r w:rsidRPr="00380A94">
        <w:rPr>
          <w:rFonts w:ascii="Georgia" w:hAnsi="Georgia"/>
          <w:sz w:val="16"/>
          <w:szCs w:val="18"/>
          <w:lang w:val="en-US"/>
        </w:rPr>
        <w:t>4..</w:t>
      </w:r>
      <w:proofErr w:type="gramEnd"/>
      <w:r w:rsidRPr="00380A94">
        <w:rPr>
          <w:rFonts w:ascii="Georgia" w:hAnsi="Georgia"/>
          <w:sz w:val="16"/>
          <w:szCs w:val="18"/>
          <w:lang w:val="en-US"/>
        </w:rPr>
        <w:t>Equipment.Power"                                "F_1_Z_5..Equipment.Power"</w:t>
      </w:r>
    </w:p>
    <w:p w14:paraId="58C0A963"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[27] "F_1_Z_</w:t>
      </w:r>
      <w:proofErr w:type="gramStart"/>
      <w:r w:rsidRPr="00380A94">
        <w:rPr>
          <w:rFonts w:ascii="Georgia" w:hAnsi="Georgia"/>
          <w:sz w:val="16"/>
          <w:szCs w:val="18"/>
          <w:lang w:val="en-US"/>
        </w:rPr>
        <w:t>7..</w:t>
      </w:r>
      <w:proofErr w:type="gramEnd"/>
      <w:r w:rsidRPr="00380A94">
        <w:rPr>
          <w:rFonts w:ascii="Georgia" w:hAnsi="Georgia"/>
          <w:sz w:val="16"/>
          <w:szCs w:val="18"/>
          <w:lang w:val="en-US"/>
        </w:rPr>
        <w:t>Equipment.Power"                                "F_1_Z_8A..Equipment.Power"</w:t>
      </w:r>
    </w:p>
    <w:p w14:paraId="722F146D"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[29] "F_1_Z_</w:t>
      </w:r>
      <w:proofErr w:type="gramStart"/>
      <w:r w:rsidRPr="00380A94">
        <w:rPr>
          <w:rFonts w:ascii="Georgia" w:hAnsi="Georgia"/>
          <w:sz w:val="16"/>
          <w:szCs w:val="18"/>
          <w:lang w:val="en-US"/>
        </w:rPr>
        <w:t>8B..Equipment.Power</w:t>
      </w:r>
      <w:proofErr w:type="gramEnd"/>
      <w:r w:rsidRPr="00380A94">
        <w:rPr>
          <w:rFonts w:ascii="Georgia" w:hAnsi="Georgia"/>
          <w:sz w:val="16"/>
          <w:szCs w:val="18"/>
          <w:lang w:val="en-US"/>
        </w:rPr>
        <w:t>"                               "F_1_Z_1..Thermostat.Temp"</w:t>
      </w:r>
    </w:p>
    <w:p w14:paraId="132F9528"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[31] "F_1_Z_</w:t>
      </w:r>
      <w:proofErr w:type="gramStart"/>
      <w:r w:rsidRPr="00380A94">
        <w:rPr>
          <w:rFonts w:ascii="Georgia" w:hAnsi="Georgia"/>
          <w:sz w:val="16"/>
          <w:szCs w:val="18"/>
          <w:lang w:val="en-US"/>
        </w:rPr>
        <w:t>1..</w:t>
      </w:r>
      <w:proofErr w:type="gramEnd"/>
      <w:r w:rsidRPr="00380A94">
        <w:rPr>
          <w:rFonts w:ascii="Georgia" w:hAnsi="Georgia"/>
          <w:sz w:val="16"/>
          <w:szCs w:val="18"/>
          <w:lang w:val="en-US"/>
        </w:rPr>
        <w:t>Thermostat.Heating.Setpoint"                    "F_1_Z_1..Thermostat.Cooling.Setpoint"</w:t>
      </w:r>
    </w:p>
    <w:p w14:paraId="2379E73D"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[33] "F_1_Z_</w:t>
      </w:r>
      <w:proofErr w:type="gramStart"/>
      <w:r w:rsidRPr="00380A94">
        <w:rPr>
          <w:rFonts w:ascii="Georgia" w:hAnsi="Georgia"/>
          <w:sz w:val="16"/>
          <w:szCs w:val="18"/>
          <w:lang w:val="en-US"/>
        </w:rPr>
        <w:t>2..</w:t>
      </w:r>
      <w:proofErr w:type="gramEnd"/>
      <w:r w:rsidRPr="00380A94">
        <w:rPr>
          <w:rFonts w:ascii="Georgia" w:hAnsi="Georgia"/>
          <w:sz w:val="16"/>
          <w:szCs w:val="18"/>
          <w:lang w:val="en-US"/>
        </w:rPr>
        <w:t>Thermostat.Temp"                                "F_1_Z_2..Thermostat.Heating.Setpoint"</w:t>
      </w:r>
    </w:p>
    <w:p w14:paraId="16A8E27C"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[35] "F_1_Z_</w:t>
      </w:r>
      <w:proofErr w:type="gramStart"/>
      <w:r w:rsidRPr="00380A94">
        <w:rPr>
          <w:rFonts w:ascii="Georgia" w:hAnsi="Georgia"/>
          <w:sz w:val="16"/>
          <w:szCs w:val="18"/>
          <w:lang w:val="en-US"/>
        </w:rPr>
        <w:t>2..</w:t>
      </w:r>
      <w:proofErr w:type="gramEnd"/>
      <w:r w:rsidRPr="00380A94">
        <w:rPr>
          <w:rFonts w:ascii="Georgia" w:hAnsi="Georgia"/>
          <w:sz w:val="16"/>
          <w:szCs w:val="18"/>
          <w:lang w:val="en-US"/>
        </w:rPr>
        <w:t>Thermostat.Cooling.Setpoint"                    "F_1_Z_3..Thermostat.Temp"</w:t>
      </w:r>
    </w:p>
    <w:p w14:paraId="680561EC"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[37] "F_1_Z_</w:t>
      </w:r>
      <w:proofErr w:type="gramStart"/>
      <w:r w:rsidRPr="00380A94">
        <w:rPr>
          <w:rFonts w:ascii="Georgia" w:hAnsi="Georgia"/>
          <w:sz w:val="16"/>
          <w:szCs w:val="18"/>
          <w:lang w:val="en-US"/>
        </w:rPr>
        <w:t>3..</w:t>
      </w:r>
      <w:proofErr w:type="gramEnd"/>
      <w:r w:rsidRPr="00380A94">
        <w:rPr>
          <w:rFonts w:ascii="Georgia" w:hAnsi="Georgia"/>
          <w:sz w:val="16"/>
          <w:szCs w:val="18"/>
          <w:lang w:val="en-US"/>
        </w:rPr>
        <w:t>Thermostat.Heating.Setpoint"                    "F_1_Z_3..Thermostat.Cooling.Setpoint"</w:t>
      </w:r>
    </w:p>
    <w:p w14:paraId="318A8163"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[39] "F_1_Z_</w:t>
      </w:r>
      <w:proofErr w:type="gramStart"/>
      <w:r w:rsidRPr="00380A94">
        <w:rPr>
          <w:rFonts w:ascii="Georgia" w:hAnsi="Georgia"/>
          <w:sz w:val="16"/>
          <w:szCs w:val="18"/>
          <w:lang w:val="en-US"/>
        </w:rPr>
        <w:t>4..</w:t>
      </w:r>
      <w:proofErr w:type="gramEnd"/>
      <w:r w:rsidRPr="00380A94">
        <w:rPr>
          <w:rFonts w:ascii="Georgia" w:hAnsi="Georgia"/>
          <w:sz w:val="16"/>
          <w:szCs w:val="18"/>
          <w:lang w:val="en-US"/>
        </w:rPr>
        <w:t>Thermostat.Temp"                                "F_1_Z_4..Thermostat.Heating.Setpoint"</w:t>
      </w:r>
    </w:p>
    <w:p w14:paraId="299286F6"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[41] "F_1_Z_</w:t>
      </w:r>
      <w:proofErr w:type="gramStart"/>
      <w:r w:rsidRPr="00380A94">
        <w:rPr>
          <w:rFonts w:ascii="Georgia" w:hAnsi="Georgia"/>
          <w:sz w:val="16"/>
          <w:szCs w:val="18"/>
          <w:lang w:val="en-US"/>
        </w:rPr>
        <w:t>4..</w:t>
      </w:r>
      <w:proofErr w:type="gramEnd"/>
      <w:r w:rsidRPr="00380A94">
        <w:rPr>
          <w:rFonts w:ascii="Georgia" w:hAnsi="Georgia"/>
          <w:sz w:val="16"/>
          <w:szCs w:val="18"/>
          <w:lang w:val="en-US"/>
        </w:rPr>
        <w:t>Thermostat.Cooling.Setpoint"                    "F_1_Z_5..Thermostat.Temp"</w:t>
      </w:r>
    </w:p>
    <w:p w14:paraId="75505698" w14:textId="7AFE9033" w:rsidR="00A73DB2" w:rsidRPr="00380A94" w:rsidRDefault="00AA586B" w:rsidP="002A207E">
      <w:pPr>
        <w:spacing w:after="0"/>
        <w:rPr>
          <w:rFonts w:ascii="Georgia" w:hAnsi="Georgia"/>
          <w:sz w:val="16"/>
          <w:szCs w:val="18"/>
          <w:lang w:val="en-US"/>
        </w:rPr>
      </w:pPr>
      <w:r>
        <w:rPr>
          <w:rFonts w:ascii="Georgia" w:hAnsi="Georgia"/>
          <w:noProof/>
          <w:sz w:val="16"/>
          <w:szCs w:val="18"/>
          <w:lang w:val="en-GB" w:eastAsia="en-GB"/>
        </w:rPr>
        <w:lastRenderedPageBreak/>
        <mc:AlternateContent>
          <mc:Choice Requires="wps">
            <w:drawing>
              <wp:anchor distT="0" distB="0" distL="114300" distR="114300" simplePos="0" relativeHeight="251746304" behindDoc="1" locked="0" layoutInCell="1" allowOverlap="1" wp14:anchorId="4E8A96FE" wp14:editId="3B670A2F">
                <wp:simplePos x="0" y="0"/>
                <wp:positionH relativeFrom="column">
                  <wp:posOffset>-113030</wp:posOffset>
                </wp:positionH>
                <wp:positionV relativeFrom="paragraph">
                  <wp:posOffset>-120650</wp:posOffset>
                </wp:positionV>
                <wp:extent cx="5916930" cy="3048000"/>
                <wp:effectExtent l="0" t="0" r="26670" b="25400"/>
                <wp:wrapNone/>
                <wp:docPr id="293" name="26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6930" cy="304800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301DE24" id="_x0032_6_x0020_Rect_x00e1_ngulo" o:spid="_x0000_s1026" style="position:absolute;margin-left:-8.9pt;margin-top:-9.45pt;width:465.9pt;height:240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" fillcolor="#4f81bd [3204]" strokecolor="#243f60 [1604]" strokeweight="2pt">
                <v:fill opacity="0"/>
                <v:path arrowok="t"/>
              </v:rect>
            </w:pict>
          </mc:Fallback>
        </mc:AlternateContent>
      </w:r>
      <w:r w:rsidR="00A73DB2" w:rsidRPr="00380A94">
        <w:rPr>
          <w:rFonts w:ascii="Georgia" w:hAnsi="Georgia"/>
          <w:sz w:val="16"/>
          <w:szCs w:val="18"/>
          <w:lang w:val="en-US"/>
        </w:rPr>
        <w:t>[43] "F_1_Z_</w:t>
      </w:r>
      <w:proofErr w:type="gramStart"/>
      <w:r w:rsidR="00A73DB2" w:rsidRPr="00380A94">
        <w:rPr>
          <w:rFonts w:ascii="Georgia" w:hAnsi="Georgia"/>
          <w:sz w:val="16"/>
          <w:szCs w:val="18"/>
          <w:lang w:val="en-US"/>
        </w:rPr>
        <w:t>5..</w:t>
      </w:r>
      <w:proofErr w:type="gramEnd"/>
      <w:r w:rsidR="00A73DB2" w:rsidRPr="00380A94">
        <w:rPr>
          <w:rFonts w:ascii="Georgia" w:hAnsi="Georgia"/>
          <w:sz w:val="16"/>
          <w:szCs w:val="18"/>
          <w:lang w:val="en-US"/>
        </w:rPr>
        <w:t>Thermostat.Heating.Setpoint"                    "F_1_Z_5..Thermostat.Cooling.Setpoint"</w:t>
      </w:r>
    </w:p>
    <w:p w14:paraId="2616ED25"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[45] "F_1_Z_</w:t>
      </w:r>
      <w:proofErr w:type="gramStart"/>
      <w:r w:rsidRPr="00380A94">
        <w:rPr>
          <w:rFonts w:ascii="Georgia" w:hAnsi="Georgia"/>
          <w:sz w:val="16"/>
          <w:szCs w:val="18"/>
          <w:lang w:val="en-US"/>
        </w:rPr>
        <w:t>7..</w:t>
      </w:r>
      <w:proofErr w:type="gramEnd"/>
      <w:r w:rsidRPr="00380A94">
        <w:rPr>
          <w:rFonts w:ascii="Georgia" w:hAnsi="Georgia"/>
          <w:sz w:val="16"/>
          <w:szCs w:val="18"/>
          <w:lang w:val="en-US"/>
        </w:rPr>
        <w:t>Thermostat.Temp"                                "F_1_Z_7..Thermostat.Heating.Setpoint"</w:t>
      </w:r>
    </w:p>
    <w:p w14:paraId="58947BE2"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[47] "F_1_Z_</w:t>
      </w:r>
      <w:proofErr w:type="gramStart"/>
      <w:r w:rsidRPr="00380A94">
        <w:rPr>
          <w:rFonts w:ascii="Georgia" w:hAnsi="Georgia"/>
          <w:sz w:val="16"/>
          <w:szCs w:val="18"/>
          <w:lang w:val="en-US"/>
        </w:rPr>
        <w:t>7..</w:t>
      </w:r>
      <w:proofErr w:type="gramEnd"/>
      <w:r w:rsidRPr="00380A94">
        <w:rPr>
          <w:rFonts w:ascii="Georgia" w:hAnsi="Georgia"/>
          <w:sz w:val="16"/>
          <w:szCs w:val="18"/>
          <w:lang w:val="en-US"/>
        </w:rPr>
        <w:t>Thermostat.Cooling.Setpoint"                    "F_1_Z_8A..Thermostat.Temp"</w:t>
      </w:r>
    </w:p>
    <w:p w14:paraId="536165F7"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[49] "F_1_Z_</w:t>
      </w:r>
      <w:proofErr w:type="gramStart"/>
      <w:r w:rsidRPr="00380A94">
        <w:rPr>
          <w:rFonts w:ascii="Georgia" w:hAnsi="Georgia"/>
          <w:sz w:val="16"/>
          <w:szCs w:val="18"/>
          <w:lang w:val="en-US"/>
        </w:rPr>
        <w:t>8A..Thermostat.Heating.Setpoint</w:t>
      </w:r>
      <w:proofErr w:type="gramEnd"/>
      <w:r w:rsidRPr="00380A94">
        <w:rPr>
          <w:rFonts w:ascii="Georgia" w:hAnsi="Georgia"/>
          <w:sz w:val="16"/>
          <w:szCs w:val="18"/>
          <w:lang w:val="en-US"/>
        </w:rPr>
        <w:t>"                   "F_1_Z_8A..Thermostat.Cooling.Setpoint"</w:t>
      </w:r>
    </w:p>
    <w:p w14:paraId="5A919EE7"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[51] "F_1_Z_</w:t>
      </w:r>
      <w:proofErr w:type="gramStart"/>
      <w:r w:rsidRPr="00380A94">
        <w:rPr>
          <w:rFonts w:ascii="Georgia" w:hAnsi="Georgia"/>
          <w:sz w:val="16"/>
          <w:szCs w:val="18"/>
          <w:lang w:val="en-US"/>
        </w:rPr>
        <w:t>8B..Thermostat.Temp</w:t>
      </w:r>
      <w:proofErr w:type="gramEnd"/>
      <w:r w:rsidRPr="00380A94">
        <w:rPr>
          <w:rFonts w:ascii="Georgia" w:hAnsi="Georgia"/>
          <w:sz w:val="16"/>
          <w:szCs w:val="18"/>
          <w:lang w:val="en-US"/>
        </w:rPr>
        <w:t>"                               "F_1_Z_8B..Thermostat.Heating.Setpoint"</w:t>
      </w:r>
    </w:p>
    <w:p w14:paraId="1F89EC85"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 xml:space="preserve"> [53] "F_1_Z_</w:t>
      </w:r>
      <w:proofErr w:type="gramStart"/>
      <w:r w:rsidRPr="00380A94">
        <w:rPr>
          <w:rFonts w:ascii="Georgia" w:hAnsi="Georgia"/>
          <w:sz w:val="16"/>
          <w:szCs w:val="18"/>
          <w:lang w:val="en-US"/>
        </w:rPr>
        <w:t>8B..Thermostat.Cooling.Setpoint</w:t>
      </w:r>
      <w:proofErr w:type="gramEnd"/>
      <w:r w:rsidRPr="00380A94">
        <w:rPr>
          <w:rFonts w:ascii="Georgia" w:hAnsi="Georgia"/>
          <w:sz w:val="16"/>
          <w:szCs w:val="18"/>
          <w:lang w:val="en-US"/>
        </w:rPr>
        <w:t>"                   "F_1.VAV.Availability.Manager.Night.Cycle.Control.Status"</w:t>
      </w:r>
    </w:p>
    <w:p w14:paraId="094373AD"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[55] "</w:t>
      </w:r>
      <w:proofErr w:type="gramStart"/>
      <w:r w:rsidRPr="00380A94">
        <w:rPr>
          <w:rFonts w:ascii="Georgia" w:hAnsi="Georgia"/>
          <w:sz w:val="16"/>
          <w:szCs w:val="18"/>
          <w:lang w:val="en-US"/>
        </w:rPr>
        <w:t>F_1_VAV_SYS.SUPPLY.FAN.Fan.Power</w:t>
      </w:r>
      <w:proofErr w:type="gramEnd"/>
      <w:r w:rsidRPr="00380A94">
        <w:rPr>
          <w:rFonts w:ascii="Georgia" w:hAnsi="Georgia"/>
          <w:sz w:val="16"/>
          <w:szCs w:val="18"/>
          <w:lang w:val="en-US"/>
        </w:rPr>
        <w:t>"                        "F_1_BATH_EXHAUST.Fan.Power"</w:t>
      </w:r>
    </w:p>
    <w:p w14:paraId="7BB960A7"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[57] "</w:t>
      </w:r>
      <w:proofErr w:type="gramStart"/>
      <w:r w:rsidRPr="00380A94">
        <w:rPr>
          <w:rFonts w:ascii="Georgia" w:hAnsi="Georgia"/>
          <w:sz w:val="16"/>
          <w:szCs w:val="18"/>
          <w:lang w:val="en-US"/>
        </w:rPr>
        <w:t>F_1_Z_1.VAV.REHEAT.Damper.Position</w:t>
      </w:r>
      <w:proofErr w:type="gramEnd"/>
      <w:r w:rsidRPr="00380A94">
        <w:rPr>
          <w:rFonts w:ascii="Georgia" w:hAnsi="Georgia"/>
          <w:sz w:val="16"/>
          <w:szCs w:val="18"/>
          <w:lang w:val="en-US"/>
        </w:rPr>
        <w:t>"                      "F_1_Z_2.VAV.REHEAT.Damper.Position"</w:t>
      </w:r>
    </w:p>
    <w:p w14:paraId="11BDD856"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[59] "</w:t>
      </w:r>
      <w:proofErr w:type="gramStart"/>
      <w:r w:rsidRPr="00380A94">
        <w:rPr>
          <w:rFonts w:ascii="Georgia" w:hAnsi="Georgia"/>
          <w:sz w:val="16"/>
          <w:szCs w:val="18"/>
          <w:lang w:val="en-US"/>
        </w:rPr>
        <w:t>F_1_Z_3.VAV.REHEAT.Damper.Position</w:t>
      </w:r>
      <w:proofErr w:type="gramEnd"/>
      <w:r w:rsidRPr="00380A94">
        <w:rPr>
          <w:rFonts w:ascii="Georgia" w:hAnsi="Georgia"/>
          <w:sz w:val="16"/>
          <w:szCs w:val="18"/>
          <w:lang w:val="en-US"/>
        </w:rPr>
        <w:t>"                      "F_1_Z_4.VAV.REHEAT.Damper.Position"</w:t>
      </w:r>
    </w:p>
    <w:p w14:paraId="3B2123D9"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[61] "</w:t>
      </w:r>
      <w:proofErr w:type="gramStart"/>
      <w:r w:rsidRPr="00380A94">
        <w:rPr>
          <w:rFonts w:ascii="Georgia" w:hAnsi="Georgia"/>
          <w:sz w:val="16"/>
          <w:szCs w:val="18"/>
          <w:lang w:val="en-US"/>
        </w:rPr>
        <w:t>F_1_Z_5.VAV.REHEAT.Damper.Position</w:t>
      </w:r>
      <w:proofErr w:type="gramEnd"/>
      <w:r w:rsidRPr="00380A94">
        <w:rPr>
          <w:rFonts w:ascii="Georgia" w:hAnsi="Georgia"/>
          <w:sz w:val="16"/>
          <w:szCs w:val="18"/>
          <w:lang w:val="en-US"/>
        </w:rPr>
        <w:t>"                      "F_1_Z_7.VAV.REHEAT.Damper.Position"</w:t>
      </w:r>
    </w:p>
    <w:p w14:paraId="0169160D"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[63] "</w:t>
      </w:r>
      <w:proofErr w:type="gramStart"/>
      <w:r w:rsidRPr="00380A94">
        <w:rPr>
          <w:rFonts w:ascii="Georgia" w:hAnsi="Georgia"/>
          <w:sz w:val="16"/>
          <w:szCs w:val="18"/>
          <w:lang w:val="en-US"/>
        </w:rPr>
        <w:t>F_1_Z_8A.VAV.REHEAT.Damper.Position</w:t>
      </w:r>
      <w:proofErr w:type="gramEnd"/>
      <w:r w:rsidRPr="00380A94">
        <w:rPr>
          <w:rFonts w:ascii="Georgia" w:hAnsi="Georgia"/>
          <w:sz w:val="16"/>
          <w:szCs w:val="18"/>
          <w:lang w:val="en-US"/>
        </w:rPr>
        <w:t>"                     "F_1_Z_8B.VAV.REHEAT.Damper.Position"</w:t>
      </w:r>
    </w:p>
    <w:p w14:paraId="377F9883"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[65] "F_1_Z_</w:t>
      </w:r>
      <w:proofErr w:type="gramStart"/>
      <w:r w:rsidRPr="00380A94">
        <w:rPr>
          <w:rFonts w:ascii="Georgia" w:hAnsi="Georgia"/>
          <w:sz w:val="16"/>
          <w:szCs w:val="18"/>
          <w:lang w:val="en-US"/>
        </w:rPr>
        <w:t>1.REHEAT.COIL</w:t>
      </w:r>
      <w:proofErr w:type="gramEnd"/>
      <w:r w:rsidRPr="00380A94">
        <w:rPr>
          <w:rFonts w:ascii="Georgia" w:hAnsi="Georgia"/>
          <w:sz w:val="16"/>
          <w:szCs w:val="18"/>
          <w:lang w:val="en-US"/>
        </w:rPr>
        <w:t>.Power"                               "F_1_Z_2.REHEAT.COIL.Power"</w:t>
      </w:r>
    </w:p>
    <w:p w14:paraId="350A9E60"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[67] "F_1_Z_</w:t>
      </w:r>
      <w:proofErr w:type="gramStart"/>
      <w:r w:rsidRPr="00380A94">
        <w:rPr>
          <w:rFonts w:ascii="Georgia" w:hAnsi="Georgia"/>
          <w:sz w:val="16"/>
          <w:szCs w:val="18"/>
          <w:lang w:val="en-US"/>
        </w:rPr>
        <w:t>3.REHEAT.COIL</w:t>
      </w:r>
      <w:proofErr w:type="gramEnd"/>
      <w:r w:rsidRPr="00380A94">
        <w:rPr>
          <w:rFonts w:ascii="Georgia" w:hAnsi="Georgia"/>
          <w:sz w:val="16"/>
          <w:szCs w:val="18"/>
          <w:lang w:val="en-US"/>
        </w:rPr>
        <w:t>.Power"                               "F_1_Z_4.REHEAT.COIL.Power"</w:t>
      </w:r>
    </w:p>
    <w:p w14:paraId="736AA46F"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[69] "F_1_Z_</w:t>
      </w:r>
      <w:proofErr w:type="gramStart"/>
      <w:r w:rsidRPr="00380A94">
        <w:rPr>
          <w:rFonts w:ascii="Georgia" w:hAnsi="Georgia"/>
          <w:sz w:val="16"/>
          <w:szCs w:val="18"/>
          <w:lang w:val="en-US"/>
        </w:rPr>
        <w:t>5.REHEAT.COIL</w:t>
      </w:r>
      <w:proofErr w:type="gramEnd"/>
      <w:r w:rsidRPr="00380A94">
        <w:rPr>
          <w:rFonts w:ascii="Georgia" w:hAnsi="Georgia"/>
          <w:sz w:val="16"/>
          <w:szCs w:val="18"/>
          <w:lang w:val="en-US"/>
        </w:rPr>
        <w:t>.Power"                               "F_1_Z_7.REHEAT.COIL.Power"</w:t>
      </w:r>
    </w:p>
    <w:p w14:paraId="5D33352D" w14:textId="77777777" w:rsidR="00A73DB2" w:rsidRPr="00380A94" w:rsidRDefault="00A73DB2" w:rsidP="002A207E">
      <w:pPr>
        <w:spacing w:after="0"/>
        <w:rPr>
          <w:rFonts w:ascii="Georgia" w:hAnsi="Georgia"/>
          <w:sz w:val="16"/>
          <w:szCs w:val="18"/>
          <w:lang w:val="en-US"/>
        </w:rPr>
      </w:pPr>
      <w:r w:rsidRPr="00380A94">
        <w:rPr>
          <w:rFonts w:ascii="Georgia" w:hAnsi="Georgia"/>
          <w:sz w:val="16"/>
          <w:szCs w:val="18"/>
          <w:lang w:val="en-US"/>
        </w:rPr>
        <w:t>[71] "F_1_Z_8</w:t>
      </w:r>
      <w:proofErr w:type="gramStart"/>
      <w:r w:rsidRPr="00380A94">
        <w:rPr>
          <w:rFonts w:ascii="Georgia" w:hAnsi="Georgia"/>
          <w:sz w:val="16"/>
          <w:szCs w:val="18"/>
          <w:lang w:val="en-US"/>
        </w:rPr>
        <w:t>A.REHEAT.COIL</w:t>
      </w:r>
      <w:proofErr w:type="gramEnd"/>
      <w:r w:rsidRPr="00380A94">
        <w:rPr>
          <w:rFonts w:ascii="Georgia" w:hAnsi="Georgia"/>
          <w:sz w:val="16"/>
          <w:szCs w:val="18"/>
          <w:lang w:val="en-US"/>
        </w:rPr>
        <w:t>.Power"                              "F_1_Z_8B.REHEAT.COIL.Power"</w:t>
      </w:r>
    </w:p>
    <w:p w14:paraId="108BED1F" w14:textId="77777777" w:rsidR="00A73DB2" w:rsidRDefault="00A73DB2" w:rsidP="002A207E">
      <w:pPr>
        <w:spacing w:after="0"/>
        <w:rPr>
          <w:rFonts w:ascii="Georgia" w:hAnsi="Georgia"/>
          <w:sz w:val="16"/>
          <w:szCs w:val="18"/>
          <w:lang w:val="en-US"/>
        </w:rPr>
      </w:pPr>
      <w:r w:rsidRPr="00380A94">
        <w:rPr>
          <w:rFonts w:ascii="Georgia" w:hAnsi="Georgia"/>
          <w:sz w:val="16"/>
          <w:szCs w:val="18"/>
          <w:lang w:val="en-US"/>
        </w:rPr>
        <w:t>[73] "F_1_VAV_</w:t>
      </w:r>
      <w:proofErr w:type="gramStart"/>
      <w:r w:rsidRPr="00380A94">
        <w:rPr>
          <w:rFonts w:ascii="Georgia" w:hAnsi="Georgia"/>
          <w:sz w:val="16"/>
          <w:szCs w:val="18"/>
          <w:lang w:val="en-US"/>
        </w:rPr>
        <w:t>SYS.HEATING.COIL.Power</w:t>
      </w:r>
      <w:proofErr w:type="gramEnd"/>
      <w:r w:rsidRPr="00380A94">
        <w:rPr>
          <w:rFonts w:ascii="Georgia" w:hAnsi="Georgia"/>
          <w:sz w:val="16"/>
          <w:szCs w:val="18"/>
          <w:lang w:val="en-US"/>
        </w:rPr>
        <w:t>"                          "F_1_VAV_SYS.Outdoor.Air.Flow.Fraction"</w:t>
      </w:r>
    </w:p>
    <w:p w14:paraId="631475B5" w14:textId="77777777" w:rsidR="00DB5DC3" w:rsidRDefault="00DB5DC3" w:rsidP="002A207E">
      <w:pPr>
        <w:spacing w:after="0"/>
        <w:rPr>
          <w:rFonts w:ascii="Georgia" w:hAnsi="Georgia"/>
          <w:sz w:val="16"/>
          <w:szCs w:val="18"/>
          <w:lang w:val="en-US"/>
        </w:rPr>
      </w:pPr>
    </w:p>
    <w:p w14:paraId="22F48A7B" w14:textId="77777777" w:rsidR="00DB5DC3" w:rsidRDefault="00DB5DC3" w:rsidP="002A207E">
      <w:pPr>
        <w:spacing w:after="0"/>
        <w:rPr>
          <w:rFonts w:ascii="Georgia" w:hAnsi="Georgia"/>
          <w:sz w:val="16"/>
          <w:szCs w:val="18"/>
          <w:lang w:val="en-US"/>
        </w:rPr>
      </w:pPr>
    </w:p>
    <w:p w14:paraId="1A714F7A" w14:textId="77777777" w:rsidR="004B3081" w:rsidRDefault="004B3081" w:rsidP="002A207E">
      <w:pPr>
        <w:spacing w:after="0"/>
        <w:rPr>
          <w:rFonts w:ascii="Georgia" w:hAnsi="Georgia"/>
          <w:sz w:val="16"/>
          <w:szCs w:val="18"/>
          <w:lang w:val="en-US"/>
        </w:rPr>
      </w:pPr>
    </w:p>
    <w:p w14:paraId="0802B70B" w14:textId="77777777" w:rsidR="004B3081" w:rsidRDefault="004B3081" w:rsidP="002A207E">
      <w:pPr>
        <w:spacing w:after="0"/>
        <w:rPr>
          <w:rFonts w:ascii="Georgia" w:hAnsi="Georgia"/>
          <w:sz w:val="16"/>
          <w:szCs w:val="18"/>
          <w:lang w:val="en-US"/>
        </w:rPr>
      </w:pPr>
    </w:p>
    <w:p w14:paraId="6B34CB8E" w14:textId="77777777" w:rsidR="00A73DB2" w:rsidRPr="00504AB3" w:rsidRDefault="00A73DB2" w:rsidP="002A207E">
      <w:pPr>
        <w:pStyle w:val="Heading2"/>
      </w:pPr>
      <w:bookmarkStart w:id="250" w:name="_Toc488184033"/>
      <w:r>
        <w:t xml:space="preserve">Descripción de </w:t>
      </w:r>
      <w:r w:rsidRPr="00504AB3">
        <w:t>Columnas</w:t>
      </w:r>
      <w:bookmarkEnd w:id="250"/>
      <w:r w:rsidRPr="00504AB3">
        <w:t xml:space="preserve"> </w:t>
      </w:r>
    </w:p>
    <w:p w14:paraId="6371E704" w14:textId="77777777" w:rsidR="00A73DB2" w:rsidRPr="00A97BDA" w:rsidRDefault="00A73DB2" w:rsidP="002A207E">
      <w:pPr>
        <w:spacing w:after="0"/>
        <w:rPr>
          <w:rFonts w:ascii="Georgia" w:hAnsi="Georgia"/>
          <w:sz w:val="16"/>
          <w:szCs w:val="18"/>
          <w:lang w:val="es-ES"/>
        </w:rPr>
      </w:pPr>
    </w:p>
    <w:p w14:paraId="23B87BF7" w14:textId="77777777" w:rsidR="00A73DB2" w:rsidRPr="00505C60" w:rsidRDefault="00A73DB2" w:rsidP="002A207E">
      <w:pPr>
        <w:rPr>
          <w:rFonts w:ascii="Georgia" w:hAnsi="Georgia"/>
        </w:rPr>
      </w:pPr>
      <w:r>
        <w:rPr>
          <w:rFonts w:ascii="Georgia" w:hAnsi="Georgia"/>
        </w:rPr>
        <w:t xml:space="preserve">Las </w:t>
      </w:r>
      <w:r w:rsidRPr="00505C60">
        <w:rPr>
          <w:rFonts w:ascii="Georgia" w:hAnsi="Georgia"/>
        </w:rPr>
        <w:t>descripciones de los valores (columnas) encontrad</w:t>
      </w:r>
      <w:r>
        <w:rPr>
          <w:rFonts w:ascii="Georgia" w:hAnsi="Georgia"/>
        </w:rPr>
        <w:t>o</w:t>
      </w:r>
      <w:r w:rsidRPr="00505C60">
        <w:rPr>
          <w:rFonts w:ascii="Georgia" w:hAnsi="Georgia"/>
        </w:rPr>
        <w:t>s en los ficheros son</w:t>
      </w:r>
      <w:r>
        <w:rPr>
          <w:rFonts w:ascii="Georgia" w:hAnsi="Georgia"/>
        </w:rPr>
        <w:t xml:space="preserve"> del tipo</w:t>
      </w:r>
      <w:r w:rsidRPr="00505C60">
        <w:rPr>
          <w:rFonts w:ascii="Georgia" w:hAnsi="Georgia"/>
        </w:rPr>
        <w:t>:</w:t>
      </w:r>
    </w:p>
    <w:p w14:paraId="777881B4" w14:textId="77777777" w:rsidR="00A73DB2" w:rsidRDefault="00A73DB2" w:rsidP="002A207E">
      <w:pPr>
        <w:rPr>
          <w:rFonts w:ascii="Georgia" w:hAnsi="Georgia"/>
        </w:rPr>
      </w:pPr>
      <w:r>
        <w:rPr>
          <w:rFonts w:ascii="Georgia" w:hAnsi="Georgia"/>
          <w:noProof/>
          <w:lang w:val="en-GB" w:eastAsia="en-GB"/>
        </w:rPr>
        <w:drawing>
          <wp:inline distT="0" distB="0" distL="0" distR="0" wp14:anchorId="35CF621F" wp14:editId="6FF3FC8D">
            <wp:extent cx="5393690" cy="3378835"/>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3690" cy="3378835"/>
                    </a:xfrm>
                    <a:prstGeom prst="rect">
                      <a:avLst/>
                    </a:prstGeom>
                    <a:noFill/>
                    <a:ln>
                      <a:noFill/>
                    </a:ln>
                  </pic:spPr>
                </pic:pic>
              </a:graphicData>
            </a:graphic>
          </wp:inline>
        </w:drawing>
      </w:r>
    </w:p>
    <w:p w14:paraId="6514C176" w14:textId="77777777" w:rsidR="004B3081" w:rsidRDefault="004B3081" w:rsidP="002A207E">
      <w:pPr>
        <w:rPr>
          <w:rFonts w:ascii="Georgia" w:hAnsi="Georgia"/>
        </w:rPr>
      </w:pPr>
    </w:p>
    <w:p w14:paraId="684EBB6F" w14:textId="77777777" w:rsidR="004B3081" w:rsidRDefault="004B3081" w:rsidP="002A207E">
      <w:pPr>
        <w:rPr>
          <w:rFonts w:ascii="Georgia" w:hAnsi="Georgia"/>
        </w:rPr>
      </w:pPr>
    </w:p>
    <w:p w14:paraId="2F797CEC" w14:textId="77777777" w:rsidR="00A73DB2" w:rsidRDefault="00A73DB2" w:rsidP="002A207E">
      <w:pPr>
        <w:rPr>
          <w:rFonts w:ascii="Georgia" w:hAnsi="Georgia"/>
          <w:lang w:val="en-US"/>
        </w:rPr>
      </w:pPr>
      <w:r>
        <w:rPr>
          <w:rFonts w:ascii="Georgia" w:hAnsi="Georgia"/>
          <w:noProof/>
          <w:lang w:val="en-GB" w:eastAsia="en-GB"/>
        </w:rPr>
        <w:lastRenderedPageBreak/>
        <w:drawing>
          <wp:inline distT="0" distB="0" distL="0" distR="0" wp14:anchorId="7E2C9D63" wp14:editId="109EDC06">
            <wp:extent cx="5339166" cy="3840181"/>
            <wp:effectExtent l="0" t="0" r="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39166" cy="3840181"/>
                    </a:xfrm>
                    <a:prstGeom prst="rect">
                      <a:avLst/>
                    </a:prstGeom>
                    <a:noFill/>
                    <a:ln>
                      <a:noFill/>
                    </a:ln>
                  </pic:spPr>
                </pic:pic>
              </a:graphicData>
            </a:graphic>
          </wp:inline>
        </w:drawing>
      </w:r>
    </w:p>
    <w:p w14:paraId="62BA3D47" w14:textId="77777777" w:rsidR="004B3081" w:rsidRDefault="004B3081" w:rsidP="002A207E">
      <w:pPr>
        <w:rPr>
          <w:rFonts w:ascii="Georgia" w:hAnsi="Georgia"/>
          <w:lang w:val="en-US"/>
        </w:rPr>
      </w:pPr>
    </w:p>
    <w:p w14:paraId="1DCDBAF1" w14:textId="77777777" w:rsidR="00A73DB2" w:rsidRDefault="00A73DB2" w:rsidP="002A207E">
      <w:pPr>
        <w:rPr>
          <w:rFonts w:ascii="Georgia" w:hAnsi="Georgia"/>
          <w:lang w:val="en-US"/>
        </w:rPr>
      </w:pPr>
      <w:r>
        <w:rPr>
          <w:rFonts w:ascii="Georgia" w:hAnsi="Georgia"/>
          <w:noProof/>
          <w:lang w:val="en-GB" w:eastAsia="en-GB"/>
        </w:rPr>
        <w:drawing>
          <wp:inline distT="0" distB="0" distL="0" distR="0" wp14:anchorId="396B8BCD" wp14:editId="6DDF0519">
            <wp:extent cx="5277079" cy="2113606"/>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9435" cy="2114550"/>
                    </a:xfrm>
                    <a:prstGeom prst="rect">
                      <a:avLst/>
                    </a:prstGeom>
                    <a:noFill/>
                    <a:ln>
                      <a:noFill/>
                    </a:ln>
                  </pic:spPr>
                </pic:pic>
              </a:graphicData>
            </a:graphic>
          </wp:inline>
        </w:drawing>
      </w:r>
    </w:p>
    <w:p w14:paraId="78896379" w14:textId="77777777" w:rsidR="008E0BFC" w:rsidRDefault="008E0BFC" w:rsidP="002A207E">
      <w:pPr>
        <w:rPr>
          <w:rFonts w:ascii="Georgia" w:hAnsi="Georgia"/>
          <w:lang w:val="en-US"/>
        </w:rPr>
      </w:pPr>
    </w:p>
    <w:p w14:paraId="49BA1470" w14:textId="77777777" w:rsidR="008E0BFC" w:rsidRDefault="008E0BFC" w:rsidP="002A207E">
      <w:pPr>
        <w:rPr>
          <w:rFonts w:ascii="Georgia" w:hAnsi="Georgia"/>
          <w:lang w:val="en-US"/>
        </w:rPr>
      </w:pPr>
    </w:p>
    <w:p w14:paraId="02AEF3B8" w14:textId="77777777" w:rsidR="008E0BFC" w:rsidRDefault="008E0BFC" w:rsidP="002A207E">
      <w:pPr>
        <w:rPr>
          <w:rFonts w:ascii="Georgia" w:hAnsi="Georgia"/>
          <w:lang w:val="en-US"/>
        </w:rPr>
      </w:pPr>
    </w:p>
    <w:p w14:paraId="0CC883F5" w14:textId="77777777" w:rsidR="008E0BFC" w:rsidRDefault="008E0BFC" w:rsidP="002A207E">
      <w:pPr>
        <w:rPr>
          <w:rFonts w:ascii="Georgia" w:hAnsi="Georgia"/>
          <w:lang w:val="en-US"/>
        </w:rPr>
      </w:pPr>
    </w:p>
    <w:p w14:paraId="037B04A2" w14:textId="77777777" w:rsidR="00A73DB2" w:rsidRPr="001464A6" w:rsidRDefault="00A73DB2" w:rsidP="002A207E">
      <w:pPr>
        <w:rPr>
          <w:rFonts w:ascii="Georgia" w:hAnsi="Georgia"/>
          <w:lang w:val="en-US"/>
        </w:rPr>
      </w:pPr>
    </w:p>
    <w:p w14:paraId="216D6EEB" w14:textId="77777777" w:rsidR="008E0BFC" w:rsidRDefault="008E0BFC" w:rsidP="002A207E">
      <w:pPr>
        <w:rPr>
          <w:rFonts w:ascii="Georgia" w:hAnsi="Georgia"/>
          <w:lang w:val="en-US"/>
        </w:rPr>
      </w:pPr>
    </w:p>
    <w:p w14:paraId="7E45012A" w14:textId="77777777" w:rsidR="00A73DB2" w:rsidRPr="00505C60" w:rsidRDefault="00A73DB2" w:rsidP="002A207E">
      <w:pPr>
        <w:pStyle w:val="Heading2"/>
      </w:pPr>
      <w:bookmarkStart w:id="251" w:name="_Toc488184034"/>
      <w:r w:rsidRPr="00505C60">
        <w:lastRenderedPageBreak/>
        <w:t xml:space="preserve">Comandos </w:t>
      </w:r>
      <w:r>
        <w:t>en R</w:t>
      </w:r>
      <w:bookmarkEnd w:id="251"/>
      <w:r>
        <w:t xml:space="preserve"> </w:t>
      </w:r>
    </w:p>
    <w:p w14:paraId="384AB2BA" w14:textId="77777777" w:rsidR="00A73DB2" w:rsidRPr="00000592" w:rsidRDefault="00A73DB2" w:rsidP="002A207E">
      <w:pPr>
        <w:rPr>
          <w:rFonts w:ascii="Georgia" w:hAnsi="Georgia"/>
        </w:rPr>
      </w:pPr>
    </w:p>
    <w:p w14:paraId="24B756D3" w14:textId="77777777" w:rsidR="00A73DB2" w:rsidRDefault="00A73DB2" w:rsidP="00423978">
      <w:pPr>
        <w:rPr>
          <w:rFonts w:ascii="Georgia" w:hAnsi="Georgia"/>
          <w:color w:val="1F497D" w:themeColor="text2"/>
        </w:rPr>
      </w:pPr>
      <w:r>
        <w:rPr>
          <w:rFonts w:ascii="Georgia" w:hAnsi="Georgia"/>
          <w:color w:val="1F497D" w:themeColor="text2"/>
        </w:rPr>
        <w:t>Shell Script  (Generalización a todas las columnas del fichero de entrada)</w:t>
      </w:r>
    </w:p>
    <w:p w14:paraId="288A9A8B" w14:textId="77777777" w:rsidR="006A0F69" w:rsidRDefault="006A0F69" w:rsidP="00423978">
      <w:pPr>
        <w:rPr>
          <w:rFonts w:ascii="Georgia" w:hAnsi="Georgia"/>
        </w:rPr>
      </w:pPr>
    </w:p>
    <w:p w14:paraId="6857A1AF" w14:textId="0215FA72" w:rsidR="00A73DB2" w:rsidRPr="006E0A78" w:rsidRDefault="00AA586B" w:rsidP="002A207E">
      <w:pPr>
        <w:spacing w:after="0"/>
        <w:rPr>
          <w:rFonts w:ascii="Georgia" w:hAnsi="Georgia"/>
          <w:sz w:val="18"/>
          <w:lang w:val="es-ES"/>
        </w:rPr>
      </w:pPr>
      <w:r>
        <w:rPr>
          <w:rFonts w:asciiTheme="minorHAnsi" w:hAnsiTheme="minorHAnsi"/>
          <w:noProof/>
          <w:lang w:val="en-GB" w:eastAsia="en-GB"/>
        </w:rPr>
        <mc:AlternateContent>
          <mc:Choice Requires="wps">
            <w:drawing>
              <wp:anchor distT="0" distB="0" distL="114300" distR="114300" simplePos="0" relativeHeight="251692032" behindDoc="1" locked="0" layoutInCell="1" allowOverlap="1" wp14:anchorId="1FD370D1" wp14:editId="1BCF7DB3">
                <wp:simplePos x="0" y="0"/>
                <wp:positionH relativeFrom="column">
                  <wp:posOffset>-93980</wp:posOffset>
                </wp:positionH>
                <wp:positionV relativeFrom="paragraph">
                  <wp:posOffset>13970</wp:posOffset>
                </wp:positionV>
                <wp:extent cx="5925820" cy="5170170"/>
                <wp:effectExtent l="0" t="0" r="17780" b="36830"/>
                <wp:wrapNone/>
                <wp:docPr id="31" name="2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5820" cy="517017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3DC6B99" id="_x0032_5_x0020_Rect_x00e1_ngulo" o:spid="_x0000_s1026" style="position:absolute;margin-left:-7.4pt;margin-top:1.1pt;width:466.6pt;height:407.1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" fillcolor="#4f81bd [3204]" strokecolor="#243f60 [1604]" strokeweight="2pt">
                <v:fill opacity="0"/>
                <v:path arrowok="t"/>
              </v:rect>
            </w:pict>
          </mc:Fallback>
        </mc:AlternateContent>
      </w:r>
    </w:p>
    <w:p w14:paraId="04E29297" w14:textId="77777777" w:rsidR="00A73DB2" w:rsidRPr="00A73DB2" w:rsidRDefault="00A73DB2" w:rsidP="002A207E">
      <w:pPr>
        <w:spacing w:after="0"/>
        <w:rPr>
          <w:rFonts w:ascii="Georgia" w:hAnsi="Georgia"/>
          <w:sz w:val="18"/>
          <w:lang w:val="en-US"/>
        </w:rPr>
      </w:pPr>
      <w:proofErr w:type="spellStart"/>
      <w:r w:rsidRPr="00A73DB2">
        <w:rPr>
          <w:rFonts w:ascii="Georgia" w:hAnsi="Georgia"/>
          <w:sz w:val="18"/>
          <w:lang w:val="en-US"/>
        </w:rPr>
        <w:t>i</w:t>
      </w:r>
      <w:proofErr w:type="spellEnd"/>
      <w:r w:rsidRPr="00A73DB2">
        <w:rPr>
          <w:rFonts w:ascii="Georgia" w:hAnsi="Georgia"/>
          <w:sz w:val="18"/>
          <w:lang w:val="en-US"/>
        </w:rPr>
        <w:t>=1</w:t>
      </w:r>
    </w:p>
    <w:p w14:paraId="031E606F"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while [[ $</w:t>
      </w:r>
      <w:proofErr w:type="spellStart"/>
      <w:r w:rsidRPr="00030D30">
        <w:rPr>
          <w:rFonts w:ascii="Georgia" w:hAnsi="Georgia"/>
          <w:sz w:val="18"/>
          <w:lang w:val="en-US"/>
        </w:rPr>
        <w:t>i</w:t>
      </w:r>
      <w:proofErr w:type="spellEnd"/>
      <w:r w:rsidRPr="00030D30">
        <w:rPr>
          <w:rFonts w:ascii="Georgia" w:hAnsi="Georgia"/>
          <w:sz w:val="18"/>
          <w:lang w:val="en-US"/>
        </w:rPr>
        <w:t xml:space="preserve"> -le </w:t>
      </w:r>
      <w:proofErr w:type="gramStart"/>
      <w:r w:rsidRPr="00030D30">
        <w:rPr>
          <w:rFonts w:ascii="Georgia" w:hAnsi="Georgia"/>
          <w:sz w:val="18"/>
          <w:lang w:val="en-US"/>
        </w:rPr>
        <w:t>416 ]</w:t>
      </w:r>
      <w:proofErr w:type="gramEnd"/>
      <w:r w:rsidRPr="00030D30">
        <w:rPr>
          <w:rFonts w:ascii="Georgia" w:hAnsi="Georgia"/>
          <w:sz w:val="18"/>
          <w:lang w:val="en-US"/>
        </w:rPr>
        <w:t>]</w:t>
      </w:r>
    </w:p>
    <w:p w14:paraId="3F6630EE"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do</w:t>
      </w:r>
    </w:p>
    <w:p w14:paraId="4E6FF38D" w14:textId="77777777" w:rsidR="00A73DB2" w:rsidRPr="00030D30" w:rsidRDefault="00A73DB2" w:rsidP="002A207E">
      <w:pPr>
        <w:spacing w:after="0"/>
        <w:rPr>
          <w:rFonts w:ascii="Georgia" w:hAnsi="Georgia"/>
          <w:sz w:val="18"/>
          <w:lang w:val="en-US"/>
        </w:rPr>
      </w:pPr>
    </w:p>
    <w:p w14:paraId="37DF57F1"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 &lt;- (fichero1</w:t>
      </w:r>
      <w:proofErr w:type="gramStart"/>
      <w:r w:rsidRPr="00030D30">
        <w:rPr>
          <w:rFonts w:ascii="Georgia" w:hAnsi="Georgia"/>
          <w:sz w:val="18"/>
          <w:lang w:val="en-US"/>
        </w:rPr>
        <w:t>[,c</w:t>
      </w:r>
      <w:proofErr w:type="gramEnd"/>
      <w:r w:rsidRPr="00030D30">
        <w:rPr>
          <w:rFonts w:ascii="Georgia" w:hAnsi="Georgia"/>
          <w:sz w:val="18"/>
          <w:lang w:val="en-US"/>
        </w:rPr>
        <w:t>(1,"$i")])"</w:t>
      </w:r>
    </w:p>
    <w:p w14:paraId="0E3D8BB9" w14:textId="77777777" w:rsidR="00A73DB2"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xml:space="preserve"> = </w:t>
      </w:r>
      <w:proofErr w:type="spellStart"/>
      <w:proofErr w:type="gramStart"/>
      <w:r w:rsidRPr="00030D30">
        <w:rPr>
          <w:rFonts w:ascii="Georgia" w:hAnsi="Georgia"/>
          <w:sz w:val="18"/>
          <w:lang w:val="en-US"/>
        </w:rPr>
        <w:t>as.POSIXct</w:t>
      </w:r>
      <w:proofErr w:type="spellEnd"/>
      <w:proofErr w:type="gramEnd"/>
      <w:r w:rsidRPr="00030D30">
        <w:rPr>
          <w:rFonts w:ascii="Georgia" w:hAnsi="Georgia"/>
          <w:sz w:val="18"/>
          <w:lang w:val="en-US"/>
        </w:rPr>
        <w:t>(</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xml:space="preserve">, </w:t>
      </w:r>
    </w:p>
    <w:p w14:paraId="6A260382" w14:textId="77777777" w:rsidR="00A73DB2" w:rsidRPr="00030D30" w:rsidRDefault="00A73DB2" w:rsidP="002A207E">
      <w:pPr>
        <w:spacing w:after="0"/>
        <w:rPr>
          <w:rFonts w:ascii="Georgia" w:hAnsi="Georgia"/>
          <w:sz w:val="18"/>
          <w:lang w:val="en-US"/>
        </w:rPr>
      </w:pPr>
      <w:r>
        <w:rPr>
          <w:rFonts w:ascii="Georgia" w:hAnsi="Georgia"/>
          <w:sz w:val="18"/>
          <w:lang w:val="en-US"/>
        </w:rPr>
        <w:t xml:space="preserve">           </w:t>
      </w:r>
      <w:r w:rsidRPr="00030D30">
        <w:rPr>
          <w:rFonts w:ascii="Georgia" w:hAnsi="Georgia"/>
          <w:sz w:val="18"/>
          <w:lang w:val="en-US"/>
        </w:rPr>
        <w:t>format=\"%Y-%m-%d %</w:t>
      </w:r>
      <w:proofErr w:type="gramStart"/>
      <w:r w:rsidRPr="00030D30">
        <w:rPr>
          <w:rFonts w:ascii="Georgia" w:hAnsi="Georgia"/>
          <w:sz w:val="18"/>
          <w:lang w:val="en-US"/>
        </w:rPr>
        <w:t>H:%</w:t>
      </w:r>
      <w:proofErr w:type="gramEnd"/>
      <w:r w:rsidRPr="00030D30">
        <w:rPr>
          <w:rFonts w:ascii="Georgia" w:hAnsi="Georgia"/>
          <w:sz w:val="18"/>
          <w:lang w:val="en-US"/>
        </w:rPr>
        <w:t>M:%S\",</w:t>
      </w:r>
      <w:proofErr w:type="spellStart"/>
      <w:r w:rsidRPr="00030D30">
        <w:rPr>
          <w:rFonts w:ascii="Georgia" w:hAnsi="Georgia"/>
          <w:sz w:val="18"/>
          <w:lang w:val="en-US"/>
        </w:rPr>
        <w:t>tz</w:t>
      </w:r>
      <w:proofErr w:type="spellEnd"/>
      <w:r w:rsidRPr="00030D30">
        <w:rPr>
          <w:rFonts w:ascii="Georgia" w:hAnsi="Georgia"/>
          <w:sz w:val="18"/>
          <w:lang w:val="en-US"/>
        </w:rPr>
        <w:t>=\"CET\")"</w:t>
      </w:r>
    </w:p>
    <w:p w14:paraId="4F61811F"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 xml:space="preserve">"\$hour &lt;- </w:t>
      </w:r>
      <w:proofErr w:type="spellStart"/>
      <w:proofErr w:type="gramStart"/>
      <w:r w:rsidRPr="00030D30">
        <w:rPr>
          <w:rFonts w:ascii="Georgia" w:hAnsi="Georgia"/>
          <w:sz w:val="18"/>
          <w:lang w:val="en-US"/>
        </w:rPr>
        <w:t>as.numeric</w:t>
      </w:r>
      <w:proofErr w:type="spellEnd"/>
      <w:proofErr w:type="gramEnd"/>
      <w:r w:rsidRPr="00030D30">
        <w:rPr>
          <w:rFonts w:ascii="Georgia" w:hAnsi="Georgia"/>
          <w:sz w:val="18"/>
          <w:lang w:val="en-US"/>
        </w:rPr>
        <w:t>(format(</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format=\"%H\"))"</w:t>
      </w:r>
    </w:p>
    <w:p w14:paraId="6AA35581"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xml:space="preserve"> &lt;- </w:t>
      </w:r>
      <w:proofErr w:type="gramStart"/>
      <w:r w:rsidRPr="00030D30">
        <w:rPr>
          <w:rFonts w:ascii="Georgia" w:hAnsi="Georgia"/>
          <w:sz w:val="18"/>
          <w:lang w:val="en-US"/>
        </w:rPr>
        <w:t>format(</w:t>
      </w:r>
      <w:proofErr w:type="spellStart"/>
      <w:proofErr w:type="gramEnd"/>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format=\"%Y-%m-%d %H\")"</w:t>
      </w:r>
    </w:p>
    <w:p w14:paraId="17142E80"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 xml:space="preserve"> &lt;- melt (</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 xml:space="preserve">", </w:t>
      </w:r>
      <w:proofErr w:type="gramStart"/>
      <w:r w:rsidRPr="00030D30">
        <w:rPr>
          <w:rFonts w:ascii="Georgia" w:hAnsi="Georgia"/>
          <w:sz w:val="18"/>
          <w:lang w:val="en-US"/>
        </w:rPr>
        <w:t>c(</w:t>
      </w:r>
      <w:proofErr w:type="gram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w:t>
      </w:r>
    </w:p>
    <w:p w14:paraId="7C48A8E8"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 xml:space="preserve"> &lt;-cast (</w:t>
      </w:r>
      <w:proofErr w:type="spellStart"/>
      <w:r w:rsidRPr="00030D30">
        <w:rPr>
          <w:rFonts w:ascii="Georgia" w:hAnsi="Georgia"/>
          <w:sz w:val="18"/>
          <w:lang w:val="en-US"/>
        </w:rPr>
        <w:t>fichero</w:t>
      </w:r>
      <w:proofErr w:type="spellEnd"/>
      <w:r w:rsidRPr="00030D30">
        <w:rPr>
          <w:rFonts w:ascii="Georgia" w:hAnsi="Georgia"/>
          <w:sz w:val="18"/>
          <w:lang w:val="en-US"/>
        </w:rPr>
        <w:t xml:space="preserve">, </w:t>
      </w:r>
      <w:proofErr w:type="spellStart"/>
      <w:r w:rsidRPr="00030D30">
        <w:rPr>
          <w:rFonts w:ascii="Georgia" w:hAnsi="Georgia"/>
          <w:sz w:val="18"/>
          <w:lang w:val="en-US"/>
        </w:rPr>
        <w:t>Date.Time~variable</w:t>
      </w:r>
      <w:proofErr w:type="spellEnd"/>
      <w:r w:rsidRPr="00030D30">
        <w:rPr>
          <w:rFonts w:ascii="Georgia" w:hAnsi="Georgia"/>
          <w:sz w:val="18"/>
          <w:lang w:val="en-US"/>
        </w:rPr>
        <w:t>, mean)"</w:t>
      </w:r>
    </w:p>
    <w:p w14:paraId="0A84C645" w14:textId="77777777" w:rsidR="00A73DB2" w:rsidRPr="00030D30" w:rsidRDefault="00A73DB2" w:rsidP="002A207E">
      <w:pPr>
        <w:spacing w:after="0"/>
        <w:rPr>
          <w:rFonts w:ascii="Georgia" w:hAnsi="Georgia"/>
          <w:sz w:val="18"/>
          <w:lang w:val="en-US"/>
        </w:rPr>
      </w:pPr>
    </w:p>
    <w:p w14:paraId="22B6ED74"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xml:space="preserve"> = </w:t>
      </w:r>
      <w:proofErr w:type="spellStart"/>
      <w:proofErr w:type="gramStart"/>
      <w:r w:rsidRPr="00030D30">
        <w:rPr>
          <w:rFonts w:ascii="Georgia" w:hAnsi="Georgia"/>
          <w:sz w:val="18"/>
          <w:lang w:val="en-US"/>
        </w:rPr>
        <w:t>as.POSIXct</w:t>
      </w:r>
      <w:proofErr w:type="spellEnd"/>
      <w:proofErr w:type="gramEnd"/>
      <w:r w:rsidRPr="00030D30">
        <w:rPr>
          <w:rFonts w:ascii="Georgia" w:hAnsi="Georgia"/>
          <w:sz w:val="18"/>
          <w:lang w:val="en-US"/>
        </w:rPr>
        <w:t>(</w:t>
      </w:r>
      <w:proofErr w:type="spellStart"/>
      <w:r w:rsidRPr="00030D30">
        <w:rPr>
          <w:rFonts w:ascii="Georgia" w:hAnsi="Georgia"/>
          <w:sz w:val="18"/>
          <w:lang w:val="en-US"/>
        </w:rPr>
        <w:t>fichero</w:t>
      </w:r>
      <w:proofErr w:type="spellEnd"/>
      <w:r w:rsidRPr="00030D30">
        <w:rPr>
          <w:rFonts w:ascii="Georgia" w:hAnsi="Georgia"/>
          <w:sz w:val="18"/>
          <w:lang w:val="en-US"/>
        </w:rPr>
        <w:t>\$</w:t>
      </w:r>
      <w:proofErr w:type="spellStart"/>
      <w:r w:rsidRPr="00030D30">
        <w:rPr>
          <w:rFonts w:ascii="Georgia" w:hAnsi="Georgia"/>
          <w:sz w:val="18"/>
          <w:lang w:val="en-US"/>
        </w:rPr>
        <w:t>Date.Time</w:t>
      </w:r>
      <w:proofErr w:type="spellEnd"/>
      <w:r w:rsidRPr="00030D30">
        <w:rPr>
          <w:rFonts w:ascii="Georgia" w:hAnsi="Georgia"/>
          <w:sz w:val="18"/>
          <w:lang w:val="en-US"/>
        </w:rPr>
        <w:t>, format=\"%Y-%m-%d\",</w:t>
      </w:r>
      <w:proofErr w:type="spellStart"/>
      <w:r w:rsidRPr="00030D30">
        <w:rPr>
          <w:rFonts w:ascii="Georgia" w:hAnsi="Georgia"/>
          <w:sz w:val="18"/>
          <w:lang w:val="en-US"/>
        </w:rPr>
        <w:t>tz</w:t>
      </w:r>
      <w:proofErr w:type="spellEnd"/>
      <w:r w:rsidRPr="00030D30">
        <w:rPr>
          <w:rFonts w:ascii="Georgia" w:hAnsi="Georgia"/>
          <w:sz w:val="18"/>
          <w:lang w:val="en-US"/>
        </w:rPr>
        <w:t>=\"CET\")"</w:t>
      </w:r>
    </w:p>
    <w:p w14:paraId="5EC0514E" w14:textId="77777777" w:rsidR="00A73DB2" w:rsidRPr="00030D30" w:rsidRDefault="00A73DB2" w:rsidP="002A207E">
      <w:pPr>
        <w:spacing w:after="0"/>
        <w:rPr>
          <w:rFonts w:ascii="Georgia" w:hAnsi="Georgia"/>
          <w:sz w:val="18"/>
          <w:lang w:val="en-US"/>
        </w:rPr>
      </w:pPr>
    </w:p>
    <w:p w14:paraId="12FC1932"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sp</w:t>
      </w:r>
      <w:proofErr w:type="spellEnd"/>
      <w:r w:rsidRPr="00030D30">
        <w:rPr>
          <w:rFonts w:ascii="Georgia" w:hAnsi="Georgia"/>
          <w:sz w:val="18"/>
          <w:lang w:val="en-US"/>
        </w:rPr>
        <w:t xml:space="preserve"> &lt;- </w:t>
      </w:r>
      <w:proofErr w:type="spellStart"/>
      <w:r w:rsidRPr="00030D30">
        <w:rPr>
          <w:rFonts w:ascii="Georgia" w:hAnsi="Georgia"/>
          <w:sz w:val="18"/>
          <w:lang w:val="en-US"/>
        </w:rPr>
        <w:t>ggplot</w:t>
      </w:r>
      <w:proofErr w:type="spellEnd"/>
      <w:r w:rsidRPr="00030D30">
        <w:rPr>
          <w:rFonts w:ascii="Georgia" w:hAnsi="Georgia"/>
          <w:sz w:val="18"/>
          <w:lang w:val="en-US"/>
        </w:rPr>
        <w:t>(data=(</w:t>
      </w:r>
      <w:proofErr w:type="spellStart"/>
      <w:r w:rsidRPr="00030D30">
        <w:rPr>
          <w:rFonts w:ascii="Georgia" w:hAnsi="Georgia"/>
          <w:sz w:val="18"/>
          <w:lang w:val="en-US"/>
        </w:rPr>
        <w:t>fichero</w:t>
      </w:r>
      <w:proofErr w:type="spellEnd"/>
      <w:r w:rsidRPr="00030D30">
        <w:rPr>
          <w:rFonts w:ascii="Georgia" w:hAnsi="Georgia"/>
          <w:sz w:val="18"/>
          <w:lang w:val="en-US"/>
        </w:rPr>
        <w:t xml:space="preserve">), </w:t>
      </w:r>
      <w:proofErr w:type="spellStart"/>
      <w:r w:rsidRPr="00030D30">
        <w:rPr>
          <w:rFonts w:ascii="Georgia" w:hAnsi="Georgia"/>
          <w:sz w:val="18"/>
          <w:lang w:val="en-US"/>
        </w:rPr>
        <w:t>aes_string</w:t>
      </w:r>
      <w:proofErr w:type="spellEnd"/>
      <w:r w:rsidRPr="00030D30">
        <w:rPr>
          <w:rFonts w:ascii="Georgia" w:hAnsi="Georgia"/>
          <w:sz w:val="18"/>
          <w:lang w:val="en-US"/>
        </w:rPr>
        <w:t>(x=(</w:t>
      </w:r>
      <w:proofErr w:type="spellStart"/>
      <w:r w:rsidRPr="00030D30">
        <w:rPr>
          <w:rFonts w:ascii="Georgia" w:hAnsi="Georgia"/>
          <w:sz w:val="18"/>
          <w:lang w:val="en-US"/>
        </w:rPr>
        <w:t>colnames</w:t>
      </w:r>
      <w:proofErr w:type="spellEnd"/>
      <w:r w:rsidRPr="00030D30">
        <w:rPr>
          <w:rFonts w:ascii="Georgia" w:hAnsi="Georgia"/>
          <w:sz w:val="18"/>
          <w:lang w:val="en-US"/>
        </w:rPr>
        <w:t>(</w:t>
      </w:r>
      <w:proofErr w:type="spellStart"/>
      <w:r w:rsidRPr="00030D30">
        <w:rPr>
          <w:rFonts w:ascii="Georgia" w:hAnsi="Georgia"/>
          <w:sz w:val="18"/>
          <w:lang w:val="en-US"/>
        </w:rPr>
        <w:t>fichero</w:t>
      </w:r>
      <w:proofErr w:type="spellEnd"/>
      <w:proofErr w:type="gramStart"/>
      <w:r w:rsidRPr="00030D30">
        <w:rPr>
          <w:rFonts w:ascii="Georgia" w:hAnsi="Georgia"/>
          <w:sz w:val="18"/>
          <w:lang w:val="en-US"/>
        </w:rPr>
        <w:t>)[</w:t>
      </w:r>
      <w:proofErr w:type="gramEnd"/>
      <w:r w:rsidRPr="00030D30">
        <w:rPr>
          <w:rFonts w:ascii="Georgia" w:hAnsi="Georgia"/>
          <w:sz w:val="18"/>
          <w:lang w:val="en-US"/>
        </w:rPr>
        <w:t>3]), y=(</w:t>
      </w:r>
      <w:proofErr w:type="spellStart"/>
      <w:r w:rsidRPr="00030D30">
        <w:rPr>
          <w:rFonts w:ascii="Georgia" w:hAnsi="Georgia"/>
          <w:sz w:val="18"/>
          <w:lang w:val="en-US"/>
        </w:rPr>
        <w:t>colnames</w:t>
      </w:r>
      <w:proofErr w:type="spellEnd"/>
      <w:r w:rsidRPr="00030D30">
        <w:rPr>
          <w:rFonts w:ascii="Georgia" w:hAnsi="Georgia"/>
          <w:sz w:val="18"/>
          <w:lang w:val="en-US"/>
        </w:rPr>
        <w:t>(</w:t>
      </w:r>
      <w:proofErr w:type="spellStart"/>
      <w:r w:rsidRPr="00030D30">
        <w:rPr>
          <w:rFonts w:ascii="Georgia" w:hAnsi="Georgia"/>
          <w:sz w:val="18"/>
          <w:lang w:val="en-US"/>
        </w:rPr>
        <w:t>fichero</w:t>
      </w:r>
      <w:proofErr w:type="spellEnd"/>
      <w:r w:rsidRPr="00030D30">
        <w:rPr>
          <w:rFonts w:ascii="Georgia" w:hAnsi="Georgia"/>
          <w:sz w:val="18"/>
          <w:lang w:val="en-US"/>
        </w:rPr>
        <w:t>)[2]), group=\"</w:t>
      </w:r>
      <w:proofErr w:type="spellStart"/>
      <w:r w:rsidRPr="00030D30">
        <w:rPr>
          <w:rFonts w:ascii="Georgia" w:hAnsi="Georgia"/>
          <w:sz w:val="18"/>
          <w:lang w:val="en-US"/>
        </w:rPr>
        <w:t>Date.Time</w:t>
      </w:r>
      <w:proofErr w:type="spellEnd"/>
      <w:r w:rsidRPr="00030D30">
        <w:rPr>
          <w:rFonts w:ascii="Georgia" w:hAnsi="Georgia"/>
          <w:sz w:val="18"/>
          <w:lang w:val="en-US"/>
        </w:rPr>
        <w:t xml:space="preserve">\")) + </w:t>
      </w:r>
      <w:proofErr w:type="spellStart"/>
      <w:r w:rsidRPr="00030D30">
        <w:rPr>
          <w:rFonts w:ascii="Georgia" w:hAnsi="Georgia"/>
          <w:sz w:val="18"/>
          <w:lang w:val="en-US"/>
        </w:rPr>
        <w:t>geom_line</w:t>
      </w:r>
      <w:proofErr w:type="spellEnd"/>
      <w:r w:rsidRPr="00030D30">
        <w:rPr>
          <w:rFonts w:ascii="Georgia" w:hAnsi="Georgia"/>
          <w:sz w:val="18"/>
          <w:lang w:val="en-US"/>
        </w:rPr>
        <w:t>()"</w:t>
      </w:r>
    </w:p>
    <w:p w14:paraId="6C5F504E" w14:textId="77777777" w:rsidR="00A73DB2" w:rsidRPr="00030D30" w:rsidRDefault="00A73DB2" w:rsidP="002A207E">
      <w:pPr>
        <w:spacing w:after="0"/>
        <w:rPr>
          <w:rFonts w:ascii="Georgia" w:hAnsi="Georgia"/>
          <w:sz w:val="18"/>
          <w:lang w:val="en-US"/>
        </w:rPr>
      </w:pPr>
    </w:p>
    <w:p w14:paraId="1F98A292"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sp</w:t>
      </w:r>
      <w:proofErr w:type="spellEnd"/>
      <w:r w:rsidRPr="00030D30">
        <w:rPr>
          <w:rFonts w:ascii="Georgia" w:hAnsi="Georgia"/>
          <w:sz w:val="18"/>
          <w:lang w:val="en-US"/>
        </w:rPr>
        <w:t xml:space="preserve"> + </w:t>
      </w:r>
      <w:proofErr w:type="spellStart"/>
      <w:r w:rsidRPr="00030D30">
        <w:rPr>
          <w:rFonts w:ascii="Georgia" w:hAnsi="Georgia"/>
          <w:sz w:val="18"/>
          <w:lang w:val="en-US"/>
        </w:rPr>
        <w:t>facet_</w:t>
      </w:r>
      <w:proofErr w:type="gramStart"/>
      <w:r w:rsidRPr="00030D30">
        <w:rPr>
          <w:rFonts w:ascii="Georgia" w:hAnsi="Georgia"/>
          <w:sz w:val="18"/>
          <w:lang w:val="en-US"/>
        </w:rPr>
        <w:t>wrap</w:t>
      </w:r>
      <w:proofErr w:type="spellEnd"/>
      <w:r w:rsidRPr="00030D30">
        <w:rPr>
          <w:rFonts w:ascii="Georgia" w:hAnsi="Georgia"/>
          <w:sz w:val="18"/>
          <w:lang w:val="en-US"/>
        </w:rPr>
        <w:t>( ~</w:t>
      </w:r>
      <w:proofErr w:type="gramEnd"/>
      <w:r w:rsidRPr="00030D30">
        <w:rPr>
          <w:rFonts w:ascii="Georgia" w:hAnsi="Georgia"/>
          <w:sz w:val="18"/>
          <w:lang w:val="en-US"/>
        </w:rPr>
        <w:t xml:space="preserve"> </w:t>
      </w:r>
      <w:proofErr w:type="spellStart"/>
      <w:r w:rsidRPr="00030D30">
        <w:rPr>
          <w:rFonts w:ascii="Georgia" w:hAnsi="Georgia"/>
          <w:sz w:val="18"/>
          <w:lang w:val="en-US"/>
        </w:rPr>
        <w:t>Date.Time</w:t>
      </w:r>
      <w:proofErr w:type="spellEnd"/>
      <w:r w:rsidRPr="00030D30">
        <w:rPr>
          <w:rFonts w:ascii="Georgia" w:hAnsi="Georgia"/>
          <w:sz w:val="18"/>
          <w:lang w:val="en-US"/>
        </w:rPr>
        <w:t xml:space="preserve">, </w:t>
      </w:r>
      <w:proofErr w:type="spellStart"/>
      <w:r w:rsidRPr="00030D30">
        <w:rPr>
          <w:rFonts w:ascii="Georgia" w:hAnsi="Georgia"/>
          <w:sz w:val="18"/>
          <w:lang w:val="en-US"/>
        </w:rPr>
        <w:t>ncol</w:t>
      </w:r>
      <w:proofErr w:type="spellEnd"/>
      <w:r w:rsidRPr="00030D30">
        <w:rPr>
          <w:rFonts w:ascii="Georgia" w:hAnsi="Georgia"/>
          <w:sz w:val="18"/>
          <w:lang w:val="en-US"/>
        </w:rPr>
        <w:t>=2)"</w:t>
      </w:r>
    </w:p>
    <w:p w14:paraId="3DA1739C"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 xml:space="preserve">echo "p &lt;- </w:t>
      </w:r>
      <w:proofErr w:type="spellStart"/>
      <w:proofErr w:type="gramStart"/>
      <w:r w:rsidRPr="00030D30">
        <w:rPr>
          <w:rFonts w:ascii="Georgia" w:hAnsi="Georgia"/>
          <w:sz w:val="18"/>
          <w:lang w:val="en-US"/>
        </w:rPr>
        <w:t>ggplotly</w:t>
      </w:r>
      <w:proofErr w:type="spellEnd"/>
      <w:r w:rsidRPr="00030D30">
        <w:rPr>
          <w:rFonts w:ascii="Georgia" w:hAnsi="Georgia"/>
          <w:sz w:val="18"/>
          <w:lang w:val="en-US"/>
        </w:rPr>
        <w:t>(</w:t>
      </w:r>
      <w:proofErr w:type="gramEnd"/>
      <w:r w:rsidRPr="00030D30">
        <w:rPr>
          <w:rFonts w:ascii="Georgia" w:hAnsi="Georgia"/>
          <w:sz w:val="18"/>
          <w:lang w:val="en-US"/>
        </w:rPr>
        <w:t>)"</w:t>
      </w:r>
    </w:p>
    <w:p w14:paraId="75DD06D4" w14:textId="77777777" w:rsidR="00A73DB2" w:rsidRPr="00030D30" w:rsidRDefault="00A73DB2" w:rsidP="002A207E">
      <w:pPr>
        <w:spacing w:after="0"/>
        <w:rPr>
          <w:rFonts w:ascii="Georgia" w:hAnsi="Georgia"/>
          <w:sz w:val="18"/>
          <w:lang w:val="en-US"/>
        </w:rPr>
      </w:pPr>
    </w:p>
    <w:p w14:paraId="3B5BE715"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echo "</w:t>
      </w:r>
      <w:proofErr w:type="spellStart"/>
      <w:r w:rsidRPr="00030D30">
        <w:rPr>
          <w:rFonts w:ascii="Georgia" w:hAnsi="Georgia"/>
          <w:sz w:val="18"/>
          <w:lang w:val="en-US"/>
        </w:rPr>
        <w:t>ggsave</w:t>
      </w:r>
      <w:proofErr w:type="spellEnd"/>
      <w:r w:rsidRPr="00030D30">
        <w:rPr>
          <w:rFonts w:ascii="Georgia" w:hAnsi="Georgia"/>
          <w:sz w:val="18"/>
          <w:lang w:val="en-US"/>
        </w:rPr>
        <w:t>(filename=\"</w:t>
      </w:r>
      <w:proofErr w:type="spellStart"/>
      <w:r w:rsidRPr="00030D30">
        <w:rPr>
          <w:rFonts w:ascii="Georgia" w:hAnsi="Georgia"/>
          <w:sz w:val="18"/>
          <w:lang w:val="en-US"/>
        </w:rPr>
        <w:t>myPlot</w:t>
      </w:r>
      <w:proofErr w:type="spellEnd"/>
      <w:r w:rsidRPr="00030D30">
        <w:rPr>
          <w:rFonts w:ascii="Georgia" w:hAnsi="Georgia"/>
          <w:sz w:val="18"/>
          <w:lang w:val="en-US"/>
        </w:rPr>
        <w:t>"$</w:t>
      </w:r>
      <w:proofErr w:type="spellStart"/>
      <w:r w:rsidRPr="00030D30">
        <w:rPr>
          <w:rFonts w:ascii="Georgia" w:hAnsi="Georgia"/>
          <w:sz w:val="18"/>
          <w:lang w:val="en-US"/>
        </w:rPr>
        <w:t>i</w:t>
      </w:r>
      <w:proofErr w:type="spellEnd"/>
      <w:r w:rsidRPr="00030D30">
        <w:rPr>
          <w:rFonts w:ascii="Georgia" w:hAnsi="Georgia"/>
          <w:sz w:val="18"/>
          <w:lang w:val="en-US"/>
        </w:rPr>
        <w:t>".</w:t>
      </w:r>
      <w:proofErr w:type="spellStart"/>
      <w:r w:rsidRPr="00030D30">
        <w:rPr>
          <w:rFonts w:ascii="Georgia" w:hAnsi="Georgia"/>
          <w:sz w:val="18"/>
          <w:lang w:val="en-US"/>
        </w:rPr>
        <w:t>png</w:t>
      </w:r>
      <w:proofErr w:type="spellEnd"/>
      <w:r w:rsidRPr="00030D30">
        <w:rPr>
          <w:rFonts w:ascii="Georgia" w:hAnsi="Georgia"/>
          <w:sz w:val="18"/>
          <w:lang w:val="en-US"/>
        </w:rPr>
        <w:t>\")"</w:t>
      </w:r>
    </w:p>
    <w:p w14:paraId="4FBCD20A" w14:textId="77777777" w:rsidR="00A73DB2" w:rsidRPr="00030D30" w:rsidRDefault="00A73DB2" w:rsidP="002A207E">
      <w:pPr>
        <w:spacing w:after="0"/>
        <w:rPr>
          <w:rFonts w:ascii="Georgia" w:hAnsi="Georgia"/>
          <w:sz w:val="18"/>
          <w:lang w:val="en-US"/>
        </w:rPr>
      </w:pPr>
    </w:p>
    <w:p w14:paraId="19D2B96E" w14:textId="77777777" w:rsidR="00A73DB2" w:rsidRPr="00030D30" w:rsidRDefault="00A73DB2" w:rsidP="002A207E">
      <w:pPr>
        <w:spacing w:after="0"/>
        <w:rPr>
          <w:rFonts w:ascii="Georgia" w:hAnsi="Georgia"/>
          <w:sz w:val="18"/>
          <w:lang w:val="en-US"/>
        </w:rPr>
      </w:pPr>
      <w:r w:rsidRPr="00030D30">
        <w:rPr>
          <w:rFonts w:ascii="Georgia" w:hAnsi="Georgia"/>
          <w:sz w:val="18"/>
          <w:lang w:val="en-US"/>
        </w:rPr>
        <w:t xml:space="preserve">let </w:t>
      </w:r>
      <w:proofErr w:type="spellStart"/>
      <w:r w:rsidRPr="00030D30">
        <w:rPr>
          <w:rFonts w:ascii="Georgia" w:hAnsi="Georgia"/>
          <w:sz w:val="18"/>
          <w:lang w:val="en-US"/>
        </w:rPr>
        <w:t>i</w:t>
      </w:r>
      <w:proofErr w:type="spellEnd"/>
      <w:r w:rsidRPr="00030D30">
        <w:rPr>
          <w:rFonts w:ascii="Georgia" w:hAnsi="Georgia"/>
          <w:sz w:val="18"/>
          <w:lang w:val="en-US"/>
        </w:rPr>
        <w:t>=i+1</w:t>
      </w:r>
    </w:p>
    <w:p w14:paraId="442064BD" w14:textId="77777777" w:rsidR="00A73DB2" w:rsidRPr="0049630E" w:rsidRDefault="00A73DB2" w:rsidP="002A207E">
      <w:pPr>
        <w:spacing w:after="0"/>
        <w:rPr>
          <w:rFonts w:ascii="Georgia" w:hAnsi="Georgia"/>
          <w:sz w:val="18"/>
          <w:lang w:val="en-US"/>
        </w:rPr>
      </w:pPr>
      <w:r w:rsidRPr="0049630E">
        <w:rPr>
          <w:rFonts w:ascii="Georgia" w:hAnsi="Georgia"/>
          <w:sz w:val="18"/>
          <w:lang w:val="en-US"/>
        </w:rPr>
        <w:t>done &gt; &lt; FICHERO_SALIDA &gt;</w:t>
      </w:r>
    </w:p>
    <w:p w14:paraId="29C56DD8" w14:textId="77777777" w:rsidR="00A73DB2" w:rsidRPr="0049630E" w:rsidRDefault="00A73DB2" w:rsidP="002A207E">
      <w:pPr>
        <w:spacing w:after="0"/>
        <w:rPr>
          <w:rFonts w:ascii="Georgia" w:hAnsi="Georgia"/>
          <w:lang w:val="en-US"/>
        </w:rPr>
      </w:pPr>
    </w:p>
    <w:p w14:paraId="1613C060" w14:textId="77777777" w:rsidR="00A73DB2" w:rsidRPr="0049630E" w:rsidRDefault="00A73DB2" w:rsidP="002A207E">
      <w:pPr>
        <w:rPr>
          <w:rFonts w:ascii="Georgia" w:hAnsi="Georgia"/>
          <w:sz w:val="28"/>
          <w:lang w:val="en-US"/>
        </w:rPr>
      </w:pPr>
    </w:p>
    <w:p w14:paraId="0EC7F29A" w14:textId="77777777" w:rsidR="006A0F69" w:rsidRPr="00150D66" w:rsidRDefault="006A0F69">
      <w:pPr>
        <w:spacing w:line="276" w:lineRule="auto"/>
        <w:jc w:val="left"/>
        <w:rPr>
          <w:rFonts w:ascii="Georgia" w:hAnsi="Georgia"/>
          <w:color w:val="1F497D" w:themeColor="text2"/>
          <w:lang w:val="en-US"/>
        </w:rPr>
      </w:pPr>
      <w:r w:rsidRPr="00150D66">
        <w:rPr>
          <w:rFonts w:ascii="Georgia" w:hAnsi="Georgia"/>
          <w:color w:val="1F497D" w:themeColor="text2"/>
          <w:lang w:val="en-US"/>
        </w:rPr>
        <w:br w:type="page"/>
      </w:r>
    </w:p>
    <w:p w14:paraId="27B2BB9D" w14:textId="77777777" w:rsidR="00423978" w:rsidRDefault="00A73DB2" w:rsidP="002A207E">
      <w:pPr>
        <w:rPr>
          <w:rFonts w:ascii="Georgia" w:hAnsi="Georgia"/>
          <w:color w:val="1F497D" w:themeColor="text2"/>
        </w:rPr>
      </w:pPr>
      <w:r>
        <w:rPr>
          <w:rFonts w:ascii="Georgia" w:hAnsi="Georgia"/>
          <w:color w:val="1F497D" w:themeColor="text2"/>
        </w:rPr>
        <w:lastRenderedPageBreak/>
        <w:t>Ejemplo de Salida   (Columna 2)</w:t>
      </w:r>
    </w:p>
    <w:p w14:paraId="0ED43C52" w14:textId="41D037E0" w:rsidR="00A73DB2" w:rsidRDefault="00AA586B" w:rsidP="002A207E">
      <w:pPr>
        <w:rPr>
          <w:rFonts w:ascii="Georgia" w:hAnsi="Georgia"/>
          <w:color w:val="1F497D" w:themeColor="text2"/>
        </w:rPr>
      </w:pPr>
      <w:r>
        <w:rPr>
          <w:rFonts w:asciiTheme="minorHAnsi" w:hAnsiTheme="minorHAnsi"/>
          <w:noProof/>
          <w:lang w:val="en-GB" w:eastAsia="en-GB"/>
        </w:rPr>
        <mc:AlternateContent>
          <mc:Choice Requires="wps">
            <w:drawing>
              <wp:anchor distT="0" distB="0" distL="114300" distR="114300" simplePos="0" relativeHeight="251693056" behindDoc="1" locked="0" layoutInCell="1" allowOverlap="1" wp14:anchorId="0D9BC896" wp14:editId="1452A6A8">
                <wp:simplePos x="0" y="0"/>
                <wp:positionH relativeFrom="column">
                  <wp:posOffset>-93980</wp:posOffset>
                </wp:positionH>
                <wp:positionV relativeFrom="paragraph">
                  <wp:posOffset>142240</wp:posOffset>
                </wp:positionV>
                <wp:extent cx="5974080" cy="2838450"/>
                <wp:effectExtent l="0" t="0" r="20320" b="31750"/>
                <wp:wrapNone/>
                <wp:docPr id="29" name="2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4080" cy="283845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B8C546" id="_x0032_5_x0020_Rect_x00e1_ngulo" o:spid="_x0000_s1026" style="position:absolute;margin-left:-7.4pt;margin-top:11.2pt;width:470.4pt;height:223.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" fillcolor="#4f81bd [3204]" strokecolor="#243f60 [1604]" strokeweight="2pt">
                <v:fill opacity="0"/>
                <v:path arrowok="t"/>
              </v:rect>
            </w:pict>
          </mc:Fallback>
        </mc:AlternateContent>
      </w:r>
    </w:p>
    <w:p w14:paraId="7F1AD7CC" w14:textId="77777777" w:rsidR="00A73DB2" w:rsidRPr="000516A7" w:rsidRDefault="00A73DB2" w:rsidP="002A207E">
      <w:pPr>
        <w:spacing w:after="0"/>
        <w:rPr>
          <w:rFonts w:ascii="Georgia" w:hAnsi="Georgia"/>
          <w:sz w:val="18"/>
          <w:lang w:val="en-US"/>
        </w:rPr>
      </w:pPr>
      <w:r w:rsidRPr="000516A7">
        <w:rPr>
          <w:rFonts w:ascii="Georgia" w:hAnsi="Georgia"/>
          <w:sz w:val="18"/>
          <w:lang w:val="en-US"/>
        </w:rPr>
        <w:t>fichero2 &lt;- (fichero1</w:t>
      </w:r>
      <w:proofErr w:type="gramStart"/>
      <w:r w:rsidRPr="000516A7">
        <w:rPr>
          <w:rFonts w:ascii="Georgia" w:hAnsi="Georgia"/>
          <w:sz w:val="18"/>
          <w:lang w:val="en-US"/>
        </w:rPr>
        <w:t>[,c</w:t>
      </w:r>
      <w:proofErr w:type="gramEnd"/>
      <w:r w:rsidRPr="000516A7">
        <w:rPr>
          <w:rFonts w:ascii="Georgia" w:hAnsi="Georgia"/>
          <w:sz w:val="18"/>
          <w:lang w:val="en-US"/>
        </w:rPr>
        <w:t>(1,2)])</w:t>
      </w:r>
    </w:p>
    <w:p w14:paraId="43D5AE49" w14:textId="77777777" w:rsidR="00A73DB2" w:rsidRPr="00666E33" w:rsidRDefault="00A73DB2" w:rsidP="002A207E">
      <w:pPr>
        <w:spacing w:after="0"/>
        <w:rPr>
          <w:rFonts w:ascii="Georgia" w:hAnsi="Georgia"/>
          <w:sz w:val="18"/>
          <w:lang w:val="en-US"/>
        </w:rPr>
      </w:pPr>
      <w:r w:rsidRPr="00666E33">
        <w:rPr>
          <w:rFonts w:ascii="Georgia" w:hAnsi="Georgia"/>
          <w:sz w:val="18"/>
          <w:lang w:val="en-US"/>
        </w:rPr>
        <w:t xml:space="preserve">fichero2$Date.Time = </w:t>
      </w:r>
      <w:proofErr w:type="spellStart"/>
      <w:proofErr w:type="gramStart"/>
      <w:r w:rsidRPr="00666E33">
        <w:rPr>
          <w:rFonts w:ascii="Georgia" w:hAnsi="Georgia"/>
          <w:sz w:val="18"/>
          <w:lang w:val="en-US"/>
        </w:rPr>
        <w:t>as.POSIXct</w:t>
      </w:r>
      <w:proofErr w:type="spellEnd"/>
      <w:proofErr w:type="gramEnd"/>
      <w:r w:rsidRPr="00666E33">
        <w:rPr>
          <w:rFonts w:ascii="Georgia" w:hAnsi="Georgia"/>
          <w:sz w:val="18"/>
          <w:lang w:val="en-US"/>
        </w:rPr>
        <w:t>(fichero2$Date.Time, format="%Y-%m-%d %H:%M:%S",</w:t>
      </w:r>
      <w:proofErr w:type="spellStart"/>
      <w:r w:rsidRPr="00666E33">
        <w:rPr>
          <w:rFonts w:ascii="Georgia" w:hAnsi="Georgia"/>
          <w:sz w:val="18"/>
          <w:lang w:val="en-US"/>
        </w:rPr>
        <w:t>tz</w:t>
      </w:r>
      <w:proofErr w:type="spellEnd"/>
      <w:r w:rsidRPr="00666E33">
        <w:rPr>
          <w:rFonts w:ascii="Georgia" w:hAnsi="Georgia"/>
          <w:sz w:val="18"/>
          <w:lang w:val="en-US"/>
        </w:rPr>
        <w:t>="CET")</w:t>
      </w:r>
    </w:p>
    <w:p w14:paraId="778C060D" w14:textId="77777777" w:rsidR="00A73DB2" w:rsidRPr="00666E33" w:rsidRDefault="00A73DB2" w:rsidP="002A207E">
      <w:pPr>
        <w:spacing w:after="0"/>
        <w:rPr>
          <w:rFonts w:ascii="Georgia" w:hAnsi="Georgia"/>
          <w:sz w:val="18"/>
          <w:lang w:val="en-US"/>
        </w:rPr>
      </w:pPr>
      <w:r w:rsidRPr="00666E33">
        <w:rPr>
          <w:rFonts w:ascii="Georgia" w:hAnsi="Georgia"/>
          <w:sz w:val="18"/>
          <w:lang w:val="en-US"/>
        </w:rPr>
        <w:t xml:space="preserve">fichero2$hour &lt;- </w:t>
      </w:r>
      <w:proofErr w:type="spellStart"/>
      <w:proofErr w:type="gramStart"/>
      <w:r w:rsidRPr="00666E33">
        <w:rPr>
          <w:rFonts w:ascii="Georgia" w:hAnsi="Georgia"/>
          <w:sz w:val="18"/>
          <w:lang w:val="en-US"/>
        </w:rPr>
        <w:t>as.numeric</w:t>
      </w:r>
      <w:proofErr w:type="spellEnd"/>
      <w:proofErr w:type="gramEnd"/>
      <w:r w:rsidRPr="00666E33">
        <w:rPr>
          <w:rFonts w:ascii="Georgia" w:hAnsi="Georgia"/>
          <w:sz w:val="18"/>
          <w:lang w:val="en-US"/>
        </w:rPr>
        <w:t>(format(fichero2$Date.Time, format="%H"))</w:t>
      </w:r>
    </w:p>
    <w:p w14:paraId="51D11144" w14:textId="77777777" w:rsidR="00A73DB2" w:rsidRPr="00666E33" w:rsidRDefault="00A73DB2" w:rsidP="002A207E">
      <w:pPr>
        <w:spacing w:after="0"/>
        <w:rPr>
          <w:rFonts w:ascii="Georgia" w:hAnsi="Georgia"/>
          <w:sz w:val="18"/>
          <w:lang w:val="en-US"/>
        </w:rPr>
      </w:pPr>
      <w:r w:rsidRPr="00666E33">
        <w:rPr>
          <w:rFonts w:ascii="Georgia" w:hAnsi="Georgia"/>
          <w:sz w:val="18"/>
          <w:lang w:val="en-US"/>
        </w:rPr>
        <w:t xml:space="preserve">fichero2$Date.Time &lt;- </w:t>
      </w:r>
      <w:proofErr w:type="gramStart"/>
      <w:r w:rsidRPr="00666E33">
        <w:rPr>
          <w:rFonts w:ascii="Georgia" w:hAnsi="Georgia"/>
          <w:sz w:val="18"/>
          <w:lang w:val="en-US"/>
        </w:rPr>
        <w:t>format(</w:t>
      </w:r>
      <w:proofErr w:type="gramEnd"/>
      <w:r w:rsidRPr="00666E33">
        <w:rPr>
          <w:rFonts w:ascii="Georgia" w:hAnsi="Georgia"/>
          <w:sz w:val="18"/>
          <w:lang w:val="en-US"/>
        </w:rPr>
        <w:t>fichero2$Date.Time, format="%Y-%m-%d %H")</w:t>
      </w:r>
    </w:p>
    <w:p w14:paraId="5C9030F2" w14:textId="77777777" w:rsidR="00A73DB2" w:rsidRPr="00666E33" w:rsidRDefault="00A73DB2" w:rsidP="002A207E">
      <w:pPr>
        <w:spacing w:after="0"/>
        <w:rPr>
          <w:rFonts w:ascii="Georgia" w:hAnsi="Georgia"/>
          <w:sz w:val="18"/>
          <w:lang w:val="en-US"/>
        </w:rPr>
      </w:pPr>
      <w:proofErr w:type="spellStart"/>
      <w:r w:rsidRPr="00666E33">
        <w:rPr>
          <w:rFonts w:ascii="Georgia" w:hAnsi="Georgia"/>
          <w:sz w:val="18"/>
          <w:lang w:val="en-US"/>
        </w:rPr>
        <w:t>fichero</w:t>
      </w:r>
      <w:proofErr w:type="spellEnd"/>
      <w:r w:rsidRPr="00666E33">
        <w:rPr>
          <w:rFonts w:ascii="Georgia" w:hAnsi="Georgia"/>
          <w:sz w:val="18"/>
          <w:lang w:val="en-US"/>
        </w:rPr>
        <w:t xml:space="preserve"> &lt;- melt (fichero2, </w:t>
      </w:r>
      <w:proofErr w:type="gramStart"/>
      <w:r w:rsidRPr="00666E33">
        <w:rPr>
          <w:rFonts w:ascii="Georgia" w:hAnsi="Georgia"/>
          <w:sz w:val="18"/>
          <w:lang w:val="en-US"/>
        </w:rPr>
        <w:t>c(</w:t>
      </w:r>
      <w:proofErr w:type="gramEnd"/>
      <w:r w:rsidRPr="00666E33">
        <w:rPr>
          <w:rFonts w:ascii="Georgia" w:hAnsi="Georgia"/>
          <w:sz w:val="18"/>
          <w:lang w:val="en-US"/>
        </w:rPr>
        <w:t>"</w:t>
      </w:r>
      <w:proofErr w:type="spellStart"/>
      <w:r w:rsidRPr="00666E33">
        <w:rPr>
          <w:rFonts w:ascii="Georgia" w:hAnsi="Georgia"/>
          <w:sz w:val="18"/>
          <w:lang w:val="en-US"/>
        </w:rPr>
        <w:t>Date.Time</w:t>
      </w:r>
      <w:proofErr w:type="spellEnd"/>
      <w:r w:rsidRPr="00666E33">
        <w:rPr>
          <w:rFonts w:ascii="Georgia" w:hAnsi="Georgia"/>
          <w:sz w:val="18"/>
          <w:lang w:val="en-US"/>
        </w:rPr>
        <w:t>"))</w:t>
      </w:r>
    </w:p>
    <w:p w14:paraId="22B2AC8D" w14:textId="77777777" w:rsidR="00A73DB2" w:rsidRPr="00666E33" w:rsidRDefault="00A73DB2" w:rsidP="002A207E">
      <w:pPr>
        <w:spacing w:after="0"/>
        <w:rPr>
          <w:rFonts w:ascii="Georgia" w:hAnsi="Georgia"/>
          <w:sz w:val="18"/>
          <w:lang w:val="en-US"/>
        </w:rPr>
      </w:pPr>
      <w:proofErr w:type="spellStart"/>
      <w:r w:rsidRPr="00666E33">
        <w:rPr>
          <w:rFonts w:ascii="Georgia" w:hAnsi="Georgia"/>
          <w:sz w:val="18"/>
          <w:lang w:val="en-US"/>
        </w:rPr>
        <w:t>fichero</w:t>
      </w:r>
      <w:proofErr w:type="spellEnd"/>
      <w:r w:rsidRPr="00666E33">
        <w:rPr>
          <w:rFonts w:ascii="Georgia" w:hAnsi="Georgia"/>
          <w:sz w:val="18"/>
          <w:lang w:val="en-US"/>
        </w:rPr>
        <w:t xml:space="preserve"> &lt;-cast (</w:t>
      </w:r>
      <w:proofErr w:type="spellStart"/>
      <w:r w:rsidRPr="00666E33">
        <w:rPr>
          <w:rFonts w:ascii="Georgia" w:hAnsi="Georgia"/>
          <w:sz w:val="18"/>
          <w:lang w:val="en-US"/>
        </w:rPr>
        <w:t>fichero</w:t>
      </w:r>
      <w:proofErr w:type="spellEnd"/>
      <w:r w:rsidRPr="00666E33">
        <w:rPr>
          <w:rFonts w:ascii="Georgia" w:hAnsi="Georgia"/>
          <w:sz w:val="18"/>
          <w:lang w:val="en-US"/>
        </w:rPr>
        <w:t xml:space="preserve">, </w:t>
      </w:r>
      <w:proofErr w:type="spellStart"/>
      <w:r w:rsidRPr="00666E33">
        <w:rPr>
          <w:rFonts w:ascii="Georgia" w:hAnsi="Georgia"/>
          <w:sz w:val="18"/>
          <w:lang w:val="en-US"/>
        </w:rPr>
        <w:t>Date.Time~variable</w:t>
      </w:r>
      <w:proofErr w:type="spellEnd"/>
      <w:r w:rsidRPr="00666E33">
        <w:rPr>
          <w:rFonts w:ascii="Georgia" w:hAnsi="Georgia"/>
          <w:sz w:val="18"/>
          <w:lang w:val="en-US"/>
        </w:rPr>
        <w:t>, mean)</w:t>
      </w:r>
    </w:p>
    <w:p w14:paraId="3B9261A2" w14:textId="77777777" w:rsidR="00A73DB2" w:rsidRPr="00666E33" w:rsidRDefault="00A73DB2" w:rsidP="002A207E">
      <w:pPr>
        <w:spacing w:after="0"/>
        <w:rPr>
          <w:rFonts w:ascii="Georgia" w:hAnsi="Georgia"/>
          <w:sz w:val="18"/>
          <w:lang w:val="en-US"/>
        </w:rPr>
      </w:pPr>
      <w:proofErr w:type="spellStart"/>
      <w:r w:rsidRPr="00666E33">
        <w:rPr>
          <w:rFonts w:ascii="Georgia" w:hAnsi="Georgia"/>
          <w:sz w:val="18"/>
          <w:lang w:val="en-US"/>
        </w:rPr>
        <w:t>fichero$Date.Time</w:t>
      </w:r>
      <w:proofErr w:type="spellEnd"/>
      <w:r w:rsidRPr="00666E33">
        <w:rPr>
          <w:rFonts w:ascii="Georgia" w:hAnsi="Georgia"/>
          <w:sz w:val="18"/>
          <w:lang w:val="en-US"/>
        </w:rPr>
        <w:t xml:space="preserve"> = </w:t>
      </w:r>
      <w:proofErr w:type="spellStart"/>
      <w:proofErr w:type="gramStart"/>
      <w:r w:rsidRPr="00666E33">
        <w:rPr>
          <w:rFonts w:ascii="Georgia" w:hAnsi="Georgia"/>
          <w:sz w:val="18"/>
          <w:lang w:val="en-US"/>
        </w:rPr>
        <w:t>as.POSIXct</w:t>
      </w:r>
      <w:proofErr w:type="spellEnd"/>
      <w:proofErr w:type="gramEnd"/>
      <w:r w:rsidRPr="00666E33">
        <w:rPr>
          <w:rFonts w:ascii="Georgia" w:hAnsi="Georgia"/>
          <w:sz w:val="18"/>
          <w:lang w:val="en-US"/>
        </w:rPr>
        <w:t>(</w:t>
      </w:r>
      <w:proofErr w:type="spellStart"/>
      <w:r w:rsidRPr="00666E33">
        <w:rPr>
          <w:rFonts w:ascii="Georgia" w:hAnsi="Georgia"/>
          <w:sz w:val="18"/>
          <w:lang w:val="en-US"/>
        </w:rPr>
        <w:t>fichero$Date.Time</w:t>
      </w:r>
      <w:proofErr w:type="spellEnd"/>
      <w:r w:rsidRPr="00666E33">
        <w:rPr>
          <w:rFonts w:ascii="Georgia" w:hAnsi="Georgia"/>
          <w:sz w:val="18"/>
          <w:lang w:val="en-US"/>
        </w:rPr>
        <w:t>, format="%Y-%m-%d",</w:t>
      </w:r>
      <w:proofErr w:type="spellStart"/>
      <w:r w:rsidRPr="00666E33">
        <w:rPr>
          <w:rFonts w:ascii="Georgia" w:hAnsi="Georgia"/>
          <w:sz w:val="18"/>
          <w:lang w:val="en-US"/>
        </w:rPr>
        <w:t>tz</w:t>
      </w:r>
      <w:proofErr w:type="spellEnd"/>
      <w:r w:rsidRPr="00666E33">
        <w:rPr>
          <w:rFonts w:ascii="Georgia" w:hAnsi="Georgia"/>
          <w:sz w:val="18"/>
          <w:lang w:val="en-US"/>
        </w:rPr>
        <w:t>="CET")</w:t>
      </w:r>
    </w:p>
    <w:p w14:paraId="79B85778" w14:textId="77777777" w:rsidR="00A73DB2" w:rsidRPr="00666E33" w:rsidRDefault="00A73DB2" w:rsidP="002A207E">
      <w:pPr>
        <w:spacing w:after="0"/>
        <w:rPr>
          <w:rFonts w:ascii="Georgia" w:hAnsi="Georgia"/>
          <w:sz w:val="18"/>
          <w:lang w:val="en-US"/>
        </w:rPr>
      </w:pPr>
      <w:proofErr w:type="spellStart"/>
      <w:r w:rsidRPr="00666E33">
        <w:rPr>
          <w:rFonts w:ascii="Georgia" w:hAnsi="Georgia"/>
          <w:sz w:val="18"/>
          <w:lang w:val="en-US"/>
        </w:rPr>
        <w:t>sp</w:t>
      </w:r>
      <w:proofErr w:type="spellEnd"/>
      <w:r w:rsidRPr="00666E33">
        <w:rPr>
          <w:rFonts w:ascii="Georgia" w:hAnsi="Georgia"/>
          <w:sz w:val="18"/>
          <w:lang w:val="en-US"/>
        </w:rPr>
        <w:t xml:space="preserve"> &lt;- </w:t>
      </w:r>
      <w:proofErr w:type="spellStart"/>
      <w:r w:rsidRPr="00666E33">
        <w:rPr>
          <w:rFonts w:ascii="Georgia" w:hAnsi="Georgia"/>
          <w:sz w:val="18"/>
          <w:lang w:val="en-US"/>
        </w:rPr>
        <w:t>ggplot</w:t>
      </w:r>
      <w:proofErr w:type="spellEnd"/>
      <w:r w:rsidRPr="00666E33">
        <w:rPr>
          <w:rFonts w:ascii="Georgia" w:hAnsi="Georgia"/>
          <w:sz w:val="18"/>
          <w:lang w:val="en-US"/>
        </w:rPr>
        <w:t>(data=(</w:t>
      </w:r>
      <w:proofErr w:type="spellStart"/>
      <w:r w:rsidRPr="00666E33">
        <w:rPr>
          <w:rFonts w:ascii="Georgia" w:hAnsi="Georgia"/>
          <w:sz w:val="18"/>
          <w:lang w:val="en-US"/>
        </w:rPr>
        <w:t>fichero</w:t>
      </w:r>
      <w:proofErr w:type="spellEnd"/>
      <w:r w:rsidRPr="00666E33">
        <w:rPr>
          <w:rFonts w:ascii="Georgia" w:hAnsi="Georgia"/>
          <w:sz w:val="18"/>
          <w:lang w:val="en-US"/>
        </w:rPr>
        <w:t xml:space="preserve">), </w:t>
      </w:r>
      <w:proofErr w:type="spellStart"/>
      <w:r w:rsidRPr="00666E33">
        <w:rPr>
          <w:rFonts w:ascii="Georgia" w:hAnsi="Georgia"/>
          <w:sz w:val="18"/>
          <w:lang w:val="en-US"/>
        </w:rPr>
        <w:t>aes_string</w:t>
      </w:r>
      <w:proofErr w:type="spellEnd"/>
      <w:r w:rsidRPr="00666E33">
        <w:rPr>
          <w:rFonts w:ascii="Georgia" w:hAnsi="Georgia"/>
          <w:sz w:val="18"/>
          <w:lang w:val="en-US"/>
        </w:rPr>
        <w:t>(x=(</w:t>
      </w:r>
      <w:proofErr w:type="spellStart"/>
      <w:r w:rsidRPr="00666E33">
        <w:rPr>
          <w:rFonts w:ascii="Georgia" w:hAnsi="Georgia"/>
          <w:sz w:val="18"/>
          <w:lang w:val="en-US"/>
        </w:rPr>
        <w:t>colnames</w:t>
      </w:r>
      <w:proofErr w:type="spellEnd"/>
      <w:r w:rsidRPr="00666E33">
        <w:rPr>
          <w:rFonts w:ascii="Georgia" w:hAnsi="Georgia"/>
          <w:sz w:val="18"/>
          <w:lang w:val="en-US"/>
        </w:rPr>
        <w:t>(</w:t>
      </w:r>
      <w:proofErr w:type="spellStart"/>
      <w:r w:rsidRPr="00666E33">
        <w:rPr>
          <w:rFonts w:ascii="Georgia" w:hAnsi="Georgia"/>
          <w:sz w:val="18"/>
          <w:lang w:val="en-US"/>
        </w:rPr>
        <w:t>fichero</w:t>
      </w:r>
      <w:proofErr w:type="spellEnd"/>
      <w:proofErr w:type="gramStart"/>
      <w:r w:rsidRPr="00666E33">
        <w:rPr>
          <w:rFonts w:ascii="Georgia" w:hAnsi="Georgia"/>
          <w:sz w:val="18"/>
          <w:lang w:val="en-US"/>
        </w:rPr>
        <w:t>)[</w:t>
      </w:r>
      <w:proofErr w:type="gramEnd"/>
      <w:r w:rsidRPr="00666E33">
        <w:rPr>
          <w:rFonts w:ascii="Georgia" w:hAnsi="Georgia"/>
          <w:sz w:val="18"/>
          <w:lang w:val="en-US"/>
        </w:rPr>
        <w:t>3]), y=(</w:t>
      </w:r>
      <w:proofErr w:type="spellStart"/>
      <w:r w:rsidRPr="00666E33">
        <w:rPr>
          <w:rFonts w:ascii="Georgia" w:hAnsi="Georgia"/>
          <w:sz w:val="18"/>
          <w:lang w:val="en-US"/>
        </w:rPr>
        <w:t>colnames</w:t>
      </w:r>
      <w:proofErr w:type="spellEnd"/>
      <w:r w:rsidRPr="00666E33">
        <w:rPr>
          <w:rFonts w:ascii="Georgia" w:hAnsi="Georgia"/>
          <w:sz w:val="18"/>
          <w:lang w:val="en-US"/>
        </w:rPr>
        <w:t>(</w:t>
      </w:r>
      <w:proofErr w:type="spellStart"/>
      <w:r w:rsidRPr="00666E33">
        <w:rPr>
          <w:rFonts w:ascii="Georgia" w:hAnsi="Georgia"/>
          <w:sz w:val="18"/>
          <w:lang w:val="en-US"/>
        </w:rPr>
        <w:t>fichero</w:t>
      </w:r>
      <w:proofErr w:type="spellEnd"/>
      <w:r w:rsidRPr="00666E33">
        <w:rPr>
          <w:rFonts w:ascii="Georgia" w:hAnsi="Georgia"/>
          <w:sz w:val="18"/>
          <w:lang w:val="en-US"/>
        </w:rPr>
        <w:t>)[2]), group="</w:t>
      </w:r>
      <w:proofErr w:type="spellStart"/>
      <w:r w:rsidRPr="00666E33">
        <w:rPr>
          <w:rFonts w:ascii="Georgia" w:hAnsi="Georgia"/>
          <w:sz w:val="18"/>
          <w:lang w:val="en-US"/>
        </w:rPr>
        <w:t>Date.Time</w:t>
      </w:r>
      <w:proofErr w:type="spellEnd"/>
      <w:r w:rsidRPr="00666E33">
        <w:rPr>
          <w:rFonts w:ascii="Georgia" w:hAnsi="Georgia"/>
          <w:sz w:val="18"/>
          <w:lang w:val="en-US"/>
        </w:rPr>
        <w:t xml:space="preserve">")) + </w:t>
      </w:r>
      <w:proofErr w:type="spellStart"/>
      <w:r w:rsidRPr="00666E33">
        <w:rPr>
          <w:rFonts w:ascii="Georgia" w:hAnsi="Georgia"/>
          <w:sz w:val="18"/>
          <w:lang w:val="en-US"/>
        </w:rPr>
        <w:t>geom_line</w:t>
      </w:r>
      <w:proofErr w:type="spellEnd"/>
      <w:r w:rsidRPr="00666E33">
        <w:rPr>
          <w:rFonts w:ascii="Georgia" w:hAnsi="Georgia"/>
          <w:sz w:val="18"/>
          <w:lang w:val="en-US"/>
        </w:rPr>
        <w:t>()</w:t>
      </w:r>
    </w:p>
    <w:p w14:paraId="30008BB5" w14:textId="77777777" w:rsidR="00A73DB2" w:rsidRPr="00666E33" w:rsidRDefault="00A73DB2" w:rsidP="002A207E">
      <w:pPr>
        <w:spacing w:after="0"/>
        <w:rPr>
          <w:rFonts w:ascii="Georgia" w:hAnsi="Georgia"/>
          <w:sz w:val="18"/>
          <w:lang w:val="en-US"/>
        </w:rPr>
      </w:pPr>
      <w:proofErr w:type="spellStart"/>
      <w:r w:rsidRPr="00666E33">
        <w:rPr>
          <w:rFonts w:ascii="Georgia" w:hAnsi="Georgia"/>
          <w:sz w:val="18"/>
          <w:lang w:val="en-US"/>
        </w:rPr>
        <w:t>sp</w:t>
      </w:r>
      <w:proofErr w:type="spellEnd"/>
      <w:r w:rsidRPr="00666E33">
        <w:rPr>
          <w:rFonts w:ascii="Georgia" w:hAnsi="Georgia"/>
          <w:sz w:val="18"/>
          <w:lang w:val="en-US"/>
        </w:rPr>
        <w:t xml:space="preserve"> + </w:t>
      </w:r>
      <w:proofErr w:type="spellStart"/>
      <w:r w:rsidRPr="00666E33">
        <w:rPr>
          <w:rFonts w:ascii="Georgia" w:hAnsi="Georgia"/>
          <w:sz w:val="18"/>
          <w:lang w:val="en-US"/>
        </w:rPr>
        <w:t>facet_</w:t>
      </w:r>
      <w:proofErr w:type="gramStart"/>
      <w:r w:rsidRPr="00666E33">
        <w:rPr>
          <w:rFonts w:ascii="Georgia" w:hAnsi="Georgia"/>
          <w:sz w:val="18"/>
          <w:lang w:val="en-US"/>
        </w:rPr>
        <w:t>wrap</w:t>
      </w:r>
      <w:proofErr w:type="spellEnd"/>
      <w:r w:rsidRPr="00666E33">
        <w:rPr>
          <w:rFonts w:ascii="Georgia" w:hAnsi="Georgia"/>
          <w:sz w:val="18"/>
          <w:lang w:val="en-US"/>
        </w:rPr>
        <w:t>( ~</w:t>
      </w:r>
      <w:proofErr w:type="gramEnd"/>
      <w:r w:rsidRPr="00666E33">
        <w:rPr>
          <w:rFonts w:ascii="Georgia" w:hAnsi="Georgia"/>
          <w:sz w:val="18"/>
          <w:lang w:val="en-US"/>
        </w:rPr>
        <w:t xml:space="preserve"> </w:t>
      </w:r>
      <w:proofErr w:type="spellStart"/>
      <w:r w:rsidRPr="00666E33">
        <w:rPr>
          <w:rFonts w:ascii="Georgia" w:hAnsi="Georgia"/>
          <w:sz w:val="18"/>
          <w:lang w:val="en-US"/>
        </w:rPr>
        <w:t>Date.Time</w:t>
      </w:r>
      <w:proofErr w:type="spellEnd"/>
      <w:r w:rsidRPr="00666E33">
        <w:rPr>
          <w:rFonts w:ascii="Georgia" w:hAnsi="Georgia"/>
          <w:sz w:val="18"/>
          <w:lang w:val="en-US"/>
        </w:rPr>
        <w:t xml:space="preserve">, </w:t>
      </w:r>
      <w:proofErr w:type="spellStart"/>
      <w:r w:rsidRPr="00666E33">
        <w:rPr>
          <w:rFonts w:ascii="Georgia" w:hAnsi="Georgia"/>
          <w:sz w:val="18"/>
          <w:lang w:val="en-US"/>
        </w:rPr>
        <w:t>ncol</w:t>
      </w:r>
      <w:proofErr w:type="spellEnd"/>
      <w:r w:rsidRPr="00666E33">
        <w:rPr>
          <w:rFonts w:ascii="Georgia" w:hAnsi="Georgia"/>
          <w:sz w:val="18"/>
          <w:lang w:val="en-US"/>
        </w:rPr>
        <w:t>=2)</w:t>
      </w:r>
    </w:p>
    <w:p w14:paraId="1FFC7500" w14:textId="77777777" w:rsidR="00A73DB2" w:rsidRPr="00666E33" w:rsidRDefault="00A73DB2" w:rsidP="002A207E">
      <w:pPr>
        <w:spacing w:after="0"/>
        <w:rPr>
          <w:rFonts w:ascii="Georgia" w:hAnsi="Georgia"/>
          <w:sz w:val="18"/>
          <w:lang w:val="en-US"/>
        </w:rPr>
      </w:pPr>
      <w:r w:rsidRPr="00666E33">
        <w:rPr>
          <w:rFonts w:ascii="Georgia" w:hAnsi="Georgia"/>
          <w:sz w:val="18"/>
          <w:lang w:val="en-US"/>
        </w:rPr>
        <w:t xml:space="preserve">p &lt;- </w:t>
      </w:r>
      <w:proofErr w:type="spellStart"/>
      <w:proofErr w:type="gramStart"/>
      <w:r w:rsidRPr="00666E33">
        <w:rPr>
          <w:rFonts w:ascii="Georgia" w:hAnsi="Georgia"/>
          <w:sz w:val="18"/>
          <w:lang w:val="en-US"/>
        </w:rPr>
        <w:t>ggplotly</w:t>
      </w:r>
      <w:proofErr w:type="spellEnd"/>
      <w:r w:rsidRPr="00666E33">
        <w:rPr>
          <w:rFonts w:ascii="Georgia" w:hAnsi="Georgia"/>
          <w:sz w:val="18"/>
          <w:lang w:val="en-US"/>
        </w:rPr>
        <w:t>(</w:t>
      </w:r>
      <w:proofErr w:type="gramEnd"/>
      <w:r w:rsidRPr="00666E33">
        <w:rPr>
          <w:rFonts w:ascii="Georgia" w:hAnsi="Georgia"/>
          <w:sz w:val="18"/>
          <w:lang w:val="en-US"/>
        </w:rPr>
        <w:t>)</w:t>
      </w:r>
    </w:p>
    <w:p w14:paraId="33213719" w14:textId="77777777" w:rsidR="00A73DB2" w:rsidRPr="00666E33" w:rsidRDefault="00A73DB2" w:rsidP="002A207E">
      <w:pPr>
        <w:spacing w:after="0"/>
        <w:rPr>
          <w:rFonts w:ascii="Georgia" w:hAnsi="Georgia"/>
          <w:sz w:val="18"/>
          <w:lang w:val="en-US"/>
        </w:rPr>
      </w:pPr>
      <w:proofErr w:type="spellStart"/>
      <w:r w:rsidRPr="00666E33">
        <w:rPr>
          <w:rFonts w:ascii="Georgia" w:hAnsi="Georgia"/>
          <w:sz w:val="18"/>
          <w:lang w:val="en-US"/>
        </w:rPr>
        <w:t>ggsave</w:t>
      </w:r>
      <w:proofErr w:type="spellEnd"/>
      <w:r w:rsidRPr="00666E33">
        <w:rPr>
          <w:rFonts w:ascii="Georgia" w:hAnsi="Georgia"/>
          <w:sz w:val="18"/>
          <w:lang w:val="en-US"/>
        </w:rPr>
        <w:t>(filename="myPlot2.png")</w:t>
      </w:r>
    </w:p>
    <w:p w14:paraId="1C4B9978" w14:textId="77777777" w:rsidR="00A73DB2" w:rsidRDefault="00A73DB2" w:rsidP="002A207E">
      <w:pPr>
        <w:rPr>
          <w:sz w:val="24"/>
          <w:lang w:val="en-US"/>
        </w:rPr>
      </w:pPr>
      <w:r w:rsidRPr="0049630E">
        <w:rPr>
          <w:sz w:val="24"/>
          <w:lang w:val="en-US"/>
        </w:rPr>
        <w:br w:type="page"/>
      </w:r>
    </w:p>
    <w:p w14:paraId="1B4B4CD7" w14:textId="77777777" w:rsidR="00A73DB2" w:rsidRDefault="00D76773" w:rsidP="002A207E">
      <w:pPr>
        <w:pStyle w:val="Heading2"/>
      </w:pPr>
      <w:bookmarkStart w:id="252" w:name="_Toc488184035"/>
      <w:r>
        <w:lastRenderedPageBreak/>
        <w:t xml:space="preserve">Tipos de </w:t>
      </w:r>
      <w:r w:rsidR="00A73DB2">
        <w:t>Gráficas</w:t>
      </w:r>
      <w:bookmarkEnd w:id="252"/>
      <w:r w:rsidR="00A73DB2">
        <w:t xml:space="preserve">  </w:t>
      </w:r>
    </w:p>
    <w:p w14:paraId="32CF8915" w14:textId="77777777" w:rsidR="00A73DB2" w:rsidRDefault="00A73DB2" w:rsidP="002A207E">
      <w:pPr>
        <w:rPr>
          <w:rFonts w:ascii="Georgia" w:hAnsi="Georgia"/>
        </w:rPr>
      </w:pPr>
      <w:r>
        <w:rPr>
          <w:rFonts w:ascii="Georgia" w:hAnsi="Georgia"/>
        </w:rPr>
        <w:t>En esta sección se presentan los diferentes tipos de gráficos generados en R:</w:t>
      </w:r>
    </w:p>
    <w:p w14:paraId="5ECAAE36" w14:textId="77777777" w:rsidR="00A73DB2" w:rsidRPr="00000592" w:rsidRDefault="00A73DB2" w:rsidP="002A207E">
      <w:pPr>
        <w:rPr>
          <w:rFonts w:ascii="Georgia" w:hAnsi="Georgia"/>
        </w:rPr>
      </w:pPr>
    </w:p>
    <w:p w14:paraId="208A47AD" w14:textId="77777777" w:rsidR="00A73DB2" w:rsidRDefault="00A73DB2" w:rsidP="002A207E">
      <w:pPr>
        <w:rPr>
          <w:rFonts w:ascii="Georgia" w:hAnsi="Georgia"/>
          <w:color w:val="1F497D" w:themeColor="text2"/>
        </w:rPr>
      </w:pPr>
      <w:r>
        <w:rPr>
          <w:rFonts w:ascii="Georgia" w:hAnsi="Georgia"/>
          <w:color w:val="1F497D" w:themeColor="text2"/>
        </w:rPr>
        <w:t>Gráficas simples (validación puntual)</w:t>
      </w:r>
    </w:p>
    <w:p w14:paraId="73EC8D90" w14:textId="77777777" w:rsidR="00A73DB2" w:rsidRDefault="00A73DB2" w:rsidP="002A207E">
      <w:pPr>
        <w:jc w:val="center"/>
        <w:rPr>
          <w:rFonts w:ascii="Georgia" w:hAnsi="Georgia"/>
          <w:color w:val="1F497D" w:themeColor="text2"/>
        </w:rPr>
      </w:pPr>
      <w:r>
        <w:rPr>
          <w:rFonts w:ascii="Georgia" w:hAnsi="Georgia"/>
          <w:noProof/>
          <w:color w:val="1F497D" w:themeColor="text2"/>
          <w:lang w:val="en-GB" w:eastAsia="en-GB"/>
        </w:rPr>
        <w:drawing>
          <wp:inline distT="0" distB="0" distL="0" distR="0" wp14:anchorId="2C6AE0FC" wp14:editId="1B45E9C2">
            <wp:extent cx="5400040" cy="2569954"/>
            <wp:effectExtent l="19050" t="0" r="0" b="0"/>
            <wp:docPr id="25" name="Imagen 1" descr="C:\Users\agsf111\Desktop\TFM - MC2 2016\Documentos tecnicos - Google scholar\ggplot2\2 Ficheros antes de generalizacion Solucion Mar\Grafico-simple 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sf111\Desktop\TFM - MC2 2016\Documentos tecnicos - Google scholar\ggplot2\2 Ficheros antes de generalizacion Solucion Mar\Grafico-simple 1A.png"/>
                    <pic:cNvPicPr>
                      <a:picLocks noChangeAspect="1" noChangeArrowheads="1"/>
                    </pic:cNvPicPr>
                  </pic:nvPicPr>
                  <pic:blipFill>
                    <a:blip r:embed="rId46" cstate="print"/>
                    <a:srcRect/>
                    <a:stretch>
                      <a:fillRect/>
                    </a:stretch>
                  </pic:blipFill>
                  <pic:spPr bwMode="auto">
                    <a:xfrm>
                      <a:off x="0" y="0"/>
                      <a:ext cx="5400040" cy="2569954"/>
                    </a:xfrm>
                    <a:prstGeom prst="rect">
                      <a:avLst/>
                    </a:prstGeom>
                    <a:noFill/>
                    <a:ln w="9525">
                      <a:noFill/>
                      <a:miter lim="800000"/>
                      <a:headEnd/>
                      <a:tailEnd/>
                    </a:ln>
                  </pic:spPr>
                </pic:pic>
              </a:graphicData>
            </a:graphic>
          </wp:inline>
        </w:drawing>
      </w:r>
    </w:p>
    <w:p w14:paraId="54FFC5B9" w14:textId="77777777" w:rsidR="00A73DB2" w:rsidRDefault="00A73DB2" w:rsidP="002A207E">
      <w:pPr>
        <w:rPr>
          <w:rFonts w:ascii="Georgia" w:hAnsi="Georgia"/>
          <w:color w:val="1F497D" w:themeColor="text2"/>
        </w:rPr>
      </w:pPr>
      <w:r>
        <w:rPr>
          <w:rFonts w:ascii="Georgia" w:hAnsi="Georgia"/>
          <w:color w:val="1F497D" w:themeColor="text2"/>
        </w:rPr>
        <w:t>Gráficas 2 semanas por zona  (comparación)</w:t>
      </w:r>
    </w:p>
    <w:p w14:paraId="73512026" w14:textId="77777777" w:rsidR="00A73DB2" w:rsidRDefault="00A73DB2" w:rsidP="002A207E">
      <w:pPr>
        <w:rPr>
          <w:rFonts w:ascii="Georgia" w:hAnsi="Georgia"/>
          <w:color w:val="1F497D" w:themeColor="text2"/>
        </w:rPr>
      </w:pPr>
    </w:p>
    <w:p w14:paraId="0A4B38C3" w14:textId="77777777" w:rsidR="00A73DB2" w:rsidRDefault="00A73DB2" w:rsidP="002A207E">
      <w:pPr>
        <w:jc w:val="center"/>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noProof/>
          <w:color w:val="17365D" w:themeColor="text2" w:themeShade="BF"/>
          <w:spacing w:val="5"/>
          <w:kern w:val="28"/>
          <w:sz w:val="52"/>
          <w:szCs w:val="52"/>
          <w:lang w:val="en-GB" w:eastAsia="en-GB"/>
        </w:rPr>
        <w:drawing>
          <wp:inline distT="0" distB="0" distL="0" distR="0" wp14:anchorId="64257285" wp14:editId="0BA73741">
            <wp:extent cx="5397607" cy="3169403"/>
            <wp:effectExtent l="19050" t="0" r="0" b="0"/>
            <wp:docPr id="26" name="Imagen 2" descr="C:\Users\agsf111\Desktop\TFM - MC2 2016\Documentos tecnicos - Google scholar\ggplot2\Haziu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sf111\Desktop\TFM - MC2 2016\Documentos tecnicos - Google scholar\ggplot2\Hazium_1.png"/>
                    <pic:cNvPicPr>
                      <a:picLocks noChangeAspect="1" noChangeArrowheads="1"/>
                    </pic:cNvPicPr>
                  </pic:nvPicPr>
                  <pic:blipFill>
                    <a:blip r:embed="rId47" cstate="print"/>
                    <a:srcRect/>
                    <a:stretch>
                      <a:fillRect/>
                    </a:stretch>
                  </pic:blipFill>
                  <pic:spPr bwMode="auto">
                    <a:xfrm>
                      <a:off x="0" y="0"/>
                      <a:ext cx="5400040" cy="3170832"/>
                    </a:xfrm>
                    <a:prstGeom prst="rect">
                      <a:avLst/>
                    </a:prstGeom>
                    <a:noFill/>
                    <a:ln w="9525">
                      <a:noFill/>
                      <a:miter lim="800000"/>
                      <a:headEnd/>
                      <a:tailEnd/>
                    </a:ln>
                  </pic:spPr>
                </pic:pic>
              </a:graphicData>
            </a:graphic>
          </wp:inline>
        </w:drawing>
      </w:r>
    </w:p>
    <w:p w14:paraId="02CD3423" w14:textId="77777777" w:rsidR="00772E1C" w:rsidRDefault="00772E1C" w:rsidP="002A207E">
      <w:pPr>
        <w:jc w:val="left"/>
        <w:rPr>
          <w:rFonts w:asciiTheme="majorHAnsi" w:eastAsiaTheme="majorEastAsia" w:hAnsiTheme="majorHAnsi" w:cstheme="majorBidi"/>
          <w:color w:val="17365D" w:themeColor="text2" w:themeShade="BF"/>
          <w:spacing w:val="5"/>
          <w:kern w:val="28"/>
          <w:sz w:val="52"/>
          <w:szCs w:val="52"/>
        </w:rPr>
      </w:pPr>
      <w:r>
        <w:br w:type="page"/>
      </w:r>
    </w:p>
    <w:p w14:paraId="1555C509" w14:textId="77777777" w:rsidR="00A73DB2" w:rsidRDefault="00A0357C" w:rsidP="002A207E">
      <w:pPr>
        <w:pStyle w:val="Heading1"/>
      </w:pPr>
      <w:r>
        <w:lastRenderedPageBreak/>
        <w:t xml:space="preserve">  </w:t>
      </w:r>
      <w:bookmarkStart w:id="253" w:name="_Toc488184036"/>
      <w:proofErr w:type="spellStart"/>
      <w:r w:rsidR="00A73DB2">
        <w:t>Bibliografía</w:t>
      </w:r>
      <w:bookmarkEnd w:id="253"/>
      <w:proofErr w:type="spellEnd"/>
    </w:p>
    <w:p w14:paraId="1674A518" w14:textId="77777777" w:rsidR="00071D0B" w:rsidRDefault="00071D0B" w:rsidP="00071D0B">
      <w:pPr>
        <w:pStyle w:val="ListParagraph"/>
        <w:shd w:val="clear" w:color="auto" w:fill="FFFFFF"/>
        <w:spacing w:after="0" w:line="240" w:lineRule="auto"/>
        <w:rPr>
          <w:rFonts w:ascii="Times New Roman" w:eastAsia="Times New Roman" w:hAnsi="Times New Roman" w:cs="Times New Roman"/>
          <w:i/>
          <w:color w:val="333333"/>
          <w:lang w:val="en-US" w:eastAsia="es-ES"/>
        </w:rPr>
      </w:pPr>
    </w:p>
    <w:p w14:paraId="13EE4464" w14:textId="77777777" w:rsidR="00071D0B" w:rsidRPr="008C60A8" w:rsidRDefault="00071D0B" w:rsidP="00071D0B">
      <w:pPr>
        <w:pStyle w:val="ListParagraph"/>
        <w:numPr>
          <w:ilvl w:val="0"/>
          <w:numId w:val="25"/>
        </w:numPr>
        <w:shd w:val="clear" w:color="auto" w:fill="FFFFFF"/>
        <w:spacing w:after="0" w:line="240" w:lineRule="auto"/>
        <w:rPr>
          <w:rFonts w:ascii="Times New Roman" w:eastAsia="Times New Roman" w:hAnsi="Times New Roman" w:cs="Times New Roman"/>
          <w:i/>
          <w:color w:val="333333"/>
          <w:lang w:val="en-US" w:eastAsia="es-ES"/>
        </w:rPr>
      </w:pPr>
      <w:r w:rsidRPr="008C60A8">
        <w:rPr>
          <w:rFonts w:ascii="Times New Roman" w:eastAsia="Times New Roman" w:hAnsi="Times New Roman" w:cs="Times New Roman"/>
          <w:i/>
          <w:color w:val="333333"/>
          <w:lang w:val="en-US" w:eastAsia="es-ES"/>
        </w:rPr>
        <w:t>R in Action - Data Analysis and Graphics with R</w:t>
      </w:r>
    </w:p>
    <w:p w14:paraId="36C26C6C" w14:textId="77777777" w:rsidR="00071D0B" w:rsidRDefault="00071D0B" w:rsidP="00071D0B">
      <w:pPr>
        <w:shd w:val="clear" w:color="auto" w:fill="FFFFFF"/>
        <w:spacing w:after="0" w:line="240" w:lineRule="auto"/>
        <w:jc w:val="left"/>
        <w:rPr>
          <w:rFonts w:ascii="Times New Roman" w:eastAsia="Times New Roman" w:hAnsi="Times New Roman" w:cs="Times New Roman"/>
          <w:i/>
          <w:lang w:val="en-US" w:eastAsia="es-ES"/>
        </w:rPr>
      </w:pPr>
      <w:r w:rsidRPr="00E10D49">
        <w:rPr>
          <w:rFonts w:ascii="Times New Roman" w:eastAsia="Times New Roman" w:hAnsi="Times New Roman" w:cs="Times New Roman"/>
          <w:lang w:val="en-US" w:eastAsia="es-ES"/>
        </w:rPr>
        <w:t xml:space="preserve">    </w:t>
      </w:r>
      <w:r w:rsidRPr="00E10D49">
        <w:rPr>
          <w:rFonts w:ascii="Times New Roman" w:eastAsia="Times New Roman" w:hAnsi="Times New Roman" w:cs="Times New Roman"/>
          <w:lang w:val="en-US" w:eastAsia="es-ES"/>
        </w:rPr>
        <w:tab/>
      </w:r>
      <w:r>
        <w:rPr>
          <w:rFonts w:ascii="Times New Roman" w:eastAsia="Times New Roman" w:hAnsi="Times New Roman" w:cs="Times New Roman"/>
          <w:i/>
          <w:lang w:val="en-US" w:eastAsia="es-ES"/>
        </w:rPr>
        <w:t xml:space="preserve">Robert </w:t>
      </w:r>
      <w:proofErr w:type="spellStart"/>
      <w:proofErr w:type="gramStart"/>
      <w:r>
        <w:rPr>
          <w:rFonts w:ascii="Times New Roman" w:eastAsia="Times New Roman" w:hAnsi="Times New Roman" w:cs="Times New Roman"/>
          <w:i/>
          <w:lang w:val="en-US" w:eastAsia="es-ES"/>
        </w:rPr>
        <w:t>I.</w:t>
      </w:r>
      <w:r w:rsidRPr="00FE4212">
        <w:rPr>
          <w:rFonts w:ascii="Times New Roman" w:eastAsia="Times New Roman" w:hAnsi="Times New Roman" w:cs="Times New Roman"/>
          <w:i/>
          <w:lang w:val="en-US" w:eastAsia="es-ES"/>
        </w:rPr>
        <w:t>Kabacoff</w:t>
      </w:r>
      <w:proofErr w:type="spellEnd"/>
      <w:proofErr w:type="gramEnd"/>
      <w:r w:rsidRPr="00E10D49">
        <w:rPr>
          <w:rFonts w:ascii="Times New Roman" w:eastAsia="Times New Roman" w:hAnsi="Times New Roman" w:cs="Times New Roman"/>
          <w:i/>
          <w:lang w:val="en-US" w:eastAsia="es-ES"/>
        </w:rPr>
        <w:t>.</w:t>
      </w:r>
      <w:r>
        <w:rPr>
          <w:rFonts w:ascii="Times New Roman" w:eastAsia="Times New Roman" w:hAnsi="Times New Roman" w:cs="Times New Roman"/>
          <w:i/>
          <w:lang w:val="en-US" w:eastAsia="es-ES"/>
        </w:rPr>
        <w:t xml:space="preserve"> </w:t>
      </w:r>
      <w:r w:rsidRPr="00E10D49">
        <w:rPr>
          <w:rFonts w:ascii="Times New Roman" w:eastAsia="Times New Roman" w:hAnsi="Times New Roman" w:cs="Times New Roman"/>
          <w:i/>
          <w:lang w:val="en-US" w:eastAsia="es-ES"/>
        </w:rPr>
        <w:t xml:space="preserve">  </w:t>
      </w:r>
      <w:r w:rsidRPr="00E10D49">
        <w:rPr>
          <w:rFonts w:ascii="Times New Roman" w:hAnsi="Times New Roman" w:cs="Times New Roman"/>
          <w:i/>
          <w:szCs w:val="18"/>
          <w:lang w:val="en-US"/>
        </w:rPr>
        <w:t>Manning Publications</w:t>
      </w:r>
      <w:r w:rsidRPr="00E10D49">
        <w:rPr>
          <w:rFonts w:ascii="Times New Roman" w:eastAsia="Times New Roman" w:hAnsi="Times New Roman" w:cs="Times New Roman"/>
          <w:i/>
          <w:sz w:val="28"/>
          <w:lang w:val="en-US" w:eastAsia="es-ES"/>
        </w:rPr>
        <w:t xml:space="preserve"> </w:t>
      </w:r>
      <w:r w:rsidRPr="00E10D49">
        <w:rPr>
          <w:rFonts w:ascii="Times New Roman" w:eastAsia="Times New Roman" w:hAnsi="Times New Roman" w:cs="Times New Roman"/>
          <w:i/>
          <w:lang w:val="en-US" w:eastAsia="es-ES"/>
        </w:rPr>
        <w:t>(</w:t>
      </w:r>
      <w:r w:rsidRPr="00FE4212">
        <w:rPr>
          <w:rFonts w:ascii="Times New Roman" w:eastAsia="Times New Roman" w:hAnsi="Times New Roman" w:cs="Times New Roman"/>
          <w:i/>
          <w:lang w:val="en-US" w:eastAsia="es-ES"/>
        </w:rPr>
        <w:t>2011</w:t>
      </w:r>
      <w:r w:rsidRPr="00E10D49">
        <w:rPr>
          <w:rFonts w:ascii="Times New Roman" w:eastAsia="Times New Roman" w:hAnsi="Times New Roman" w:cs="Times New Roman"/>
          <w:i/>
          <w:lang w:val="en-US" w:eastAsia="es-ES"/>
        </w:rPr>
        <w:t>) </w:t>
      </w:r>
    </w:p>
    <w:p w14:paraId="5BC638A2" w14:textId="77777777" w:rsidR="00071D0B" w:rsidRPr="00FE4212" w:rsidRDefault="00071D0B" w:rsidP="00071D0B">
      <w:pPr>
        <w:shd w:val="clear" w:color="auto" w:fill="FFFFFF"/>
        <w:spacing w:after="0" w:line="240" w:lineRule="auto"/>
        <w:jc w:val="left"/>
        <w:rPr>
          <w:rFonts w:ascii="Times New Roman" w:eastAsia="Times New Roman" w:hAnsi="Times New Roman" w:cs="Times New Roman"/>
          <w:i/>
          <w:color w:val="777777"/>
          <w:lang w:val="en-US" w:eastAsia="es-ES"/>
        </w:rPr>
      </w:pPr>
    </w:p>
    <w:p w14:paraId="5E77910A" w14:textId="77777777" w:rsidR="00071D0B" w:rsidRPr="00914F29" w:rsidRDefault="00071D0B" w:rsidP="00071D0B">
      <w:pPr>
        <w:pStyle w:val="ListParagraph"/>
        <w:numPr>
          <w:ilvl w:val="0"/>
          <w:numId w:val="25"/>
        </w:numPr>
        <w:spacing w:after="0" w:line="240" w:lineRule="auto"/>
        <w:rPr>
          <w:rFonts w:ascii="Times-Roman" w:hAnsi="Times-Roman" w:cs="Times-Roman"/>
          <w:lang w:val="en-US"/>
        </w:rPr>
      </w:pPr>
      <w:r w:rsidRPr="00914F29">
        <w:rPr>
          <w:rFonts w:ascii="Times New Roman" w:hAnsi="Times New Roman" w:cs="Times New Roman"/>
          <w:i/>
          <w:lang w:val="en-US"/>
        </w:rPr>
        <w:t>The R Book</w:t>
      </w:r>
      <w:r w:rsidRPr="00914F29">
        <w:rPr>
          <w:rFonts w:ascii="Times New Roman" w:hAnsi="Times New Roman" w:cs="Times New Roman"/>
          <w:lang w:val="en-US"/>
        </w:rPr>
        <w:t xml:space="preserve"> </w:t>
      </w:r>
    </w:p>
    <w:p w14:paraId="2C0425F1" w14:textId="77777777" w:rsidR="00071D0B" w:rsidRPr="00914F29" w:rsidRDefault="00071D0B" w:rsidP="00071D0B">
      <w:pPr>
        <w:spacing w:after="0" w:line="240" w:lineRule="auto"/>
        <w:ind w:firstLine="708"/>
        <w:rPr>
          <w:rFonts w:ascii="Times New Roman" w:hAnsi="Times New Roman" w:cs="Times New Roman"/>
          <w:i/>
          <w:lang w:val="en-US"/>
        </w:rPr>
      </w:pPr>
      <w:r w:rsidRPr="00914F29">
        <w:rPr>
          <w:rFonts w:ascii="Times New Roman" w:hAnsi="Times New Roman" w:cs="Times New Roman"/>
          <w:i/>
          <w:lang w:val="en-US"/>
        </w:rPr>
        <w:t>John Wiley &amp; Sons (2013)</w:t>
      </w:r>
    </w:p>
    <w:p w14:paraId="36306B50" w14:textId="77777777" w:rsidR="00071D0B" w:rsidRDefault="00071D0B" w:rsidP="00071D0B">
      <w:pPr>
        <w:spacing w:after="0" w:line="240" w:lineRule="auto"/>
        <w:ind w:firstLine="708"/>
        <w:rPr>
          <w:rFonts w:ascii="Times New Roman" w:hAnsi="Times New Roman" w:cs="Times New Roman"/>
          <w:i/>
          <w:sz w:val="20"/>
          <w:szCs w:val="16"/>
          <w:lang w:val="en-US"/>
        </w:rPr>
      </w:pPr>
    </w:p>
    <w:p w14:paraId="7A91B0F4" w14:textId="77777777" w:rsidR="00071D0B" w:rsidRPr="00AC4CC3" w:rsidRDefault="00071D0B" w:rsidP="00071D0B">
      <w:pPr>
        <w:pStyle w:val="ListParagraph"/>
        <w:numPr>
          <w:ilvl w:val="0"/>
          <w:numId w:val="25"/>
        </w:numPr>
        <w:autoSpaceDE w:val="0"/>
        <w:autoSpaceDN w:val="0"/>
        <w:adjustRightInd w:val="0"/>
        <w:spacing w:after="0" w:line="240" w:lineRule="auto"/>
        <w:rPr>
          <w:rFonts w:ascii="Times New Roman" w:hAnsi="Times New Roman" w:cs="Times New Roman"/>
          <w:i/>
          <w:lang w:val="en-US"/>
        </w:rPr>
      </w:pPr>
      <w:r w:rsidRPr="00AC4CC3">
        <w:rPr>
          <w:rFonts w:ascii="Times New Roman" w:hAnsi="Times New Roman" w:cs="Times New Roman"/>
          <w:i/>
          <w:lang w:val="en-US"/>
        </w:rPr>
        <w:t>R Graphics Cookbook</w:t>
      </w:r>
    </w:p>
    <w:p w14:paraId="423E7920" w14:textId="77777777" w:rsidR="00071D0B" w:rsidRDefault="00071D0B" w:rsidP="00071D0B">
      <w:pPr>
        <w:pStyle w:val="ListParagraph"/>
        <w:spacing w:after="0" w:line="240" w:lineRule="auto"/>
        <w:rPr>
          <w:rFonts w:ascii="Times New Roman" w:eastAsia="MinionPro-Regular" w:hAnsi="Times New Roman" w:cs="Times New Roman"/>
          <w:i/>
          <w:lang w:val="en-US"/>
        </w:rPr>
      </w:pPr>
      <w:r w:rsidRPr="00AC4CC3">
        <w:rPr>
          <w:rFonts w:ascii="Times New Roman" w:eastAsia="MinionPro-Regular" w:hAnsi="Times New Roman" w:cs="Times New Roman"/>
          <w:i/>
          <w:lang w:val="en-US"/>
        </w:rPr>
        <w:t xml:space="preserve">Winston Chang. </w:t>
      </w:r>
      <w:r>
        <w:rPr>
          <w:rFonts w:ascii="Times New Roman" w:eastAsia="MinionPro-Regular" w:hAnsi="Times New Roman" w:cs="Times New Roman"/>
          <w:i/>
          <w:lang w:val="en-US"/>
        </w:rPr>
        <w:t xml:space="preserve"> </w:t>
      </w:r>
      <w:r w:rsidRPr="00AC4CC3">
        <w:rPr>
          <w:rFonts w:ascii="Times New Roman" w:eastAsia="MinionPro-Regular" w:hAnsi="Times New Roman" w:cs="Times New Roman"/>
          <w:i/>
          <w:lang w:val="en-US"/>
        </w:rPr>
        <w:t xml:space="preserve">O’Reilly Media </w:t>
      </w:r>
      <w:r>
        <w:rPr>
          <w:rFonts w:ascii="Times New Roman" w:eastAsia="MinionPro-Regular" w:hAnsi="Times New Roman" w:cs="Times New Roman"/>
          <w:i/>
          <w:lang w:val="en-US"/>
        </w:rPr>
        <w:t>(</w:t>
      </w:r>
      <w:r w:rsidRPr="00AC4CC3">
        <w:rPr>
          <w:rFonts w:ascii="Times New Roman" w:eastAsia="MinionPro-Regular" w:hAnsi="Times New Roman" w:cs="Times New Roman"/>
          <w:i/>
          <w:lang w:val="en-US"/>
        </w:rPr>
        <w:t>2013)</w:t>
      </w:r>
    </w:p>
    <w:p w14:paraId="71B99D75" w14:textId="77777777" w:rsidR="00071D0B" w:rsidRDefault="00071D0B" w:rsidP="00071D0B">
      <w:pPr>
        <w:pStyle w:val="ListParagraph"/>
        <w:spacing w:after="0" w:line="240" w:lineRule="auto"/>
        <w:rPr>
          <w:rFonts w:ascii="Times New Roman" w:eastAsia="MinionPro-Regular" w:hAnsi="Times New Roman" w:cs="Times New Roman"/>
          <w:i/>
          <w:lang w:val="en-US"/>
        </w:rPr>
      </w:pPr>
    </w:p>
    <w:p w14:paraId="78DA93BA" w14:textId="77777777" w:rsidR="00071D0B" w:rsidRDefault="00071D0B" w:rsidP="00071D0B">
      <w:pPr>
        <w:pStyle w:val="ListParagraph"/>
        <w:numPr>
          <w:ilvl w:val="0"/>
          <w:numId w:val="25"/>
        </w:numPr>
        <w:autoSpaceDE w:val="0"/>
        <w:autoSpaceDN w:val="0"/>
        <w:adjustRightInd w:val="0"/>
        <w:spacing w:after="0" w:line="240" w:lineRule="auto"/>
        <w:rPr>
          <w:rFonts w:ascii="Times New Roman" w:hAnsi="Times New Roman" w:cs="Times New Roman"/>
          <w:bCs/>
          <w:i/>
          <w:lang w:val="en-US"/>
        </w:rPr>
      </w:pPr>
      <w:r w:rsidRPr="005D36F5">
        <w:rPr>
          <w:rFonts w:ascii="Times New Roman" w:hAnsi="Times New Roman" w:cs="Times New Roman"/>
          <w:bCs/>
          <w:i/>
          <w:lang w:val="en-US"/>
        </w:rPr>
        <w:t>Data Mining</w:t>
      </w:r>
      <w:r>
        <w:rPr>
          <w:rFonts w:ascii="Times New Roman" w:hAnsi="Times New Roman" w:cs="Times New Roman"/>
          <w:bCs/>
          <w:i/>
          <w:lang w:val="en-US"/>
        </w:rPr>
        <w:t xml:space="preserve">:  </w:t>
      </w:r>
      <w:r w:rsidRPr="005D36F5">
        <w:rPr>
          <w:rFonts w:ascii="Times New Roman" w:hAnsi="Times New Roman" w:cs="Times New Roman"/>
          <w:bCs/>
          <w:i/>
          <w:lang w:val="en-US"/>
        </w:rPr>
        <w:t>Concepts and Techniques</w:t>
      </w:r>
      <w:r>
        <w:rPr>
          <w:rFonts w:ascii="Times New Roman" w:hAnsi="Times New Roman" w:cs="Times New Roman"/>
          <w:bCs/>
          <w:i/>
          <w:lang w:val="en-US"/>
        </w:rPr>
        <w:t xml:space="preserve">    </w:t>
      </w:r>
    </w:p>
    <w:p w14:paraId="74623B15" w14:textId="77777777" w:rsidR="00071D0B" w:rsidRDefault="00071D0B" w:rsidP="00071D0B">
      <w:pPr>
        <w:autoSpaceDE w:val="0"/>
        <w:autoSpaceDN w:val="0"/>
        <w:adjustRightInd w:val="0"/>
        <w:spacing w:after="0" w:line="240" w:lineRule="auto"/>
        <w:ind w:firstLine="708"/>
        <w:jc w:val="left"/>
        <w:rPr>
          <w:rFonts w:ascii="Times New Roman" w:hAnsi="Times New Roman" w:cs="Times New Roman"/>
          <w:bCs/>
          <w:i/>
          <w:lang w:val="en-US"/>
        </w:rPr>
      </w:pPr>
      <w:r w:rsidRPr="005D36F5">
        <w:rPr>
          <w:rFonts w:ascii="Times New Roman" w:hAnsi="Times New Roman" w:cs="Times New Roman"/>
          <w:i/>
          <w:lang w:val="en-US"/>
        </w:rPr>
        <w:t>Jiawei Han</w:t>
      </w:r>
      <w:r>
        <w:rPr>
          <w:rFonts w:ascii="Times New Roman" w:hAnsi="Times New Roman" w:cs="Times New Roman"/>
          <w:i/>
          <w:lang w:val="en-US"/>
        </w:rPr>
        <w:t xml:space="preserve">, </w:t>
      </w:r>
      <w:r w:rsidRPr="004F39EB">
        <w:rPr>
          <w:rFonts w:ascii="Times New Roman" w:hAnsi="Times New Roman" w:cs="Times New Roman"/>
          <w:i/>
          <w:lang w:val="en-US"/>
        </w:rPr>
        <w:t xml:space="preserve">Micheline </w:t>
      </w:r>
      <w:proofErr w:type="spellStart"/>
      <w:r w:rsidRPr="004F39EB">
        <w:rPr>
          <w:rFonts w:ascii="Times New Roman" w:hAnsi="Times New Roman" w:cs="Times New Roman"/>
          <w:i/>
          <w:lang w:val="en-US"/>
        </w:rPr>
        <w:t>Kamber</w:t>
      </w:r>
      <w:proofErr w:type="spellEnd"/>
      <w:r>
        <w:rPr>
          <w:rFonts w:ascii="Times New Roman" w:hAnsi="Times New Roman" w:cs="Times New Roman"/>
          <w:i/>
          <w:lang w:val="en-US"/>
        </w:rPr>
        <w:t xml:space="preserve">, </w:t>
      </w:r>
      <w:r w:rsidRPr="004F39EB">
        <w:rPr>
          <w:rFonts w:ascii="Times New Roman" w:hAnsi="Times New Roman" w:cs="Times New Roman"/>
          <w:i/>
          <w:lang w:val="en-US"/>
        </w:rPr>
        <w:t>Jian Pei</w:t>
      </w:r>
      <w:r>
        <w:rPr>
          <w:rFonts w:ascii="Times New Roman" w:hAnsi="Times New Roman" w:cs="Times New Roman"/>
          <w:i/>
          <w:lang w:val="en-US"/>
        </w:rPr>
        <w:t xml:space="preserve">.  Morgan </w:t>
      </w:r>
      <w:r w:rsidRPr="005D36F5">
        <w:rPr>
          <w:rFonts w:ascii="Times New Roman" w:hAnsi="Times New Roman" w:cs="Times New Roman"/>
          <w:i/>
          <w:lang w:val="en-US"/>
        </w:rPr>
        <w:t>Kaufmann</w:t>
      </w:r>
      <w:r>
        <w:rPr>
          <w:rFonts w:ascii="Times New Roman" w:hAnsi="Times New Roman" w:cs="Times New Roman"/>
          <w:i/>
          <w:lang w:val="en-US"/>
        </w:rPr>
        <w:t xml:space="preserve"> </w:t>
      </w:r>
      <w:r w:rsidRPr="005D36F5">
        <w:rPr>
          <w:rFonts w:ascii="Times New Roman" w:hAnsi="Times New Roman" w:cs="Times New Roman"/>
          <w:i/>
          <w:lang w:val="en-US"/>
        </w:rPr>
        <w:t>Publishers</w:t>
      </w:r>
      <w:r>
        <w:rPr>
          <w:rFonts w:ascii="Times New Roman" w:hAnsi="Times New Roman" w:cs="Times New Roman"/>
          <w:bCs/>
          <w:i/>
          <w:lang w:val="en-US"/>
        </w:rPr>
        <w:t xml:space="preserve"> </w:t>
      </w:r>
      <w:r w:rsidRPr="005D36F5">
        <w:rPr>
          <w:rFonts w:ascii="Times New Roman" w:hAnsi="Times New Roman" w:cs="Times New Roman"/>
          <w:bCs/>
          <w:i/>
          <w:lang w:val="en-US"/>
        </w:rPr>
        <w:t>(3</w:t>
      </w:r>
      <w:r w:rsidRPr="005D36F5">
        <w:rPr>
          <w:rFonts w:ascii="Times New Roman" w:hAnsi="Times New Roman" w:cs="Times New Roman"/>
          <w:bCs/>
          <w:i/>
          <w:vertAlign w:val="superscript"/>
          <w:lang w:val="en-US"/>
        </w:rPr>
        <w:t>rd</w:t>
      </w:r>
      <w:r>
        <w:rPr>
          <w:rFonts w:ascii="Times New Roman" w:hAnsi="Times New Roman" w:cs="Times New Roman"/>
          <w:bCs/>
          <w:i/>
          <w:lang w:val="en-US"/>
        </w:rPr>
        <w:t xml:space="preserve"> Ed.)</w:t>
      </w:r>
    </w:p>
    <w:p w14:paraId="77817FD9" w14:textId="77777777" w:rsidR="00071D0B" w:rsidRDefault="00071D0B" w:rsidP="00071D0B">
      <w:pPr>
        <w:autoSpaceDE w:val="0"/>
        <w:autoSpaceDN w:val="0"/>
        <w:adjustRightInd w:val="0"/>
        <w:spacing w:after="0" w:line="240" w:lineRule="auto"/>
        <w:ind w:firstLine="708"/>
        <w:jc w:val="left"/>
        <w:rPr>
          <w:rFonts w:ascii="Times New Roman" w:hAnsi="Times New Roman" w:cs="Times New Roman"/>
          <w:bCs/>
          <w:i/>
          <w:lang w:val="en-US"/>
        </w:rPr>
      </w:pPr>
    </w:p>
    <w:p w14:paraId="3E12A556" w14:textId="77777777" w:rsidR="00071D0B" w:rsidRPr="00071D0B" w:rsidRDefault="00071D0B" w:rsidP="00071D0B">
      <w:pPr>
        <w:pStyle w:val="ListParagraph"/>
        <w:numPr>
          <w:ilvl w:val="0"/>
          <w:numId w:val="25"/>
        </w:numPr>
        <w:autoSpaceDE w:val="0"/>
        <w:autoSpaceDN w:val="0"/>
        <w:adjustRightInd w:val="0"/>
        <w:spacing w:after="0" w:line="240" w:lineRule="auto"/>
        <w:rPr>
          <w:rFonts w:ascii="Times New Roman" w:hAnsi="Times New Roman" w:cs="Times New Roman"/>
          <w:bCs/>
          <w:i/>
          <w:lang w:val="en-US"/>
        </w:rPr>
      </w:pPr>
      <w:r w:rsidRPr="00150D66">
        <w:rPr>
          <w:rFonts w:ascii="Times New Roman" w:hAnsi="Times New Roman"/>
          <w:bCs/>
          <w:i/>
          <w:noProof/>
          <w:lang w:val="en-US"/>
        </w:rPr>
        <w:t>R and Data Mining: Examples and Case Studies</w:t>
      </w:r>
    </w:p>
    <w:p w14:paraId="6C5DB7AB" w14:textId="77777777" w:rsidR="009E4C80" w:rsidRDefault="00071D0B" w:rsidP="00071D0B">
      <w:pPr>
        <w:spacing w:line="240" w:lineRule="auto"/>
        <w:rPr>
          <w:rFonts w:ascii="Times New Roman" w:hAnsi="Times New Roman"/>
          <w:i/>
          <w:lang w:val="en-US"/>
        </w:rPr>
      </w:pPr>
      <w:r w:rsidRPr="00150D66">
        <w:rPr>
          <w:rFonts w:ascii="Times New Roman" w:hAnsi="Times New Roman"/>
          <w:i/>
          <w:lang w:val="en-US"/>
        </w:rPr>
        <w:t xml:space="preserve">            </w:t>
      </w:r>
      <w:proofErr w:type="spellStart"/>
      <w:r w:rsidRPr="00150D66">
        <w:rPr>
          <w:rFonts w:ascii="Times New Roman" w:hAnsi="Times New Roman"/>
          <w:i/>
          <w:lang w:val="en-US"/>
        </w:rPr>
        <w:t>Luís</w:t>
      </w:r>
      <w:proofErr w:type="spellEnd"/>
      <w:r w:rsidRPr="00150D66">
        <w:rPr>
          <w:rFonts w:ascii="Times New Roman" w:hAnsi="Times New Roman"/>
          <w:i/>
          <w:lang w:val="en-US"/>
        </w:rPr>
        <w:t xml:space="preserve"> </w:t>
      </w:r>
      <w:proofErr w:type="spellStart"/>
      <w:r w:rsidRPr="00150D66">
        <w:rPr>
          <w:rFonts w:ascii="Times New Roman" w:hAnsi="Times New Roman"/>
          <w:i/>
          <w:lang w:val="en-US"/>
        </w:rPr>
        <w:t>Torgo</w:t>
      </w:r>
      <w:proofErr w:type="spellEnd"/>
      <w:r w:rsidRPr="00150D66">
        <w:rPr>
          <w:rFonts w:ascii="Times New Roman" w:hAnsi="Times New Roman"/>
          <w:i/>
          <w:lang w:val="en-US"/>
        </w:rPr>
        <w:t>.  Chapman &amp; Hall/</w:t>
      </w:r>
      <w:proofErr w:type="gramStart"/>
      <w:r w:rsidRPr="00150D66">
        <w:rPr>
          <w:rFonts w:ascii="Times New Roman" w:hAnsi="Times New Roman"/>
          <w:i/>
          <w:lang w:val="en-US"/>
        </w:rPr>
        <w:t>CRC  (</w:t>
      </w:r>
      <w:proofErr w:type="gramEnd"/>
      <w:r w:rsidRPr="00150D66">
        <w:rPr>
          <w:rFonts w:ascii="Times New Roman" w:hAnsi="Times New Roman"/>
          <w:i/>
          <w:lang w:val="en-US"/>
        </w:rPr>
        <w:t>2011)</w:t>
      </w:r>
    </w:p>
    <w:p w14:paraId="625C1CBF" w14:textId="77777777" w:rsidR="009E4C80" w:rsidRPr="009E4C80" w:rsidRDefault="009E4C80" w:rsidP="00071D0B">
      <w:pPr>
        <w:spacing w:line="240" w:lineRule="auto"/>
        <w:rPr>
          <w:rFonts w:ascii="Times New Roman" w:hAnsi="Times New Roman"/>
          <w:i/>
          <w:lang w:val="en-US"/>
        </w:rPr>
      </w:pPr>
    </w:p>
    <w:p w14:paraId="02C7AE85" w14:textId="77777777" w:rsidR="009E4C80" w:rsidRPr="009E4C80" w:rsidRDefault="009E4C80" w:rsidP="009E4C80">
      <w:pPr>
        <w:pStyle w:val="ListParagraph"/>
        <w:numPr>
          <w:ilvl w:val="0"/>
          <w:numId w:val="25"/>
        </w:numPr>
        <w:autoSpaceDE w:val="0"/>
        <w:autoSpaceDN w:val="0"/>
        <w:adjustRightInd w:val="0"/>
        <w:spacing w:after="0" w:line="240" w:lineRule="auto"/>
        <w:rPr>
          <w:rFonts w:ascii="Times New Roman" w:hAnsi="Times New Roman" w:cs="Times New Roman"/>
          <w:bCs/>
          <w:i/>
          <w:lang w:val="en-US"/>
        </w:rPr>
      </w:pPr>
      <w:r w:rsidRPr="009E4C80">
        <w:rPr>
          <w:rFonts w:ascii="Times New Roman" w:hAnsi="Times New Roman" w:cs="Times New Roman"/>
          <w:bCs/>
          <w:i/>
          <w:lang w:val="en-US"/>
        </w:rPr>
        <w:t>Anomaly Detection: A Survey</w:t>
      </w:r>
    </w:p>
    <w:p w14:paraId="417EE3B5" w14:textId="77777777" w:rsidR="009E4C80" w:rsidRPr="009E4C80" w:rsidRDefault="009E4C80" w:rsidP="009E4C80">
      <w:pPr>
        <w:autoSpaceDE w:val="0"/>
        <w:autoSpaceDN w:val="0"/>
        <w:adjustRightInd w:val="0"/>
        <w:spacing w:after="0" w:line="240" w:lineRule="auto"/>
        <w:ind w:firstLine="708"/>
        <w:jc w:val="left"/>
        <w:rPr>
          <w:rFonts w:ascii="Times New Roman" w:hAnsi="Times New Roman" w:cs="Times New Roman"/>
          <w:i/>
          <w:lang w:val="en-US"/>
        </w:rPr>
      </w:pPr>
      <w:r w:rsidRPr="009E4C80">
        <w:rPr>
          <w:rFonts w:ascii="Times New Roman" w:hAnsi="Times New Roman" w:cs="Times New Roman"/>
          <w:i/>
          <w:lang w:val="en-US"/>
        </w:rPr>
        <w:t>VARUN CHANDOLA, ARINDAM BANERJEE, and VIPIN KUMAR</w:t>
      </w:r>
    </w:p>
    <w:p w14:paraId="3BF263DC" w14:textId="77777777" w:rsidR="009E4C80" w:rsidRPr="009E4C80" w:rsidRDefault="009E4C80" w:rsidP="009E4C80">
      <w:pPr>
        <w:pStyle w:val="ListParagraph"/>
        <w:spacing w:line="240" w:lineRule="auto"/>
        <w:rPr>
          <w:rFonts w:ascii="Times New Roman" w:hAnsi="Times New Roman" w:cs="Times New Roman"/>
          <w:i/>
          <w:lang w:val="en-US"/>
        </w:rPr>
      </w:pPr>
      <w:r>
        <w:rPr>
          <w:rFonts w:ascii="Times New Roman" w:hAnsi="Times New Roman" w:cs="Times New Roman"/>
          <w:i/>
          <w:iCs/>
          <w:lang w:val="en-US"/>
        </w:rPr>
        <w:t>(</w:t>
      </w:r>
      <w:proofErr w:type="spellStart"/>
      <w:r w:rsidRPr="009E4C80">
        <w:rPr>
          <w:rFonts w:ascii="Times New Roman" w:hAnsi="Times New Roman" w:cs="Times New Roman"/>
          <w:i/>
          <w:iCs/>
          <w:lang w:val="es-ES"/>
        </w:rPr>
        <w:t>University</w:t>
      </w:r>
      <w:proofErr w:type="spellEnd"/>
      <w:r w:rsidRPr="009E4C80">
        <w:rPr>
          <w:rFonts w:ascii="Times New Roman" w:hAnsi="Times New Roman" w:cs="Times New Roman"/>
          <w:i/>
          <w:iCs/>
          <w:lang w:val="es-ES"/>
        </w:rPr>
        <w:t xml:space="preserve"> of Minnesota</w:t>
      </w:r>
      <w:r>
        <w:rPr>
          <w:rFonts w:ascii="Times New Roman" w:hAnsi="Times New Roman" w:cs="Times New Roman"/>
          <w:i/>
          <w:iCs/>
          <w:lang w:val="es-ES"/>
        </w:rPr>
        <w:t>)</w:t>
      </w:r>
    </w:p>
    <w:p w14:paraId="5CEDB5E1" w14:textId="77777777" w:rsidR="00071D0B" w:rsidRDefault="00071D0B" w:rsidP="00071D0B">
      <w:pPr>
        <w:pStyle w:val="ListParagraph"/>
        <w:spacing w:line="240" w:lineRule="auto"/>
        <w:jc w:val="both"/>
        <w:rPr>
          <w:rFonts w:ascii="Times New Roman" w:hAnsi="Times New Roman" w:cs="Times New Roman"/>
          <w:lang w:val="en-US"/>
        </w:rPr>
      </w:pPr>
    </w:p>
    <w:p w14:paraId="2667531B" w14:textId="77777777" w:rsidR="00071D0B" w:rsidRPr="00F21D36" w:rsidRDefault="00071D0B" w:rsidP="00071D0B">
      <w:pPr>
        <w:pStyle w:val="ListParagraph"/>
        <w:numPr>
          <w:ilvl w:val="0"/>
          <w:numId w:val="25"/>
        </w:numPr>
        <w:spacing w:line="240" w:lineRule="auto"/>
        <w:jc w:val="both"/>
        <w:rPr>
          <w:rFonts w:ascii="Times New Roman" w:hAnsi="Times New Roman" w:cs="Times New Roman"/>
          <w:i/>
          <w:lang w:val="en-US"/>
        </w:rPr>
      </w:pPr>
      <w:r w:rsidRPr="00F21D36">
        <w:rPr>
          <w:rFonts w:ascii="Times New Roman" w:hAnsi="Times New Roman" w:cs="Times New Roman"/>
          <w:i/>
          <w:lang w:val="en-US"/>
        </w:rPr>
        <w:t xml:space="preserve">Package Reshape   </w:t>
      </w:r>
    </w:p>
    <w:p w14:paraId="64EBE888" w14:textId="77777777" w:rsidR="00071D0B" w:rsidRPr="001863B4" w:rsidRDefault="0015274F" w:rsidP="00071D0B">
      <w:pPr>
        <w:pStyle w:val="ListParagraph"/>
        <w:spacing w:line="240" w:lineRule="auto"/>
        <w:jc w:val="both"/>
        <w:rPr>
          <w:rFonts w:ascii="Times New Roman" w:hAnsi="Times New Roman" w:cs="Times New Roman"/>
          <w:i/>
          <w:sz w:val="18"/>
          <w:lang w:val="en-US"/>
        </w:rPr>
      </w:pPr>
      <w:hyperlink r:id="rId48" w:history="1">
        <w:r w:rsidR="00071D0B" w:rsidRPr="00150D66">
          <w:rPr>
            <w:rStyle w:val="Hyperlink"/>
            <w:rFonts w:ascii="Times New Roman" w:hAnsi="Times New Roman"/>
            <w:i/>
            <w:sz w:val="20"/>
            <w:lang w:val="en-US"/>
          </w:rPr>
          <w:t>https://cran.r-project.org/web/packages/reshape/reshape.pdf</w:t>
        </w:r>
      </w:hyperlink>
      <w:r w:rsidR="00071D0B" w:rsidRPr="001863B4">
        <w:rPr>
          <w:rFonts w:ascii="Times New Roman" w:hAnsi="Times New Roman" w:cs="Times New Roman"/>
          <w:i/>
          <w:sz w:val="20"/>
          <w:lang w:val="en-US"/>
        </w:rPr>
        <w:t xml:space="preserve"> </w:t>
      </w:r>
    </w:p>
    <w:p w14:paraId="49448C50" w14:textId="77777777" w:rsidR="00071D0B" w:rsidRPr="00F21D36" w:rsidRDefault="00071D0B" w:rsidP="00071D0B">
      <w:pPr>
        <w:pStyle w:val="ListParagraph"/>
        <w:spacing w:line="240" w:lineRule="auto"/>
        <w:jc w:val="both"/>
        <w:rPr>
          <w:rFonts w:ascii="Times New Roman" w:hAnsi="Times New Roman" w:cs="Times New Roman"/>
          <w:i/>
          <w:sz w:val="18"/>
          <w:lang w:val="en-US"/>
        </w:rPr>
      </w:pPr>
    </w:p>
    <w:p w14:paraId="65C7A9E8" w14:textId="77777777" w:rsidR="00071D0B" w:rsidRPr="00066E41" w:rsidRDefault="00071D0B" w:rsidP="00071D0B">
      <w:pPr>
        <w:pStyle w:val="ListParagraph"/>
        <w:numPr>
          <w:ilvl w:val="0"/>
          <w:numId w:val="25"/>
        </w:numPr>
        <w:spacing w:after="0" w:line="240" w:lineRule="auto"/>
        <w:jc w:val="both"/>
        <w:rPr>
          <w:rFonts w:ascii="Times New Roman" w:hAnsi="Times New Roman" w:cs="Times New Roman"/>
          <w:i/>
        </w:rPr>
      </w:pPr>
      <w:proofErr w:type="spellStart"/>
      <w:r w:rsidRPr="00066E41">
        <w:rPr>
          <w:rFonts w:ascii="Times New Roman" w:hAnsi="Times New Roman" w:cs="Times New Roman"/>
          <w:i/>
        </w:rPr>
        <w:t>Package</w:t>
      </w:r>
      <w:proofErr w:type="spellEnd"/>
      <w:r w:rsidRPr="00066E41">
        <w:rPr>
          <w:rFonts w:ascii="Times New Roman" w:hAnsi="Times New Roman" w:cs="Times New Roman"/>
          <w:i/>
        </w:rPr>
        <w:t xml:space="preserve"> DTW</w:t>
      </w:r>
    </w:p>
    <w:p w14:paraId="37CE291C" w14:textId="77777777" w:rsidR="00071D0B" w:rsidRPr="00066E41" w:rsidRDefault="0015274F" w:rsidP="00071D0B">
      <w:pPr>
        <w:pStyle w:val="ListParagraph"/>
        <w:spacing w:after="0" w:line="240" w:lineRule="auto"/>
        <w:jc w:val="both"/>
        <w:rPr>
          <w:rFonts w:ascii="Times New Roman" w:hAnsi="Times New Roman" w:cs="Times New Roman"/>
          <w:i/>
          <w:sz w:val="20"/>
        </w:rPr>
      </w:pPr>
      <w:hyperlink r:id="rId49" w:history="1">
        <w:r w:rsidR="00071D0B" w:rsidRPr="00066E41">
          <w:rPr>
            <w:rStyle w:val="Hyperlink"/>
            <w:rFonts w:ascii="Times New Roman" w:hAnsi="Times New Roman"/>
            <w:i/>
            <w:sz w:val="20"/>
          </w:rPr>
          <w:t>https://cran.r-project.org/web/packages/dtw/dtw.pdf</w:t>
        </w:r>
      </w:hyperlink>
    </w:p>
    <w:p w14:paraId="7B0BEC5D" w14:textId="77777777" w:rsidR="00071D0B" w:rsidRPr="00066E41" w:rsidRDefault="00071D0B" w:rsidP="00071D0B">
      <w:pPr>
        <w:pStyle w:val="ListParagraph"/>
        <w:spacing w:after="0" w:line="240" w:lineRule="auto"/>
        <w:jc w:val="both"/>
        <w:rPr>
          <w:rFonts w:ascii="Times New Roman" w:hAnsi="Times New Roman" w:cs="Times New Roman"/>
          <w:i/>
          <w:sz w:val="18"/>
        </w:rPr>
      </w:pPr>
    </w:p>
    <w:p w14:paraId="137799C8" w14:textId="77777777" w:rsidR="00071D0B" w:rsidRPr="00066E41" w:rsidRDefault="00071D0B" w:rsidP="00071D0B">
      <w:pPr>
        <w:pStyle w:val="ListParagraph"/>
        <w:numPr>
          <w:ilvl w:val="0"/>
          <w:numId w:val="25"/>
        </w:numPr>
        <w:spacing w:line="240" w:lineRule="auto"/>
        <w:jc w:val="both"/>
        <w:rPr>
          <w:rFonts w:ascii="Times New Roman" w:hAnsi="Times New Roman" w:cs="Times New Roman"/>
          <w:i/>
        </w:rPr>
      </w:pPr>
      <w:proofErr w:type="spellStart"/>
      <w:r w:rsidRPr="00066E41">
        <w:rPr>
          <w:rFonts w:ascii="Times New Roman" w:hAnsi="Times New Roman" w:cs="Times New Roman"/>
          <w:i/>
        </w:rPr>
        <w:t>Package</w:t>
      </w:r>
      <w:proofErr w:type="spellEnd"/>
      <w:r w:rsidRPr="00066E41">
        <w:rPr>
          <w:rFonts w:ascii="Times New Roman" w:hAnsi="Times New Roman" w:cs="Times New Roman"/>
          <w:i/>
        </w:rPr>
        <w:t xml:space="preserve"> ggplot2</w:t>
      </w:r>
    </w:p>
    <w:p w14:paraId="6E535A01" w14:textId="77777777" w:rsidR="00071D0B" w:rsidRPr="00066E41" w:rsidRDefault="0015274F" w:rsidP="00071D0B">
      <w:pPr>
        <w:pStyle w:val="ListParagraph"/>
        <w:spacing w:line="240" w:lineRule="auto"/>
        <w:jc w:val="both"/>
        <w:rPr>
          <w:rFonts w:ascii="Times New Roman" w:hAnsi="Times New Roman" w:cs="Times New Roman"/>
          <w:i/>
        </w:rPr>
      </w:pPr>
      <w:hyperlink r:id="rId50" w:history="1">
        <w:r w:rsidR="00071D0B" w:rsidRPr="00066E41">
          <w:rPr>
            <w:rStyle w:val="Hyperlink"/>
            <w:rFonts w:ascii="Times New Roman" w:hAnsi="Times New Roman"/>
            <w:i/>
            <w:sz w:val="22"/>
          </w:rPr>
          <w:t>https://cran.r-project.org/web/packages/ggplot2/ggplot2.pdf</w:t>
        </w:r>
      </w:hyperlink>
    </w:p>
    <w:p w14:paraId="0EB0DC17" w14:textId="77777777" w:rsidR="00071D0B" w:rsidRDefault="00071D0B" w:rsidP="00071D0B">
      <w:pPr>
        <w:pStyle w:val="ListParagraph"/>
        <w:spacing w:line="240" w:lineRule="auto"/>
        <w:jc w:val="both"/>
        <w:rPr>
          <w:rFonts w:ascii="Times New Roman" w:hAnsi="Times New Roman" w:cs="Times New Roman"/>
          <w:i/>
        </w:rPr>
      </w:pPr>
    </w:p>
    <w:p w14:paraId="31F81E6C" w14:textId="77777777" w:rsidR="00071D0B" w:rsidRDefault="00071D0B" w:rsidP="00071D0B">
      <w:pPr>
        <w:pStyle w:val="ListParagraph"/>
        <w:numPr>
          <w:ilvl w:val="0"/>
          <w:numId w:val="25"/>
        </w:numPr>
        <w:spacing w:line="240" w:lineRule="auto"/>
        <w:jc w:val="both"/>
        <w:rPr>
          <w:rFonts w:ascii="Times New Roman" w:hAnsi="Times New Roman" w:cs="Times New Roman"/>
          <w:i/>
        </w:rPr>
      </w:pPr>
      <w:proofErr w:type="spellStart"/>
      <w:r w:rsidRPr="00066E41">
        <w:rPr>
          <w:rFonts w:ascii="Times New Roman" w:hAnsi="Times New Roman" w:cs="Times New Roman"/>
          <w:i/>
        </w:rPr>
        <w:t>Package</w:t>
      </w:r>
      <w:proofErr w:type="spellEnd"/>
      <w:r w:rsidRPr="00066E41">
        <w:rPr>
          <w:rFonts w:ascii="Times New Roman" w:hAnsi="Times New Roman" w:cs="Times New Roman"/>
          <w:i/>
        </w:rPr>
        <w:t xml:space="preserve"> </w:t>
      </w:r>
      <w:proofErr w:type="spellStart"/>
      <w:r w:rsidRPr="00066E41">
        <w:rPr>
          <w:rFonts w:ascii="Times New Roman" w:hAnsi="Times New Roman" w:cs="Times New Roman"/>
          <w:i/>
        </w:rPr>
        <w:t>dplyr</w:t>
      </w:r>
      <w:proofErr w:type="spellEnd"/>
    </w:p>
    <w:p w14:paraId="16B3D454" w14:textId="77777777" w:rsidR="00071D0B" w:rsidRPr="00066E41" w:rsidRDefault="0015274F" w:rsidP="00071D0B">
      <w:pPr>
        <w:pStyle w:val="ListParagraph"/>
        <w:spacing w:line="240" w:lineRule="auto"/>
        <w:jc w:val="both"/>
        <w:rPr>
          <w:rFonts w:ascii="Times New Roman" w:hAnsi="Times New Roman" w:cs="Times New Roman"/>
          <w:i/>
        </w:rPr>
      </w:pPr>
      <w:hyperlink r:id="rId51" w:history="1">
        <w:r w:rsidR="00071D0B" w:rsidRPr="00066E41">
          <w:rPr>
            <w:rStyle w:val="Hyperlink"/>
            <w:rFonts w:ascii="Times New Roman" w:hAnsi="Times New Roman"/>
            <w:i/>
            <w:sz w:val="22"/>
          </w:rPr>
          <w:t>https://cran.r-project.org/web/packages/dplyr/dplyr.pdf</w:t>
        </w:r>
      </w:hyperlink>
    </w:p>
    <w:p w14:paraId="0BE54BBF" w14:textId="77777777" w:rsidR="00071D0B" w:rsidRPr="007A1B7F" w:rsidRDefault="00071D0B" w:rsidP="00071D0B">
      <w:pPr>
        <w:pStyle w:val="ListParagraph"/>
        <w:spacing w:line="240" w:lineRule="auto"/>
        <w:ind w:left="1428"/>
        <w:jc w:val="both"/>
        <w:rPr>
          <w:rFonts w:ascii="Georgia" w:hAnsi="Georgia"/>
        </w:rPr>
      </w:pPr>
    </w:p>
    <w:p w14:paraId="76979ED2" w14:textId="77777777" w:rsidR="00071D0B" w:rsidRPr="008170C4" w:rsidRDefault="0015274F" w:rsidP="00071D0B">
      <w:pPr>
        <w:pStyle w:val="ListParagraph"/>
        <w:numPr>
          <w:ilvl w:val="0"/>
          <w:numId w:val="25"/>
        </w:numPr>
        <w:spacing w:line="240" w:lineRule="auto"/>
        <w:rPr>
          <w:rFonts w:ascii="Times New Roman" w:hAnsi="Times New Roman" w:cs="Times New Roman"/>
          <w:i/>
        </w:rPr>
      </w:pPr>
      <w:hyperlink r:id="rId52" w:history="1">
        <w:r w:rsidR="00071D0B" w:rsidRPr="008170C4">
          <w:rPr>
            <w:rStyle w:val="Hyperlink"/>
            <w:rFonts w:ascii="Times New Roman" w:hAnsi="Times New Roman"/>
            <w:i/>
            <w:sz w:val="22"/>
          </w:rPr>
          <w:t>http://stats.idre.ucla.edu/r/faq/how-can-i-reshape-my-data-in-r/</w:t>
        </w:r>
      </w:hyperlink>
      <w:r w:rsidR="00071D0B" w:rsidRPr="008170C4">
        <w:rPr>
          <w:rFonts w:ascii="Times New Roman" w:hAnsi="Times New Roman" w:cs="Times New Roman"/>
          <w:i/>
        </w:rPr>
        <w:t xml:space="preserve"> </w:t>
      </w:r>
    </w:p>
    <w:p w14:paraId="31B4E696" w14:textId="77777777" w:rsidR="00071D0B" w:rsidRPr="008170C4" w:rsidRDefault="00071D0B" w:rsidP="00071D0B">
      <w:pPr>
        <w:pStyle w:val="ListParagraph"/>
        <w:spacing w:after="0" w:line="240" w:lineRule="auto"/>
        <w:ind w:left="2149"/>
        <w:jc w:val="both"/>
        <w:rPr>
          <w:rFonts w:ascii="Georgia" w:hAnsi="Georgia"/>
        </w:rPr>
      </w:pPr>
    </w:p>
    <w:p w14:paraId="03FECB8F" w14:textId="77777777" w:rsidR="00071D0B" w:rsidRPr="008170C4" w:rsidRDefault="0015274F" w:rsidP="00071D0B">
      <w:pPr>
        <w:pStyle w:val="ListParagraph"/>
        <w:numPr>
          <w:ilvl w:val="0"/>
          <w:numId w:val="25"/>
        </w:numPr>
        <w:spacing w:line="240" w:lineRule="auto"/>
        <w:rPr>
          <w:rStyle w:val="Hyperlink"/>
          <w:rFonts w:ascii="Times New Roman" w:hAnsi="Times New Roman"/>
          <w:i/>
          <w:sz w:val="22"/>
        </w:rPr>
      </w:pPr>
      <w:hyperlink r:id="rId53" w:history="1">
        <w:r w:rsidR="00071D0B" w:rsidRPr="008170C4">
          <w:rPr>
            <w:rStyle w:val="Hyperlink"/>
            <w:rFonts w:ascii="Times New Roman" w:hAnsi="Times New Roman"/>
            <w:i/>
            <w:sz w:val="22"/>
          </w:rPr>
          <w:t>https://cran.rstudio.com/web/packages/dplyr/vignettes/introduction.html</w:t>
        </w:r>
      </w:hyperlink>
    </w:p>
    <w:p w14:paraId="60D3CFDD" w14:textId="77777777" w:rsidR="00071D0B" w:rsidRPr="008170C4" w:rsidRDefault="00071D0B" w:rsidP="00071D0B">
      <w:pPr>
        <w:pStyle w:val="ListParagraph"/>
        <w:spacing w:line="240" w:lineRule="auto"/>
        <w:rPr>
          <w:rFonts w:ascii="Times New Roman" w:hAnsi="Times New Roman" w:cs="Times New Roman"/>
          <w:i/>
        </w:rPr>
      </w:pPr>
    </w:p>
    <w:p w14:paraId="38DA43DA" w14:textId="77777777" w:rsidR="00071D0B" w:rsidRPr="00C9640B" w:rsidRDefault="0015274F" w:rsidP="00071D0B">
      <w:pPr>
        <w:pStyle w:val="ListParagraph"/>
        <w:numPr>
          <w:ilvl w:val="0"/>
          <w:numId w:val="25"/>
        </w:numPr>
        <w:spacing w:line="240" w:lineRule="auto"/>
        <w:rPr>
          <w:rFonts w:ascii="Georgia" w:hAnsi="Georgia"/>
          <w:lang w:val="es-ES"/>
        </w:rPr>
      </w:pPr>
      <w:hyperlink r:id="rId54" w:history="1">
        <w:r w:rsidR="00071D0B" w:rsidRPr="008170C4">
          <w:rPr>
            <w:rStyle w:val="Hyperlink"/>
            <w:rFonts w:ascii="Times New Roman" w:hAnsi="Times New Roman"/>
            <w:i/>
            <w:sz w:val="22"/>
            <w:lang w:val="es-ES"/>
          </w:rPr>
          <w:t>http://stackoverflow.com/questions/26043627/r-extract-day-from-datetime</w:t>
        </w:r>
      </w:hyperlink>
      <w:r w:rsidR="00071D0B" w:rsidRPr="008170C4">
        <w:rPr>
          <w:rFonts w:ascii="Times New Roman" w:hAnsi="Times New Roman" w:cs="Times New Roman"/>
          <w:i/>
          <w:lang w:val="es-ES"/>
        </w:rPr>
        <w:t xml:space="preserve">   </w:t>
      </w:r>
    </w:p>
    <w:p w14:paraId="2869D19F" w14:textId="77777777" w:rsidR="00071D0B" w:rsidRPr="00C9640B" w:rsidRDefault="00071D0B" w:rsidP="00071D0B">
      <w:pPr>
        <w:pStyle w:val="ListParagraph"/>
        <w:spacing w:line="240" w:lineRule="auto"/>
        <w:rPr>
          <w:rFonts w:ascii="Georgia" w:hAnsi="Georgia"/>
          <w:lang w:val="es-ES"/>
        </w:rPr>
      </w:pPr>
    </w:p>
    <w:p w14:paraId="7E9B88EA" w14:textId="77777777" w:rsidR="00071D0B" w:rsidRDefault="0015274F" w:rsidP="00071D0B">
      <w:pPr>
        <w:pStyle w:val="ListParagraph"/>
        <w:numPr>
          <w:ilvl w:val="0"/>
          <w:numId w:val="25"/>
        </w:numPr>
        <w:spacing w:line="240" w:lineRule="auto"/>
        <w:jc w:val="both"/>
        <w:rPr>
          <w:rFonts w:ascii="Times New Roman" w:hAnsi="Times New Roman" w:cs="Times New Roman"/>
          <w:i/>
          <w:lang w:val="es-ES"/>
        </w:rPr>
      </w:pPr>
      <w:hyperlink r:id="rId55" w:history="1">
        <w:r w:rsidR="00071D0B" w:rsidRPr="00C9640B">
          <w:rPr>
            <w:rStyle w:val="Hyperlink"/>
            <w:rFonts w:ascii="Times New Roman" w:hAnsi="Times New Roman"/>
            <w:i/>
            <w:sz w:val="22"/>
            <w:lang w:val="es-ES"/>
          </w:rPr>
          <w:t>http://dtw.r-forge.r-project.org/</w:t>
        </w:r>
      </w:hyperlink>
      <w:r w:rsidR="00071D0B" w:rsidRPr="00C9640B">
        <w:rPr>
          <w:rFonts w:ascii="Times New Roman" w:hAnsi="Times New Roman" w:cs="Times New Roman"/>
          <w:i/>
          <w:lang w:val="es-ES"/>
        </w:rPr>
        <w:t xml:space="preserve">  </w:t>
      </w:r>
    </w:p>
    <w:p w14:paraId="2FE07624" w14:textId="77777777" w:rsidR="00071D0B" w:rsidRPr="00FC085F" w:rsidRDefault="00071D0B" w:rsidP="00071D0B">
      <w:pPr>
        <w:pStyle w:val="ListParagraph"/>
        <w:spacing w:line="240" w:lineRule="auto"/>
        <w:rPr>
          <w:rFonts w:ascii="Times New Roman" w:hAnsi="Times New Roman" w:cs="Times New Roman"/>
          <w:i/>
          <w:lang w:val="es-ES"/>
        </w:rPr>
      </w:pPr>
    </w:p>
    <w:p w14:paraId="512103BE" w14:textId="77777777" w:rsidR="00071D0B" w:rsidRDefault="0015274F" w:rsidP="00071D0B">
      <w:pPr>
        <w:pStyle w:val="ListParagraph"/>
        <w:numPr>
          <w:ilvl w:val="0"/>
          <w:numId w:val="25"/>
        </w:numPr>
        <w:spacing w:line="240" w:lineRule="auto"/>
        <w:jc w:val="both"/>
        <w:rPr>
          <w:rFonts w:ascii="Times New Roman" w:hAnsi="Times New Roman" w:cs="Times New Roman"/>
          <w:i/>
          <w:lang w:val="es-ES"/>
        </w:rPr>
      </w:pPr>
      <w:hyperlink r:id="rId56" w:history="1">
        <w:r w:rsidR="00071D0B" w:rsidRPr="00C9640B">
          <w:rPr>
            <w:rStyle w:val="Hyperlink"/>
            <w:rFonts w:ascii="Times New Roman" w:hAnsi="Times New Roman"/>
            <w:i/>
            <w:sz w:val="22"/>
            <w:lang w:val="es-ES"/>
          </w:rPr>
          <w:t>https://en.wikipedia.org/wiki/Dynamic_time_warping</w:t>
        </w:r>
      </w:hyperlink>
      <w:r w:rsidR="00071D0B" w:rsidRPr="00C9640B">
        <w:rPr>
          <w:rFonts w:ascii="Times New Roman" w:hAnsi="Times New Roman" w:cs="Times New Roman"/>
          <w:i/>
          <w:lang w:val="es-ES"/>
        </w:rPr>
        <w:t xml:space="preserve">  </w:t>
      </w:r>
    </w:p>
    <w:p w14:paraId="7A99607E" w14:textId="77777777" w:rsidR="00071D0B" w:rsidRPr="00C9640B" w:rsidRDefault="00071D0B" w:rsidP="00071D0B">
      <w:pPr>
        <w:pStyle w:val="ListParagraph"/>
        <w:spacing w:line="240" w:lineRule="auto"/>
        <w:jc w:val="both"/>
        <w:rPr>
          <w:rFonts w:ascii="Times New Roman" w:hAnsi="Times New Roman" w:cs="Times New Roman"/>
          <w:i/>
          <w:lang w:val="es-ES"/>
        </w:rPr>
      </w:pPr>
    </w:p>
    <w:p w14:paraId="6917C51F" w14:textId="77777777" w:rsidR="00071D0B" w:rsidRPr="0078593A" w:rsidRDefault="0015274F" w:rsidP="00071D0B">
      <w:pPr>
        <w:pStyle w:val="ListParagraph"/>
        <w:numPr>
          <w:ilvl w:val="0"/>
          <w:numId w:val="25"/>
        </w:numPr>
        <w:spacing w:line="240" w:lineRule="auto"/>
        <w:jc w:val="both"/>
        <w:rPr>
          <w:rFonts w:ascii="Times New Roman" w:hAnsi="Times New Roman" w:cs="Times New Roman"/>
          <w:i/>
          <w:lang w:val="es-ES"/>
        </w:rPr>
      </w:pPr>
      <w:hyperlink r:id="rId57" w:history="1">
        <w:r w:rsidR="00071D0B" w:rsidRPr="0078593A">
          <w:rPr>
            <w:rStyle w:val="Hyperlink"/>
            <w:rFonts w:ascii="Times New Roman" w:hAnsi="Times New Roman"/>
            <w:i/>
            <w:sz w:val="22"/>
            <w:lang w:val="es-ES"/>
          </w:rPr>
          <w:t>http://web.science.mq.edu.au/~cassidy/comp449/html/ch11s02.html</w:t>
        </w:r>
      </w:hyperlink>
      <w:r w:rsidR="00071D0B" w:rsidRPr="0078593A">
        <w:rPr>
          <w:rFonts w:ascii="Times New Roman" w:hAnsi="Times New Roman" w:cs="Times New Roman"/>
          <w:i/>
          <w:lang w:val="es-ES"/>
        </w:rPr>
        <w:t xml:space="preserve"> </w:t>
      </w:r>
    </w:p>
    <w:p w14:paraId="4FF22022" w14:textId="77777777" w:rsidR="00071D0B" w:rsidRPr="0078593A" w:rsidRDefault="00071D0B" w:rsidP="00071D0B">
      <w:pPr>
        <w:pStyle w:val="ListParagraph"/>
        <w:spacing w:line="240" w:lineRule="auto"/>
        <w:rPr>
          <w:rFonts w:ascii="Times New Roman" w:hAnsi="Times New Roman" w:cs="Times New Roman"/>
          <w:i/>
          <w:lang w:val="es-ES"/>
        </w:rPr>
      </w:pPr>
    </w:p>
    <w:p w14:paraId="16C7AB72" w14:textId="77777777" w:rsidR="00071D0B" w:rsidRPr="0078593A" w:rsidRDefault="0015274F" w:rsidP="00071D0B">
      <w:pPr>
        <w:pStyle w:val="ListParagraph"/>
        <w:numPr>
          <w:ilvl w:val="0"/>
          <w:numId w:val="25"/>
        </w:numPr>
        <w:spacing w:line="240" w:lineRule="auto"/>
        <w:jc w:val="both"/>
        <w:rPr>
          <w:rFonts w:ascii="Times New Roman" w:hAnsi="Times New Roman" w:cs="Times New Roman"/>
          <w:i/>
          <w:lang w:val="en-US"/>
        </w:rPr>
      </w:pPr>
      <w:hyperlink r:id="rId58" w:history="1">
        <w:r w:rsidR="00071D0B" w:rsidRPr="00150D66">
          <w:rPr>
            <w:rStyle w:val="Hyperlink"/>
            <w:rFonts w:ascii="Times New Roman" w:hAnsi="Times New Roman"/>
            <w:i/>
            <w:sz w:val="22"/>
            <w:lang w:val="en-US"/>
          </w:rPr>
          <w:t>https://www.jstatsoft.org/article/view/v031i07</w:t>
        </w:r>
      </w:hyperlink>
      <w:r w:rsidR="00071D0B" w:rsidRPr="0078593A">
        <w:rPr>
          <w:rFonts w:ascii="Times New Roman" w:hAnsi="Times New Roman" w:cs="Times New Roman"/>
          <w:i/>
          <w:lang w:val="en-US"/>
        </w:rPr>
        <w:t xml:space="preserve"> (5 DTW - Time Series Algorithm.pdf)</w:t>
      </w:r>
    </w:p>
    <w:p w14:paraId="0508E7E5" w14:textId="77777777" w:rsidR="00071D0B" w:rsidRPr="0078593A" w:rsidRDefault="00071D0B" w:rsidP="00071D0B">
      <w:pPr>
        <w:pStyle w:val="ListParagraph"/>
        <w:spacing w:line="240" w:lineRule="auto"/>
        <w:rPr>
          <w:rFonts w:ascii="Times New Roman" w:hAnsi="Times New Roman" w:cs="Times New Roman"/>
          <w:i/>
          <w:lang w:val="en-US"/>
        </w:rPr>
      </w:pPr>
    </w:p>
    <w:p w14:paraId="41B4E780" w14:textId="77777777" w:rsidR="00071D0B" w:rsidRPr="0078593A" w:rsidRDefault="00071D0B" w:rsidP="00071D0B">
      <w:pPr>
        <w:pStyle w:val="ListParagraph"/>
        <w:numPr>
          <w:ilvl w:val="0"/>
          <w:numId w:val="25"/>
        </w:numPr>
        <w:shd w:val="clear" w:color="auto" w:fill="FFFFFF"/>
        <w:spacing w:after="0" w:line="240" w:lineRule="auto"/>
        <w:jc w:val="both"/>
        <w:rPr>
          <w:rFonts w:ascii="Times New Roman" w:eastAsia="Times New Roman" w:hAnsi="Times New Roman" w:cs="Times New Roman"/>
          <w:i/>
          <w:lang w:val="es-ES" w:eastAsia="es-ES"/>
        </w:rPr>
      </w:pPr>
      <w:r w:rsidRPr="0078593A">
        <w:rPr>
          <w:rFonts w:ascii="Times New Roman" w:eastAsia="Times New Roman" w:hAnsi="Times New Roman" w:cs="Times New Roman"/>
          <w:i/>
          <w:lang w:val="es-ES" w:eastAsia="es-ES"/>
        </w:rPr>
        <w:t>bibing.us.es/proyectos/abreproy/5316/fichero/PFC_Un+algoritmo+eficientev1.0.pdf</w:t>
      </w:r>
    </w:p>
    <w:p w14:paraId="5421F2E3" w14:textId="77777777" w:rsidR="00071D0B" w:rsidRPr="0078593A" w:rsidRDefault="00071D0B" w:rsidP="00071D0B">
      <w:pPr>
        <w:pStyle w:val="ListParagraph"/>
        <w:rPr>
          <w:rFonts w:ascii="Times New Roman" w:hAnsi="Times New Roman" w:cs="Times New Roman"/>
          <w:i/>
        </w:rPr>
      </w:pPr>
    </w:p>
    <w:p w14:paraId="356FE30E" w14:textId="77777777" w:rsidR="00071D0B" w:rsidRPr="0078593A" w:rsidRDefault="0015274F" w:rsidP="00071D0B">
      <w:pPr>
        <w:pStyle w:val="ListParagraph"/>
        <w:numPr>
          <w:ilvl w:val="0"/>
          <w:numId w:val="25"/>
        </w:numPr>
        <w:shd w:val="clear" w:color="auto" w:fill="FFFFFF"/>
        <w:spacing w:after="0" w:line="240" w:lineRule="auto"/>
        <w:jc w:val="both"/>
        <w:rPr>
          <w:rFonts w:ascii="Times New Roman" w:eastAsia="Times New Roman" w:hAnsi="Times New Roman" w:cs="Times New Roman"/>
          <w:i/>
          <w:lang w:val="es-ES" w:eastAsia="es-ES"/>
        </w:rPr>
      </w:pPr>
      <w:hyperlink r:id="rId59" w:history="1">
        <w:r w:rsidR="00071D0B" w:rsidRPr="0078593A">
          <w:rPr>
            <w:rStyle w:val="Hyperlink"/>
            <w:rFonts w:ascii="Times New Roman" w:hAnsi="Times New Roman"/>
            <w:i/>
            <w:sz w:val="22"/>
            <w:lang w:val="es-ES"/>
          </w:rPr>
          <w:t>https://home.deib.polimi.it/matteucc/Clustering/tutorial_html/hierarchical.html</w:t>
        </w:r>
      </w:hyperlink>
      <w:r w:rsidR="00071D0B" w:rsidRPr="0078593A">
        <w:rPr>
          <w:rFonts w:ascii="Times New Roman" w:hAnsi="Times New Roman" w:cs="Times New Roman"/>
          <w:i/>
          <w:lang w:val="es-ES"/>
        </w:rPr>
        <w:t xml:space="preserve"> </w:t>
      </w:r>
    </w:p>
    <w:p w14:paraId="20665BD7" w14:textId="77777777" w:rsidR="00071D0B" w:rsidRPr="0078593A" w:rsidRDefault="00071D0B" w:rsidP="00071D0B">
      <w:pPr>
        <w:pStyle w:val="ListParagraph"/>
        <w:rPr>
          <w:rFonts w:ascii="Times New Roman" w:hAnsi="Times New Roman" w:cs="Times New Roman"/>
          <w:bCs/>
          <w:i/>
        </w:rPr>
      </w:pPr>
    </w:p>
    <w:p w14:paraId="11DE1316" w14:textId="77777777" w:rsidR="00071D0B" w:rsidRPr="0078593A" w:rsidRDefault="00071D0B" w:rsidP="00071D0B">
      <w:pPr>
        <w:pStyle w:val="ListParagraph"/>
        <w:numPr>
          <w:ilvl w:val="0"/>
          <w:numId w:val="25"/>
        </w:numPr>
        <w:shd w:val="clear" w:color="auto" w:fill="FFFFFF"/>
        <w:spacing w:after="0" w:line="240" w:lineRule="auto"/>
        <w:jc w:val="both"/>
        <w:rPr>
          <w:rFonts w:ascii="Times New Roman" w:eastAsia="Times New Roman" w:hAnsi="Times New Roman" w:cs="Times New Roman"/>
          <w:i/>
          <w:lang w:val="es-ES" w:eastAsia="es-ES"/>
        </w:rPr>
      </w:pPr>
      <w:r w:rsidRPr="0078593A">
        <w:rPr>
          <w:rFonts w:ascii="Times New Roman" w:hAnsi="Times New Roman" w:cs="Times New Roman"/>
          <w:bCs/>
          <w:i/>
        </w:rPr>
        <w:t xml:space="preserve">Artículo  4  Art - </w:t>
      </w:r>
      <w:proofErr w:type="spellStart"/>
      <w:r w:rsidRPr="0078593A">
        <w:rPr>
          <w:rFonts w:ascii="Times New Roman" w:hAnsi="Times New Roman" w:cs="Times New Roman"/>
          <w:bCs/>
          <w:i/>
        </w:rPr>
        <w:t>Hierarchical</w:t>
      </w:r>
      <w:proofErr w:type="spellEnd"/>
      <w:r w:rsidRPr="0078593A">
        <w:rPr>
          <w:rFonts w:ascii="Times New Roman" w:hAnsi="Times New Roman" w:cs="Times New Roman"/>
          <w:bCs/>
          <w:i/>
        </w:rPr>
        <w:t xml:space="preserve"> </w:t>
      </w:r>
      <w:proofErr w:type="spellStart"/>
      <w:r w:rsidRPr="0078593A">
        <w:rPr>
          <w:rFonts w:ascii="Times New Roman" w:hAnsi="Times New Roman" w:cs="Times New Roman"/>
          <w:bCs/>
          <w:i/>
        </w:rPr>
        <w:t>clustering</w:t>
      </w:r>
      <w:proofErr w:type="spellEnd"/>
      <w:r w:rsidRPr="0078593A">
        <w:rPr>
          <w:rFonts w:ascii="Times New Roman" w:hAnsi="Times New Roman" w:cs="Times New Roman"/>
          <w:bCs/>
          <w:i/>
        </w:rPr>
        <w:t xml:space="preserve"> concepts.pdf</w:t>
      </w:r>
    </w:p>
    <w:p w14:paraId="0F8EED84" w14:textId="77777777" w:rsidR="00071D0B" w:rsidRPr="0078593A" w:rsidRDefault="00071D0B" w:rsidP="00071D0B">
      <w:pPr>
        <w:pStyle w:val="ListParagraph"/>
        <w:rPr>
          <w:rFonts w:ascii="Times New Roman" w:hAnsi="Times New Roman" w:cs="Times New Roman"/>
          <w:i/>
        </w:rPr>
      </w:pPr>
    </w:p>
    <w:p w14:paraId="793A8F1B" w14:textId="77777777" w:rsidR="00071D0B" w:rsidRPr="0078593A" w:rsidRDefault="00071D0B" w:rsidP="00071D0B">
      <w:pPr>
        <w:pStyle w:val="ListParagraph"/>
        <w:numPr>
          <w:ilvl w:val="0"/>
          <w:numId w:val="25"/>
        </w:numPr>
        <w:shd w:val="clear" w:color="auto" w:fill="FFFFFF"/>
        <w:spacing w:after="0" w:line="240" w:lineRule="auto"/>
        <w:jc w:val="both"/>
        <w:rPr>
          <w:rFonts w:ascii="Times New Roman" w:eastAsia="Times New Roman" w:hAnsi="Times New Roman" w:cs="Times New Roman"/>
          <w:i/>
          <w:lang w:val="en-US" w:eastAsia="es-ES"/>
        </w:rPr>
      </w:pPr>
      <w:proofErr w:type="spellStart"/>
      <w:proofErr w:type="gramStart"/>
      <w:r w:rsidRPr="0078593A">
        <w:rPr>
          <w:rFonts w:ascii="Times New Roman" w:hAnsi="Times New Roman" w:cs="Times New Roman"/>
          <w:i/>
          <w:lang w:val="en-US"/>
        </w:rPr>
        <w:t>Artículo</w:t>
      </w:r>
      <w:proofErr w:type="spellEnd"/>
      <w:r w:rsidRPr="0078593A">
        <w:rPr>
          <w:rFonts w:ascii="Times New Roman" w:hAnsi="Times New Roman" w:cs="Times New Roman"/>
          <w:i/>
          <w:lang w:val="en-US"/>
        </w:rPr>
        <w:t xml:space="preserve">  1</w:t>
      </w:r>
      <w:proofErr w:type="gramEnd"/>
      <w:r w:rsidRPr="0078593A">
        <w:rPr>
          <w:rFonts w:ascii="Times New Roman" w:hAnsi="Times New Roman" w:cs="Times New Roman"/>
          <w:i/>
          <w:lang w:val="en-US"/>
        </w:rPr>
        <w:t xml:space="preserve">  Art - Clustering – Hierarchical.pdf</w:t>
      </w:r>
    </w:p>
    <w:p w14:paraId="5690FAD0" w14:textId="77777777" w:rsidR="00071D0B" w:rsidRPr="0078593A" w:rsidRDefault="00071D0B" w:rsidP="00071D0B">
      <w:pPr>
        <w:pStyle w:val="ListParagraph"/>
        <w:rPr>
          <w:rFonts w:ascii="Times New Roman" w:hAnsi="Times New Roman" w:cs="Times New Roman"/>
          <w:i/>
        </w:rPr>
      </w:pPr>
    </w:p>
    <w:p w14:paraId="12F2EF15" w14:textId="77777777" w:rsidR="00071D0B" w:rsidRPr="0078593A" w:rsidRDefault="00071D0B" w:rsidP="00071D0B">
      <w:pPr>
        <w:pStyle w:val="ListParagraph"/>
        <w:numPr>
          <w:ilvl w:val="0"/>
          <w:numId w:val="25"/>
        </w:numPr>
        <w:shd w:val="clear" w:color="auto" w:fill="FFFFFF"/>
        <w:spacing w:after="0" w:line="240" w:lineRule="auto"/>
        <w:jc w:val="both"/>
        <w:rPr>
          <w:rFonts w:ascii="Times New Roman" w:eastAsia="Times New Roman" w:hAnsi="Times New Roman" w:cs="Times New Roman"/>
          <w:i/>
          <w:lang w:val="en-US" w:eastAsia="es-ES"/>
        </w:rPr>
      </w:pPr>
      <w:r w:rsidRPr="0078593A">
        <w:rPr>
          <w:rFonts w:ascii="Times New Roman" w:hAnsi="Times New Roman" w:cs="Times New Roman"/>
          <w:i/>
        </w:rPr>
        <w:t xml:space="preserve">Artículo  2  Art - </w:t>
      </w:r>
      <w:proofErr w:type="spellStart"/>
      <w:r w:rsidRPr="0078593A">
        <w:rPr>
          <w:rFonts w:ascii="Times New Roman" w:hAnsi="Times New Roman" w:cs="Times New Roman"/>
          <w:i/>
        </w:rPr>
        <w:t>Hierarchical</w:t>
      </w:r>
      <w:proofErr w:type="spellEnd"/>
      <w:r w:rsidRPr="0078593A">
        <w:rPr>
          <w:rFonts w:ascii="Times New Roman" w:hAnsi="Times New Roman" w:cs="Times New Roman"/>
          <w:i/>
        </w:rPr>
        <w:t xml:space="preserve"> </w:t>
      </w:r>
      <w:proofErr w:type="spellStart"/>
      <w:r w:rsidRPr="0078593A">
        <w:rPr>
          <w:rFonts w:ascii="Times New Roman" w:hAnsi="Times New Roman" w:cs="Times New Roman"/>
          <w:i/>
        </w:rPr>
        <w:t>Clustering</w:t>
      </w:r>
      <w:proofErr w:type="spellEnd"/>
      <w:r w:rsidRPr="0078593A">
        <w:rPr>
          <w:rFonts w:ascii="Times New Roman" w:hAnsi="Times New Roman" w:cs="Times New Roman"/>
          <w:i/>
        </w:rPr>
        <w:t xml:space="preserve"> – Dendrogramas.pdf</w:t>
      </w:r>
    </w:p>
    <w:p w14:paraId="0CCAB33A" w14:textId="77777777" w:rsidR="00071D0B" w:rsidRPr="0078593A" w:rsidRDefault="00071D0B" w:rsidP="00071D0B">
      <w:pPr>
        <w:pStyle w:val="ListParagraph"/>
        <w:rPr>
          <w:rFonts w:ascii="Times New Roman" w:hAnsi="Times New Roman" w:cs="Times New Roman"/>
          <w:i/>
          <w:lang w:val="en-US"/>
        </w:rPr>
      </w:pPr>
    </w:p>
    <w:p w14:paraId="574A6D32" w14:textId="77777777" w:rsidR="00071D0B" w:rsidRPr="0078593A" w:rsidRDefault="00071D0B" w:rsidP="00071D0B">
      <w:pPr>
        <w:pStyle w:val="ListParagraph"/>
        <w:numPr>
          <w:ilvl w:val="0"/>
          <w:numId w:val="25"/>
        </w:numPr>
        <w:shd w:val="clear" w:color="auto" w:fill="FFFFFF"/>
        <w:spacing w:after="0" w:line="240" w:lineRule="auto"/>
        <w:jc w:val="both"/>
        <w:rPr>
          <w:rFonts w:ascii="Times New Roman" w:eastAsia="Times New Roman" w:hAnsi="Times New Roman" w:cs="Times New Roman"/>
          <w:i/>
          <w:lang w:val="en-US" w:eastAsia="es-ES"/>
        </w:rPr>
      </w:pPr>
      <w:proofErr w:type="spellStart"/>
      <w:proofErr w:type="gramStart"/>
      <w:r w:rsidRPr="0078593A">
        <w:rPr>
          <w:rFonts w:ascii="Times New Roman" w:hAnsi="Times New Roman" w:cs="Times New Roman"/>
          <w:i/>
          <w:lang w:val="en-US"/>
        </w:rPr>
        <w:t>Artículo</w:t>
      </w:r>
      <w:proofErr w:type="spellEnd"/>
      <w:r w:rsidRPr="0078593A">
        <w:rPr>
          <w:rFonts w:ascii="Times New Roman" w:hAnsi="Times New Roman" w:cs="Times New Roman"/>
          <w:i/>
          <w:lang w:val="en-US"/>
        </w:rPr>
        <w:t xml:space="preserve">  3</w:t>
      </w:r>
      <w:proofErr w:type="gramEnd"/>
      <w:r w:rsidRPr="0078593A">
        <w:rPr>
          <w:rFonts w:ascii="Times New Roman" w:hAnsi="Times New Roman" w:cs="Times New Roman"/>
          <w:i/>
          <w:lang w:val="en-US"/>
        </w:rPr>
        <w:t xml:space="preserve">  Art - How to read a Dendrogram.pdf</w:t>
      </w:r>
    </w:p>
    <w:p w14:paraId="5D4BE8AF" w14:textId="77777777" w:rsidR="00071D0B" w:rsidRPr="0078593A" w:rsidRDefault="00071D0B" w:rsidP="00071D0B">
      <w:pPr>
        <w:pStyle w:val="ListParagraph"/>
        <w:rPr>
          <w:rFonts w:ascii="Times New Roman" w:hAnsi="Times New Roman" w:cs="Times New Roman"/>
          <w:i/>
          <w:lang w:val="en-US"/>
        </w:rPr>
      </w:pPr>
    </w:p>
    <w:p w14:paraId="442A7364" w14:textId="77777777" w:rsidR="00071D0B" w:rsidRPr="0078593A" w:rsidRDefault="0015274F" w:rsidP="00071D0B">
      <w:pPr>
        <w:pStyle w:val="ListParagraph"/>
        <w:numPr>
          <w:ilvl w:val="0"/>
          <w:numId w:val="25"/>
        </w:numPr>
        <w:shd w:val="clear" w:color="auto" w:fill="FFFFFF"/>
        <w:spacing w:after="0" w:line="240" w:lineRule="auto"/>
        <w:jc w:val="both"/>
        <w:rPr>
          <w:rFonts w:ascii="Times New Roman" w:hAnsi="Times New Roman" w:cs="Times New Roman"/>
          <w:i/>
          <w:lang w:val="en-US"/>
        </w:rPr>
      </w:pPr>
      <w:hyperlink r:id="rId60" w:history="1">
        <w:r w:rsidR="00071D0B" w:rsidRPr="00150D66">
          <w:rPr>
            <w:rStyle w:val="Hyperlink"/>
            <w:rFonts w:ascii="Times New Roman" w:hAnsi="Times New Roman"/>
            <w:i/>
            <w:sz w:val="22"/>
            <w:lang w:val="en-US"/>
          </w:rPr>
          <w:t>http://www.cookbook-r.com/Graphs/Facets_(ggplot2)/</w:t>
        </w:r>
      </w:hyperlink>
      <w:r w:rsidR="00071D0B" w:rsidRPr="0078593A">
        <w:rPr>
          <w:rFonts w:ascii="Times New Roman" w:hAnsi="Times New Roman" w:cs="Times New Roman"/>
          <w:i/>
          <w:lang w:val="en-US"/>
        </w:rPr>
        <w:t xml:space="preserve"> </w:t>
      </w:r>
    </w:p>
    <w:p w14:paraId="2B9999CC" w14:textId="77777777" w:rsidR="0046398F" w:rsidRPr="00A73DB2" w:rsidRDefault="0046398F" w:rsidP="002A207E">
      <w:pPr>
        <w:rPr>
          <w:lang w:val="en-US"/>
        </w:rPr>
      </w:pPr>
    </w:p>
    <w:sectPr w:rsidR="0046398F" w:rsidRPr="00A73DB2" w:rsidSect="00D50699">
      <w:headerReference w:type="default" r:id="rId61"/>
      <w:footerReference w:type="default" r:id="rId62"/>
      <w:pgSz w:w="11906" w:h="16838"/>
      <w:pgMar w:top="1418" w:right="851" w:bottom="1418" w:left="1985"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5" w:author="DANIEL ALCAIDE VILLAR" w:date="2017-07-19T23:38:00Z" w:initials="DAV">
    <w:p w14:paraId="58D282B5" w14:textId="7FB578CE" w:rsidR="0015274F" w:rsidRDefault="0015274F">
      <w:pPr>
        <w:pStyle w:val="CommentText"/>
      </w:pPr>
      <w:r>
        <w:rPr>
          <w:rStyle w:val="CommentReference"/>
        </w:rPr>
        <w:annotationRef/>
      </w:r>
      <w:r>
        <w:t>Añade una pequeña definición, quizás un pie de página</w:t>
      </w:r>
    </w:p>
  </w:comment>
  <w:comment w:id="56" w:author="DANIEL ALCAIDE VILLAR" w:date="2017-07-19T23:38:00Z" w:initials="DAV">
    <w:p w14:paraId="43FDB99A" w14:textId="77777777" w:rsidR="002B3497" w:rsidRDefault="002B3497" w:rsidP="002B3497">
      <w:pPr>
        <w:pStyle w:val="CommentText"/>
      </w:pPr>
      <w:r>
        <w:rPr>
          <w:rStyle w:val="CommentReference"/>
        </w:rPr>
        <w:annotationRef/>
      </w:r>
      <w:r>
        <w:t>Añade una pequeña definición, quizás un pie de página</w:t>
      </w:r>
    </w:p>
  </w:comment>
  <w:comment w:id="77" w:author="Daniel Alcaide" w:date="2017-07-20T12:10:00Z" w:initials="DA">
    <w:p w14:paraId="19652039" w14:textId="1D7B6ADC" w:rsidR="002B3497" w:rsidRDefault="002B3497">
      <w:pPr>
        <w:pStyle w:val="CommentText"/>
      </w:pPr>
      <w:r>
        <w:rPr>
          <w:rStyle w:val="CommentReference"/>
        </w:rPr>
        <w:annotationRef/>
      </w:r>
      <w:r>
        <w:t>Añade referencia de esta afirmación</w:t>
      </w:r>
    </w:p>
  </w:comment>
  <w:comment w:id="82" w:author="Daniel Alcaide" w:date="2017-07-20T12:14:00Z" w:initials="DA">
    <w:p w14:paraId="3E1A7FED" w14:textId="0377BD92" w:rsidR="002B3497" w:rsidRDefault="002B3497">
      <w:pPr>
        <w:pStyle w:val="CommentText"/>
      </w:pPr>
      <w:r>
        <w:rPr>
          <w:rStyle w:val="CommentReference"/>
        </w:rPr>
        <w:annotationRef/>
      </w:r>
      <w:r>
        <w:t xml:space="preserve">Falta añadir algo de anomalías en este párrafo. Porque puede ser bueno utilizar </w:t>
      </w:r>
      <w:proofErr w:type="spellStart"/>
      <w:r>
        <w:t>clustering</w:t>
      </w:r>
      <w:proofErr w:type="spellEnd"/>
      <w:r>
        <w:t xml:space="preserve"> para detección de anomalías?</w:t>
      </w:r>
    </w:p>
  </w:comment>
  <w:comment w:id="87" w:author="Daniel Alcaide" w:date="2017-07-20T12:15:00Z" w:initials="DA">
    <w:p w14:paraId="46B2CB59" w14:textId="61F6A782" w:rsidR="00163AF3" w:rsidRDefault="00163AF3">
      <w:pPr>
        <w:pStyle w:val="CommentText"/>
      </w:pPr>
      <w:r>
        <w:rPr>
          <w:rStyle w:val="CommentReference"/>
        </w:rPr>
        <w:annotationRef/>
      </w:r>
      <w:r>
        <w:t>Esto esta repetido en la sección 3.3 en el tercer párrafo.</w:t>
      </w:r>
    </w:p>
  </w:comment>
  <w:comment w:id="98" w:author="DANIEL ALCAIDE VILLAR" w:date="2017-07-19T23:48:00Z" w:initials="DAV">
    <w:p w14:paraId="1921932B" w14:textId="6513F189" w:rsidR="0015274F" w:rsidRDefault="0015274F">
      <w:pPr>
        <w:pStyle w:val="CommentText"/>
      </w:pPr>
      <w:r>
        <w:rPr>
          <w:rStyle w:val="CommentReference"/>
        </w:rPr>
        <w:annotationRef/>
      </w:r>
      <w:r>
        <w:t>Esto aquí no puede ir, en todo caso al capítulo 6</w:t>
      </w:r>
    </w:p>
  </w:comment>
  <w:comment w:id="116" w:author="DANIEL ALCAIDE VILLAR" w:date="2017-07-19T23:54:00Z" w:initials="DAV">
    <w:p w14:paraId="6DF33511" w14:textId="59347640" w:rsidR="0015274F" w:rsidRDefault="0015274F">
      <w:pPr>
        <w:pStyle w:val="CommentText"/>
      </w:pPr>
      <w:r>
        <w:rPr>
          <w:rStyle w:val="CommentReference"/>
        </w:rPr>
        <w:annotationRef/>
      </w:r>
      <w:r>
        <w:t>Explica el porqué o añade una referencia donde desarrollen esta idea</w:t>
      </w:r>
    </w:p>
  </w:comment>
  <w:comment w:id="118" w:author="Daniel Alcaide" w:date="2017-07-20T11:45:00Z" w:initials="DA">
    <w:p w14:paraId="7041360D" w14:textId="7CB0CD53" w:rsidR="00613F3E" w:rsidRDefault="00613F3E">
      <w:pPr>
        <w:pStyle w:val="CommentText"/>
      </w:pPr>
      <w:r>
        <w:rPr>
          <w:rStyle w:val="CommentReference"/>
        </w:rPr>
        <w:annotationRef/>
      </w:r>
      <w:r>
        <w:t xml:space="preserve">Puedes explicar que a pesar que el </w:t>
      </w:r>
      <w:proofErr w:type="spellStart"/>
      <w:r>
        <w:t>clustering</w:t>
      </w:r>
      <w:proofErr w:type="spellEnd"/>
      <w:r>
        <w:t xml:space="preserve"> no se ha diseñado originariamente para la detección de anomalías tu planteamiento en esta metodología de detección de anomalías se basa en transformar esta técnica de agrupamiento para encontrar diferencias. No estaría de más justificar porque este planteamiento puede funcionar.</w:t>
      </w:r>
    </w:p>
  </w:comment>
  <w:comment w:id="119" w:author="DANIEL ALCAIDE VILLAR" w:date="2017-07-20T00:00:00Z" w:initials="DAV">
    <w:p w14:paraId="51F20136" w14:textId="4CA4D39C" w:rsidR="0015274F" w:rsidRDefault="0015274F">
      <w:pPr>
        <w:pStyle w:val="CommentText"/>
      </w:pPr>
      <w:r>
        <w:rPr>
          <w:rStyle w:val="CommentReference"/>
        </w:rPr>
        <w:annotationRef/>
      </w:r>
      <w:r>
        <w:t xml:space="preserve">El </w:t>
      </w:r>
      <w:proofErr w:type="spellStart"/>
      <w:r>
        <w:t>clustering</w:t>
      </w:r>
      <w:proofErr w:type="spellEnd"/>
      <w:r>
        <w:t xml:space="preserve"> para la detección de anomalías es algo que no se suele utilizar, de hecho es algo bastante novedoso respecto la práctica habitual por lo que lo debes explicar muy bien para que el lector no se líe. Deberías explicar en esta sección que la metodología planteada utilizas </w:t>
      </w:r>
      <w:proofErr w:type="spellStart"/>
      <w:r>
        <w:t>clustering</w:t>
      </w:r>
      <w:proofErr w:type="spellEnd"/>
      <w:r>
        <w:t xml:space="preserve"> como indicativo de potenciales anomalías. También debes justificar porque a priori este enfoque pude funcionar</w:t>
      </w:r>
    </w:p>
  </w:comment>
  <w:comment w:id="159" w:author="Daniel Alcaide" w:date="2017-07-20T11:58:00Z" w:initials="DA">
    <w:p w14:paraId="074D4354" w14:textId="6D25DFD3" w:rsidR="00A161A8" w:rsidRDefault="00A161A8">
      <w:pPr>
        <w:pStyle w:val="CommentText"/>
      </w:pPr>
      <w:r>
        <w:rPr>
          <w:rStyle w:val="CommentReference"/>
        </w:rPr>
        <w:annotationRef/>
      </w:r>
      <w:r>
        <w:t>Eso es realmente jerárquico?</w:t>
      </w:r>
    </w:p>
  </w:comment>
  <w:comment w:id="158" w:author="Daniel Alcaide" w:date="2017-07-20T11:58:00Z" w:initials="DA">
    <w:p w14:paraId="57C9B9CC" w14:textId="77777777" w:rsidR="00A161A8" w:rsidRDefault="00A161A8" w:rsidP="00A161A8">
      <w:pPr>
        <w:pStyle w:val="CommentText"/>
      </w:pPr>
      <w:r>
        <w:rPr>
          <w:rStyle w:val="CommentReference"/>
        </w:rPr>
        <w:annotationRef/>
      </w:r>
      <w:r>
        <w:t>Esto confunde al lector. Has hecho una clasificación anteriormente.</w:t>
      </w:r>
    </w:p>
    <w:p w14:paraId="36E57CB3" w14:textId="77777777" w:rsidR="00A161A8" w:rsidRDefault="00A161A8">
      <w:pPr>
        <w:pStyle w:val="CommentText"/>
      </w:pPr>
    </w:p>
    <w:p w14:paraId="652501FA" w14:textId="77777777" w:rsidR="00A161A8" w:rsidRDefault="00A161A8">
      <w:pPr>
        <w:pStyle w:val="CommentText"/>
      </w:pPr>
    </w:p>
    <w:p w14:paraId="55F62603" w14:textId="553F8571" w:rsidR="00A161A8" w:rsidRDefault="00A161A8">
      <w:pPr>
        <w:pStyle w:val="CommentText"/>
      </w:pPr>
      <w:r>
        <w:t xml:space="preserve">Acabas de explicar que el </w:t>
      </w:r>
      <w:proofErr w:type="spellStart"/>
      <w:r>
        <w:t>clustering</w:t>
      </w:r>
      <w:proofErr w:type="spellEnd"/>
      <w:r>
        <w:t xml:space="preserve"> jerárquico se clasifica en dos categorías (</w:t>
      </w:r>
      <w:proofErr w:type="spellStart"/>
      <w:r>
        <w:t>aglomerativo</w:t>
      </w:r>
      <w:proofErr w:type="spellEnd"/>
      <w:r>
        <w:t xml:space="preserve"> y divisivo) pero aquí describes una nueva clasificación que se divide en tres donde la clasificación anterior se incluye en una misma categoría (</w:t>
      </w:r>
      <w:proofErr w:type="spellStart"/>
      <w:r>
        <w:t>aglomerativo</w:t>
      </w:r>
      <w:proofErr w:type="spellEnd"/>
      <w:r>
        <w:t xml:space="preserve"> y divisivo)  de la nueva (algorítmicos).</w:t>
      </w:r>
    </w:p>
    <w:p w14:paraId="10721891" w14:textId="77777777" w:rsidR="00A161A8" w:rsidRDefault="00A161A8">
      <w:pPr>
        <w:pStyle w:val="CommentText"/>
      </w:pPr>
    </w:p>
    <w:p w14:paraId="3B94CF85" w14:textId="31AD7A70" w:rsidR="00A161A8" w:rsidRDefault="00A161A8">
      <w:pPr>
        <w:pStyle w:val="CommentText"/>
      </w:pPr>
      <w:r>
        <w:t>Cuando escribes debes ir de lo general a los especifico pero tu pegas saltos que hace muy difícil llevar el hilo conductor del texto.</w:t>
      </w:r>
    </w:p>
  </w:comment>
  <w:comment w:id="175" w:author="Daniel Alcaide" w:date="2017-07-20T12:17:00Z" w:initials="DA">
    <w:p w14:paraId="62461FE7" w14:textId="7817D535" w:rsidR="00163AF3" w:rsidRDefault="00163AF3">
      <w:pPr>
        <w:pStyle w:val="CommentText"/>
      </w:pPr>
      <w:r>
        <w:rPr>
          <w:rStyle w:val="CommentReference"/>
        </w:rPr>
        <w:annotationRef/>
      </w:r>
      <w:r>
        <w:t>subíndice</w:t>
      </w:r>
    </w:p>
  </w:comment>
  <w:comment w:id="179" w:author="Daniel Alcaide" w:date="2017-07-20T12:19:00Z" w:initials="DA">
    <w:p w14:paraId="136DD444" w14:textId="2E0FA011" w:rsidR="00163AF3" w:rsidRDefault="00163AF3">
      <w:pPr>
        <w:pStyle w:val="CommentText"/>
      </w:pPr>
      <w:r>
        <w:rPr>
          <w:rStyle w:val="CommentReference"/>
        </w:rPr>
        <w:annotationRef/>
      </w:r>
      <w:r>
        <w:t>subíndice</w:t>
      </w:r>
    </w:p>
  </w:comment>
  <w:comment w:id="178" w:author="Daniel Alcaide" w:date="2017-07-20T12:25:00Z" w:initials="DA">
    <w:p w14:paraId="05033319" w14:textId="7FF859AA" w:rsidR="00CC1767" w:rsidRDefault="00CC1767">
      <w:pPr>
        <w:pStyle w:val="CommentText"/>
      </w:pPr>
      <w:r>
        <w:rPr>
          <w:rStyle w:val="CommentReference"/>
        </w:rPr>
        <w:annotationRef/>
      </w:r>
      <w:r>
        <w:t xml:space="preserve">Y cuando se utiliza el </w:t>
      </w:r>
      <w:proofErr w:type="spellStart"/>
      <w:r>
        <w:t>davg</w:t>
      </w:r>
      <w:proofErr w:type="spellEnd"/>
      <w:r>
        <w:t xml:space="preserve"> y el </w:t>
      </w:r>
      <w:proofErr w:type="spellStart"/>
      <w:r>
        <w:t>dmean</w:t>
      </w:r>
      <w:proofErr w:type="spellEnd"/>
      <w:r>
        <w:t>?</w:t>
      </w:r>
    </w:p>
  </w:comment>
  <w:comment w:id="180" w:author="Daniel Alcaide" w:date="2017-07-20T12:26:00Z" w:initials="DA">
    <w:p w14:paraId="211DD7C8" w14:textId="66B7F378" w:rsidR="00CC1767" w:rsidRDefault="00CC1767">
      <w:pPr>
        <w:pStyle w:val="CommentText"/>
      </w:pPr>
      <w:r>
        <w:rPr>
          <w:rStyle w:val="CommentReference"/>
        </w:rPr>
        <w:annotationRef/>
      </w:r>
      <w:r>
        <w:t>Esto no es cierto, las clases en el conjunto de datos puede ser desigual.</w:t>
      </w:r>
    </w:p>
  </w:comment>
  <w:comment w:id="182" w:author="Daniel Alcaide" w:date="2017-07-20T12:31:00Z" w:initials="DA">
    <w:p w14:paraId="64211915" w14:textId="53444F9A" w:rsidR="00CC1767" w:rsidRDefault="00CC1767">
      <w:pPr>
        <w:pStyle w:val="CommentText"/>
      </w:pPr>
      <w:r>
        <w:rPr>
          <w:rStyle w:val="CommentReference"/>
        </w:rPr>
        <w:annotationRef/>
      </w:r>
      <w:r>
        <w:t>Y las ventajas?</w:t>
      </w:r>
    </w:p>
  </w:comment>
  <w:comment w:id="183" w:author="Daniel Alcaide" w:date="2017-07-20T12:28:00Z" w:initials="DA">
    <w:p w14:paraId="2DCBEB64" w14:textId="517643DB" w:rsidR="00CC1767" w:rsidRDefault="00CC1767">
      <w:pPr>
        <w:pStyle w:val="CommentText"/>
      </w:pPr>
      <w:r>
        <w:rPr>
          <w:rStyle w:val="CommentReference"/>
        </w:rPr>
        <w:annotationRef/>
      </w:r>
      <w:r>
        <w:t>Cual?</w:t>
      </w:r>
    </w:p>
  </w:comment>
  <w:comment w:id="186" w:author="Daniel Alcaide" w:date="2017-07-20T12:30:00Z" w:initials="DA">
    <w:p w14:paraId="152F5AF2" w14:textId="1B95DD25" w:rsidR="00CC1767" w:rsidRDefault="00CC1767">
      <w:pPr>
        <w:pStyle w:val="CommentText"/>
      </w:pPr>
      <w:r>
        <w:rPr>
          <w:rStyle w:val="CommentReference"/>
        </w:rPr>
        <w:annotationRef/>
      </w:r>
      <w:r>
        <w:t>Esto son inconvenientes y mas abajo vuelves a hablar de ello. Debes evitar redundancia.</w:t>
      </w:r>
    </w:p>
  </w:comment>
  <w:comment w:id="188" w:author="Daniel Alcaide" w:date="2017-07-20T12:33:00Z" w:initials="DA">
    <w:p w14:paraId="6AF7629D" w14:textId="21146751" w:rsidR="00CC1767" w:rsidRDefault="00CC1767">
      <w:pPr>
        <w:pStyle w:val="CommentText"/>
      </w:pPr>
      <w:r>
        <w:rPr>
          <w:rStyle w:val="CommentReference"/>
        </w:rPr>
        <w:annotationRef/>
      </w:r>
      <w:r>
        <w:t>Podrías ilustrar el proceso de manera gráfica</w:t>
      </w:r>
    </w:p>
  </w:comment>
  <w:comment w:id="189" w:author="Daniel Alcaide" w:date="2017-07-20T12:33:00Z" w:initials="DA">
    <w:p w14:paraId="5498EA70" w14:textId="65048896" w:rsidR="00CC1767" w:rsidRDefault="00CC1767">
      <w:pPr>
        <w:pStyle w:val="CommentText"/>
      </w:pPr>
      <w:r>
        <w:rPr>
          <w:rStyle w:val="CommentReference"/>
        </w:rPr>
        <w:annotationRef/>
      </w:r>
      <w:r>
        <w:t>Esta definidos estos parámetros?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D282B5" w15:done="0"/>
  <w15:commentEx w15:paraId="43FDB99A" w15:done="0"/>
  <w15:commentEx w15:paraId="19652039" w15:done="0"/>
  <w15:commentEx w15:paraId="3E1A7FED" w15:done="0"/>
  <w15:commentEx w15:paraId="46B2CB59" w15:done="0"/>
  <w15:commentEx w15:paraId="1921932B" w15:done="0"/>
  <w15:commentEx w15:paraId="6DF33511" w15:done="0"/>
  <w15:commentEx w15:paraId="7041360D" w15:done="0"/>
  <w15:commentEx w15:paraId="51F20136" w15:done="0"/>
  <w15:commentEx w15:paraId="074D4354" w15:done="0"/>
  <w15:commentEx w15:paraId="3B94CF85" w15:done="0"/>
  <w15:commentEx w15:paraId="62461FE7" w15:done="0"/>
  <w15:commentEx w15:paraId="136DD444" w15:done="0"/>
  <w15:commentEx w15:paraId="05033319" w15:done="0"/>
  <w15:commentEx w15:paraId="211DD7C8" w15:done="0"/>
  <w15:commentEx w15:paraId="64211915" w15:done="0"/>
  <w15:commentEx w15:paraId="2DCBEB64" w15:done="0"/>
  <w15:commentEx w15:paraId="152F5AF2" w15:done="0"/>
  <w15:commentEx w15:paraId="6AF7629D" w15:done="0"/>
  <w15:commentEx w15:paraId="5498EA7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D282B5" w16cid:durableId="1D1A6BE3"/>
  <w16cid:commentId w16cid:paraId="1921932B" w16cid:durableId="1D1A6E5B"/>
  <w16cid:commentId w16cid:paraId="6DF33511" w16cid:durableId="1D1A6FB3"/>
  <w16cid:commentId w16cid:paraId="51F20136" w16cid:durableId="1D1A710D"/>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3EF38E" w14:textId="77777777" w:rsidR="001A4A58" w:rsidRDefault="001A4A58" w:rsidP="00320A2D">
      <w:pPr>
        <w:spacing w:after="0" w:line="240" w:lineRule="auto"/>
      </w:pPr>
      <w:r>
        <w:separator/>
      </w:r>
    </w:p>
  </w:endnote>
  <w:endnote w:type="continuationSeparator" w:id="0">
    <w:p w14:paraId="51A670EF" w14:textId="77777777" w:rsidR="001A4A58" w:rsidRDefault="001A4A58"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Georgia">
    <w:panose1 w:val="02040502050405020303"/>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TTE1019D78t00">
    <w:panose1 w:val="00000000000000000000"/>
    <w:charset w:val="00"/>
    <w:family w:val="auto"/>
    <w:notTrueType/>
    <w:pitch w:val="default"/>
    <w:sig w:usb0="00000003" w:usb1="00000000" w:usb2="00000000" w:usb3="00000000" w:csb0="00000001" w:csb1="00000000"/>
  </w:font>
  <w:font w:name="Helvetica-Bold">
    <w:altName w:val="Arial"/>
    <w:charset w:val="00"/>
    <w:family w:val="auto"/>
    <w:pitch w:val="variable"/>
    <w:sig w:usb0="E00002FF" w:usb1="5000785B" w:usb2="00000000" w:usb3="00000000" w:csb0="0000019F" w:csb1="00000000"/>
  </w:font>
  <w:font w:name="NewCenturySchlbk-Roman">
    <w:panose1 w:val="00000000000000000000"/>
    <w:charset w:val="00"/>
    <w:family w:val="roman"/>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Minion-Bold">
    <w:altName w:val="Calibri"/>
    <w:panose1 w:val="00000000000000000000"/>
    <w:charset w:val="00"/>
    <w:family w:val="auto"/>
    <w:notTrueType/>
    <w:pitch w:val="default"/>
    <w:sig w:usb0="00000003" w:usb1="00000000" w:usb2="00000000" w:usb3="00000000" w:csb0="00000001" w:csb1="00000000"/>
  </w:font>
  <w:font w:name="Times-Roman">
    <w:altName w:val="Times"/>
    <w:panose1 w:val="00000000000000000000"/>
    <w:charset w:val="00"/>
    <w:family w:val="auto"/>
    <w:notTrueType/>
    <w:pitch w:val="default"/>
    <w:sig w:usb0="00000003" w:usb1="00000000" w:usb2="00000000" w:usb3="00000000" w:csb0="00000001" w:csb1="00000000"/>
  </w:font>
  <w:font w:name="Minion-Regular">
    <w:altName w:val="Calibri"/>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auto"/>
    <w:notTrueType/>
    <w:pitch w:val="default"/>
    <w:sig w:usb0="00000003" w:usb1="00000000" w:usb2="00000000" w:usb3="00000000" w:csb0="00000001" w:csb1="00000000"/>
  </w:font>
  <w:font w:name="RMTMI">
    <w:altName w:val="Calibri"/>
    <w:panose1 w:val="00000000000000000000"/>
    <w:charset w:val="00"/>
    <w:family w:val="auto"/>
    <w:notTrueType/>
    <w:pitch w:val="default"/>
    <w:sig w:usb0="00000003" w:usb1="00000000" w:usb2="00000000" w:usb3="00000000" w:csb0="00000001" w:csb1="00000000"/>
  </w:font>
  <w:font w:name="MTSY">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alibri,Italic">
    <w:altName w:val="Calibri"/>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roman"/>
    <w:notTrueType/>
    <w:pitch w:val="default"/>
    <w:sig w:usb0="00000000"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624B5" w14:textId="38F82D97" w:rsidR="0015274F" w:rsidRDefault="0015274F">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Detección de Anomalías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537242" w:rsidRPr="00537242">
      <w:rPr>
        <w:rFonts w:asciiTheme="majorHAnsi" w:eastAsiaTheme="majorEastAsia" w:hAnsiTheme="majorHAnsi" w:cstheme="majorBidi"/>
        <w:noProof/>
        <w:lang w:val="es-ES"/>
      </w:rPr>
      <w:t>35</w:t>
    </w:r>
    <w:r>
      <w:rPr>
        <w:rFonts w:asciiTheme="majorHAnsi" w:eastAsiaTheme="majorEastAsia" w:hAnsiTheme="majorHAnsi" w:cstheme="majorBidi"/>
      </w:rPr>
      <w:fldChar w:fldCharType="end"/>
    </w:r>
  </w:p>
  <w:p w14:paraId="7E1B0533" w14:textId="77777777" w:rsidR="0015274F" w:rsidRDefault="0015274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121DBA" w14:textId="77777777" w:rsidR="001A4A58" w:rsidRDefault="001A4A58" w:rsidP="00320A2D">
      <w:pPr>
        <w:spacing w:after="0" w:line="240" w:lineRule="auto"/>
      </w:pPr>
      <w:r>
        <w:separator/>
      </w:r>
    </w:p>
  </w:footnote>
  <w:footnote w:type="continuationSeparator" w:id="0">
    <w:p w14:paraId="3F55EF72" w14:textId="77777777" w:rsidR="001A4A58" w:rsidRDefault="001A4A58" w:rsidP="00320A2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Arial"/>
        <w:b/>
        <w:i/>
        <w:color w:val="000000"/>
        <w:lang w:val="en-US"/>
      </w:rPr>
      <w:alias w:val="Título"/>
      <w:id w:val="77738743"/>
      <w:placeholder>
        <w:docPart w:val="C166974B56B34048AC1C602209C11D90"/>
      </w:placeholder>
      <w:dataBinding w:prefixMappings="xmlns:ns0='http://schemas.openxmlformats.org/package/2006/metadata/core-properties' xmlns:ns1='http://purl.org/dc/elements/1.1/'" w:xpath="/ns0:coreProperties[1]/ns1:title[1]" w:storeItemID="{6C3C8BC8-F283-45AE-878A-BAB7291924A1}"/>
      <w:text/>
    </w:sdtPr>
    <w:sdtContent>
      <w:p w14:paraId="58A3E289" w14:textId="77777777" w:rsidR="0015274F" w:rsidRPr="00E77B63" w:rsidRDefault="0015274F" w:rsidP="00E77B63">
        <w:pPr>
          <w:pStyle w:val="Header"/>
          <w:pBdr>
            <w:bottom w:val="thickThinSmallGap" w:sz="24" w:space="1" w:color="622423" w:themeColor="accent2" w:themeShade="7F"/>
          </w:pBdr>
          <w:jc w:val="center"/>
          <w:rPr>
            <w:i/>
            <w:lang w:val="en-US"/>
          </w:rPr>
        </w:pPr>
        <w:r w:rsidRPr="004E5F5A">
          <w:rPr>
            <w:rFonts w:cs="Arial"/>
            <w:b/>
            <w:i/>
            <w:color w:val="000000"/>
            <w:lang w:val="en-US"/>
          </w:rPr>
          <w:t xml:space="preserve">Alberto González San Francisco                            </w:t>
        </w:r>
        <w:r>
          <w:rPr>
            <w:rFonts w:cs="Arial"/>
            <w:b/>
            <w:i/>
            <w:color w:val="000000"/>
            <w:lang w:val="en-US"/>
          </w:rPr>
          <w:t xml:space="preserve"> </w:t>
        </w:r>
        <w:r w:rsidRPr="004E5F5A">
          <w:rPr>
            <w:rFonts w:cs="Arial"/>
            <w:b/>
            <w:i/>
            <w:color w:val="000000"/>
            <w:lang w:val="en-US"/>
          </w:rPr>
          <w:t xml:space="preserve"> Master Visual Analytics and Big Data</w:t>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30851"/>
    <w:multiLevelType w:val="hybridMultilevel"/>
    <w:tmpl w:val="B78AB6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3D4E8C"/>
    <w:multiLevelType w:val="hybridMultilevel"/>
    <w:tmpl w:val="86723F8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A8624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CD9092C"/>
    <w:multiLevelType w:val="hybridMultilevel"/>
    <w:tmpl w:val="3A567F9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D4952CA"/>
    <w:multiLevelType w:val="hybridMultilevel"/>
    <w:tmpl w:val="916AFF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DD8415E"/>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F5736EF"/>
    <w:multiLevelType w:val="hybridMultilevel"/>
    <w:tmpl w:val="0CBCC60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11367D2B"/>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1505A12"/>
    <w:multiLevelType w:val="hybridMultilevel"/>
    <w:tmpl w:val="79BCC21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ED1773F"/>
    <w:multiLevelType w:val="multilevel"/>
    <w:tmpl w:val="0208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862099"/>
    <w:multiLevelType w:val="hybridMultilevel"/>
    <w:tmpl w:val="639239B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nsid w:val="262B7292"/>
    <w:multiLevelType w:val="hybridMultilevel"/>
    <w:tmpl w:val="410E368C"/>
    <w:lvl w:ilvl="0" w:tplc="0C0A000D">
      <w:start w:val="1"/>
      <w:numFmt w:val="bullet"/>
      <w:lvlText w:val=""/>
      <w:lvlJc w:val="left"/>
      <w:pPr>
        <w:ind w:left="2868" w:hanging="360"/>
      </w:pPr>
      <w:rPr>
        <w:rFonts w:ascii="Wingdings" w:hAnsi="Wingdings" w:hint="default"/>
      </w:rPr>
    </w:lvl>
    <w:lvl w:ilvl="1" w:tplc="0C0A0003" w:tentative="1">
      <w:start w:val="1"/>
      <w:numFmt w:val="bullet"/>
      <w:lvlText w:val="o"/>
      <w:lvlJc w:val="left"/>
      <w:pPr>
        <w:ind w:left="3588" w:hanging="360"/>
      </w:pPr>
      <w:rPr>
        <w:rFonts w:ascii="Courier New" w:hAnsi="Courier New" w:cs="Courier New" w:hint="default"/>
      </w:rPr>
    </w:lvl>
    <w:lvl w:ilvl="2" w:tplc="0C0A0005" w:tentative="1">
      <w:start w:val="1"/>
      <w:numFmt w:val="bullet"/>
      <w:lvlText w:val=""/>
      <w:lvlJc w:val="left"/>
      <w:pPr>
        <w:ind w:left="4308" w:hanging="360"/>
      </w:pPr>
      <w:rPr>
        <w:rFonts w:ascii="Wingdings" w:hAnsi="Wingdings" w:hint="default"/>
      </w:rPr>
    </w:lvl>
    <w:lvl w:ilvl="3" w:tplc="0C0A0001" w:tentative="1">
      <w:start w:val="1"/>
      <w:numFmt w:val="bullet"/>
      <w:lvlText w:val=""/>
      <w:lvlJc w:val="left"/>
      <w:pPr>
        <w:ind w:left="5028" w:hanging="360"/>
      </w:pPr>
      <w:rPr>
        <w:rFonts w:ascii="Symbol" w:hAnsi="Symbol" w:hint="default"/>
      </w:rPr>
    </w:lvl>
    <w:lvl w:ilvl="4" w:tplc="0C0A0003" w:tentative="1">
      <w:start w:val="1"/>
      <w:numFmt w:val="bullet"/>
      <w:lvlText w:val="o"/>
      <w:lvlJc w:val="left"/>
      <w:pPr>
        <w:ind w:left="5748" w:hanging="360"/>
      </w:pPr>
      <w:rPr>
        <w:rFonts w:ascii="Courier New" w:hAnsi="Courier New" w:cs="Courier New" w:hint="default"/>
      </w:rPr>
    </w:lvl>
    <w:lvl w:ilvl="5" w:tplc="0C0A0005" w:tentative="1">
      <w:start w:val="1"/>
      <w:numFmt w:val="bullet"/>
      <w:lvlText w:val=""/>
      <w:lvlJc w:val="left"/>
      <w:pPr>
        <w:ind w:left="6468" w:hanging="360"/>
      </w:pPr>
      <w:rPr>
        <w:rFonts w:ascii="Wingdings" w:hAnsi="Wingdings" w:hint="default"/>
      </w:rPr>
    </w:lvl>
    <w:lvl w:ilvl="6" w:tplc="0C0A0001" w:tentative="1">
      <w:start w:val="1"/>
      <w:numFmt w:val="bullet"/>
      <w:lvlText w:val=""/>
      <w:lvlJc w:val="left"/>
      <w:pPr>
        <w:ind w:left="7188" w:hanging="360"/>
      </w:pPr>
      <w:rPr>
        <w:rFonts w:ascii="Symbol" w:hAnsi="Symbol" w:hint="default"/>
      </w:rPr>
    </w:lvl>
    <w:lvl w:ilvl="7" w:tplc="0C0A0003" w:tentative="1">
      <w:start w:val="1"/>
      <w:numFmt w:val="bullet"/>
      <w:lvlText w:val="o"/>
      <w:lvlJc w:val="left"/>
      <w:pPr>
        <w:ind w:left="7908" w:hanging="360"/>
      </w:pPr>
      <w:rPr>
        <w:rFonts w:ascii="Courier New" w:hAnsi="Courier New" w:cs="Courier New" w:hint="default"/>
      </w:rPr>
    </w:lvl>
    <w:lvl w:ilvl="8" w:tplc="0C0A0005" w:tentative="1">
      <w:start w:val="1"/>
      <w:numFmt w:val="bullet"/>
      <w:lvlText w:val=""/>
      <w:lvlJc w:val="left"/>
      <w:pPr>
        <w:ind w:left="8628" w:hanging="360"/>
      </w:pPr>
      <w:rPr>
        <w:rFonts w:ascii="Wingdings" w:hAnsi="Wingdings" w:hint="default"/>
      </w:rPr>
    </w:lvl>
  </w:abstractNum>
  <w:abstractNum w:abstractNumId="12">
    <w:nsid w:val="2779153E"/>
    <w:multiLevelType w:val="hybridMultilevel"/>
    <w:tmpl w:val="E29AF1A6"/>
    <w:lvl w:ilvl="0" w:tplc="0C0A000D">
      <w:start w:val="1"/>
      <w:numFmt w:val="bullet"/>
      <w:lvlText w:val=""/>
      <w:lvlJc w:val="left"/>
      <w:pPr>
        <w:ind w:left="1630" w:hanging="360"/>
      </w:pPr>
      <w:rPr>
        <w:rFonts w:ascii="Wingdings" w:hAnsi="Wingdings" w:hint="default"/>
      </w:rPr>
    </w:lvl>
    <w:lvl w:ilvl="1" w:tplc="0C0A0003" w:tentative="1">
      <w:start w:val="1"/>
      <w:numFmt w:val="bullet"/>
      <w:lvlText w:val="o"/>
      <w:lvlJc w:val="left"/>
      <w:pPr>
        <w:ind w:left="2350" w:hanging="360"/>
      </w:pPr>
      <w:rPr>
        <w:rFonts w:ascii="Courier New" w:hAnsi="Courier New" w:cs="Courier New" w:hint="default"/>
      </w:rPr>
    </w:lvl>
    <w:lvl w:ilvl="2" w:tplc="0C0A0005" w:tentative="1">
      <w:start w:val="1"/>
      <w:numFmt w:val="bullet"/>
      <w:lvlText w:val=""/>
      <w:lvlJc w:val="left"/>
      <w:pPr>
        <w:ind w:left="3070" w:hanging="360"/>
      </w:pPr>
      <w:rPr>
        <w:rFonts w:ascii="Wingdings" w:hAnsi="Wingdings" w:hint="default"/>
      </w:rPr>
    </w:lvl>
    <w:lvl w:ilvl="3" w:tplc="0C0A0001" w:tentative="1">
      <w:start w:val="1"/>
      <w:numFmt w:val="bullet"/>
      <w:lvlText w:val=""/>
      <w:lvlJc w:val="left"/>
      <w:pPr>
        <w:ind w:left="3790" w:hanging="360"/>
      </w:pPr>
      <w:rPr>
        <w:rFonts w:ascii="Symbol" w:hAnsi="Symbol" w:hint="default"/>
      </w:rPr>
    </w:lvl>
    <w:lvl w:ilvl="4" w:tplc="0C0A0003" w:tentative="1">
      <w:start w:val="1"/>
      <w:numFmt w:val="bullet"/>
      <w:lvlText w:val="o"/>
      <w:lvlJc w:val="left"/>
      <w:pPr>
        <w:ind w:left="4510" w:hanging="360"/>
      </w:pPr>
      <w:rPr>
        <w:rFonts w:ascii="Courier New" w:hAnsi="Courier New" w:cs="Courier New" w:hint="default"/>
      </w:rPr>
    </w:lvl>
    <w:lvl w:ilvl="5" w:tplc="0C0A0005" w:tentative="1">
      <w:start w:val="1"/>
      <w:numFmt w:val="bullet"/>
      <w:lvlText w:val=""/>
      <w:lvlJc w:val="left"/>
      <w:pPr>
        <w:ind w:left="5230" w:hanging="360"/>
      </w:pPr>
      <w:rPr>
        <w:rFonts w:ascii="Wingdings" w:hAnsi="Wingdings" w:hint="default"/>
      </w:rPr>
    </w:lvl>
    <w:lvl w:ilvl="6" w:tplc="0C0A0001" w:tentative="1">
      <w:start w:val="1"/>
      <w:numFmt w:val="bullet"/>
      <w:lvlText w:val=""/>
      <w:lvlJc w:val="left"/>
      <w:pPr>
        <w:ind w:left="5950" w:hanging="360"/>
      </w:pPr>
      <w:rPr>
        <w:rFonts w:ascii="Symbol" w:hAnsi="Symbol" w:hint="default"/>
      </w:rPr>
    </w:lvl>
    <w:lvl w:ilvl="7" w:tplc="0C0A0003" w:tentative="1">
      <w:start w:val="1"/>
      <w:numFmt w:val="bullet"/>
      <w:lvlText w:val="o"/>
      <w:lvlJc w:val="left"/>
      <w:pPr>
        <w:ind w:left="6670" w:hanging="360"/>
      </w:pPr>
      <w:rPr>
        <w:rFonts w:ascii="Courier New" w:hAnsi="Courier New" w:cs="Courier New" w:hint="default"/>
      </w:rPr>
    </w:lvl>
    <w:lvl w:ilvl="8" w:tplc="0C0A0005" w:tentative="1">
      <w:start w:val="1"/>
      <w:numFmt w:val="bullet"/>
      <w:lvlText w:val=""/>
      <w:lvlJc w:val="left"/>
      <w:pPr>
        <w:ind w:left="7390" w:hanging="360"/>
      </w:pPr>
      <w:rPr>
        <w:rFonts w:ascii="Wingdings" w:hAnsi="Wingdings" w:hint="default"/>
      </w:rPr>
    </w:lvl>
  </w:abstractNum>
  <w:abstractNum w:abstractNumId="13">
    <w:nsid w:val="2EA81843"/>
    <w:multiLevelType w:val="hybridMultilevel"/>
    <w:tmpl w:val="0C2A0684"/>
    <w:lvl w:ilvl="0" w:tplc="0E60BF56">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F6D1C64"/>
    <w:multiLevelType w:val="hybridMultilevel"/>
    <w:tmpl w:val="A7CE2C7E"/>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0B37612"/>
    <w:multiLevelType w:val="multilevel"/>
    <w:tmpl w:val="09FEC72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Arial" w:hAnsi="Arial" w:cs="Arial" w:hint="default"/>
        <w:color w:val="auto"/>
        <w:sz w:val="28"/>
      </w:rPr>
    </w:lvl>
    <w:lvl w:ilvl="2">
      <w:start w:val="1"/>
      <w:numFmt w:val="decimal"/>
      <w:pStyle w:val="Heading3"/>
      <w:lvlText w:val="%1.%2.%3"/>
      <w:lvlJc w:val="left"/>
      <w:pPr>
        <w:ind w:left="720" w:hanging="720"/>
      </w:pPr>
      <w:rPr>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32466D2C"/>
    <w:multiLevelType w:val="hybridMultilevel"/>
    <w:tmpl w:val="021EA4A8"/>
    <w:lvl w:ilvl="0" w:tplc="0C0A000B">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7">
    <w:nsid w:val="32F22577"/>
    <w:multiLevelType w:val="hybridMultilevel"/>
    <w:tmpl w:val="45D454A6"/>
    <w:lvl w:ilvl="0" w:tplc="0C0A000D">
      <w:start w:val="1"/>
      <w:numFmt w:val="bullet"/>
      <w:lvlText w:val=""/>
      <w:lvlJc w:val="left"/>
      <w:pPr>
        <w:ind w:left="2148" w:hanging="360"/>
      </w:pPr>
      <w:rPr>
        <w:rFonts w:ascii="Wingdings" w:hAnsi="Wingdings" w:hint="default"/>
      </w:rPr>
    </w:lvl>
    <w:lvl w:ilvl="1" w:tplc="0C0A0003">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18">
    <w:nsid w:val="35C61DB9"/>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C280F2E"/>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CB80EDB"/>
    <w:multiLevelType w:val="multilevel"/>
    <w:tmpl w:val="1EA4D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DD84CA5"/>
    <w:multiLevelType w:val="hybridMultilevel"/>
    <w:tmpl w:val="1202184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nsid w:val="457726F7"/>
    <w:multiLevelType w:val="hybridMultilevel"/>
    <w:tmpl w:val="F18AD2C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E9D141F"/>
    <w:multiLevelType w:val="multilevel"/>
    <w:tmpl w:val="31281D1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0D54C8F"/>
    <w:multiLevelType w:val="hybridMultilevel"/>
    <w:tmpl w:val="4FEC8DD8"/>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nsid w:val="52930932"/>
    <w:multiLevelType w:val="hybridMultilevel"/>
    <w:tmpl w:val="DC2627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AC749B8"/>
    <w:multiLevelType w:val="hybridMultilevel"/>
    <w:tmpl w:val="75026F0C"/>
    <w:lvl w:ilvl="0" w:tplc="13E0E8D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8AF452C"/>
    <w:multiLevelType w:val="hybridMultilevel"/>
    <w:tmpl w:val="2B3AD7F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9C27E55"/>
    <w:multiLevelType w:val="hybridMultilevel"/>
    <w:tmpl w:val="91A6F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AB621EF"/>
    <w:multiLevelType w:val="hybridMultilevel"/>
    <w:tmpl w:val="C6321FD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E2E21BE"/>
    <w:multiLevelType w:val="hybridMultilevel"/>
    <w:tmpl w:val="38E6323E"/>
    <w:lvl w:ilvl="0" w:tplc="E676F9DC">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E4B0958"/>
    <w:multiLevelType w:val="hybridMultilevel"/>
    <w:tmpl w:val="BF56CF96"/>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nsid w:val="71BC1279"/>
    <w:multiLevelType w:val="hybridMultilevel"/>
    <w:tmpl w:val="B18CF77E"/>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F4C6469"/>
    <w:multiLevelType w:val="hybridMultilevel"/>
    <w:tmpl w:val="7F8C87B0"/>
    <w:lvl w:ilvl="0" w:tplc="0E60BF56">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21"/>
  </w:num>
  <w:num w:numId="3">
    <w:abstractNumId w:val="27"/>
  </w:num>
  <w:num w:numId="4">
    <w:abstractNumId w:val="10"/>
  </w:num>
  <w:num w:numId="5">
    <w:abstractNumId w:val="24"/>
  </w:num>
  <w:num w:numId="6">
    <w:abstractNumId w:val="18"/>
  </w:num>
  <w:num w:numId="7">
    <w:abstractNumId w:val="25"/>
  </w:num>
  <w:num w:numId="8">
    <w:abstractNumId w:val="12"/>
  </w:num>
  <w:num w:numId="9">
    <w:abstractNumId w:val="0"/>
  </w:num>
  <w:num w:numId="10">
    <w:abstractNumId w:val="29"/>
  </w:num>
  <w:num w:numId="11">
    <w:abstractNumId w:val="6"/>
  </w:num>
  <w:num w:numId="12">
    <w:abstractNumId w:val="4"/>
  </w:num>
  <w:num w:numId="13">
    <w:abstractNumId w:val="22"/>
  </w:num>
  <w:num w:numId="14">
    <w:abstractNumId w:val="32"/>
  </w:num>
  <w:num w:numId="15">
    <w:abstractNumId w:val="31"/>
  </w:num>
  <w:num w:numId="16">
    <w:abstractNumId w:val="17"/>
  </w:num>
  <w:num w:numId="17">
    <w:abstractNumId w:val="11"/>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5"/>
  </w:num>
  <w:num w:numId="21">
    <w:abstractNumId w:val="1"/>
  </w:num>
  <w:num w:numId="22">
    <w:abstractNumId w:val="2"/>
  </w:num>
  <w:num w:numId="23">
    <w:abstractNumId w:val="15"/>
  </w:num>
  <w:num w:numId="24">
    <w:abstractNumId w:val="19"/>
  </w:num>
  <w:num w:numId="25">
    <w:abstractNumId w:val="3"/>
  </w:num>
  <w:num w:numId="26">
    <w:abstractNumId w:val="30"/>
  </w:num>
  <w:num w:numId="27">
    <w:abstractNumId w:val="26"/>
  </w:num>
  <w:num w:numId="28">
    <w:abstractNumId w:val="28"/>
  </w:num>
  <w:num w:numId="29">
    <w:abstractNumId w:val="33"/>
  </w:num>
  <w:num w:numId="30">
    <w:abstractNumId w:val="13"/>
  </w:num>
  <w:num w:numId="31">
    <w:abstractNumId w:val="20"/>
  </w:num>
  <w:num w:numId="32">
    <w:abstractNumId w:val="16"/>
  </w:num>
  <w:num w:numId="33">
    <w:abstractNumId w:val="8"/>
  </w:num>
  <w:num w:numId="34">
    <w:abstractNumId w:val="14"/>
  </w:num>
  <w:num w:numId="35">
    <w:abstractNumId w:val="9"/>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ALCAIDE VILLAR">
    <w15:presenceInfo w15:providerId="Windows Live" w15:userId="67fa5a4c-abf9-424d-b482-1f07155d97ba"/>
  </w15:person>
  <w15:person w15:author="Daniel Alcaide">
    <w15:presenceInfo w15:providerId="None" w15:userId="Daniel Alcai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9"/>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A2D"/>
    <w:rsid w:val="00005BA2"/>
    <w:rsid w:val="00021D38"/>
    <w:rsid w:val="0002293E"/>
    <w:rsid w:val="0002467D"/>
    <w:rsid w:val="00026111"/>
    <w:rsid w:val="00026D0B"/>
    <w:rsid w:val="00031972"/>
    <w:rsid w:val="000352AE"/>
    <w:rsid w:val="00037599"/>
    <w:rsid w:val="00042C7C"/>
    <w:rsid w:val="000516A7"/>
    <w:rsid w:val="000647FA"/>
    <w:rsid w:val="00071D0B"/>
    <w:rsid w:val="00071F1F"/>
    <w:rsid w:val="000737D0"/>
    <w:rsid w:val="0007460F"/>
    <w:rsid w:val="000751DA"/>
    <w:rsid w:val="000761D9"/>
    <w:rsid w:val="00077B6D"/>
    <w:rsid w:val="0008165F"/>
    <w:rsid w:val="0009032D"/>
    <w:rsid w:val="0009119A"/>
    <w:rsid w:val="000A24F6"/>
    <w:rsid w:val="000A743C"/>
    <w:rsid w:val="000B5D0F"/>
    <w:rsid w:val="000B6ABF"/>
    <w:rsid w:val="000C1888"/>
    <w:rsid w:val="000C53D8"/>
    <w:rsid w:val="000C6824"/>
    <w:rsid w:val="000D065E"/>
    <w:rsid w:val="000D09BE"/>
    <w:rsid w:val="000D2E75"/>
    <w:rsid w:val="000E3874"/>
    <w:rsid w:val="000E3E5A"/>
    <w:rsid w:val="000E77D1"/>
    <w:rsid w:val="000F304D"/>
    <w:rsid w:val="000F57F4"/>
    <w:rsid w:val="00101121"/>
    <w:rsid w:val="00106D7A"/>
    <w:rsid w:val="00107340"/>
    <w:rsid w:val="00114FE3"/>
    <w:rsid w:val="00115069"/>
    <w:rsid w:val="00121E2F"/>
    <w:rsid w:val="00122DD6"/>
    <w:rsid w:val="00127F3A"/>
    <w:rsid w:val="001319D6"/>
    <w:rsid w:val="00132D75"/>
    <w:rsid w:val="001346B9"/>
    <w:rsid w:val="00137B5E"/>
    <w:rsid w:val="0014141D"/>
    <w:rsid w:val="001415F2"/>
    <w:rsid w:val="00150D66"/>
    <w:rsid w:val="0015274F"/>
    <w:rsid w:val="00155BAA"/>
    <w:rsid w:val="00163AF3"/>
    <w:rsid w:val="001655B9"/>
    <w:rsid w:val="00165A21"/>
    <w:rsid w:val="001729FA"/>
    <w:rsid w:val="0017340F"/>
    <w:rsid w:val="0018477C"/>
    <w:rsid w:val="00184AA4"/>
    <w:rsid w:val="00184F83"/>
    <w:rsid w:val="00185C5D"/>
    <w:rsid w:val="001923B1"/>
    <w:rsid w:val="00193095"/>
    <w:rsid w:val="001932E7"/>
    <w:rsid w:val="00194492"/>
    <w:rsid w:val="001A1BEB"/>
    <w:rsid w:val="001A4753"/>
    <w:rsid w:val="001A4A58"/>
    <w:rsid w:val="001B3091"/>
    <w:rsid w:val="001B5FB2"/>
    <w:rsid w:val="001C1DEC"/>
    <w:rsid w:val="001D0F9E"/>
    <w:rsid w:val="001D59AD"/>
    <w:rsid w:val="001F1FEB"/>
    <w:rsid w:val="0020778C"/>
    <w:rsid w:val="002143CF"/>
    <w:rsid w:val="002144E1"/>
    <w:rsid w:val="00216EA6"/>
    <w:rsid w:val="0021718B"/>
    <w:rsid w:val="002330DC"/>
    <w:rsid w:val="00244EEE"/>
    <w:rsid w:val="0024553B"/>
    <w:rsid w:val="0025377D"/>
    <w:rsid w:val="0027326F"/>
    <w:rsid w:val="002734DB"/>
    <w:rsid w:val="00274DB8"/>
    <w:rsid w:val="00283D1F"/>
    <w:rsid w:val="00285502"/>
    <w:rsid w:val="00291995"/>
    <w:rsid w:val="002934D2"/>
    <w:rsid w:val="0029559E"/>
    <w:rsid w:val="0029669B"/>
    <w:rsid w:val="002A207E"/>
    <w:rsid w:val="002A3DC1"/>
    <w:rsid w:val="002A44BE"/>
    <w:rsid w:val="002B2137"/>
    <w:rsid w:val="002B3497"/>
    <w:rsid w:val="002C090D"/>
    <w:rsid w:val="002C277E"/>
    <w:rsid w:val="002C3261"/>
    <w:rsid w:val="002C7EE9"/>
    <w:rsid w:val="002E0A5D"/>
    <w:rsid w:val="002E16E8"/>
    <w:rsid w:val="002F03B2"/>
    <w:rsid w:val="002F3140"/>
    <w:rsid w:val="002F3F5D"/>
    <w:rsid w:val="002F539B"/>
    <w:rsid w:val="002F5E17"/>
    <w:rsid w:val="002F716A"/>
    <w:rsid w:val="003058F4"/>
    <w:rsid w:val="00316340"/>
    <w:rsid w:val="00320A2D"/>
    <w:rsid w:val="00323E96"/>
    <w:rsid w:val="00326671"/>
    <w:rsid w:val="00327A80"/>
    <w:rsid w:val="00342944"/>
    <w:rsid w:val="00353F46"/>
    <w:rsid w:val="0035590B"/>
    <w:rsid w:val="00356CAB"/>
    <w:rsid w:val="00371794"/>
    <w:rsid w:val="00373807"/>
    <w:rsid w:val="00376003"/>
    <w:rsid w:val="00376246"/>
    <w:rsid w:val="00377D5A"/>
    <w:rsid w:val="00377EF3"/>
    <w:rsid w:val="003800DA"/>
    <w:rsid w:val="003817A1"/>
    <w:rsid w:val="003822AB"/>
    <w:rsid w:val="003846C5"/>
    <w:rsid w:val="00385B70"/>
    <w:rsid w:val="00393E6D"/>
    <w:rsid w:val="003A0C15"/>
    <w:rsid w:val="003A2EE8"/>
    <w:rsid w:val="003A3596"/>
    <w:rsid w:val="003A4028"/>
    <w:rsid w:val="003B3EFE"/>
    <w:rsid w:val="003B404C"/>
    <w:rsid w:val="003C0F42"/>
    <w:rsid w:val="003C322D"/>
    <w:rsid w:val="003C545D"/>
    <w:rsid w:val="003D193B"/>
    <w:rsid w:val="003D59AC"/>
    <w:rsid w:val="003F1714"/>
    <w:rsid w:val="003F28AF"/>
    <w:rsid w:val="003F4C13"/>
    <w:rsid w:val="003F6382"/>
    <w:rsid w:val="003F7135"/>
    <w:rsid w:val="004027A4"/>
    <w:rsid w:val="004107AB"/>
    <w:rsid w:val="004108BD"/>
    <w:rsid w:val="00416736"/>
    <w:rsid w:val="00420B3E"/>
    <w:rsid w:val="00423978"/>
    <w:rsid w:val="00424294"/>
    <w:rsid w:val="00430B08"/>
    <w:rsid w:val="00435788"/>
    <w:rsid w:val="004357F7"/>
    <w:rsid w:val="004372A7"/>
    <w:rsid w:val="00441B4A"/>
    <w:rsid w:val="00444B80"/>
    <w:rsid w:val="00445233"/>
    <w:rsid w:val="004466FD"/>
    <w:rsid w:val="00452BBD"/>
    <w:rsid w:val="00456377"/>
    <w:rsid w:val="004566E6"/>
    <w:rsid w:val="00457670"/>
    <w:rsid w:val="00457AD5"/>
    <w:rsid w:val="004608E3"/>
    <w:rsid w:val="00461DDF"/>
    <w:rsid w:val="00462005"/>
    <w:rsid w:val="00462E86"/>
    <w:rsid w:val="0046398F"/>
    <w:rsid w:val="004662D9"/>
    <w:rsid w:val="00467858"/>
    <w:rsid w:val="00470493"/>
    <w:rsid w:val="00475CBC"/>
    <w:rsid w:val="00483A2D"/>
    <w:rsid w:val="00486B29"/>
    <w:rsid w:val="00490920"/>
    <w:rsid w:val="004A731E"/>
    <w:rsid w:val="004B3081"/>
    <w:rsid w:val="004B3F64"/>
    <w:rsid w:val="004B684D"/>
    <w:rsid w:val="004C29BA"/>
    <w:rsid w:val="004C4084"/>
    <w:rsid w:val="004C5677"/>
    <w:rsid w:val="004D13CC"/>
    <w:rsid w:val="004E0570"/>
    <w:rsid w:val="004E19AF"/>
    <w:rsid w:val="004E1CF5"/>
    <w:rsid w:val="004E5F5A"/>
    <w:rsid w:val="00506DF8"/>
    <w:rsid w:val="005141CB"/>
    <w:rsid w:val="00514358"/>
    <w:rsid w:val="0052533B"/>
    <w:rsid w:val="00527CA5"/>
    <w:rsid w:val="00537242"/>
    <w:rsid w:val="0054011B"/>
    <w:rsid w:val="005418F2"/>
    <w:rsid w:val="00560798"/>
    <w:rsid w:val="00562155"/>
    <w:rsid w:val="0056317E"/>
    <w:rsid w:val="00563AAA"/>
    <w:rsid w:val="0058064D"/>
    <w:rsid w:val="0058082D"/>
    <w:rsid w:val="00582131"/>
    <w:rsid w:val="005824CC"/>
    <w:rsid w:val="005844A3"/>
    <w:rsid w:val="0058598A"/>
    <w:rsid w:val="00587040"/>
    <w:rsid w:val="00590B07"/>
    <w:rsid w:val="0059234D"/>
    <w:rsid w:val="005A0801"/>
    <w:rsid w:val="005A4EBC"/>
    <w:rsid w:val="005A5BC3"/>
    <w:rsid w:val="005C41AF"/>
    <w:rsid w:val="005D3F74"/>
    <w:rsid w:val="005D77AF"/>
    <w:rsid w:val="005E5964"/>
    <w:rsid w:val="005E68AE"/>
    <w:rsid w:val="005F0089"/>
    <w:rsid w:val="005F05FA"/>
    <w:rsid w:val="00603AA7"/>
    <w:rsid w:val="006130D1"/>
    <w:rsid w:val="00613F3E"/>
    <w:rsid w:val="006162CA"/>
    <w:rsid w:val="00622642"/>
    <w:rsid w:val="006257A4"/>
    <w:rsid w:val="0062704E"/>
    <w:rsid w:val="00650F3B"/>
    <w:rsid w:val="00651930"/>
    <w:rsid w:val="00663485"/>
    <w:rsid w:val="00665263"/>
    <w:rsid w:val="00671B62"/>
    <w:rsid w:val="00680C03"/>
    <w:rsid w:val="006824D2"/>
    <w:rsid w:val="0069756D"/>
    <w:rsid w:val="006A0F69"/>
    <w:rsid w:val="006A16BA"/>
    <w:rsid w:val="006B5462"/>
    <w:rsid w:val="006B620B"/>
    <w:rsid w:val="006B7C34"/>
    <w:rsid w:val="006C68E1"/>
    <w:rsid w:val="006C7F9C"/>
    <w:rsid w:val="006D371D"/>
    <w:rsid w:val="006D4615"/>
    <w:rsid w:val="006D5DB2"/>
    <w:rsid w:val="006D63CA"/>
    <w:rsid w:val="006D6967"/>
    <w:rsid w:val="006D7725"/>
    <w:rsid w:val="006D792B"/>
    <w:rsid w:val="006E28B0"/>
    <w:rsid w:val="006E6380"/>
    <w:rsid w:val="006E7158"/>
    <w:rsid w:val="006F026A"/>
    <w:rsid w:val="006F2F08"/>
    <w:rsid w:val="006F75D1"/>
    <w:rsid w:val="0070180E"/>
    <w:rsid w:val="007046AA"/>
    <w:rsid w:val="00712751"/>
    <w:rsid w:val="00712B79"/>
    <w:rsid w:val="00714DCE"/>
    <w:rsid w:val="0072202E"/>
    <w:rsid w:val="007234D1"/>
    <w:rsid w:val="00730909"/>
    <w:rsid w:val="00735BA5"/>
    <w:rsid w:val="00747C0C"/>
    <w:rsid w:val="00750218"/>
    <w:rsid w:val="00752A6B"/>
    <w:rsid w:val="0075662B"/>
    <w:rsid w:val="00764B05"/>
    <w:rsid w:val="007678ED"/>
    <w:rsid w:val="00771A3F"/>
    <w:rsid w:val="00772A1D"/>
    <w:rsid w:val="00772E1C"/>
    <w:rsid w:val="007748DF"/>
    <w:rsid w:val="0077509F"/>
    <w:rsid w:val="00775C92"/>
    <w:rsid w:val="00776AAA"/>
    <w:rsid w:val="007926EA"/>
    <w:rsid w:val="007A5E91"/>
    <w:rsid w:val="007A6583"/>
    <w:rsid w:val="007B344E"/>
    <w:rsid w:val="007C2556"/>
    <w:rsid w:val="007C6C47"/>
    <w:rsid w:val="007D1D39"/>
    <w:rsid w:val="007D3B31"/>
    <w:rsid w:val="007D459E"/>
    <w:rsid w:val="007D51F4"/>
    <w:rsid w:val="007E72C2"/>
    <w:rsid w:val="007F18B2"/>
    <w:rsid w:val="007F5F68"/>
    <w:rsid w:val="007F6FEC"/>
    <w:rsid w:val="0080107F"/>
    <w:rsid w:val="00805802"/>
    <w:rsid w:val="00814D79"/>
    <w:rsid w:val="008157EB"/>
    <w:rsid w:val="00820455"/>
    <w:rsid w:val="0082371A"/>
    <w:rsid w:val="008273C9"/>
    <w:rsid w:val="00833518"/>
    <w:rsid w:val="0084294E"/>
    <w:rsid w:val="00852DE1"/>
    <w:rsid w:val="00857A12"/>
    <w:rsid w:val="00861CBA"/>
    <w:rsid w:val="008628BD"/>
    <w:rsid w:val="00862964"/>
    <w:rsid w:val="00866F9E"/>
    <w:rsid w:val="00867D8D"/>
    <w:rsid w:val="00870444"/>
    <w:rsid w:val="00872411"/>
    <w:rsid w:val="00874850"/>
    <w:rsid w:val="00880451"/>
    <w:rsid w:val="00881281"/>
    <w:rsid w:val="00883005"/>
    <w:rsid w:val="00883577"/>
    <w:rsid w:val="0089370C"/>
    <w:rsid w:val="008A5557"/>
    <w:rsid w:val="008A55AB"/>
    <w:rsid w:val="008B09D7"/>
    <w:rsid w:val="008D2CD4"/>
    <w:rsid w:val="008E0BFC"/>
    <w:rsid w:val="008E1346"/>
    <w:rsid w:val="008E5244"/>
    <w:rsid w:val="008F0E32"/>
    <w:rsid w:val="008F622C"/>
    <w:rsid w:val="0090048F"/>
    <w:rsid w:val="00900CBD"/>
    <w:rsid w:val="009041A6"/>
    <w:rsid w:val="009067FE"/>
    <w:rsid w:val="009223D7"/>
    <w:rsid w:val="00925858"/>
    <w:rsid w:val="00925B05"/>
    <w:rsid w:val="00930017"/>
    <w:rsid w:val="00930BD7"/>
    <w:rsid w:val="0093249D"/>
    <w:rsid w:val="00950A60"/>
    <w:rsid w:val="00951728"/>
    <w:rsid w:val="0095372F"/>
    <w:rsid w:val="00954AF9"/>
    <w:rsid w:val="0096258A"/>
    <w:rsid w:val="00963BE3"/>
    <w:rsid w:val="009763EA"/>
    <w:rsid w:val="00982A1D"/>
    <w:rsid w:val="009831E0"/>
    <w:rsid w:val="00993D69"/>
    <w:rsid w:val="009953DD"/>
    <w:rsid w:val="00997BC9"/>
    <w:rsid w:val="009A093B"/>
    <w:rsid w:val="009A0E07"/>
    <w:rsid w:val="009A2004"/>
    <w:rsid w:val="009A79D6"/>
    <w:rsid w:val="009B03F7"/>
    <w:rsid w:val="009B13AC"/>
    <w:rsid w:val="009B7670"/>
    <w:rsid w:val="009C1B69"/>
    <w:rsid w:val="009C592F"/>
    <w:rsid w:val="009C5DB4"/>
    <w:rsid w:val="009D31E0"/>
    <w:rsid w:val="009D6C75"/>
    <w:rsid w:val="009E27C5"/>
    <w:rsid w:val="009E4C80"/>
    <w:rsid w:val="009E4D83"/>
    <w:rsid w:val="009F14A5"/>
    <w:rsid w:val="009F5116"/>
    <w:rsid w:val="00A00EBE"/>
    <w:rsid w:val="00A02A61"/>
    <w:rsid w:val="00A02E52"/>
    <w:rsid w:val="00A0357C"/>
    <w:rsid w:val="00A04378"/>
    <w:rsid w:val="00A10F55"/>
    <w:rsid w:val="00A151D8"/>
    <w:rsid w:val="00A161A8"/>
    <w:rsid w:val="00A177A6"/>
    <w:rsid w:val="00A20749"/>
    <w:rsid w:val="00A20761"/>
    <w:rsid w:val="00A212B6"/>
    <w:rsid w:val="00A21D31"/>
    <w:rsid w:val="00A2216B"/>
    <w:rsid w:val="00A23B9A"/>
    <w:rsid w:val="00A250BB"/>
    <w:rsid w:val="00A41F57"/>
    <w:rsid w:val="00A468DF"/>
    <w:rsid w:val="00A51957"/>
    <w:rsid w:val="00A53974"/>
    <w:rsid w:val="00A539FC"/>
    <w:rsid w:val="00A62958"/>
    <w:rsid w:val="00A668F8"/>
    <w:rsid w:val="00A70491"/>
    <w:rsid w:val="00A72EDF"/>
    <w:rsid w:val="00A739B8"/>
    <w:rsid w:val="00A73DB2"/>
    <w:rsid w:val="00A76FFD"/>
    <w:rsid w:val="00A80E01"/>
    <w:rsid w:val="00A91779"/>
    <w:rsid w:val="00AA586B"/>
    <w:rsid w:val="00AA7A1C"/>
    <w:rsid w:val="00AC48DD"/>
    <w:rsid w:val="00AD1316"/>
    <w:rsid w:val="00AD3044"/>
    <w:rsid w:val="00AD7739"/>
    <w:rsid w:val="00AD7BB1"/>
    <w:rsid w:val="00AE04C1"/>
    <w:rsid w:val="00AE7C0B"/>
    <w:rsid w:val="00AF4F1F"/>
    <w:rsid w:val="00AF5449"/>
    <w:rsid w:val="00B06D25"/>
    <w:rsid w:val="00B1359F"/>
    <w:rsid w:val="00B20AB0"/>
    <w:rsid w:val="00B241AE"/>
    <w:rsid w:val="00B310DB"/>
    <w:rsid w:val="00B366D5"/>
    <w:rsid w:val="00B47BB0"/>
    <w:rsid w:val="00B540E7"/>
    <w:rsid w:val="00B568E2"/>
    <w:rsid w:val="00B645A9"/>
    <w:rsid w:val="00B679AC"/>
    <w:rsid w:val="00B70684"/>
    <w:rsid w:val="00B71967"/>
    <w:rsid w:val="00B72955"/>
    <w:rsid w:val="00B73DE4"/>
    <w:rsid w:val="00B8034E"/>
    <w:rsid w:val="00B938FB"/>
    <w:rsid w:val="00BA634C"/>
    <w:rsid w:val="00BB2E7D"/>
    <w:rsid w:val="00BB44EB"/>
    <w:rsid w:val="00BB75CB"/>
    <w:rsid w:val="00BC1E8A"/>
    <w:rsid w:val="00BC2B5E"/>
    <w:rsid w:val="00BC2C59"/>
    <w:rsid w:val="00BC3C92"/>
    <w:rsid w:val="00BC43A0"/>
    <w:rsid w:val="00BC4882"/>
    <w:rsid w:val="00BD6AE2"/>
    <w:rsid w:val="00BD6D63"/>
    <w:rsid w:val="00BD7609"/>
    <w:rsid w:val="00BE17AD"/>
    <w:rsid w:val="00BE1E3A"/>
    <w:rsid w:val="00C0345D"/>
    <w:rsid w:val="00C17E39"/>
    <w:rsid w:val="00C24F85"/>
    <w:rsid w:val="00C278CA"/>
    <w:rsid w:val="00C36146"/>
    <w:rsid w:val="00C41582"/>
    <w:rsid w:val="00C466C9"/>
    <w:rsid w:val="00C46D48"/>
    <w:rsid w:val="00C47EAC"/>
    <w:rsid w:val="00C52456"/>
    <w:rsid w:val="00C538E7"/>
    <w:rsid w:val="00C549CE"/>
    <w:rsid w:val="00C6216F"/>
    <w:rsid w:val="00C6362B"/>
    <w:rsid w:val="00C65745"/>
    <w:rsid w:val="00C677A2"/>
    <w:rsid w:val="00C6785C"/>
    <w:rsid w:val="00C8044A"/>
    <w:rsid w:val="00C82442"/>
    <w:rsid w:val="00C853D1"/>
    <w:rsid w:val="00C973A6"/>
    <w:rsid w:val="00CA10F5"/>
    <w:rsid w:val="00CA7F39"/>
    <w:rsid w:val="00CB45D7"/>
    <w:rsid w:val="00CB5FDB"/>
    <w:rsid w:val="00CC034D"/>
    <w:rsid w:val="00CC10D6"/>
    <w:rsid w:val="00CC1767"/>
    <w:rsid w:val="00CD4525"/>
    <w:rsid w:val="00CE00F1"/>
    <w:rsid w:val="00CF1594"/>
    <w:rsid w:val="00D001A1"/>
    <w:rsid w:val="00D04D51"/>
    <w:rsid w:val="00D05DDF"/>
    <w:rsid w:val="00D13CDF"/>
    <w:rsid w:val="00D14F7D"/>
    <w:rsid w:val="00D16AF2"/>
    <w:rsid w:val="00D2185F"/>
    <w:rsid w:val="00D239E1"/>
    <w:rsid w:val="00D25C28"/>
    <w:rsid w:val="00D25F65"/>
    <w:rsid w:val="00D26389"/>
    <w:rsid w:val="00D2645F"/>
    <w:rsid w:val="00D306F9"/>
    <w:rsid w:val="00D314D2"/>
    <w:rsid w:val="00D322BF"/>
    <w:rsid w:val="00D32E98"/>
    <w:rsid w:val="00D34663"/>
    <w:rsid w:val="00D35849"/>
    <w:rsid w:val="00D50699"/>
    <w:rsid w:val="00D51368"/>
    <w:rsid w:val="00D602E3"/>
    <w:rsid w:val="00D630AD"/>
    <w:rsid w:val="00D63673"/>
    <w:rsid w:val="00D67A57"/>
    <w:rsid w:val="00D728D4"/>
    <w:rsid w:val="00D74C5E"/>
    <w:rsid w:val="00D76773"/>
    <w:rsid w:val="00D80032"/>
    <w:rsid w:val="00D83ADC"/>
    <w:rsid w:val="00DA595D"/>
    <w:rsid w:val="00DB5DC3"/>
    <w:rsid w:val="00DC5CEC"/>
    <w:rsid w:val="00DC747A"/>
    <w:rsid w:val="00DD0E5E"/>
    <w:rsid w:val="00DD3FA7"/>
    <w:rsid w:val="00DF2453"/>
    <w:rsid w:val="00E03BA1"/>
    <w:rsid w:val="00E04AE6"/>
    <w:rsid w:val="00E05A5E"/>
    <w:rsid w:val="00E07E9B"/>
    <w:rsid w:val="00E115D5"/>
    <w:rsid w:val="00E145ED"/>
    <w:rsid w:val="00E154D0"/>
    <w:rsid w:val="00E1558A"/>
    <w:rsid w:val="00E22AFC"/>
    <w:rsid w:val="00E513E9"/>
    <w:rsid w:val="00E52A3E"/>
    <w:rsid w:val="00E62545"/>
    <w:rsid w:val="00E62FFB"/>
    <w:rsid w:val="00E64437"/>
    <w:rsid w:val="00E64468"/>
    <w:rsid w:val="00E670BE"/>
    <w:rsid w:val="00E7065C"/>
    <w:rsid w:val="00E7399A"/>
    <w:rsid w:val="00E76191"/>
    <w:rsid w:val="00E77B63"/>
    <w:rsid w:val="00E77EA1"/>
    <w:rsid w:val="00E8250E"/>
    <w:rsid w:val="00E85F24"/>
    <w:rsid w:val="00E87CE3"/>
    <w:rsid w:val="00E93CF4"/>
    <w:rsid w:val="00E93E61"/>
    <w:rsid w:val="00E944A8"/>
    <w:rsid w:val="00EA5B83"/>
    <w:rsid w:val="00EB17A9"/>
    <w:rsid w:val="00EB437A"/>
    <w:rsid w:val="00EB57F3"/>
    <w:rsid w:val="00EB5F3A"/>
    <w:rsid w:val="00EB663B"/>
    <w:rsid w:val="00EC0F6A"/>
    <w:rsid w:val="00EC3FE4"/>
    <w:rsid w:val="00EC440E"/>
    <w:rsid w:val="00EC79DF"/>
    <w:rsid w:val="00ED2C30"/>
    <w:rsid w:val="00ED3C98"/>
    <w:rsid w:val="00ED6321"/>
    <w:rsid w:val="00EF4CD2"/>
    <w:rsid w:val="00EF514F"/>
    <w:rsid w:val="00EF767E"/>
    <w:rsid w:val="00F04E54"/>
    <w:rsid w:val="00F0506E"/>
    <w:rsid w:val="00F15E56"/>
    <w:rsid w:val="00F165EA"/>
    <w:rsid w:val="00F2630E"/>
    <w:rsid w:val="00F450DB"/>
    <w:rsid w:val="00F53747"/>
    <w:rsid w:val="00F60AC7"/>
    <w:rsid w:val="00F656D8"/>
    <w:rsid w:val="00F6597E"/>
    <w:rsid w:val="00F70797"/>
    <w:rsid w:val="00F75C93"/>
    <w:rsid w:val="00F808AC"/>
    <w:rsid w:val="00F8311F"/>
    <w:rsid w:val="00F83237"/>
    <w:rsid w:val="00F8513F"/>
    <w:rsid w:val="00F86FCB"/>
    <w:rsid w:val="00F87A8A"/>
    <w:rsid w:val="00FA0F96"/>
    <w:rsid w:val="00FA5C57"/>
    <w:rsid w:val="00FB43BF"/>
    <w:rsid w:val="00FB4FA9"/>
    <w:rsid w:val="00FB5AD1"/>
    <w:rsid w:val="00FC070D"/>
    <w:rsid w:val="00FD40EA"/>
    <w:rsid w:val="00FD6C5E"/>
    <w:rsid w:val="00FE7B76"/>
    <w:rsid w:val="00FF1F20"/>
    <w:rsid w:val="00FF68A7"/>
    <w:rsid w:val="00FF7F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3F2FE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398F"/>
    <w:pPr>
      <w:spacing w:line="360" w:lineRule="auto"/>
      <w:jc w:val="both"/>
    </w:pPr>
    <w:rPr>
      <w:rFonts w:ascii="Arial" w:hAnsi="Arial"/>
    </w:rPr>
  </w:style>
  <w:style w:type="paragraph" w:styleId="Heading1">
    <w:name w:val="heading 1"/>
    <w:basedOn w:val="Normal"/>
    <w:next w:val="Normal"/>
    <w:link w:val="Heading1Char"/>
    <w:uiPriority w:val="9"/>
    <w:qFormat/>
    <w:rsid w:val="0046398F"/>
    <w:pPr>
      <w:numPr>
        <w:numId w:val="23"/>
      </w:numPr>
      <w:spacing w:before="600" w:after="0"/>
      <w:outlineLvl w:val="0"/>
    </w:pPr>
    <w:rPr>
      <w:rFonts w:eastAsia="Times New Roman" w:cs="Times New Roman"/>
      <w:b/>
      <w:bCs/>
      <w:iCs/>
      <w:sz w:val="36"/>
      <w:szCs w:val="32"/>
      <w:lang w:val="en-US" w:bidi="en-US"/>
    </w:rPr>
  </w:style>
  <w:style w:type="paragraph" w:styleId="Heading2">
    <w:name w:val="heading 2"/>
    <w:basedOn w:val="Normal"/>
    <w:next w:val="Normal"/>
    <w:link w:val="Heading2Char"/>
    <w:uiPriority w:val="9"/>
    <w:unhideWhenUsed/>
    <w:qFormat/>
    <w:rsid w:val="0046398F"/>
    <w:pPr>
      <w:keepNext/>
      <w:keepLines/>
      <w:numPr>
        <w:ilvl w:val="1"/>
        <w:numId w:val="23"/>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46398F"/>
    <w:pPr>
      <w:keepNext/>
      <w:keepLines/>
      <w:numPr>
        <w:ilvl w:val="2"/>
        <w:numId w:val="23"/>
      </w:numPr>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866F9E"/>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66F9E"/>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66F9E"/>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66F9E"/>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66F9E"/>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66F9E"/>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98F"/>
    <w:rPr>
      <w:rFonts w:ascii="Arial" w:eastAsia="Times New Roman" w:hAnsi="Arial" w:cs="Times New Roman"/>
      <w:b/>
      <w:bCs/>
      <w:iCs/>
      <w:sz w:val="36"/>
      <w:szCs w:val="32"/>
      <w:lang w:val="en-US" w:bidi="en-US"/>
    </w:rPr>
  </w:style>
  <w:style w:type="character" w:customStyle="1" w:styleId="Heading2Char">
    <w:name w:val="Heading 2 Char"/>
    <w:basedOn w:val="DefaultParagraphFont"/>
    <w:link w:val="Heading2"/>
    <w:uiPriority w:val="9"/>
    <w:rsid w:val="0046398F"/>
    <w:rPr>
      <w:rFonts w:ascii="Arial" w:eastAsiaTheme="majorEastAsia" w:hAnsi="Arial" w:cstheme="majorBidi"/>
      <w:b/>
      <w:bCs/>
      <w:sz w:val="28"/>
      <w:szCs w:val="26"/>
    </w:rPr>
  </w:style>
  <w:style w:type="character" w:customStyle="1" w:styleId="Heading3Char">
    <w:name w:val="Heading 3 Char"/>
    <w:basedOn w:val="DefaultParagraphFont"/>
    <w:link w:val="Heading3"/>
    <w:uiPriority w:val="9"/>
    <w:rsid w:val="0046398F"/>
    <w:rPr>
      <w:rFonts w:ascii="Arial" w:eastAsiaTheme="majorEastAsia" w:hAnsi="Arial" w:cstheme="majorBidi"/>
      <w:b/>
      <w:bCs/>
    </w:rPr>
  </w:style>
  <w:style w:type="character" w:customStyle="1" w:styleId="Heading4Char">
    <w:name w:val="Heading 4 Char"/>
    <w:basedOn w:val="DefaultParagraphFont"/>
    <w:link w:val="Heading4"/>
    <w:uiPriority w:val="9"/>
    <w:semiHidden/>
    <w:rsid w:val="00866F9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66F9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66F9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66F9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66F9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66F9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320A2D"/>
    <w:pPr>
      <w:tabs>
        <w:tab w:val="center" w:pos="4252"/>
        <w:tab w:val="right" w:pos="8504"/>
      </w:tabs>
      <w:spacing w:after="0" w:line="240" w:lineRule="auto"/>
    </w:pPr>
  </w:style>
  <w:style w:type="character" w:customStyle="1" w:styleId="HeaderChar">
    <w:name w:val="Header Char"/>
    <w:basedOn w:val="DefaultParagraphFont"/>
    <w:link w:val="Header"/>
    <w:uiPriority w:val="99"/>
    <w:rsid w:val="00320A2D"/>
  </w:style>
  <w:style w:type="paragraph" w:styleId="Footer">
    <w:name w:val="footer"/>
    <w:basedOn w:val="Normal"/>
    <w:link w:val="FooterChar"/>
    <w:uiPriority w:val="99"/>
    <w:unhideWhenUsed/>
    <w:rsid w:val="00320A2D"/>
    <w:pPr>
      <w:tabs>
        <w:tab w:val="center" w:pos="4252"/>
        <w:tab w:val="right" w:pos="8504"/>
      </w:tabs>
      <w:spacing w:after="0" w:line="240" w:lineRule="auto"/>
    </w:pPr>
  </w:style>
  <w:style w:type="character" w:customStyle="1" w:styleId="FooterChar">
    <w:name w:val="Footer Char"/>
    <w:basedOn w:val="DefaultParagraphFont"/>
    <w:link w:val="Footer"/>
    <w:uiPriority w:val="99"/>
    <w:rsid w:val="00320A2D"/>
  </w:style>
  <w:style w:type="paragraph" w:styleId="BalloonText">
    <w:name w:val="Balloon Text"/>
    <w:basedOn w:val="Normal"/>
    <w:link w:val="BalloonTextChar"/>
    <w:uiPriority w:val="99"/>
    <w:semiHidden/>
    <w:unhideWhenUsed/>
    <w:rsid w:val="00320A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0A2D"/>
    <w:rPr>
      <w:rFonts w:ascii="Tahoma" w:hAnsi="Tahoma" w:cs="Tahoma"/>
      <w:sz w:val="16"/>
      <w:szCs w:val="16"/>
    </w:rPr>
  </w:style>
  <w:style w:type="paragraph" w:styleId="NoSpacing">
    <w:name w:val="No Spacing"/>
    <w:basedOn w:val="Normal"/>
    <w:link w:val="NoSpacingChar"/>
    <w:uiPriority w:val="1"/>
    <w:qFormat/>
    <w:rsid w:val="00320A2D"/>
    <w:pPr>
      <w:spacing w:after="0" w:line="240" w:lineRule="auto"/>
    </w:pPr>
    <w:rPr>
      <w:rFonts w:ascii="Calibri" w:eastAsia="Times New Roman" w:hAnsi="Calibri" w:cs="Times New Roman"/>
      <w:lang w:val="en-US" w:bidi="en-US"/>
    </w:rPr>
  </w:style>
  <w:style w:type="character" w:customStyle="1" w:styleId="NoSpacingChar">
    <w:name w:val="No Spacing Char"/>
    <w:link w:val="NoSpacing"/>
    <w:uiPriority w:val="1"/>
    <w:rsid w:val="00320A2D"/>
    <w:rPr>
      <w:rFonts w:ascii="Calibri" w:eastAsia="Times New Roman" w:hAnsi="Calibri" w:cs="Times New Roman"/>
      <w:lang w:val="en-U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paragraph" w:customStyle="1" w:styleId="Default">
    <w:name w:val="Default"/>
    <w:rsid w:val="00005BA2"/>
    <w:pPr>
      <w:autoSpaceDE w:val="0"/>
      <w:autoSpaceDN w:val="0"/>
      <w:adjustRightInd w:val="0"/>
      <w:spacing w:after="0" w:line="240" w:lineRule="auto"/>
    </w:pPr>
    <w:rPr>
      <w:rFonts w:ascii="Arial" w:hAnsi="Arial" w:cs="Arial"/>
      <w:color w:val="000000"/>
      <w:sz w:val="24"/>
      <w:szCs w:val="24"/>
      <w:lang w:val="es-ES"/>
    </w:rPr>
  </w:style>
  <w:style w:type="paragraph" w:styleId="TOC1">
    <w:name w:val="toc 1"/>
    <w:basedOn w:val="Normal"/>
    <w:next w:val="Normal"/>
    <w:autoRedefine/>
    <w:uiPriority w:val="39"/>
    <w:rsid w:val="00866F9E"/>
    <w:pPr>
      <w:keepLines/>
      <w:tabs>
        <w:tab w:val="left" w:pos="567"/>
        <w:tab w:val="right" w:leader="dot" w:pos="9628"/>
      </w:tabs>
      <w:spacing w:before="180" w:after="180" w:line="240" w:lineRule="auto"/>
      <w:ind w:right="57"/>
      <w:jc w:val="right"/>
    </w:pPr>
    <w:rPr>
      <w:rFonts w:ascii="Times New Roman" w:eastAsia="Times New Roman" w:hAnsi="Times New Roman" w:cs="Times New Roman"/>
      <w:b/>
      <w:caps/>
      <w:sz w:val="24"/>
      <w:szCs w:val="20"/>
      <w:lang w:val="es-ES" w:eastAsia="es-ES"/>
    </w:rPr>
  </w:style>
  <w:style w:type="paragraph" w:styleId="TOC2">
    <w:name w:val="toc 2"/>
    <w:basedOn w:val="Normal"/>
    <w:next w:val="Normal"/>
    <w:autoRedefine/>
    <w:uiPriority w:val="39"/>
    <w:rsid w:val="00867D8D"/>
    <w:pPr>
      <w:keepLines/>
      <w:tabs>
        <w:tab w:val="left" w:pos="1100"/>
        <w:tab w:val="right" w:leader="dot" w:pos="9628"/>
      </w:tabs>
      <w:spacing w:before="120" w:after="120" w:line="240" w:lineRule="auto"/>
      <w:ind w:left="284" w:right="57"/>
      <w:jc w:val="right"/>
    </w:pPr>
    <w:rPr>
      <w:rFonts w:ascii="Times New Roman" w:eastAsia="Times New Roman" w:hAnsi="Times New Roman" w:cs="Times New Roman"/>
      <w:b/>
      <w:noProof/>
      <w:sz w:val="24"/>
      <w:szCs w:val="26"/>
      <w:lang w:val="es-ES" w:eastAsia="es-ES"/>
    </w:rPr>
  </w:style>
  <w:style w:type="paragraph" w:styleId="TOC3">
    <w:name w:val="toc 3"/>
    <w:basedOn w:val="Normal"/>
    <w:next w:val="Normal"/>
    <w:autoRedefine/>
    <w:uiPriority w:val="39"/>
    <w:rsid w:val="00867D8D"/>
    <w:pPr>
      <w:keepLines/>
      <w:tabs>
        <w:tab w:val="left" w:pos="1320"/>
        <w:tab w:val="right" w:leader="dot" w:pos="9628"/>
      </w:tabs>
      <w:spacing w:before="120" w:after="120" w:line="240" w:lineRule="auto"/>
      <w:ind w:left="567" w:right="57"/>
    </w:pPr>
    <w:rPr>
      <w:rFonts w:ascii="Times New Roman" w:eastAsia="Times New Roman" w:hAnsi="Times New Roman" w:cs="Times New Roman"/>
      <w:noProof/>
      <w:sz w:val="24"/>
      <w:szCs w:val="20"/>
      <w:lang w:val="es-ES" w:eastAsia="es-ES"/>
    </w:rPr>
  </w:style>
  <w:style w:type="character" w:styleId="Hyperlink">
    <w:name w:val="Hyperlink"/>
    <w:uiPriority w:val="99"/>
    <w:rsid w:val="00867D8D"/>
    <w:rPr>
      <w:noProof/>
      <w:color w:val="auto"/>
      <w:sz w:val="28"/>
      <w:u w:val="single"/>
    </w:rPr>
  </w:style>
  <w:style w:type="paragraph" w:styleId="Title">
    <w:name w:val="Title"/>
    <w:basedOn w:val="Normal"/>
    <w:next w:val="Normal"/>
    <w:link w:val="TitleChar"/>
    <w:uiPriority w:val="10"/>
    <w:qFormat/>
    <w:rsid w:val="00A73DB2"/>
    <w:pPr>
      <w:pBdr>
        <w:bottom w:val="single" w:sz="8" w:space="4" w:color="4F81BD" w:themeColor="accent1"/>
      </w:pBdr>
      <w:spacing w:after="300" w:line="240" w:lineRule="auto"/>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73DB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A73DB2"/>
    <w:pPr>
      <w:spacing w:line="276" w:lineRule="auto"/>
      <w:ind w:left="720"/>
      <w:contextualSpacing/>
      <w:jc w:val="left"/>
    </w:pPr>
    <w:rPr>
      <w:rFonts w:asciiTheme="minorHAnsi" w:hAnsiTheme="minorHAnsi"/>
    </w:rPr>
  </w:style>
  <w:style w:type="paragraph" w:styleId="HTMLPreformatted">
    <w:name w:val="HTML Preformatted"/>
    <w:basedOn w:val="Normal"/>
    <w:link w:val="HTMLPreformattedChar"/>
    <w:uiPriority w:val="99"/>
    <w:unhideWhenUsed/>
    <w:rsid w:val="00A73D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ES" w:eastAsia="es-ES"/>
    </w:rPr>
  </w:style>
  <w:style w:type="character" w:customStyle="1" w:styleId="HTMLPreformattedChar">
    <w:name w:val="HTML Preformatted Char"/>
    <w:basedOn w:val="DefaultParagraphFont"/>
    <w:link w:val="HTMLPreformatted"/>
    <w:uiPriority w:val="99"/>
    <w:rsid w:val="00A73DB2"/>
    <w:rPr>
      <w:rFonts w:ascii="Courier New" w:eastAsia="Times New Roman" w:hAnsi="Courier New" w:cs="Courier New"/>
      <w:sz w:val="20"/>
      <w:szCs w:val="20"/>
      <w:lang w:val="es-ES" w:eastAsia="es-ES"/>
    </w:rPr>
  </w:style>
  <w:style w:type="character" w:customStyle="1" w:styleId="apple-converted-space">
    <w:name w:val="apple-converted-space"/>
    <w:basedOn w:val="DefaultParagraphFont"/>
    <w:rsid w:val="00A73DB2"/>
  </w:style>
  <w:style w:type="paragraph" w:styleId="CommentText">
    <w:name w:val="annotation text"/>
    <w:basedOn w:val="Normal"/>
    <w:link w:val="CommentTextChar"/>
    <w:uiPriority w:val="99"/>
    <w:unhideWhenUsed/>
    <w:rsid w:val="00A73DB2"/>
    <w:pPr>
      <w:spacing w:line="240" w:lineRule="auto"/>
      <w:jc w:val="left"/>
    </w:pPr>
    <w:rPr>
      <w:rFonts w:asciiTheme="minorHAnsi" w:hAnsiTheme="minorHAnsi"/>
      <w:sz w:val="24"/>
      <w:szCs w:val="24"/>
      <w:lang w:val="es-ES"/>
    </w:rPr>
  </w:style>
  <w:style w:type="character" w:customStyle="1" w:styleId="CommentTextChar">
    <w:name w:val="Comment Text Char"/>
    <w:basedOn w:val="DefaultParagraphFont"/>
    <w:link w:val="CommentText"/>
    <w:uiPriority w:val="99"/>
    <w:rsid w:val="00A73DB2"/>
    <w:rPr>
      <w:sz w:val="24"/>
      <w:szCs w:val="24"/>
      <w:lang w:val="es-ES"/>
    </w:rPr>
  </w:style>
  <w:style w:type="character" w:styleId="FollowedHyperlink">
    <w:name w:val="FollowedHyperlink"/>
    <w:basedOn w:val="DefaultParagraphFont"/>
    <w:uiPriority w:val="99"/>
    <w:semiHidden/>
    <w:unhideWhenUsed/>
    <w:rsid w:val="00A73DB2"/>
    <w:rPr>
      <w:color w:val="800080" w:themeColor="followedHyperlink"/>
      <w:u w:val="single"/>
    </w:rPr>
  </w:style>
  <w:style w:type="character" w:styleId="Strong">
    <w:name w:val="Strong"/>
    <w:basedOn w:val="DefaultParagraphFont"/>
    <w:uiPriority w:val="22"/>
    <w:qFormat/>
    <w:rsid w:val="004A731E"/>
    <w:rPr>
      <w:b/>
      <w:bCs/>
    </w:rPr>
  </w:style>
  <w:style w:type="character" w:customStyle="1" w:styleId="estilo21">
    <w:name w:val="estilo21"/>
    <w:basedOn w:val="DefaultParagraphFont"/>
    <w:rsid w:val="004A731E"/>
  </w:style>
  <w:style w:type="character" w:styleId="Emphasis">
    <w:name w:val="Emphasis"/>
    <w:basedOn w:val="DefaultParagraphFont"/>
    <w:uiPriority w:val="20"/>
    <w:qFormat/>
    <w:rsid w:val="004A731E"/>
    <w:rPr>
      <w:i/>
      <w:iCs/>
    </w:rPr>
  </w:style>
  <w:style w:type="character" w:styleId="CommentReference">
    <w:name w:val="annotation reference"/>
    <w:basedOn w:val="DefaultParagraphFont"/>
    <w:uiPriority w:val="99"/>
    <w:semiHidden/>
    <w:unhideWhenUsed/>
    <w:rsid w:val="0070180E"/>
    <w:rPr>
      <w:sz w:val="16"/>
      <w:szCs w:val="16"/>
    </w:rPr>
  </w:style>
  <w:style w:type="paragraph" w:styleId="CommentSubject">
    <w:name w:val="annotation subject"/>
    <w:basedOn w:val="CommentText"/>
    <w:next w:val="CommentText"/>
    <w:link w:val="CommentSubjectChar"/>
    <w:uiPriority w:val="99"/>
    <w:semiHidden/>
    <w:unhideWhenUsed/>
    <w:rsid w:val="0070180E"/>
    <w:pPr>
      <w:jc w:val="both"/>
    </w:pPr>
    <w:rPr>
      <w:rFonts w:ascii="Arial" w:hAnsi="Arial"/>
      <w:b/>
      <w:bCs/>
      <w:sz w:val="20"/>
      <w:szCs w:val="20"/>
      <w:lang w:val="es-ES_tradnl"/>
    </w:rPr>
  </w:style>
  <w:style w:type="character" w:customStyle="1" w:styleId="CommentSubjectChar">
    <w:name w:val="Comment Subject Char"/>
    <w:basedOn w:val="CommentTextChar"/>
    <w:link w:val="CommentSubject"/>
    <w:uiPriority w:val="99"/>
    <w:semiHidden/>
    <w:rsid w:val="0070180E"/>
    <w:rPr>
      <w:rFonts w:ascii="Arial" w:hAnsi="Arial"/>
      <w:b/>
      <w:bCs/>
      <w:sz w:val="20"/>
      <w:szCs w:val="20"/>
      <w:lang w:val="es-ES"/>
    </w:rPr>
  </w:style>
  <w:style w:type="paragraph" w:styleId="Revision">
    <w:name w:val="Revision"/>
    <w:hidden/>
    <w:uiPriority w:val="99"/>
    <w:semiHidden/>
    <w:rsid w:val="00A161A8"/>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0370">
      <w:bodyDiv w:val="1"/>
      <w:marLeft w:val="0"/>
      <w:marRight w:val="0"/>
      <w:marTop w:val="0"/>
      <w:marBottom w:val="0"/>
      <w:divBdr>
        <w:top w:val="none" w:sz="0" w:space="0" w:color="auto"/>
        <w:left w:val="none" w:sz="0" w:space="0" w:color="auto"/>
        <w:bottom w:val="none" w:sz="0" w:space="0" w:color="auto"/>
        <w:right w:val="none" w:sz="0" w:space="0" w:color="auto"/>
      </w:divBdr>
      <w:divsChild>
        <w:div w:id="1767533399">
          <w:marLeft w:val="150"/>
          <w:marRight w:val="150"/>
          <w:marTop w:val="75"/>
          <w:marBottom w:val="75"/>
          <w:divBdr>
            <w:top w:val="none" w:sz="0" w:space="0" w:color="auto"/>
            <w:left w:val="none" w:sz="0" w:space="0" w:color="auto"/>
            <w:bottom w:val="none" w:sz="0" w:space="0" w:color="auto"/>
            <w:right w:val="none" w:sz="0" w:space="0" w:color="auto"/>
          </w:divBdr>
          <w:divsChild>
            <w:div w:id="118871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4" Type="http://schemas.openxmlformats.org/officeDocument/2006/relationships/hyperlink" Target="http://cucis.ece.northwestern.edu/projects/DMS/publications/AnomalyDetection.pdf%20" TargetMode="Externa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fontTable" Target="fontTable.xml"/><Relationship Id="rId64" Type="http://schemas.microsoft.com/office/2011/relationships/people" Target="people.xml"/><Relationship Id="rId65" Type="http://schemas.openxmlformats.org/officeDocument/2006/relationships/glossaryDocument" Target="glossary/document.xml"/><Relationship Id="rId66" Type="http://schemas.openxmlformats.org/officeDocument/2006/relationships/theme" Target="theme/theme1.xml"/><Relationship Id="rId67" Type="http://schemas.microsoft.com/office/2016/09/relationships/commentsIds" Target="commentsIds.xml"/><Relationship Id="rId50" Type="http://schemas.openxmlformats.org/officeDocument/2006/relationships/hyperlink" Target="https://cran.r-project.org/web/packages/ggplot2/ggplot2.pdf" TargetMode="External"/><Relationship Id="rId51" Type="http://schemas.openxmlformats.org/officeDocument/2006/relationships/hyperlink" Target="https://cran.r-project.org/web/packages/dplyr/dplyr.pdf" TargetMode="External"/><Relationship Id="rId52" Type="http://schemas.openxmlformats.org/officeDocument/2006/relationships/hyperlink" Target="http://stats.idre.ucla.edu/r/faq/how-can-i-reshape-my-data-in-r/" TargetMode="External"/><Relationship Id="rId53" Type="http://schemas.openxmlformats.org/officeDocument/2006/relationships/hyperlink" Target="https://cran.rstudio.com/web/packages/dplyr/vignettes/introduction.html" TargetMode="External"/><Relationship Id="rId54" Type="http://schemas.openxmlformats.org/officeDocument/2006/relationships/hyperlink" Target="http://stackoverflow.com/questions/26043627/r-extract-day-from-datetime" TargetMode="External"/><Relationship Id="rId55" Type="http://schemas.openxmlformats.org/officeDocument/2006/relationships/hyperlink" Target="http://dtw.r-forge.r-project.org/" TargetMode="External"/><Relationship Id="rId56" Type="http://schemas.openxmlformats.org/officeDocument/2006/relationships/hyperlink" Target="https://en.wikipedia.org/wiki/Dynamic_time_warping" TargetMode="External"/><Relationship Id="rId57" Type="http://schemas.openxmlformats.org/officeDocument/2006/relationships/hyperlink" Target="http://web.science.mq.edu.au/~cassidy/comp449/html/ch11s02.html" TargetMode="External"/><Relationship Id="rId58" Type="http://schemas.openxmlformats.org/officeDocument/2006/relationships/hyperlink" Target="https://www.jstatsoft.org/article/view/v031i07" TargetMode="External"/><Relationship Id="rId59" Type="http://schemas.openxmlformats.org/officeDocument/2006/relationships/hyperlink" Target="https://home.deib.polimi.it/matteucc/Clustering/tutorial_html/hierarchical.html" TargetMode="Externa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hyperlink" Target="https://cran.r-project.org/web/packages/reshape/reshape.pdf" TargetMode="External"/><Relationship Id="rId49" Type="http://schemas.openxmlformats.org/officeDocument/2006/relationships/hyperlink" Target="https://cran.r-project.org/web/packages/dtw/dtw.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yperlink" Target="http://vacommunity.org/2016+VAST+Challenge%3A+MC2" TargetMode="Externa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20" Type="http://schemas.openxmlformats.org/officeDocument/2006/relationships/image" Target="media/image7.png"/><Relationship Id="rId21" Type="http://schemas.openxmlformats.org/officeDocument/2006/relationships/hyperlink" Target="http://wpd.ugr.es/~bioestad/wp-content/uploads/eq3.gif" TargetMode="External"/><Relationship Id="rId22" Type="http://schemas.openxmlformats.org/officeDocument/2006/relationships/image" Target="media/image8.gif"/><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60" Type="http://schemas.openxmlformats.org/officeDocument/2006/relationships/hyperlink" Target="http://www.cookbook-r.com/Graphs/Facets_(ggplot2)/" TargetMode="External"/><Relationship Id="rId61" Type="http://schemas.openxmlformats.org/officeDocument/2006/relationships/header" Target="header1.xml"/><Relationship Id="rId62" Type="http://schemas.openxmlformats.org/officeDocument/2006/relationships/footer" Target="footer1.xml"/><Relationship Id="rId10" Type="http://schemas.openxmlformats.org/officeDocument/2006/relationships/image" Target="media/image2.png"/><Relationship Id="rId11" Type="http://schemas.openxmlformats.org/officeDocument/2006/relationships/hyperlink" Target="http://copro.com.ar/Deteccion_de_anomalias.html" TargetMode="External"/><Relationship Id="rId12" Type="http://schemas.openxmlformats.org/officeDocument/2006/relationships/hyperlink" Target="http://cucis.ece.northwestern.edu/projects/DMS/publications/AnomalyDetection.pdf%2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166974B56B34048AC1C602209C11D90"/>
        <w:category>
          <w:name w:val="General"/>
          <w:gallery w:val="placeholder"/>
        </w:category>
        <w:types>
          <w:type w:val="bbPlcHdr"/>
        </w:types>
        <w:behaviors>
          <w:behavior w:val="content"/>
        </w:behaviors>
        <w:guid w:val="{08F7EDE4-7C72-4FEA-896C-2826916EF3A8}"/>
      </w:docPartPr>
      <w:docPartBody>
        <w:p w:rsidR="00A20827" w:rsidRDefault="00A20827" w:rsidP="00A20827">
          <w:pPr>
            <w:pStyle w:val="C166974B56B34048AC1C602209C11D90"/>
          </w:pPr>
          <w:r>
            <w:rPr>
              <w:rFonts w:asciiTheme="majorHAnsi" w:eastAsiaTheme="majorEastAsia" w:hAnsiTheme="majorHAnsi" w:cstheme="majorBidi"/>
              <w:sz w:val="32"/>
              <w:szCs w:val="32"/>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Georgia">
    <w:panose1 w:val="02040502050405020303"/>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TTE1019D78t00">
    <w:panose1 w:val="00000000000000000000"/>
    <w:charset w:val="00"/>
    <w:family w:val="auto"/>
    <w:notTrueType/>
    <w:pitch w:val="default"/>
    <w:sig w:usb0="00000003" w:usb1="00000000" w:usb2="00000000" w:usb3="00000000" w:csb0="00000001" w:csb1="00000000"/>
  </w:font>
  <w:font w:name="Helvetica-Bold">
    <w:altName w:val="Arial"/>
    <w:charset w:val="00"/>
    <w:family w:val="auto"/>
    <w:pitch w:val="variable"/>
    <w:sig w:usb0="E00002FF" w:usb1="5000785B" w:usb2="00000000" w:usb3="00000000" w:csb0="0000019F" w:csb1="00000000"/>
  </w:font>
  <w:font w:name="NewCenturySchlbk-Roman">
    <w:panose1 w:val="00000000000000000000"/>
    <w:charset w:val="00"/>
    <w:family w:val="roman"/>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Minion-Bold">
    <w:altName w:val="Calibri"/>
    <w:panose1 w:val="00000000000000000000"/>
    <w:charset w:val="00"/>
    <w:family w:val="auto"/>
    <w:notTrueType/>
    <w:pitch w:val="default"/>
    <w:sig w:usb0="00000003" w:usb1="00000000" w:usb2="00000000" w:usb3="00000000" w:csb0="00000001" w:csb1="00000000"/>
  </w:font>
  <w:font w:name="Times-Roman">
    <w:altName w:val="Times"/>
    <w:panose1 w:val="00000000000000000000"/>
    <w:charset w:val="00"/>
    <w:family w:val="auto"/>
    <w:notTrueType/>
    <w:pitch w:val="default"/>
    <w:sig w:usb0="00000003" w:usb1="00000000" w:usb2="00000000" w:usb3="00000000" w:csb0="00000001" w:csb1="00000000"/>
  </w:font>
  <w:font w:name="Minion-Regular">
    <w:altName w:val="Calibri"/>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auto"/>
    <w:notTrueType/>
    <w:pitch w:val="default"/>
    <w:sig w:usb0="00000003" w:usb1="00000000" w:usb2="00000000" w:usb3="00000000" w:csb0="00000001" w:csb1="00000000"/>
  </w:font>
  <w:font w:name="RMTMI">
    <w:altName w:val="Calibri"/>
    <w:panose1 w:val="00000000000000000000"/>
    <w:charset w:val="00"/>
    <w:family w:val="auto"/>
    <w:notTrueType/>
    <w:pitch w:val="default"/>
    <w:sig w:usb0="00000003" w:usb1="00000000" w:usb2="00000000" w:usb3="00000000" w:csb0="00000001" w:csb1="00000000"/>
  </w:font>
  <w:font w:name="MTSY">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alibri,Italic">
    <w:altName w:val="Calibri"/>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roman"/>
    <w:notTrueType/>
    <w:pitch w:val="default"/>
    <w:sig w:usb0="00000000" w:usb1="08070000" w:usb2="00000010" w:usb3="00000000" w:csb0="00020000"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A20827"/>
    <w:rsid w:val="000F4398"/>
    <w:rsid w:val="00173598"/>
    <w:rsid w:val="001B5038"/>
    <w:rsid w:val="001E0BB5"/>
    <w:rsid w:val="00202886"/>
    <w:rsid w:val="00223E48"/>
    <w:rsid w:val="00250EBF"/>
    <w:rsid w:val="0028575F"/>
    <w:rsid w:val="002867B0"/>
    <w:rsid w:val="00312D3F"/>
    <w:rsid w:val="00394B59"/>
    <w:rsid w:val="003E7BE0"/>
    <w:rsid w:val="0043688E"/>
    <w:rsid w:val="00453A90"/>
    <w:rsid w:val="004C3E5D"/>
    <w:rsid w:val="004E08D6"/>
    <w:rsid w:val="005360B9"/>
    <w:rsid w:val="00582DF4"/>
    <w:rsid w:val="005F7DA0"/>
    <w:rsid w:val="00627284"/>
    <w:rsid w:val="00630190"/>
    <w:rsid w:val="006A2157"/>
    <w:rsid w:val="006D319A"/>
    <w:rsid w:val="0076671E"/>
    <w:rsid w:val="007B7FD2"/>
    <w:rsid w:val="007C5F3E"/>
    <w:rsid w:val="0081266B"/>
    <w:rsid w:val="00850C93"/>
    <w:rsid w:val="008A164A"/>
    <w:rsid w:val="008A6BEE"/>
    <w:rsid w:val="008B7023"/>
    <w:rsid w:val="00956284"/>
    <w:rsid w:val="009D4CC9"/>
    <w:rsid w:val="009E22CB"/>
    <w:rsid w:val="00A0306E"/>
    <w:rsid w:val="00A03D16"/>
    <w:rsid w:val="00A127F2"/>
    <w:rsid w:val="00A20827"/>
    <w:rsid w:val="00A434B1"/>
    <w:rsid w:val="00A52333"/>
    <w:rsid w:val="00C214FC"/>
    <w:rsid w:val="00C848A6"/>
    <w:rsid w:val="00D64132"/>
    <w:rsid w:val="00DA2594"/>
    <w:rsid w:val="00DE7602"/>
    <w:rsid w:val="00E96DDB"/>
    <w:rsid w:val="00EA25BB"/>
    <w:rsid w:val="00F163DB"/>
    <w:rsid w:val="00F269AD"/>
    <w:rsid w:val="00F55554"/>
    <w:rsid w:val="00FF54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0C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BC2D6484B44B61AC7BFA7892ADC5DA">
    <w:name w:val="53BC2D6484B44B61AC7BFA7892ADC5DA"/>
    <w:rsid w:val="00A20827"/>
  </w:style>
  <w:style w:type="paragraph" w:customStyle="1" w:styleId="7BD09CAD16754A3B839735610AA92172">
    <w:name w:val="7BD09CAD16754A3B839735610AA92172"/>
    <w:rsid w:val="00A20827"/>
  </w:style>
  <w:style w:type="paragraph" w:customStyle="1" w:styleId="C166974B56B34048AC1C602209C11D90">
    <w:name w:val="C166974B56B34048AC1C602209C11D90"/>
    <w:rsid w:val="00A208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222C4F-0CB9-4D4B-8789-C7284D4D4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65</Pages>
  <Words>14158</Words>
  <Characters>80702</Characters>
  <Application>Microsoft Macintosh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Alberto González San Francisco                              Master Visual Analytics and Big Data</vt:lpstr>
    </vt:vector>
  </TitlesOfParts>
  <Company>Windows uE</Company>
  <LinksUpToDate>false</LinksUpToDate>
  <CharactersWithSpaces>94671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Alberto González San Francisco                              Master Visual Analytics and Big Data</dc:title>
  <dc:creator>03unir</dc:creator>
  <cp:lastModifiedBy>Daniel Alcaide</cp:lastModifiedBy>
  <cp:revision>2</cp:revision>
  <dcterms:created xsi:type="dcterms:W3CDTF">2017-07-20T10:43:00Z</dcterms:created>
  <dcterms:modified xsi:type="dcterms:W3CDTF">2017-07-20T10:43:00Z</dcterms:modified>
</cp:coreProperties>
</file>