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AA957C" w14:textId="77777777" w:rsidR="00320A2D" w:rsidRDefault="00320A2D" w:rsidP="009F0408">
      <w:r>
        <w:rPr>
          <w:noProof/>
          <w:lang w:val="en-GB" w:eastAsia="en-GB"/>
        </w:rPr>
        <w:drawing>
          <wp:inline distT="0" distB="0" distL="0" distR="0" wp14:anchorId="3D11C067" wp14:editId="6D0EF759">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0D3594AF" w14:textId="77777777" w:rsidR="00320A2D" w:rsidRDefault="00320A2D" w:rsidP="009F0408"/>
    <w:p w14:paraId="5B95C0DC" w14:textId="77777777" w:rsidR="00320A2D" w:rsidRDefault="00320A2D" w:rsidP="009F0408"/>
    <w:p w14:paraId="1B14961C" w14:textId="77777777" w:rsidR="00320A2D" w:rsidRDefault="00320A2D" w:rsidP="009F0408"/>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320A2D" w:rsidRPr="0089629C" w14:paraId="6CD6283D" w14:textId="77777777" w:rsidTr="00881281">
        <w:trPr>
          <w:trHeight w:val="12"/>
        </w:trPr>
        <w:tc>
          <w:tcPr>
            <w:tcW w:w="7919" w:type="dxa"/>
            <w:tcMar>
              <w:top w:w="216" w:type="dxa"/>
              <w:left w:w="115" w:type="dxa"/>
              <w:bottom w:w="216" w:type="dxa"/>
              <w:right w:w="115" w:type="dxa"/>
            </w:tcMar>
          </w:tcPr>
          <w:p w14:paraId="7FCF7002"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5408F3A3" w14:textId="77777777" w:rsidR="00562155" w:rsidRPr="00562155" w:rsidRDefault="00562155" w:rsidP="009F0408">
            <w:pPr>
              <w:spacing w:after="0"/>
              <w:rPr>
                <w:rFonts w:ascii="Georgia" w:eastAsia="Times New Roman" w:hAnsi="Georgia" w:cs="Tahoma"/>
                <w:b/>
                <w:sz w:val="28"/>
                <w:szCs w:val="28"/>
                <w:lang w:val="es-ES" w:bidi="en-US"/>
              </w:rPr>
            </w:pPr>
          </w:p>
          <w:p w14:paraId="7677983E" w14:textId="77777777" w:rsid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65186F2B"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756DAD25" w14:textId="77777777" w:rsidR="00005BA2" w:rsidRDefault="00005BA2" w:rsidP="009F0408">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0B984D32" w14:textId="77777777" w:rsidR="00320A2D" w:rsidRPr="00A73DB2" w:rsidRDefault="00005BA2" w:rsidP="009F0408">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89629C" w14:paraId="2305DF4A" w14:textId="77777777" w:rsidTr="00881281">
        <w:trPr>
          <w:trHeight w:val="278"/>
        </w:trPr>
        <w:tc>
          <w:tcPr>
            <w:tcW w:w="7919" w:type="dxa"/>
            <w:tcMar>
              <w:top w:w="216" w:type="dxa"/>
              <w:left w:w="115" w:type="dxa"/>
              <w:bottom w:w="216" w:type="dxa"/>
              <w:right w:w="115" w:type="dxa"/>
            </w:tcMar>
          </w:tcPr>
          <w:p w14:paraId="6ED2AB63" w14:textId="77777777" w:rsidR="00320A2D" w:rsidRPr="00A73DB2" w:rsidRDefault="00320A2D" w:rsidP="009F0408">
            <w:pPr>
              <w:pStyle w:val="NoSpacing"/>
              <w:spacing w:line="360" w:lineRule="auto"/>
              <w:rPr>
                <w:rFonts w:ascii="Georgia" w:hAnsi="Georgia" w:cs="Tahoma"/>
                <w:b/>
                <w:sz w:val="28"/>
                <w:szCs w:val="28"/>
              </w:rPr>
            </w:pPr>
          </w:p>
        </w:tc>
      </w:tr>
      <w:tr w:rsidR="00320A2D" w:rsidRPr="004602F0" w14:paraId="3549E26F" w14:textId="77777777" w:rsidTr="00881281">
        <w:trPr>
          <w:trHeight w:val="1579"/>
        </w:trPr>
        <w:tc>
          <w:tcPr>
            <w:tcW w:w="7919" w:type="dxa"/>
          </w:tcPr>
          <w:p w14:paraId="3353EA22" w14:textId="77777777" w:rsidR="00320A2D" w:rsidRPr="004602F0" w:rsidRDefault="00FF1F20" w:rsidP="00476F1C">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w:t>
            </w:r>
            <w:proofErr w:type="spellStart"/>
            <w:r>
              <w:rPr>
                <w:rFonts w:ascii="Cambria" w:hAnsi="Cambria"/>
                <w:color w:val="4F81BD"/>
                <w:sz w:val="80"/>
                <w:szCs w:val="80"/>
                <w:lang w:val="es-ES"/>
              </w:rPr>
              <w:t>multivariantes</w:t>
            </w:r>
            <w:proofErr w:type="spellEnd"/>
          </w:p>
        </w:tc>
      </w:tr>
    </w:tbl>
    <w:p w14:paraId="6E808C1F" w14:textId="77777777" w:rsidR="00320A2D" w:rsidRDefault="00320A2D" w:rsidP="00476F1C">
      <w:pPr>
        <w:spacing w:after="0" w:line="240" w:lineRule="auto"/>
      </w:pPr>
    </w:p>
    <w:p w14:paraId="548C6C42" w14:textId="77777777" w:rsidR="00320A2D" w:rsidRDefault="00320A2D" w:rsidP="00476F1C">
      <w:pPr>
        <w:spacing w:after="0" w:line="240" w:lineRule="auto"/>
      </w:pPr>
    </w:p>
    <w:p w14:paraId="2A220881" w14:textId="77777777" w:rsidR="00320A2D" w:rsidRDefault="00320A2D" w:rsidP="00476F1C">
      <w:pPr>
        <w:spacing w:after="0" w:line="240" w:lineRule="auto"/>
      </w:pPr>
    </w:p>
    <w:p w14:paraId="76ACFF3F" w14:textId="77777777" w:rsidR="00320A2D" w:rsidRDefault="00320A2D" w:rsidP="00476F1C">
      <w:pPr>
        <w:spacing w:after="0" w:line="240" w:lineRule="auto"/>
      </w:pPr>
    </w:p>
    <w:p w14:paraId="65C9118A" w14:textId="77777777" w:rsidR="00320A2D" w:rsidRDefault="00320A2D" w:rsidP="00476F1C">
      <w:pPr>
        <w:spacing w:after="0" w:line="240" w:lineRule="auto"/>
      </w:pPr>
    </w:p>
    <w:p w14:paraId="6DB2CC7F" w14:textId="77777777" w:rsidR="00320A2D" w:rsidRDefault="00320A2D" w:rsidP="00476F1C">
      <w:pPr>
        <w:spacing w:after="0" w:line="240" w:lineRule="auto"/>
      </w:pPr>
    </w:p>
    <w:p w14:paraId="7F5C1D84" w14:textId="77777777" w:rsidR="00320A2D" w:rsidRDefault="00320A2D" w:rsidP="00476F1C">
      <w:pPr>
        <w:spacing w:after="0" w:line="240" w:lineRule="auto"/>
      </w:pPr>
    </w:p>
    <w:p w14:paraId="0BE55B0D" w14:textId="77777777" w:rsidR="0046398F" w:rsidRDefault="0046398F" w:rsidP="00476F1C">
      <w:pPr>
        <w:spacing w:after="0" w:line="240" w:lineRule="auto"/>
      </w:pPr>
    </w:p>
    <w:p w14:paraId="78E2AC34" w14:textId="77777777" w:rsidR="00320A2D" w:rsidRDefault="00320A2D" w:rsidP="00476F1C">
      <w:pPr>
        <w:spacing w:after="0" w:line="240" w:lineRule="auto"/>
      </w:pPr>
    </w:p>
    <w:p w14:paraId="2AF546B8" w14:textId="77777777" w:rsidR="00320A2D" w:rsidRDefault="00320A2D" w:rsidP="00476F1C">
      <w:pPr>
        <w:spacing w:after="0" w:line="240" w:lineRule="auto"/>
      </w:pPr>
    </w:p>
    <w:p w14:paraId="1EA6D630" w14:textId="77777777" w:rsidR="00320A2D" w:rsidRDefault="00320A2D" w:rsidP="00476F1C">
      <w:pPr>
        <w:spacing w:after="0" w:line="240" w:lineRule="auto"/>
      </w:pPr>
    </w:p>
    <w:p w14:paraId="0173C502" w14:textId="77777777" w:rsidR="00FF1F20" w:rsidRDefault="00FF1F20" w:rsidP="00476F1C">
      <w:pPr>
        <w:spacing w:after="0" w:line="240" w:lineRule="auto"/>
        <w:rPr>
          <w:rFonts w:ascii="Georgia" w:hAnsi="Georgia"/>
          <w:b/>
          <w:i/>
          <w:sz w:val="24"/>
        </w:rPr>
      </w:pPr>
    </w:p>
    <w:p w14:paraId="5159A1D6" w14:textId="77777777" w:rsidR="00FF1F20" w:rsidRDefault="00FF1F20" w:rsidP="00476F1C">
      <w:pPr>
        <w:spacing w:after="0" w:line="240" w:lineRule="auto"/>
        <w:rPr>
          <w:rFonts w:ascii="Georgia" w:hAnsi="Georgia"/>
          <w:b/>
          <w:i/>
          <w:sz w:val="24"/>
        </w:rPr>
      </w:pPr>
    </w:p>
    <w:p w14:paraId="76A26CDA" w14:textId="77777777" w:rsidR="00FF1F20" w:rsidRDefault="00FF1F20" w:rsidP="00476F1C">
      <w:pPr>
        <w:spacing w:after="0" w:line="240" w:lineRule="auto"/>
        <w:rPr>
          <w:rFonts w:ascii="Georgia" w:hAnsi="Georgia"/>
          <w:b/>
          <w:i/>
          <w:sz w:val="24"/>
        </w:rPr>
      </w:pPr>
    </w:p>
    <w:p w14:paraId="5036D1E4" w14:textId="77777777" w:rsidR="00476F1C" w:rsidRDefault="00476F1C" w:rsidP="00476F1C">
      <w:pPr>
        <w:spacing w:after="0" w:line="240" w:lineRule="auto"/>
        <w:rPr>
          <w:rFonts w:ascii="Georgia" w:hAnsi="Georgia"/>
          <w:b/>
          <w:i/>
        </w:rPr>
      </w:pPr>
    </w:p>
    <w:p w14:paraId="621F0AD7" w14:textId="77777777" w:rsidR="00476F1C" w:rsidRDefault="00476F1C" w:rsidP="00476F1C">
      <w:pPr>
        <w:spacing w:after="0" w:line="240" w:lineRule="auto"/>
        <w:rPr>
          <w:rFonts w:ascii="Georgia" w:hAnsi="Georgia"/>
          <w:b/>
          <w:i/>
        </w:rPr>
      </w:pPr>
    </w:p>
    <w:p w14:paraId="5BEFD357" w14:textId="77777777" w:rsidR="00476F1C" w:rsidRDefault="00476F1C" w:rsidP="00476F1C">
      <w:pPr>
        <w:spacing w:after="0" w:line="240" w:lineRule="auto"/>
        <w:rPr>
          <w:rFonts w:ascii="Georgia" w:hAnsi="Georgia"/>
          <w:b/>
          <w:i/>
        </w:rPr>
      </w:pPr>
    </w:p>
    <w:p w14:paraId="1A8B8667" w14:textId="77777777" w:rsidR="00476F1C" w:rsidRDefault="00476F1C" w:rsidP="00476F1C">
      <w:pPr>
        <w:spacing w:after="0" w:line="240" w:lineRule="auto"/>
        <w:rPr>
          <w:rFonts w:ascii="Georgia" w:hAnsi="Georgia"/>
          <w:b/>
          <w:i/>
        </w:rPr>
      </w:pPr>
    </w:p>
    <w:p w14:paraId="75AFD011" w14:textId="77777777" w:rsidR="00476F1C" w:rsidRDefault="00476F1C" w:rsidP="00476F1C">
      <w:pPr>
        <w:spacing w:after="0" w:line="240" w:lineRule="auto"/>
        <w:rPr>
          <w:rFonts w:ascii="Georgia" w:hAnsi="Georgia"/>
          <w:b/>
          <w:i/>
        </w:rPr>
      </w:pPr>
    </w:p>
    <w:p w14:paraId="74CE1448" w14:textId="77777777" w:rsidR="00476F1C" w:rsidRDefault="00476F1C" w:rsidP="00476F1C">
      <w:pPr>
        <w:spacing w:after="0" w:line="240" w:lineRule="auto"/>
        <w:rPr>
          <w:rFonts w:ascii="Georgia" w:hAnsi="Georgia"/>
          <w:b/>
          <w:i/>
        </w:rPr>
      </w:pPr>
    </w:p>
    <w:p w14:paraId="20ED14F4" w14:textId="77777777" w:rsidR="00476F1C" w:rsidRDefault="00476F1C" w:rsidP="00476F1C">
      <w:pPr>
        <w:spacing w:after="0" w:line="240" w:lineRule="auto"/>
        <w:rPr>
          <w:rFonts w:ascii="Georgia" w:hAnsi="Georgia"/>
          <w:b/>
          <w:i/>
        </w:rPr>
      </w:pPr>
    </w:p>
    <w:p w14:paraId="4249A5CA" w14:textId="77777777" w:rsidR="00476F1C" w:rsidRDefault="00476F1C" w:rsidP="00476F1C">
      <w:pPr>
        <w:spacing w:after="0" w:line="240" w:lineRule="auto"/>
        <w:rPr>
          <w:rFonts w:ascii="Georgia" w:hAnsi="Georgia"/>
          <w:b/>
          <w:i/>
        </w:rPr>
      </w:pPr>
    </w:p>
    <w:p w14:paraId="1E6A055C" w14:textId="77777777" w:rsidR="00476F1C" w:rsidRDefault="00476F1C" w:rsidP="00476F1C">
      <w:pPr>
        <w:spacing w:after="0" w:line="240" w:lineRule="auto"/>
        <w:rPr>
          <w:rFonts w:ascii="Georgia" w:hAnsi="Georgia"/>
          <w:b/>
          <w:i/>
        </w:rPr>
      </w:pPr>
    </w:p>
    <w:p w14:paraId="645C5F21" w14:textId="77777777" w:rsidR="00476F1C" w:rsidRDefault="00476F1C" w:rsidP="00476F1C">
      <w:pPr>
        <w:spacing w:after="0" w:line="240" w:lineRule="auto"/>
        <w:rPr>
          <w:rFonts w:ascii="Georgia" w:hAnsi="Georgia"/>
          <w:b/>
          <w:i/>
        </w:rPr>
      </w:pPr>
    </w:p>
    <w:p w14:paraId="46BA647B" w14:textId="77777777" w:rsidR="00476F1C" w:rsidRDefault="00476F1C" w:rsidP="00476F1C">
      <w:pPr>
        <w:spacing w:after="0" w:line="240" w:lineRule="auto"/>
        <w:rPr>
          <w:rFonts w:ascii="Georgia" w:hAnsi="Georgia"/>
          <w:b/>
          <w:i/>
        </w:rPr>
      </w:pPr>
    </w:p>
    <w:p w14:paraId="77ADA74F" w14:textId="77777777" w:rsidR="00476F1C" w:rsidRDefault="00476F1C" w:rsidP="00476F1C">
      <w:pPr>
        <w:spacing w:after="0" w:line="240" w:lineRule="auto"/>
        <w:rPr>
          <w:rFonts w:ascii="Georgia" w:hAnsi="Georgia"/>
          <w:b/>
          <w:i/>
        </w:rPr>
      </w:pPr>
    </w:p>
    <w:p w14:paraId="5BF87FBA" w14:textId="77777777" w:rsidR="00476F1C" w:rsidRDefault="00476F1C" w:rsidP="00476F1C">
      <w:pPr>
        <w:spacing w:after="0" w:line="240" w:lineRule="auto"/>
        <w:rPr>
          <w:rFonts w:ascii="Georgia" w:hAnsi="Georgia"/>
          <w:b/>
          <w:i/>
        </w:rPr>
      </w:pPr>
    </w:p>
    <w:p w14:paraId="6748F07D" w14:textId="77777777" w:rsidR="00476F1C" w:rsidRDefault="00476F1C" w:rsidP="00476F1C">
      <w:pPr>
        <w:spacing w:after="0" w:line="240" w:lineRule="auto"/>
        <w:rPr>
          <w:rFonts w:ascii="Georgia" w:hAnsi="Georgia"/>
          <w:b/>
          <w:i/>
        </w:rPr>
      </w:pPr>
    </w:p>
    <w:p w14:paraId="743ED727" w14:textId="77777777" w:rsidR="00476F1C" w:rsidRDefault="00476F1C" w:rsidP="00476F1C">
      <w:pPr>
        <w:spacing w:after="0" w:line="240" w:lineRule="auto"/>
        <w:rPr>
          <w:rFonts w:ascii="Georgia" w:hAnsi="Georgia"/>
          <w:b/>
          <w:i/>
        </w:rPr>
      </w:pPr>
    </w:p>
    <w:p w14:paraId="29D0FB04" w14:textId="77777777" w:rsidR="00320A2D" w:rsidRPr="00476F1C" w:rsidRDefault="00320A2D" w:rsidP="00476F1C">
      <w:pPr>
        <w:spacing w:after="0" w:line="240" w:lineRule="auto"/>
        <w:rPr>
          <w:rFonts w:ascii="Georgia" w:hAnsi="Georgia"/>
          <w:b/>
          <w:i/>
        </w:rPr>
      </w:pPr>
      <w:r w:rsidRPr="00476F1C">
        <w:rPr>
          <w:rFonts w:ascii="Georgia" w:hAnsi="Georgia"/>
          <w:b/>
          <w:i/>
        </w:rPr>
        <w:t xml:space="preserve">Trabajo Fin de Máster </w:t>
      </w:r>
    </w:p>
    <w:p w14:paraId="513A8811" w14:textId="77777777" w:rsidR="00FF1F20" w:rsidRPr="00476F1C" w:rsidRDefault="00FF1F20" w:rsidP="00476F1C">
      <w:pPr>
        <w:spacing w:after="0" w:line="240" w:lineRule="auto"/>
        <w:rPr>
          <w:rFonts w:ascii="Georgia" w:hAnsi="Georgia"/>
          <w:b/>
        </w:rPr>
      </w:pPr>
    </w:p>
    <w:p w14:paraId="4D82D62E" w14:textId="77777777" w:rsidR="00A51957" w:rsidRPr="00476F1C" w:rsidRDefault="00377EF3" w:rsidP="00476F1C">
      <w:pPr>
        <w:spacing w:after="0" w:line="240" w:lineRule="auto"/>
        <w:rPr>
          <w:rFonts w:ascii="Georgia" w:hAnsi="Georgia"/>
          <w:i/>
        </w:rPr>
      </w:pPr>
      <w:r w:rsidRPr="00476F1C">
        <w:rPr>
          <w:rFonts w:ascii="Georgia" w:hAnsi="Georgia"/>
        </w:rPr>
        <w:t>Presentado</w:t>
      </w:r>
      <w:r w:rsidR="00320A2D" w:rsidRPr="00476F1C">
        <w:rPr>
          <w:rFonts w:ascii="Georgia" w:hAnsi="Georgia"/>
        </w:rPr>
        <w:t xml:space="preserve"> por: </w:t>
      </w:r>
      <w:r w:rsidR="00D602E3" w:rsidRPr="00476F1C">
        <w:rPr>
          <w:rFonts w:ascii="Georgia" w:hAnsi="Georgia"/>
        </w:rPr>
        <w:t xml:space="preserve">  </w:t>
      </w:r>
      <w:r w:rsidR="00FF1F20" w:rsidRPr="00476F1C">
        <w:rPr>
          <w:rFonts w:ascii="Georgia" w:hAnsi="Georgia"/>
        </w:rPr>
        <w:tab/>
      </w:r>
      <w:r w:rsidR="00997BC9" w:rsidRPr="00476F1C">
        <w:rPr>
          <w:rFonts w:ascii="Georgia" w:hAnsi="Georgia"/>
          <w:i/>
        </w:rPr>
        <w:t>González San Francisco</w:t>
      </w:r>
      <w:r w:rsidR="00320A2D" w:rsidRPr="00476F1C">
        <w:rPr>
          <w:rFonts w:ascii="Georgia" w:hAnsi="Georgia"/>
          <w:i/>
        </w:rPr>
        <w:t xml:space="preserve">, </w:t>
      </w:r>
      <w:r w:rsidR="00997BC9" w:rsidRPr="00476F1C">
        <w:rPr>
          <w:rFonts w:ascii="Georgia" w:hAnsi="Georgia"/>
          <w:i/>
        </w:rPr>
        <w:t>Alberto</w:t>
      </w:r>
    </w:p>
    <w:p w14:paraId="2F5F9308" w14:textId="77777777" w:rsidR="00320A2D" w:rsidRPr="00476F1C" w:rsidRDefault="00320A2D" w:rsidP="00476F1C">
      <w:pPr>
        <w:spacing w:after="0" w:line="240" w:lineRule="auto"/>
        <w:rPr>
          <w:rFonts w:ascii="Georgia" w:hAnsi="Georgia"/>
          <w:i/>
        </w:rPr>
      </w:pPr>
      <w:r w:rsidRPr="00476F1C">
        <w:rPr>
          <w:rFonts w:ascii="Georgia" w:hAnsi="Georgia"/>
        </w:rPr>
        <w:t xml:space="preserve">Director: </w:t>
      </w:r>
      <w:r w:rsidR="00D602E3" w:rsidRPr="00476F1C">
        <w:rPr>
          <w:rFonts w:ascii="Georgia" w:hAnsi="Georgia"/>
        </w:rPr>
        <w:t xml:space="preserve">  </w:t>
      </w:r>
      <w:r w:rsidR="00FF1F20" w:rsidRPr="00476F1C">
        <w:rPr>
          <w:rFonts w:ascii="Georgia" w:hAnsi="Georgia"/>
        </w:rPr>
        <w:tab/>
      </w:r>
      <w:r w:rsidR="00FF1F20" w:rsidRPr="00476F1C">
        <w:rPr>
          <w:rFonts w:ascii="Georgia" w:hAnsi="Georgia"/>
        </w:rPr>
        <w:tab/>
      </w:r>
      <w:r w:rsidR="002E16E8" w:rsidRPr="00476F1C">
        <w:rPr>
          <w:rFonts w:ascii="Georgia" w:hAnsi="Georgia"/>
          <w:i/>
        </w:rPr>
        <w:t>Alcaide Villar</w:t>
      </w:r>
      <w:r w:rsidRPr="00476F1C">
        <w:rPr>
          <w:rFonts w:ascii="Georgia" w:hAnsi="Georgia"/>
          <w:i/>
        </w:rPr>
        <w:t xml:space="preserve">, </w:t>
      </w:r>
      <w:r w:rsidR="002E16E8" w:rsidRPr="00476F1C">
        <w:rPr>
          <w:rFonts w:ascii="Georgia" w:hAnsi="Georgia"/>
          <w:i/>
        </w:rPr>
        <w:t>Daniel</w:t>
      </w:r>
    </w:p>
    <w:p w14:paraId="0098581A" w14:textId="77777777" w:rsidR="00476F1C" w:rsidRDefault="00476F1C" w:rsidP="00476F1C">
      <w:pPr>
        <w:pStyle w:val="NoSpacing"/>
        <w:rPr>
          <w:color w:val="4F81BD"/>
          <w:lang w:val="es-ES"/>
        </w:rPr>
      </w:pPr>
    </w:p>
    <w:p w14:paraId="6F7887C7" w14:textId="77777777" w:rsidR="00476F1C" w:rsidRDefault="00476F1C" w:rsidP="00476F1C">
      <w:pPr>
        <w:pStyle w:val="NoSpacing"/>
        <w:rPr>
          <w:color w:val="4F81BD"/>
          <w:lang w:val="es-ES"/>
        </w:rPr>
      </w:pPr>
    </w:p>
    <w:p w14:paraId="7DFDCF2F" w14:textId="77777777" w:rsidR="00320A2D" w:rsidRPr="004602F0" w:rsidRDefault="00320A2D" w:rsidP="00476F1C">
      <w:pPr>
        <w:pStyle w:val="NoSpacing"/>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0D02270D" w14:textId="77777777" w:rsidR="000B5D0F" w:rsidRDefault="0046398F" w:rsidP="00476F1C">
      <w:pPr>
        <w:pStyle w:val="NoSpacing"/>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26A0E3A2" w14:textId="77777777" w:rsidR="000B5D0F" w:rsidRDefault="000B5D0F" w:rsidP="009F0408">
      <w:pPr>
        <w:jc w:val="left"/>
        <w:rPr>
          <w:color w:val="4F81BD"/>
          <w:lang w:val="es-ES"/>
        </w:rPr>
      </w:pPr>
      <w:r>
        <w:rPr>
          <w:color w:val="4F81BD"/>
          <w:lang w:val="es-ES"/>
        </w:rPr>
        <w:br w:type="page"/>
      </w:r>
    </w:p>
    <w:p w14:paraId="05498364" w14:textId="77777777" w:rsidR="00FF1F20" w:rsidRDefault="00FF1F20" w:rsidP="009F0408">
      <w:pPr>
        <w:jc w:val="left"/>
        <w:rPr>
          <w:color w:val="4F81BD"/>
          <w:lang w:val="es-ES"/>
        </w:rPr>
      </w:pPr>
      <w:r>
        <w:rPr>
          <w:color w:val="4F81BD"/>
          <w:lang w:val="es-ES"/>
        </w:rPr>
        <w:lastRenderedPageBreak/>
        <w:br w:type="page"/>
      </w:r>
    </w:p>
    <w:p w14:paraId="70423604" w14:textId="77777777" w:rsidR="00FF1F20" w:rsidRDefault="00FF1F20" w:rsidP="009F0408">
      <w:pPr>
        <w:jc w:val="left"/>
        <w:rPr>
          <w:rFonts w:ascii="Calibri" w:eastAsia="Times New Roman" w:hAnsi="Calibri" w:cs="Times New Roman"/>
          <w:color w:val="4F81BD"/>
          <w:lang w:val="es-ES" w:bidi="en-US"/>
        </w:rPr>
      </w:pPr>
    </w:p>
    <w:p w14:paraId="371F3B7A" w14:textId="77777777" w:rsidR="00320A2D" w:rsidRPr="004602F0" w:rsidRDefault="00320A2D" w:rsidP="009F0408">
      <w:pPr>
        <w:pStyle w:val="NoSpacing"/>
        <w:spacing w:line="360" w:lineRule="auto"/>
        <w:rPr>
          <w:color w:val="4F81BD"/>
          <w:lang w:val="es-ES"/>
        </w:rPr>
      </w:pPr>
    </w:p>
    <w:p w14:paraId="44399342" w14:textId="77777777" w:rsidR="00867D8D" w:rsidRPr="005A5BC3" w:rsidRDefault="00867D8D" w:rsidP="009F0408">
      <w:pPr>
        <w:jc w:val="center"/>
        <w:rPr>
          <w:b/>
          <w:i/>
          <w:sz w:val="28"/>
        </w:rPr>
      </w:pPr>
      <w:r w:rsidRPr="005A5BC3">
        <w:rPr>
          <w:b/>
          <w:i/>
          <w:sz w:val="28"/>
        </w:rPr>
        <w:t>ÍNDICE DE CONTENIDO</w:t>
      </w:r>
    </w:p>
    <w:p w14:paraId="6FD31FF1" w14:textId="77777777" w:rsidR="00867D8D" w:rsidRDefault="00867D8D" w:rsidP="009F0408">
      <w:pPr>
        <w:pStyle w:val="TOC1"/>
        <w:spacing w:line="360" w:lineRule="auto"/>
        <w:rPr>
          <w:lang w:bidi="en-US"/>
        </w:rPr>
      </w:pPr>
    </w:p>
    <w:p w14:paraId="117D6002" w14:textId="77777777" w:rsidR="00E44476" w:rsidRDefault="00EB158F">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695595" w:history="1">
        <w:r w:rsidR="00E44476" w:rsidRPr="00314635">
          <w:rPr>
            <w:rStyle w:val="Hyperlink"/>
            <w:lang w:bidi="en-US"/>
          </w:rPr>
          <w:t>Resumen</w:t>
        </w:r>
        <w:r w:rsidR="00E44476">
          <w:rPr>
            <w:noProof/>
            <w:webHidden/>
          </w:rPr>
          <w:tab/>
        </w:r>
        <w:r w:rsidR="00E44476">
          <w:rPr>
            <w:noProof/>
            <w:webHidden/>
          </w:rPr>
          <w:fldChar w:fldCharType="begin"/>
        </w:r>
        <w:r w:rsidR="00E44476">
          <w:rPr>
            <w:noProof/>
            <w:webHidden/>
          </w:rPr>
          <w:instrText xml:space="preserve"> PAGEREF _Toc488695595 \h </w:instrText>
        </w:r>
        <w:r w:rsidR="00E44476">
          <w:rPr>
            <w:noProof/>
            <w:webHidden/>
          </w:rPr>
        </w:r>
        <w:r w:rsidR="00E44476">
          <w:rPr>
            <w:noProof/>
            <w:webHidden/>
          </w:rPr>
          <w:fldChar w:fldCharType="separate"/>
        </w:r>
        <w:r w:rsidR="00E44476">
          <w:rPr>
            <w:noProof/>
            <w:webHidden/>
          </w:rPr>
          <w:t>6</w:t>
        </w:r>
        <w:r w:rsidR="00E44476">
          <w:rPr>
            <w:noProof/>
            <w:webHidden/>
          </w:rPr>
          <w:fldChar w:fldCharType="end"/>
        </w:r>
      </w:hyperlink>
    </w:p>
    <w:p w14:paraId="11D8DF28" w14:textId="77777777" w:rsidR="00E44476" w:rsidRDefault="00F13DE8">
      <w:pPr>
        <w:pStyle w:val="TOC1"/>
        <w:rPr>
          <w:rFonts w:asciiTheme="minorHAnsi" w:eastAsiaTheme="minorEastAsia" w:hAnsiTheme="minorHAnsi" w:cstheme="minorBidi"/>
          <w:b w:val="0"/>
          <w:caps w:val="0"/>
          <w:noProof/>
          <w:sz w:val="22"/>
          <w:szCs w:val="22"/>
        </w:rPr>
      </w:pPr>
      <w:hyperlink w:anchor="_Toc488695596" w:history="1">
        <w:r w:rsidR="00E44476" w:rsidRPr="00314635">
          <w:rPr>
            <w:rStyle w:val="Hyperlink"/>
            <w:lang w:bidi="en-US"/>
          </w:rPr>
          <w:t>Abstract</w:t>
        </w:r>
        <w:r w:rsidR="00E44476">
          <w:rPr>
            <w:noProof/>
            <w:webHidden/>
          </w:rPr>
          <w:tab/>
        </w:r>
        <w:r w:rsidR="00E44476">
          <w:rPr>
            <w:noProof/>
            <w:webHidden/>
          </w:rPr>
          <w:fldChar w:fldCharType="begin"/>
        </w:r>
        <w:r w:rsidR="00E44476">
          <w:rPr>
            <w:noProof/>
            <w:webHidden/>
          </w:rPr>
          <w:instrText xml:space="preserve"> PAGEREF _Toc488695596 \h </w:instrText>
        </w:r>
        <w:r w:rsidR="00E44476">
          <w:rPr>
            <w:noProof/>
            <w:webHidden/>
          </w:rPr>
        </w:r>
        <w:r w:rsidR="00E44476">
          <w:rPr>
            <w:noProof/>
            <w:webHidden/>
          </w:rPr>
          <w:fldChar w:fldCharType="separate"/>
        </w:r>
        <w:r w:rsidR="00E44476">
          <w:rPr>
            <w:noProof/>
            <w:webHidden/>
          </w:rPr>
          <w:t>7</w:t>
        </w:r>
        <w:r w:rsidR="00E44476">
          <w:rPr>
            <w:noProof/>
            <w:webHidden/>
          </w:rPr>
          <w:fldChar w:fldCharType="end"/>
        </w:r>
      </w:hyperlink>
    </w:p>
    <w:p w14:paraId="47F5BE5F" w14:textId="77777777" w:rsidR="00E44476" w:rsidRDefault="00F13DE8">
      <w:pPr>
        <w:pStyle w:val="TOC1"/>
        <w:rPr>
          <w:rFonts w:asciiTheme="minorHAnsi" w:eastAsiaTheme="minorEastAsia" w:hAnsiTheme="minorHAnsi" w:cstheme="minorBidi"/>
          <w:b w:val="0"/>
          <w:caps w:val="0"/>
          <w:noProof/>
          <w:sz w:val="22"/>
          <w:szCs w:val="22"/>
        </w:rPr>
      </w:pPr>
      <w:hyperlink w:anchor="_Toc488695597" w:history="1">
        <w:r w:rsidR="00E44476" w:rsidRPr="00314635">
          <w:rPr>
            <w:rStyle w:val="Hyperlink"/>
            <w:lang w:bidi="en-US"/>
          </w:rPr>
          <w:t>1.</w:t>
        </w:r>
        <w:r w:rsidR="00E44476">
          <w:rPr>
            <w:rFonts w:asciiTheme="minorHAnsi" w:eastAsiaTheme="minorEastAsia" w:hAnsiTheme="minorHAnsi" w:cstheme="minorBidi"/>
            <w:b w:val="0"/>
            <w:caps w:val="0"/>
            <w:noProof/>
            <w:sz w:val="22"/>
            <w:szCs w:val="22"/>
          </w:rPr>
          <w:tab/>
        </w:r>
        <w:r w:rsidR="00E44476" w:rsidRPr="00314635">
          <w:rPr>
            <w:rStyle w:val="Hyperlink"/>
            <w:lang w:bidi="en-US"/>
          </w:rPr>
          <w:t>Introducción</w:t>
        </w:r>
        <w:r w:rsidR="00E44476">
          <w:rPr>
            <w:noProof/>
            <w:webHidden/>
          </w:rPr>
          <w:tab/>
        </w:r>
        <w:r w:rsidR="00E44476">
          <w:rPr>
            <w:noProof/>
            <w:webHidden/>
          </w:rPr>
          <w:fldChar w:fldCharType="begin"/>
        </w:r>
        <w:r w:rsidR="00E44476">
          <w:rPr>
            <w:noProof/>
            <w:webHidden/>
          </w:rPr>
          <w:instrText xml:space="preserve"> PAGEREF _Toc488695597 \h </w:instrText>
        </w:r>
        <w:r w:rsidR="00E44476">
          <w:rPr>
            <w:noProof/>
            <w:webHidden/>
          </w:rPr>
        </w:r>
        <w:r w:rsidR="00E44476">
          <w:rPr>
            <w:noProof/>
            <w:webHidden/>
          </w:rPr>
          <w:fldChar w:fldCharType="separate"/>
        </w:r>
        <w:r w:rsidR="00E44476">
          <w:rPr>
            <w:noProof/>
            <w:webHidden/>
          </w:rPr>
          <w:t>8</w:t>
        </w:r>
        <w:r w:rsidR="00E44476">
          <w:rPr>
            <w:noProof/>
            <w:webHidden/>
          </w:rPr>
          <w:fldChar w:fldCharType="end"/>
        </w:r>
      </w:hyperlink>
    </w:p>
    <w:p w14:paraId="39952F3C" w14:textId="77777777" w:rsidR="00E44476" w:rsidRDefault="00F13DE8">
      <w:pPr>
        <w:pStyle w:val="TOC2"/>
        <w:rPr>
          <w:rFonts w:asciiTheme="minorHAnsi" w:eastAsiaTheme="minorEastAsia" w:hAnsiTheme="minorHAnsi" w:cstheme="minorBidi"/>
          <w:b w:val="0"/>
          <w:sz w:val="22"/>
          <w:szCs w:val="22"/>
        </w:rPr>
      </w:pPr>
      <w:hyperlink w:anchor="_Toc488695598" w:history="1">
        <w:r w:rsidR="00E44476" w:rsidRPr="00314635">
          <w:rPr>
            <w:rStyle w:val="Hyperlink"/>
            <w:rFonts w:cs="Arial"/>
          </w:rPr>
          <w:t>1.1</w:t>
        </w:r>
        <w:r w:rsidR="00E44476">
          <w:rPr>
            <w:rFonts w:asciiTheme="minorHAnsi" w:eastAsiaTheme="minorEastAsia" w:hAnsiTheme="minorHAnsi" w:cstheme="minorBidi"/>
            <w:b w:val="0"/>
            <w:sz w:val="22"/>
            <w:szCs w:val="22"/>
          </w:rPr>
          <w:tab/>
        </w:r>
        <w:r w:rsidR="00E44476" w:rsidRPr="00314635">
          <w:rPr>
            <w:rStyle w:val="Hyperlink"/>
          </w:rPr>
          <w:t>Motivación</w:t>
        </w:r>
        <w:r w:rsidR="00E44476">
          <w:rPr>
            <w:webHidden/>
          </w:rPr>
          <w:tab/>
        </w:r>
        <w:r w:rsidR="00E44476">
          <w:rPr>
            <w:webHidden/>
          </w:rPr>
          <w:fldChar w:fldCharType="begin"/>
        </w:r>
        <w:r w:rsidR="00E44476">
          <w:rPr>
            <w:webHidden/>
          </w:rPr>
          <w:instrText xml:space="preserve"> PAGEREF _Toc488695598 \h </w:instrText>
        </w:r>
        <w:r w:rsidR="00E44476">
          <w:rPr>
            <w:webHidden/>
          </w:rPr>
        </w:r>
        <w:r w:rsidR="00E44476">
          <w:rPr>
            <w:webHidden/>
          </w:rPr>
          <w:fldChar w:fldCharType="separate"/>
        </w:r>
        <w:r w:rsidR="00E44476">
          <w:rPr>
            <w:webHidden/>
          </w:rPr>
          <w:t>9</w:t>
        </w:r>
        <w:r w:rsidR="00E44476">
          <w:rPr>
            <w:webHidden/>
          </w:rPr>
          <w:fldChar w:fldCharType="end"/>
        </w:r>
      </w:hyperlink>
    </w:p>
    <w:p w14:paraId="2B41D9C7" w14:textId="77777777" w:rsidR="00E44476" w:rsidRDefault="00F13DE8">
      <w:pPr>
        <w:pStyle w:val="TOC2"/>
        <w:rPr>
          <w:rFonts w:asciiTheme="minorHAnsi" w:eastAsiaTheme="minorEastAsia" w:hAnsiTheme="minorHAnsi" w:cstheme="minorBidi"/>
          <w:b w:val="0"/>
          <w:sz w:val="22"/>
          <w:szCs w:val="22"/>
        </w:rPr>
      </w:pPr>
      <w:hyperlink w:anchor="_Toc488695599" w:history="1">
        <w:r w:rsidR="00E44476" w:rsidRPr="00314635">
          <w:rPr>
            <w:rStyle w:val="Hyperlink"/>
            <w:rFonts w:cs="Arial"/>
          </w:rPr>
          <w:t>1.2</w:t>
        </w:r>
        <w:r w:rsidR="00E44476">
          <w:rPr>
            <w:rFonts w:asciiTheme="minorHAnsi" w:eastAsiaTheme="minorEastAsia" w:hAnsiTheme="minorHAnsi" w:cstheme="minorBidi"/>
            <w:b w:val="0"/>
            <w:sz w:val="22"/>
            <w:szCs w:val="22"/>
          </w:rPr>
          <w:tab/>
        </w:r>
        <w:r w:rsidR="00E44476" w:rsidRPr="00314635">
          <w:rPr>
            <w:rStyle w:val="Hyperlink"/>
          </w:rPr>
          <w:t>Planteamiento de trabajo</w:t>
        </w:r>
        <w:r w:rsidR="00E44476">
          <w:rPr>
            <w:webHidden/>
          </w:rPr>
          <w:tab/>
        </w:r>
        <w:r w:rsidR="00E44476">
          <w:rPr>
            <w:webHidden/>
          </w:rPr>
          <w:fldChar w:fldCharType="begin"/>
        </w:r>
        <w:r w:rsidR="00E44476">
          <w:rPr>
            <w:webHidden/>
          </w:rPr>
          <w:instrText xml:space="preserve"> PAGEREF _Toc488695599 \h </w:instrText>
        </w:r>
        <w:r w:rsidR="00E44476">
          <w:rPr>
            <w:webHidden/>
          </w:rPr>
        </w:r>
        <w:r w:rsidR="00E44476">
          <w:rPr>
            <w:webHidden/>
          </w:rPr>
          <w:fldChar w:fldCharType="separate"/>
        </w:r>
        <w:r w:rsidR="00E44476">
          <w:rPr>
            <w:webHidden/>
          </w:rPr>
          <w:t>10</w:t>
        </w:r>
        <w:r w:rsidR="00E44476">
          <w:rPr>
            <w:webHidden/>
          </w:rPr>
          <w:fldChar w:fldCharType="end"/>
        </w:r>
      </w:hyperlink>
    </w:p>
    <w:p w14:paraId="184C7DFD" w14:textId="77777777" w:rsidR="00E44476" w:rsidRDefault="00F13DE8">
      <w:pPr>
        <w:pStyle w:val="TOC2"/>
        <w:rPr>
          <w:rFonts w:asciiTheme="minorHAnsi" w:eastAsiaTheme="minorEastAsia" w:hAnsiTheme="minorHAnsi" w:cstheme="minorBidi"/>
          <w:b w:val="0"/>
          <w:sz w:val="22"/>
          <w:szCs w:val="22"/>
        </w:rPr>
      </w:pPr>
      <w:hyperlink w:anchor="_Toc488695600" w:history="1">
        <w:r w:rsidR="00E44476" w:rsidRPr="00314635">
          <w:rPr>
            <w:rStyle w:val="Hyperlink"/>
            <w:rFonts w:cs="Arial"/>
          </w:rPr>
          <w:t>1.3</w:t>
        </w:r>
        <w:r w:rsidR="00E44476">
          <w:rPr>
            <w:rFonts w:asciiTheme="minorHAnsi" w:eastAsiaTheme="minorEastAsia" w:hAnsiTheme="minorHAnsi" w:cstheme="minorBidi"/>
            <w:b w:val="0"/>
            <w:sz w:val="22"/>
            <w:szCs w:val="22"/>
          </w:rPr>
          <w:tab/>
        </w:r>
        <w:r w:rsidR="00E44476" w:rsidRPr="00314635">
          <w:rPr>
            <w:rStyle w:val="Hyperlink"/>
          </w:rPr>
          <w:t>Estructura de capítulos</w:t>
        </w:r>
        <w:r w:rsidR="00E44476">
          <w:rPr>
            <w:webHidden/>
          </w:rPr>
          <w:tab/>
        </w:r>
        <w:r w:rsidR="00E44476">
          <w:rPr>
            <w:webHidden/>
          </w:rPr>
          <w:fldChar w:fldCharType="begin"/>
        </w:r>
        <w:r w:rsidR="00E44476">
          <w:rPr>
            <w:webHidden/>
          </w:rPr>
          <w:instrText xml:space="preserve"> PAGEREF _Toc488695600 \h </w:instrText>
        </w:r>
        <w:r w:rsidR="00E44476">
          <w:rPr>
            <w:webHidden/>
          </w:rPr>
        </w:r>
        <w:r w:rsidR="00E44476">
          <w:rPr>
            <w:webHidden/>
          </w:rPr>
          <w:fldChar w:fldCharType="separate"/>
        </w:r>
        <w:r w:rsidR="00E44476">
          <w:rPr>
            <w:webHidden/>
          </w:rPr>
          <w:t>10</w:t>
        </w:r>
        <w:r w:rsidR="00E44476">
          <w:rPr>
            <w:webHidden/>
          </w:rPr>
          <w:fldChar w:fldCharType="end"/>
        </w:r>
      </w:hyperlink>
    </w:p>
    <w:p w14:paraId="498A0C74" w14:textId="77777777" w:rsidR="00E44476" w:rsidRDefault="00F13DE8">
      <w:pPr>
        <w:pStyle w:val="TOC1"/>
        <w:rPr>
          <w:rFonts w:asciiTheme="minorHAnsi" w:eastAsiaTheme="minorEastAsia" w:hAnsiTheme="minorHAnsi" w:cstheme="minorBidi"/>
          <w:b w:val="0"/>
          <w:caps w:val="0"/>
          <w:noProof/>
          <w:sz w:val="22"/>
          <w:szCs w:val="22"/>
        </w:rPr>
      </w:pPr>
      <w:hyperlink w:anchor="_Toc488695601" w:history="1">
        <w:r w:rsidR="00E44476" w:rsidRPr="00314635">
          <w:rPr>
            <w:rStyle w:val="Hyperlink"/>
            <w:lang w:bidi="en-US"/>
          </w:rPr>
          <w:t>2</w:t>
        </w:r>
        <w:r w:rsidR="00E44476">
          <w:rPr>
            <w:rFonts w:asciiTheme="minorHAnsi" w:eastAsiaTheme="minorEastAsia" w:hAnsiTheme="minorHAnsi" w:cstheme="minorBidi"/>
            <w:b w:val="0"/>
            <w:caps w:val="0"/>
            <w:noProof/>
            <w:sz w:val="22"/>
            <w:szCs w:val="22"/>
          </w:rPr>
          <w:tab/>
        </w:r>
        <w:r w:rsidR="00E44476" w:rsidRPr="00314635">
          <w:rPr>
            <w:rStyle w:val="Hyperlink"/>
            <w:lang w:bidi="en-US"/>
          </w:rPr>
          <w:t>Estado del Arte</w:t>
        </w:r>
        <w:r w:rsidR="00E44476">
          <w:rPr>
            <w:noProof/>
            <w:webHidden/>
          </w:rPr>
          <w:tab/>
        </w:r>
        <w:r w:rsidR="00E44476">
          <w:rPr>
            <w:noProof/>
            <w:webHidden/>
          </w:rPr>
          <w:fldChar w:fldCharType="begin"/>
        </w:r>
        <w:r w:rsidR="00E44476">
          <w:rPr>
            <w:noProof/>
            <w:webHidden/>
          </w:rPr>
          <w:instrText xml:space="preserve"> PAGEREF _Toc488695601 \h </w:instrText>
        </w:r>
        <w:r w:rsidR="00E44476">
          <w:rPr>
            <w:noProof/>
            <w:webHidden/>
          </w:rPr>
        </w:r>
        <w:r w:rsidR="00E44476">
          <w:rPr>
            <w:noProof/>
            <w:webHidden/>
          </w:rPr>
          <w:fldChar w:fldCharType="separate"/>
        </w:r>
        <w:r w:rsidR="00E44476">
          <w:rPr>
            <w:noProof/>
            <w:webHidden/>
          </w:rPr>
          <w:t>11</w:t>
        </w:r>
        <w:r w:rsidR="00E44476">
          <w:rPr>
            <w:noProof/>
            <w:webHidden/>
          </w:rPr>
          <w:fldChar w:fldCharType="end"/>
        </w:r>
      </w:hyperlink>
    </w:p>
    <w:p w14:paraId="500CAB29" w14:textId="77777777" w:rsidR="00E44476" w:rsidRDefault="00F13DE8">
      <w:pPr>
        <w:pStyle w:val="TOC2"/>
        <w:rPr>
          <w:rFonts w:asciiTheme="minorHAnsi" w:eastAsiaTheme="minorEastAsia" w:hAnsiTheme="minorHAnsi" w:cstheme="minorBidi"/>
          <w:b w:val="0"/>
          <w:sz w:val="22"/>
          <w:szCs w:val="22"/>
        </w:rPr>
      </w:pPr>
      <w:hyperlink w:anchor="_Toc488695602" w:history="1">
        <w:r w:rsidR="00E44476" w:rsidRPr="00314635">
          <w:rPr>
            <w:rStyle w:val="Hyperlink"/>
            <w:rFonts w:cs="Arial"/>
          </w:rPr>
          <w:t>2.1</w:t>
        </w:r>
        <w:r w:rsidR="00E44476">
          <w:rPr>
            <w:rFonts w:asciiTheme="minorHAnsi" w:eastAsiaTheme="minorEastAsia" w:hAnsiTheme="minorHAnsi" w:cstheme="minorBidi"/>
            <w:b w:val="0"/>
            <w:sz w:val="22"/>
            <w:szCs w:val="22"/>
          </w:rPr>
          <w:tab/>
        </w:r>
        <w:r w:rsidR="00E44476" w:rsidRPr="00314635">
          <w:rPr>
            <w:rStyle w:val="Hyperlink"/>
          </w:rPr>
          <w:t>Situación actual</w:t>
        </w:r>
        <w:r w:rsidR="00E44476">
          <w:rPr>
            <w:webHidden/>
          </w:rPr>
          <w:tab/>
        </w:r>
        <w:r w:rsidR="00E44476">
          <w:rPr>
            <w:webHidden/>
          </w:rPr>
          <w:fldChar w:fldCharType="begin"/>
        </w:r>
        <w:r w:rsidR="00E44476">
          <w:rPr>
            <w:webHidden/>
          </w:rPr>
          <w:instrText xml:space="preserve"> PAGEREF _Toc488695602 \h </w:instrText>
        </w:r>
        <w:r w:rsidR="00E44476">
          <w:rPr>
            <w:webHidden/>
          </w:rPr>
        </w:r>
        <w:r w:rsidR="00E44476">
          <w:rPr>
            <w:webHidden/>
          </w:rPr>
          <w:fldChar w:fldCharType="separate"/>
        </w:r>
        <w:r w:rsidR="00E44476">
          <w:rPr>
            <w:webHidden/>
          </w:rPr>
          <w:t>11</w:t>
        </w:r>
        <w:r w:rsidR="00E44476">
          <w:rPr>
            <w:webHidden/>
          </w:rPr>
          <w:fldChar w:fldCharType="end"/>
        </w:r>
      </w:hyperlink>
    </w:p>
    <w:p w14:paraId="110F28C0" w14:textId="77777777" w:rsidR="00E44476" w:rsidRDefault="00F13DE8">
      <w:pPr>
        <w:pStyle w:val="TOC2"/>
        <w:rPr>
          <w:rFonts w:asciiTheme="minorHAnsi" w:eastAsiaTheme="minorEastAsia" w:hAnsiTheme="minorHAnsi" w:cstheme="minorBidi"/>
          <w:b w:val="0"/>
          <w:sz w:val="22"/>
          <w:szCs w:val="22"/>
        </w:rPr>
      </w:pPr>
      <w:hyperlink w:anchor="_Toc488695603" w:history="1">
        <w:r w:rsidR="00E44476" w:rsidRPr="00314635">
          <w:rPr>
            <w:rStyle w:val="Hyperlink"/>
            <w:rFonts w:cs="Arial"/>
          </w:rPr>
          <w:t>2.2</w:t>
        </w:r>
        <w:r w:rsidR="00E44476">
          <w:rPr>
            <w:rFonts w:asciiTheme="minorHAnsi" w:eastAsiaTheme="minorEastAsia" w:hAnsiTheme="minorHAnsi" w:cstheme="minorBidi"/>
            <w:b w:val="0"/>
            <w:sz w:val="22"/>
            <w:szCs w:val="22"/>
          </w:rPr>
          <w:tab/>
        </w:r>
        <w:r w:rsidR="00E44476" w:rsidRPr="00314635">
          <w:rPr>
            <w:rStyle w:val="Hyperlink"/>
          </w:rPr>
          <w:t>¿Qué son las anomalías?</w:t>
        </w:r>
        <w:r w:rsidR="00E44476">
          <w:rPr>
            <w:webHidden/>
          </w:rPr>
          <w:tab/>
        </w:r>
        <w:r w:rsidR="00E44476">
          <w:rPr>
            <w:webHidden/>
          </w:rPr>
          <w:fldChar w:fldCharType="begin"/>
        </w:r>
        <w:r w:rsidR="00E44476">
          <w:rPr>
            <w:webHidden/>
          </w:rPr>
          <w:instrText xml:space="preserve"> PAGEREF _Toc488695603 \h </w:instrText>
        </w:r>
        <w:r w:rsidR="00E44476">
          <w:rPr>
            <w:webHidden/>
          </w:rPr>
        </w:r>
        <w:r w:rsidR="00E44476">
          <w:rPr>
            <w:webHidden/>
          </w:rPr>
          <w:fldChar w:fldCharType="separate"/>
        </w:r>
        <w:r w:rsidR="00E44476">
          <w:rPr>
            <w:webHidden/>
          </w:rPr>
          <w:t>12</w:t>
        </w:r>
        <w:r w:rsidR="00E44476">
          <w:rPr>
            <w:webHidden/>
          </w:rPr>
          <w:fldChar w:fldCharType="end"/>
        </w:r>
      </w:hyperlink>
    </w:p>
    <w:p w14:paraId="0D9B13F6" w14:textId="77777777" w:rsidR="00E44476" w:rsidRDefault="00F13DE8">
      <w:pPr>
        <w:pStyle w:val="TOC2"/>
        <w:rPr>
          <w:rFonts w:asciiTheme="minorHAnsi" w:eastAsiaTheme="minorEastAsia" w:hAnsiTheme="minorHAnsi" w:cstheme="minorBidi"/>
          <w:b w:val="0"/>
          <w:sz w:val="22"/>
          <w:szCs w:val="22"/>
        </w:rPr>
      </w:pPr>
      <w:hyperlink w:anchor="_Toc488695604" w:history="1">
        <w:r w:rsidR="00E44476" w:rsidRPr="00314635">
          <w:rPr>
            <w:rStyle w:val="Hyperlink"/>
            <w:rFonts w:cs="Arial"/>
          </w:rPr>
          <w:t>2.3</w:t>
        </w:r>
        <w:r w:rsidR="00E44476">
          <w:rPr>
            <w:rFonts w:asciiTheme="minorHAnsi" w:eastAsiaTheme="minorEastAsia" w:hAnsiTheme="minorHAnsi" w:cstheme="minorBidi"/>
            <w:b w:val="0"/>
            <w:sz w:val="22"/>
            <w:szCs w:val="22"/>
          </w:rPr>
          <w:tab/>
        </w:r>
        <w:r w:rsidR="00E44476" w:rsidRPr="00314635">
          <w:rPr>
            <w:rStyle w:val="Hyperlink"/>
          </w:rPr>
          <w:t>Taxonomía de las anomalías</w:t>
        </w:r>
        <w:r w:rsidR="00E44476">
          <w:rPr>
            <w:webHidden/>
          </w:rPr>
          <w:tab/>
        </w:r>
        <w:r w:rsidR="00E44476">
          <w:rPr>
            <w:webHidden/>
          </w:rPr>
          <w:fldChar w:fldCharType="begin"/>
        </w:r>
        <w:r w:rsidR="00E44476">
          <w:rPr>
            <w:webHidden/>
          </w:rPr>
          <w:instrText xml:space="preserve"> PAGEREF _Toc488695604 \h </w:instrText>
        </w:r>
        <w:r w:rsidR="00E44476">
          <w:rPr>
            <w:webHidden/>
          </w:rPr>
        </w:r>
        <w:r w:rsidR="00E44476">
          <w:rPr>
            <w:webHidden/>
          </w:rPr>
          <w:fldChar w:fldCharType="separate"/>
        </w:r>
        <w:r w:rsidR="00E44476">
          <w:rPr>
            <w:webHidden/>
          </w:rPr>
          <w:t>13</w:t>
        </w:r>
        <w:r w:rsidR="00E44476">
          <w:rPr>
            <w:webHidden/>
          </w:rPr>
          <w:fldChar w:fldCharType="end"/>
        </w:r>
      </w:hyperlink>
    </w:p>
    <w:p w14:paraId="11597F6A" w14:textId="77777777" w:rsidR="00E44476" w:rsidRDefault="00F13DE8">
      <w:pPr>
        <w:pStyle w:val="TOC3"/>
        <w:rPr>
          <w:rFonts w:asciiTheme="minorHAnsi" w:eastAsiaTheme="minorEastAsia" w:hAnsiTheme="minorHAnsi" w:cstheme="minorBidi"/>
          <w:sz w:val="22"/>
          <w:szCs w:val="22"/>
        </w:rPr>
      </w:pPr>
      <w:hyperlink w:anchor="_Toc488695605" w:history="1">
        <w:r w:rsidR="00E44476" w:rsidRPr="00314635">
          <w:rPr>
            <w:rStyle w:val="Hyperlink"/>
          </w:rPr>
          <w:t>2.3.1</w:t>
        </w:r>
        <w:r w:rsidR="00E44476">
          <w:rPr>
            <w:rFonts w:asciiTheme="minorHAnsi" w:eastAsiaTheme="minorEastAsia" w:hAnsiTheme="minorHAnsi" w:cstheme="minorBidi"/>
            <w:sz w:val="22"/>
            <w:szCs w:val="22"/>
          </w:rPr>
          <w:tab/>
        </w:r>
        <w:r w:rsidR="00E44476" w:rsidRPr="00314635">
          <w:rPr>
            <w:rStyle w:val="Hyperlink"/>
          </w:rPr>
          <w:t>Naturaleza de los datos de entrada</w:t>
        </w:r>
        <w:r w:rsidR="00E44476">
          <w:rPr>
            <w:webHidden/>
          </w:rPr>
          <w:tab/>
        </w:r>
        <w:r w:rsidR="00E44476">
          <w:rPr>
            <w:webHidden/>
          </w:rPr>
          <w:fldChar w:fldCharType="begin"/>
        </w:r>
        <w:r w:rsidR="00E44476">
          <w:rPr>
            <w:webHidden/>
          </w:rPr>
          <w:instrText xml:space="preserve"> PAGEREF _Toc488695605 \h </w:instrText>
        </w:r>
        <w:r w:rsidR="00E44476">
          <w:rPr>
            <w:webHidden/>
          </w:rPr>
        </w:r>
        <w:r w:rsidR="00E44476">
          <w:rPr>
            <w:webHidden/>
          </w:rPr>
          <w:fldChar w:fldCharType="separate"/>
        </w:r>
        <w:r w:rsidR="00E44476">
          <w:rPr>
            <w:webHidden/>
          </w:rPr>
          <w:t>14</w:t>
        </w:r>
        <w:r w:rsidR="00E44476">
          <w:rPr>
            <w:webHidden/>
          </w:rPr>
          <w:fldChar w:fldCharType="end"/>
        </w:r>
      </w:hyperlink>
    </w:p>
    <w:p w14:paraId="3179BE14" w14:textId="77777777" w:rsidR="00E44476" w:rsidRDefault="00F13DE8">
      <w:pPr>
        <w:pStyle w:val="TOC3"/>
        <w:rPr>
          <w:rFonts w:asciiTheme="minorHAnsi" w:eastAsiaTheme="minorEastAsia" w:hAnsiTheme="minorHAnsi" w:cstheme="minorBidi"/>
          <w:sz w:val="22"/>
          <w:szCs w:val="22"/>
        </w:rPr>
      </w:pPr>
      <w:hyperlink w:anchor="_Toc488695606" w:history="1">
        <w:r w:rsidR="00E44476" w:rsidRPr="00314635">
          <w:rPr>
            <w:rStyle w:val="Hyperlink"/>
          </w:rPr>
          <w:t>2.3.2</w:t>
        </w:r>
        <w:r w:rsidR="00E44476">
          <w:rPr>
            <w:rFonts w:asciiTheme="minorHAnsi" w:eastAsiaTheme="minorEastAsia" w:hAnsiTheme="minorHAnsi" w:cstheme="minorBidi"/>
            <w:sz w:val="22"/>
            <w:szCs w:val="22"/>
          </w:rPr>
          <w:tab/>
        </w:r>
        <w:r w:rsidR="00E44476" w:rsidRPr="00314635">
          <w:rPr>
            <w:rStyle w:val="Hyperlink"/>
          </w:rPr>
          <w:t>Tipos de outliers</w:t>
        </w:r>
        <w:r w:rsidR="00E44476">
          <w:rPr>
            <w:webHidden/>
          </w:rPr>
          <w:tab/>
        </w:r>
        <w:r w:rsidR="00E44476">
          <w:rPr>
            <w:webHidden/>
          </w:rPr>
          <w:fldChar w:fldCharType="begin"/>
        </w:r>
        <w:r w:rsidR="00E44476">
          <w:rPr>
            <w:webHidden/>
          </w:rPr>
          <w:instrText xml:space="preserve"> PAGEREF _Toc488695606 \h </w:instrText>
        </w:r>
        <w:r w:rsidR="00E44476">
          <w:rPr>
            <w:webHidden/>
          </w:rPr>
        </w:r>
        <w:r w:rsidR="00E44476">
          <w:rPr>
            <w:webHidden/>
          </w:rPr>
          <w:fldChar w:fldCharType="separate"/>
        </w:r>
        <w:r w:rsidR="00E44476">
          <w:rPr>
            <w:webHidden/>
          </w:rPr>
          <w:t>14</w:t>
        </w:r>
        <w:r w:rsidR="00E44476">
          <w:rPr>
            <w:webHidden/>
          </w:rPr>
          <w:fldChar w:fldCharType="end"/>
        </w:r>
      </w:hyperlink>
    </w:p>
    <w:p w14:paraId="267DE46D" w14:textId="77777777" w:rsidR="00E44476" w:rsidRDefault="00F13DE8">
      <w:pPr>
        <w:pStyle w:val="TOC3"/>
        <w:rPr>
          <w:rFonts w:asciiTheme="minorHAnsi" w:eastAsiaTheme="minorEastAsia" w:hAnsiTheme="minorHAnsi" w:cstheme="minorBidi"/>
          <w:sz w:val="22"/>
          <w:szCs w:val="22"/>
        </w:rPr>
      </w:pPr>
      <w:hyperlink w:anchor="_Toc488695607" w:history="1">
        <w:r w:rsidR="00E44476" w:rsidRPr="00314635">
          <w:rPr>
            <w:rStyle w:val="Hyperlink"/>
          </w:rPr>
          <w:t>2.3.3</w:t>
        </w:r>
        <w:r w:rsidR="00E44476">
          <w:rPr>
            <w:rFonts w:asciiTheme="minorHAnsi" w:eastAsiaTheme="minorEastAsia" w:hAnsiTheme="minorHAnsi" w:cstheme="minorBidi"/>
            <w:sz w:val="22"/>
            <w:szCs w:val="22"/>
          </w:rPr>
          <w:tab/>
        </w:r>
        <w:r w:rsidR="00E44476" w:rsidRPr="00314635">
          <w:rPr>
            <w:rStyle w:val="Hyperlink"/>
          </w:rPr>
          <w:t>Etiquetas en los datos</w:t>
        </w:r>
        <w:r w:rsidR="00E44476">
          <w:rPr>
            <w:webHidden/>
          </w:rPr>
          <w:tab/>
        </w:r>
        <w:r w:rsidR="00E44476">
          <w:rPr>
            <w:webHidden/>
          </w:rPr>
          <w:fldChar w:fldCharType="begin"/>
        </w:r>
        <w:r w:rsidR="00E44476">
          <w:rPr>
            <w:webHidden/>
          </w:rPr>
          <w:instrText xml:space="preserve"> PAGEREF _Toc488695607 \h </w:instrText>
        </w:r>
        <w:r w:rsidR="00E44476">
          <w:rPr>
            <w:webHidden/>
          </w:rPr>
        </w:r>
        <w:r w:rsidR="00E44476">
          <w:rPr>
            <w:webHidden/>
          </w:rPr>
          <w:fldChar w:fldCharType="separate"/>
        </w:r>
        <w:r w:rsidR="00E44476">
          <w:rPr>
            <w:webHidden/>
          </w:rPr>
          <w:t>16</w:t>
        </w:r>
        <w:r w:rsidR="00E44476">
          <w:rPr>
            <w:webHidden/>
          </w:rPr>
          <w:fldChar w:fldCharType="end"/>
        </w:r>
      </w:hyperlink>
    </w:p>
    <w:p w14:paraId="46B0F74C" w14:textId="77777777" w:rsidR="00E44476" w:rsidRDefault="00F13DE8">
      <w:pPr>
        <w:pStyle w:val="TOC3"/>
        <w:rPr>
          <w:rFonts w:asciiTheme="minorHAnsi" w:eastAsiaTheme="minorEastAsia" w:hAnsiTheme="minorHAnsi" w:cstheme="minorBidi"/>
          <w:sz w:val="22"/>
          <w:szCs w:val="22"/>
        </w:rPr>
      </w:pPr>
      <w:hyperlink w:anchor="_Toc488695608" w:history="1">
        <w:r w:rsidR="00E44476" w:rsidRPr="00314635">
          <w:rPr>
            <w:rStyle w:val="Hyperlink"/>
          </w:rPr>
          <w:t>2.3.4</w:t>
        </w:r>
        <w:r w:rsidR="00E44476">
          <w:rPr>
            <w:rFonts w:asciiTheme="minorHAnsi" w:eastAsiaTheme="minorEastAsia" w:hAnsiTheme="minorHAnsi" w:cstheme="minorBidi"/>
            <w:sz w:val="22"/>
            <w:szCs w:val="22"/>
          </w:rPr>
          <w:tab/>
        </w:r>
        <w:r w:rsidR="00E44476" w:rsidRPr="00314635">
          <w:rPr>
            <w:rStyle w:val="Hyperlink"/>
          </w:rPr>
          <w:t>Presentación de anomalías</w:t>
        </w:r>
        <w:r w:rsidR="00E44476">
          <w:rPr>
            <w:webHidden/>
          </w:rPr>
          <w:tab/>
        </w:r>
        <w:r w:rsidR="00E44476">
          <w:rPr>
            <w:webHidden/>
          </w:rPr>
          <w:fldChar w:fldCharType="begin"/>
        </w:r>
        <w:r w:rsidR="00E44476">
          <w:rPr>
            <w:webHidden/>
          </w:rPr>
          <w:instrText xml:space="preserve"> PAGEREF _Toc488695608 \h </w:instrText>
        </w:r>
        <w:r w:rsidR="00E44476">
          <w:rPr>
            <w:webHidden/>
          </w:rPr>
        </w:r>
        <w:r w:rsidR="00E44476">
          <w:rPr>
            <w:webHidden/>
          </w:rPr>
          <w:fldChar w:fldCharType="separate"/>
        </w:r>
        <w:r w:rsidR="00E44476">
          <w:rPr>
            <w:webHidden/>
          </w:rPr>
          <w:t>18</w:t>
        </w:r>
        <w:r w:rsidR="00E44476">
          <w:rPr>
            <w:webHidden/>
          </w:rPr>
          <w:fldChar w:fldCharType="end"/>
        </w:r>
      </w:hyperlink>
    </w:p>
    <w:p w14:paraId="0E0C0650" w14:textId="77777777" w:rsidR="00E44476" w:rsidRDefault="00F13DE8">
      <w:pPr>
        <w:pStyle w:val="TOC2"/>
        <w:rPr>
          <w:rFonts w:asciiTheme="minorHAnsi" w:eastAsiaTheme="minorEastAsia" w:hAnsiTheme="minorHAnsi" w:cstheme="minorBidi"/>
          <w:b w:val="0"/>
          <w:sz w:val="22"/>
          <w:szCs w:val="22"/>
        </w:rPr>
      </w:pPr>
      <w:hyperlink w:anchor="_Toc488695609" w:history="1">
        <w:r w:rsidR="00E44476" w:rsidRPr="00314635">
          <w:rPr>
            <w:rStyle w:val="Hyperlink"/>
            <w:rFonts w:cs="Arial"/>
          </w:rPr>
          <w:t>2.4</w:t>
        </w:r>
        <w:r w:rsidR="00E44476">
          <w:rPr>
            <w:rFonts w:asciiTheme="minorHAnsi" w:eastAsiaTheme="minorEastAsia" w:hAnsiTheme="minorHAnsi" w:cstheme="minorBidi"/>
            <w:b w:val="0"/>
            <w:sz w:val="22"/>
            <w:szCs w:val="22"/>
          </w:rPr>
          <w:tab/>
        </w:r>
        <w:r w:rsidR="00E44476" w:rsidRPr="00314635">
          <w:rPr>
            <w:rStyle w:val="Hyperlink"/>
          </w:rPr>
          <w:t>Aplicaciones</w:t>
        </w:r>
        <w:r w:rsidR="00E44476">
          <w:rPr>
            <w:webHidden/>
          </w:rPr>
          <w:tab/>
        </w:r>
        <w:r w:rsidR="00E44476">
          <w:rPr>
            <w:webHidden/>
          </w:rPr>
          <w:fldChar w:fldCharType="begin"/>
        </w:r>
        <w:r w:rsidR="00E44476">
          <w:rPr>
            <w:webHidden/>
          </w:rPr>
          <w:instrText xml:space="preserve"> PAGEREF _Toc488695609 \h </w:instrText>
        </w:r>
        <w:r w:rsidR="00E44476">
          <w:rPr>
            <w:webHidden/>
          </w:rPr>
        </w:r>
        <w:r w:rsidR="00E44476">
          <w:rPr>
            <w:webHidden/>
          </w:rPr>
          <w:fldChar w:fldCharType="separate"/>
        </w:r>
        <w:r w:rsidR="00E44476">
          <w:rPr>
            <w:webHidden/>
          </w:rPr>
          <w:t>19</w:t>
        </w:r>
        <w:r w:rsidR="00E44476">
          <w:rPr>
            <w:webHidden/>
          </w:rPr>
          <w:fldChar w:fldCharType="end"/>
        </w:r>
      </w:hyperlink>
    </w:p>
    <w:p w14:paraId="7E5AED85" w14:textId="77777777" w:rsidR="00E44476" w:rsidRDefault="00F13DE8">
      <w:pPr>
        <w:pStyle w:val="TOC3"/>
        <w:rPr>
          <w:rFonts w:asciiTheme="minorHAnsi" w:eastAsiaTheme="minorEastAsia" w:hAnsiTheme="minorHAnsi" w:cstheme="minorBidi"/>
          <w:sz w:val="22"/>
          <w:szCs w:val="22"/>
        </w:rPr>
      </w:pPr>
      <w:hyperlink w:anchor="_Toc488695610" w:history="1">
        <w:r w:rsidR="00E44476" w:rsidRPr="00314635">
          <w:rPr>
            <w:rStyle w:val="Hyperlink"/>
          </w:rPr>
          <w:t>2.4.1</w:t>
        </w:r>
        <w:r w:rsidR="00E44476">
          <w:rPr>
            <w:rFonts w:asciiTheme="minorHAnsi" w:eastAsiaTheme="minorEastAsia" w:hAnsiTheme="minorHAnsi" w:cstheme="minorBidi"/>
            <w:sz w:val="22"/>
            <w:szCs w:val="22"/>
          </w:rPr>
          <w:tab/>
        </w:r>
        <w:r w:rsidR="00E44476" w:rsidRPr="00314635">
          <w:rPr>
            <w:rStyle w:val="Hyperlink"/>
          </w:rPr>
          <w:t>Intrusión en sistemas informáticos</w:t>
        </w:r>
        <w:r w:rsidR="00E44476">
          <w:rPr>
            <w:webHidden/>
          </w:rPr>
          <w:tab/>
        </w:r>
        <w:r w:rsidR="00E44476">
          <w:rPr>
            <w:webHidden/>
          </w:rPr>
          <w:fldChar w:fldCharType="begin"/>
        </w:r>
        <w:r w:rsidR="00E44476">
          <w:rPr>
            <w:webHidden/>
          </w:rPr>
          <w:instrText xml:space="preserve"> PAGEREF _Toc488695610 \h </w:instrText>
        </w:r>
        <w:r w:rsidR="00E44476">
          <w:rPr>
            <w:webHidden/>
          </w:rPr>
        </w:r>
        <w:r w:rsidR="00E44476">
          <w:rPr>
            <w:webHidden/>
          </w:rPr>
          <w:fldChar w:fldCharType="separate"/>
        </w:r>
        <w:r w:rsidR="00E44476">
          <w:rPr>
            <w:webHidden/>
          </w:rPr>
          <w:t>19</w:t>
        </w:r>
        <w:r w:rsidR="00E44476">
          <w:rPr>
            <w:webHidden/>
          </w:rPr>
          <w:fldChar w:fldCharType="end"/>
        </w:r>
      </w:hyperlink>
    </w:p>
    <w:p w14:paraId="01570BF2" w14:textId="77777777" w:rsidR="00E44476" w:rsidRDefault="00F13DE8">
      <w:pPr>
        <w:pStyle w:val="TOC3"/>
        <w:rPr>
          <w:rFonts w:asciiTheme="minorHAnsi" w:eastAsiaTheme="minorEastAsia" w:hAnsiTheme="minorHAnsi" w:cstheme="minorBidi"/>
          <w:sz w:val="22"/>
          <w:szCs w:val="22"/>
        </w:rPr>
      </w:pPr>
      <w:hyperlink w:anchor="_Toc488695611" w:history="1">
        <w:r w:rsidR="00E44476" w:rsidRPr="00314635">
          <w:rPr>
            <w:rStyle w:val="Hyperlink"/>
          </w:rPr>
          <w:t>2.4.2</w:t>
        </w:r>
        <w:r w:rsidR="00E44476">
          <w:rPr>
            <w:rFonts w:asciiTheme="minorHAnsi" w:eastAsiaTheme="minorEastAsia" w:hAnsiTheme="minorHAnsi" w:cstheme="minorBidi"/>
            <w:sz w:val="22"/>
            <w:szCs w:val="22"/>
          </w:rPr>
          <w:tab/>
        </w:r>
        <w:r w:rsidR="00E44476" w:rsidRPr="00314635">
          <w:rPr>
            <w:rStyle w:val="Hyperlink"/>
          </w:rPr>
          <w:t>Fraude</w:t>
        </w:r>
        <w:r w:rsidR="00E44476">
          <w:rPr>
            <w:webHidden/>
          </w:rPr>
          <w:tab/>
        </w:r>
        <w:r w:rsidR="00E44476">
          <w:rPr>
            <w:webHidden/>
          </w:rPr>
          <w:fldChar w:fldCharType="begin"/>
        </w:r>
        <w:r w:rsidR="00E44476">
          <w:rPr>
            <w:webHidden/>
          </w:rPr>
          <w:instrText xml:space="preserve"> PAGEREF _Toc488695611 \h </w:instrText>
        </w:r>
        <w:r w:rsidR="00E44476">
          <w:rPr>
            <w:webHidden/>
          </w:rPr>
        </w:r>
        <w:r w:rsidR="00E44476">
          <w:rPr>
            <w:webHidden/>
          </w:rPr>
          <w:fldChar w:fldCharType="separate"/>
        </w:r>
        <w:r w:rsidR="00E44476">
          <w:rPr>
            <w:webHidden/>
          </w:rPr>
          <w:t>20</w:t>
        </w:r>
        <w:r w:rsidR="00E44476">
          <w:rPr>
            <w:webHidden/>
          </w:rPr>
          <w:fldChar w:fldCharType="end"/>
        </w:r>
      </w:hyperlink>
    </w:p>
    <w:p w14:paraId="0371E383" w14:textId="77777777" w:rsidR="00E44476" w:rsidRDefault="00F13DE8">
      <w:pPr>
        <w:pStyle w:val="TOC3"/>
        <w:rPr>
          <w:rFonts w:asciiTheme="minorHAnsi" w:eastAsiaTheme="minorEastAsia" w:hAnsiTheme="minorHAnsi" w:cstheme="minorBidi"/>
          <w:sz w:val="22"/>
          <w:szCs w:val="22"/>
        </w:rPr>
      </w:pPr>
      <w:hyperlink w:anchor="_Toc488695612" w:history="1">
        <w:r w:rsidR="00E44476" w:rsidRPr="00314635">
          <w:rPr>
            <w:rStyle w:val="Hyperlink"/>
          </w:rPr>
          <w:t>2.4.3</w:t>
        </w:r>
        <w:r w:rsidR="00E44476">
          <w:rPr>
            <w:rFonts w:asciiTheme="minorHAnsi" w:eastAsiaTheme="minorEastAsia" w:hAnsiTheme="minorHAnsi" w:cstheme="minorBidi"/>
            <w:sz w:val="22"/>
            <w:szCs w:val="22"/>
          </w:rPr>
          <w:tab/>
        </w:r>
        <w:r w:rsidR="00E44476" w:rsidRPr="00314635">
          <w:rPr>
            <w:rStyle w:val="Hyperlink"/>
          </w:rPr>
          <w:t>Sector Industrial</w:t>
        </w:r>
        <w:r w:rsidR="00E44476">
          <w:rPr>
            <w:webHidden/>
          </w:rPr>
          <w:tab/>
        </w:r>
        <w:r w:rsidR="00E44476">
          <w:rPr>
            <w:webHidden/>
          </w:rPr>
          <w:fldChar w:fldCharType="begin"/>
        </w:r>
        <w:r w:rsidR="00E44476">
          <w:rPr>
            <w:webHidden/>
          </w:rPr>
          <w:instrText xml:space="preserve"> PAGEREF _Toc488695612 \h </w:instrText>
        </w:r>
        <w:r w:rsidR="00E44476">
          <w:rPr>
            <w:webHidden/>
          </w:rPr>
        </w:r>
        <w:r w:rsidR="00E44476">
          <w:rPr>
            <w:webHidden/>
          </w:rPr>
          <w:fldChar w:fldCharType="separate"/>
        </w:r>
        <w:r w:rsidR="00E44476">
          <w:rPr>
            <w:webHidden/>
          </w:rPr>
          <w:t>21</w:t>
        </w:r>
        <w:r w:rsidR="00E44476">
          <w:rPr>
            <w:webHidden/>
          </w:rPr>
          <w:fldChar w:fldCharType="end"/>
        </w:r>
      </w:hyperlink>
    </w:p>
    <w:p w14:paraId="4331CC97" w14:textId="77777777" w:rsidR="00E44476" w:rsidRDefault="00F13DE8">
      <w:pPr>
        <w:pStyle w:val="TOC3"/>
        <w:rPr>
          <w:rFonts w:asciiTheme="minorHAnsi" w:eastAsiaTheme="minorEastAsia" w:hAnsiTheme="minorHAnsi" w:cstheme="minorBidi"/>
          <w:sz w:val="22"/>
          <w:szCs w:val="22"/>
        </w:rPr>
      </w:pPr>
      <w:hyperlink w:anchor="_Toc488695613" w:history="1">
        <w:r w:rsidR="00E44476" w:rsidRPr="00314635">
          <w:rPr>
            <w:rStyle w:val="Hyperlink"/>
          </w:rPr>
          <w:t>2.4.4</w:t>
        </w:r>
        <w:r w:rsidR="00E44476">
          <w:rPr>
            <w:rFonts w:asciiTheme="minorHAnsi" w:eastAsiaTheme="minorEastAsia" w:hAnsiTheme="minorHAnsi" w:cstheme="minorBidi"/>
            <w:sz w:val="22"/>
            <w:szCs w:val="22"/>
          </w:rPr>
          <w:tab/>
        </w:r>
        <w:r w:rsidR="00E44476" w:rsidRPr="00314635">
          <w:rPr>
            <w:rStyle w:val="Hyperlink"/>
          </w:rPr>
          <w:t>Otros ámbitos de aplicación</w:t>
        </w:r>
        <w:r w:rsidR="00E44476">
          <w:rPr>
            <w:webHidden/>
          </w:rPr>
          <w:tab/>
        </w:r>
        <w:r w:rsidR="00E44476">
          <w:rPr>
            <w:webHidden/>
          </w:rPr>
          <w:fldChar w:fldCharType="begin"/>
        </w:r>
        <w:r w:rsidR="00E44476">
          <w:rPr>
            <w:webHidden/>
          </w:rPr>
          <w:instrText xml:space="preserve"> PAGEREF _Toc488695613 \h </w:instrText>
        </w:r>
        <w:r w:rsidR="00E44476">
          <w:rPr>
            <w:webHidden/>
          </w:rPr>
        </w:r>
        <w:r w:rsidR="00E44476">
          <w:rPr>
            <w:webHidden/>
          </w:rPr>
          <w:fldChar w:fldCharType="separate"/>
        </w:r>
        <w:r w:rsidR="00E44476">
          <w:rPr>
            <w:webHidden/>
          </w:rPr>
          <w:t>21</w:t>
        </w:r>
        <w:r w:rsidR="00E44476">
          <w:rPr>
            <w:webHidden/>
          </w:rPr>
          <w:fldChar w:fldCharType="end"/>
        </w:r>
      </w:hyperlink>
    </w:p>
    <w:p w14:paraId="6882A470" w14:textId="77777777" w:rsidR="00E44476" w:rsidRDefault="00F13DE8">
      <w:pPr>
        <w:pStyle w:val="TOC1"/>
        <w:rPr>
          <w:rFonts w:asciiTheme="minorHAnsi" w:eastAsiaTheme="minorEastAsia" w:hAnsiTheme="minorHAnsi" w:cstheme="minorBidi"/>
          <w:b w:val="0"/>
          <w:caps w:val="0"/>
          <w:noProof/>
          <w:sz w:val="22"/>
          <w:szCs w:val="22"/>
        </w:rPr>
      </w:pPr>
      <w:hyperlink w:anchor="_Toc488695614" w:history="1">
        <w:r w:rsidR="00E44476" w:rsidRPr="00314635">
          <w:rPr>
            <w:rStyle w:val="Hyperlink"/>
            <w:lang w:bidi="en-US"/>
          </w:rPr>
          <w:t>3</w:t>
        </w:r>
        <w:r w:rsidR="00E44476">
          <w:rPr>
            <w:rFonts w:asciiTheme="minorHAnsi" w:eastAsiaTheme="minorEastAsia" w:hAnsiTheme="minorHAnsi" w:cstheme="minorBidi"/>
            <w:b w:val="0"/>
            <w:caps w:val="0"/>
            <w:noProof/>
            <w:sz w:val="22"/>
            <w:szCs w:val="22"/>
          </w:rPr>
          <w:tab/>
        </w:r>
        <w:r w:rsidR="00E44476" w:rsidRPr="00314635">
          <w:rPr>
            <w:rStyle w:val="Hyperlink"/>
            <w:lang w:bidi="en-US"/>
          </w:rPr>
          <w:t>Clustering jerárquico</w:t>
        </w:r>
        <w:r w:rsidR="00E44476">
          <w:rPr>
            <w:noProof/>
            <w:webHidden/>
          </w:rPr>
          <w:tab/>
        </w:r>
        <w:r w:rsidR="00E44476">
          <w:rPr>
            <w:noProof/>
            <w:webHidden/>
          </w:rPr>
          <w:fldChar w:fldCharType="begin"/>
        </w:r>
        <w:r w:rsidR="00E44476">
          <w:rPr>
            <w:noProof/>
            <w:webHidden/>
          </w:rPr>
          <w:instrText xml:space="preserve"> PAGEREF _Toc488695614 \h </w:instrText>
        </w:r>
        <w:r w:rsidR="00E44476">
          <w:rPr>
            <w:noProof/>
            <w:webHidden/>
          </w:rPr>
        </w:r>
        <w:r w:rsidR="00E44476">
          <w:rPr>
            <w:noProof/>
            <w:webHidden/>
          </w:rPr>
          <w:fldChar w:fldCharType="separate"/>
        </w:r>
        <w:r w:rsidR="00E44476">
          <w:rPr>
            <w:noProof/>
            <w:webHidden/>
          </w:rPr>
          <w:t>22</w:t>
        </w:r>
        <w:r w:rsidR="00E44476">
          <w:rPr>
            <w:noProof/>
            <w:webHidden/>
          </w:rPr>
          <w:fldChar w:fldCharType="end"/>
        </w:r>
      </w:hyperlink>
    </w:p>
    <w:p w14:paraId="76EB46A2" w14:textId="77777777" w:rsidR="00E44476" w:rsidRDefault="00F13DE8">
      <w:pPr>
        <w:pStyle w:val="TOC2"/>
        <w:rPr>
          <w:rFonts w:asciiTheme="minorHAnsi" w:eastAsiaTheme="minorEastAsia" w:hAnsiTheme="minorHAnsi" w:cstheme="minorBidi"/>
          <w:b w:val="0"/>
          <w:sz w:val="22"/>
          <w:szCs w:val="22"/>
        </w:rPr>
      </w:pPr>
      <w:hyperlink w:anchor="_Toc488695615" w:history="1">
        <w:r w:rsidR="00E44476" w:rsidRPr="00314635">
          <w:rPr>
            <w:rStyle w:val="Hyperlink"/>
            <w:rFonts w:cs="Arial"/>
          </w:rPr>
          <w:t>3.1</w:t>
        </w:r>
        <w:r w:rsidR="00E44476">
          <w:rPr>
            <w:rFonts w:asciiTheme="minorHAnsi" w:eastAsiaTheme="minorEastAsia" w:hAnsiTheme="minorHAnsi" w:cstheme="minorBidi"/>
            <w:b w:val="0"/>
            <w:sz w:val="22"/>
            <w:szCs w:val="22"/>
          </w:rPr>
          <w:tab/>
        </w:r>
        <w:r w:rsidR="00E44476" w:rsidRPr="00314635">
          <w:rPr>
            <w:rStyle w:val="Hyperlink"/>
          </w:rPr>
          <w:t>Introducción</w:t>
        </w:r>
        <w:r w:rsidR="00E44476">
          <w:rPr>
            <w:webHidden/>
          </w:rPr>
          <w:tab/>
        </w:r>
        <w:r w:rsidR="00E44476">
          <w:rPr>
            <w:webHidden/>
          </w:rPr>
          <w:fldChar w:fldCharType="begin"/>
        </w:r>
        <w:r w:rsidR="00E44476">
          <w:rPr>
            <w:webHidden/>
          </w:rPr>
          <w:instrText xml:space="preserve"> PAGEREF _Toc488695615 \h </w:instrText>
        </w:r>
        <w:r w:rsidR="00E44476">
          <w:rPr>
            <w:webHidden/>
          </w:rPr>
        </w:r>
        <w:r w:rsidR="00E44476">
          <w:rPr>
            <w:webHidden/>
          </w:rPr>
          <w:fldChar w:fldCharType="separate"/>
        </w:r>
        <w:r w:rsidR="00E44476">
          <w:rPr>
            <w:webHidden/>
          </w:rPr>
          <w:t>22</w:t>
        </w:r>
        <w:r w:rsidR="00E44476">
          <w:rPr>
            <w:webHidden/>
          </w:rPr>
          <w:fldChar w:fldCharType="end"/>
        </w:r>
      </w:hyperlink>
    </w:p>
    <w:p w14:paraId="3B01AEE9" w14:textId="77777777" w:rsidR="00E44476" w:rsidRDefault="00F13DE8">
      <w:pPr>
        <w:pStyle w:val="TOC2"/>
        <w:rPr>
          <w:rFonts w:asciiTheme="minorHAnsi" w:eastAsiaTheme="minorEastAsia" w:hAnsiTheme="minorHAnsi" w:cstheme="minorBidi"/>
          <w:b w:val="0"/>
          <w:sz w:val="22"/>
          <w:szCs w:val="22"/>
        </w:rPr>
      </w:pPr>
      <w:hyperlink w:anchor="_Toc488695616" w:history="1">
        <w:r w:rsidR="00E44476" w:rsidRPr="00314635">
          <w:rPr>
            <w:rStyle w:val="Hyperlink"/>
            <w:rFonts w:cs="Arial"/>
          </w:rPr>
          <w:t>3.2</w:t>
        </w:r>
        <w:r w:rsidR="00E44476">
          <w:rPr>
            <w:rFonts w:asciiTheme="minorHAnsi" w:eastAsiaTheme="minorEastAsia" w:hAnsiTheme="minorHAnsi" w:cstheme="minorBidi"/>
            <w:b w:val="0"/>
            <w:sz w:val="22"/>
            <w:szCs w:val="22"/>
          </w:rPr>
          <w:tab/>
        </w:r>
        <w:r w:rsidR="00E44476" w:rsidRPr="00314635">
          <w:rPr>
            <w:rStyle w:val="Hyperlink"/>
          </w:rPr>
          <w:t>Clustering y detección de anomalías</w:t>
        </w:r>
        <w:r w:rsidR="00E44476">
          <w:rPr>
            <w:webHidden/>
          </w:rPr>
          <w:tab/>
        </w:r>
        <w:r w:rsidR="00E44476">
          <w:rPr>
            <w:webHidden/>
          </w:rPr>
          <w:fldChar w:fldCharType="begin"/>
        </w:r>
        <w:r w:rsidR="00E44476">
          <w:rPr>
            <w:webHidden/>
          </w:rPr>
          <w:instrText xml:space="preserve"> PAGEREF _Toc488695616 \h </w:instrText>
        </w:r>
        <w:r w:rsidR="00E44476">
          <w:rPr>
            <w:webHidden/>
          </w:rPr>
        </w:r>
        <w:r w:rsidR="00E44476">
          <w:rPr>
            <w:webHidden/>
          </w:rPr>
          <w:fldChar w:fldCharType="separate"/>
        </w:r>
        <w:r w:rsidR="00E44476">
          <w:rPr>
            <w:webHidden/>
          </w:rPr>
          <w:t>23</w:t>
        </w:r>
        <w:r w:rsidR="00E44476">
          <w:rPr>
            <w:webHidden/>
          </w:rPr>
          <w:fldChar w:fldCharType="end"/>
        </w:r>
      </w:hyperlink>
    </w:p>
    <w:p w14:paraId="4A9FF670" w14:textId="77777777" w:rsidR="00E44476" w:rsidRDefault="00F13DE8">
      <w:pPr>
        <w:pStyle w:val="TOC2"/>
        <w:rPr>
          <w:rFonts w:asciiTheme="minorHAnsi" w:eastAsiaTheme="minorEastAsia" w:hAnsiTheme="minorHAnsi" w:cstheme="minorBidi"/>
          <w:b w:val="0"/>
          <w:sz w:val="22"/>
          <w:szCs w:val="22"/>
        </w:rPr>
      </w:pPr>
      <w:hyperlink w:anchor="_Toc488695617" w:history="1">
        <w:r w:rsidR="00E44476" w:rsidRPr="00314635">
          <w:rPr>
            <w:rStyle w:val="Hyperlink"/>
            <w:rFonts w:cs="Arial"/>
          </w:rPr>
          <w:t>3.3</w:t>
        </w:r>
        <w:r w:rsidR="00E44476">
          <w:rPr>
            <w:rFonts w:asciiTheme="minorHAnsi" w:eastAsiaTheme="minorEastAsia" w:hAnsiTheme="minorHAnsi" w:cstheme="minorBidi"/>
            <w:b w:val="0"/>
            <w:sz w:val="22"/>
            <w:szCs w:val="22"/>
          </w:rPr>
          <w:tab/>
        </w:r>
        <w:r w:rsidR="00E44476" w:rsidRPr="00314635">
          <w:rPr>
            <w:rStyle w:val="Hyperlink"/>
          </w:rPr>
          <w:t>Clustering jerárquico</w:t>
        </w:r>
        <w:r w:rsidR="00E44476">
          <w:rPr>
            <w:webHidden/>
          </w:rPr>
          <w:tab/>
        </w:r>
        <w:r w:rsidR="00E44476">
          <w:rPr>
            <w:webHidden/>
          </w:rPr>
          <w:fldChar w:fldCharType="begin"/>
        </w:r>
        <w:r w:rsidR="00E44476">
          <w:rPr>
            <w:webHidden/>
          </w:rPr>
          <w:instrText xml:space="preserve"> PAGEREF _Toc488695617 \h </w:instrText>
        </w:r>
        <w:r w:rsidR="00E44476">
          <w:rPr>
            <w:webHidden/>
          </w:rPr>
        </w:r>
        <w:r w:rsidR="00E44476">
          <w:rPr>
            <w:webHidden/>
          </w:rPr>
          <w:fldChar w:fldCharType="separate"/>
        </w:r>
        <w:r w:rsidR="00E44476">
          <w:rPr>
            <w:webHidden/>
          </w:rPr>
          <w:t>23</w:t>
        </w:r>
        <w:r w:rsidR="00E44476">
          <w:rPr>
            <w:webHidden/>
          </w:rPr>
          <w:fldChar w:fldCharType="end"/>
        </w:r>
      </w:hyperlink>
    </w:p>
    <w:p w14:paraId="75BDFFB3" w14:textId="77777777" w:rsidR="00E44476" w:rsidRDefault="00F13DE8">
      <w:pPr>
        <w:pStyle w:val="TOC2"/>
        <w:rPr>
          <w:rFonts w:asciiTheme="minorHAnsi" w:eastAsiaTheme="minorEastAsia" w:hAnsiTheme="minorHAnsi" w:cstheme="minorBidi"/>
          <w:b w:val="0"/>
          <w:sz w:val="22"/>
          <w:szCs w:val="22"/>
        </w:rPr>
      </w:pPr>
      <w:hyperlink w:anchor="_Toc488695618" w:history="1">
        <w:r w:rsidR="00E44476" w:rsidRPr="00314635">
          <w:rPr>
            <w:rStyle w:val="Hyperlink"/>
            <w:rFonts w:cs="Arial"/>
          </w:rPr>
          <w:t>3.4</w:t>
        </w:r>
        <w:r w:rsidR="00E44476">
          <w:rPr>
            <w:rFonts w:asciiTheme="minorHAnsi" w:eastAsiaTheme="minorEastAsia" w:hAnsiTheme="minorHAnsi" w:cstheme="minorBidi"/>
            <w:b w:val="0"/>
            <w:sz w:val="22"/>
            <w:szCs w:val="22"/>
          </w:rPr>
          <w:tab/>
        </w:r>
        <w:r w:rsidR="00E44476" w:rsidRPr="00314635">
          <w:rPr>
            <w:rStyle w:val="Hyperlink"/>
          </w:rPr>
          <w:t>Medidas de la distancia en Métodos Algorítmicos</w:t>
        </w:r>
        <w:r w:rsidR="00E44476">
          <w:rPr>
            <w:webHidden/>
          </w:rPr>
          <w:tab/>
        </w:r>
        <w:r w:rsidR="00E44476">
          <w:rPr>
            <w:webHidden/>
          </w:rPr>
          <w:fldChar w:fldCharType="begin"/>
        </w:r>
        <w:r w:rsidR="00E44476">
          <w:rPr>
            <w:webHidden/>
          </w:rPr>
          <w:instrText xml:space="preserve"> PAGEREF _Toc488695618 \h </w:instrText>
        </w:r>
        <w:r w:rsidR="00E44476">
          <w:rPr>
            <w:webHidden/>
          </w:rPr>
        </w:r>
        <w:r w:rsidR="00E44476">
          <w:rPr>
            <w:webHidden/>
          </w:rPr>
          <w:fldChar w:fldCharType="separate"/>
        </w:r>
        <w:r w:rsidR="00E44476">
          <w:rPr>
            <w:webHidden/>
          </w:rPr>
          <w:t>25</w:t>
        </w:r>
        <w:r w:rsidR="00E44476">
          <w:rPr>
            <w:webHidden/>
          </w:rPr>
          <w:fldChar w:fldCharType="end"/>
        </w:r>
      </w:hyperlink>
    </w:p>
    <w:p w14:paraId="15076E24" w14:textId="77777777" w:rsidR="00E44476" w:rsidRDefault="00F13DE8">
      <w:pPr>
        <w:pStyle w:val="TOC2"/>
        <w:rPr>
          <w:rFonts w:asciiTheme="minorHAnsi" w:eastAsiaTheme="minorEastAsia" w:hAnsiTheme="minorHAnsi" w:cstheme="minorBidi"/>
          <w:b w:val="0"/>
          <w:sz w:val="22"/>
          <w:szCs w:val="22"/>
        </w:rPr>
      </w:pPr>
      <w:hyperlink w:anchor="_Toc488695619" w:history="1">
        <w:r w:rsidR="00E44476" w:rsidRPr="00314635">
          <w:rPr>
            <w:rStyle w:val="Hyperlink"/>
            <w:rFonts w:cs="Arial"/>
          </w:rPr>
          <w:t>3.5</w:t>
        </w:r>
        <w:r w:rsidR="00E44476">
          <w:rPr>
            <w:rFonts w:asciiTheme="minorHAnsi" w:eastAsiaTheme="minorEastAsia" w:hAnsiTheme="minorHAnsi" w:cstheme="minorBidi"/>
            <w:b w:val="0"/>
            <w:sz w:val="22"/>
            <w:szCs w:val="22"/>
          </w:rPr>
          <w:tab/>
        </w:r>
        <w:r w:rsidR="00E44476" w:rsidRPr="00314635">
          <w:rPr>
            <w:rStyle w:val="Hyperlink"/>
          </w:rPr>
          <w:t>Ventajas e Inconvenientes del clustering jerárquico</w:t>
        </w:r>
        <w:r w:rsidR="00E44476">
          <w:rPr>
            <w:webHidden/>
          </w:rPr>
          <w:tab/>
        </w:r>
        <w:r w:rsidR="00E44476">
          <w:rPr>
            <w:webHidden/>
          </w:rPr>
          <w:fldChar w:fldCharType="begin"/>
        </w:r>
        <w:r w:rsidR="00E44476">
          <w:rPr>
            <w:webHidden/>
          </w:rPr>
          <w:instrText xml:space="preserve"> PAGEREF _Toc488695619 \h </w:instrText>
        </w:r>
        <w:r w:rsidR="00E44476">
          <w:rPr>
            <w:webHidden/>
          </w:rPr>
        </w:r>
        <w:r w:rsidR="00E44476">
          <w:rPr>
            <w:webHidden/>
          </w:rPr>
          <w:fldChar w:fldCharType="separate"/>
        </w:r>
        <w:r w:rsidR="00E44476">
          <w:rPr>
            <w:webHidden/>
          </w:rPr>
          <w:t>27</w:t>
        </w:r>
        <w:r w:rsidR="00E44476">
          <w:rPr>
            <w:webHidden/>
          </w:rPr>
          <w:fldChar w:fldCharType="end"/>
        </w:r>
      </w:hyperlink>
    </w:p>
    <w:p w14:paraId="59191525" w14:textId="77777777" w:rsidR="00E44476" w:rsidRDefault="00F13DE8">
      <w:pPr>
        <w:pStyle w:val="TOC2"/>
        <w:rPr>
          <w:rFonts w:asciiTheme="minorHAnsi" w:eastAsiaTheme="minorEastAsia" w:hAnsiTheme="minorHAnsi" w:cstheme="minorBidi"/>
          <w:b w:val="0"/>
          <w:sz w:val="22"/>
          <w:szCs w:val="22"/>
        </w:rPr>
      </w:pPr>
      <w:hyperlink w:anchor="_Toc488695620" w:history="1">
        <w:r w:rsidR="00E44476" w:rsidRPr="00314635">
          <w:rPr>
            <w:rStyle w:val="Hyperlink"/>
            <w:rFonts w:cs="Arial"/>
            <w:iCs/>
            <w:lang w:bidi="he-IL"/>
          </w:rPr>
          <w:t>3.6</w:t>
        </w:r>
        <w:r w:rsidR="00E44476">
          <w:rPr>
            <w:rFonts w:asciiTheme="minorHAnsi" w:eastAsiaTheme="minorEastAsia" w:hAnsiTheme="minorHAnsi" w:cstheme="minorBidi"/>
            <w:b w:val="0"/>
            <w:sz w:val="22"/>
            <w:szCs w:val="22"/>
          </w:rPr>
          <w:tab/>
        </w:r>
        <w:r w:rsidR="00E44476" w:rsidRPr="00314635">
          <w:rPr>
            <w:rStyle w:val="Hyperlink"/>
            <w:lang w:bidi="he-IL"/>
          </w:rPr>
          <w:t>Fases del proceso de Clustering</w:t>
        </w:r>
        <w:r w:rsidR="00E44476">
          <w:rPr>
            <w:webHidden/>
          </w:rPr>
          <w:tab/>
        </w:r>
        <w:r w:rsidR="00E44476">
          <w:rPr>
            <w:webHidden/>
          </w:rPr>
          <w:fldChar w:fldCharType="begin"/>
        </w:r>
        <w:r w:rsidR="00E44476">
          <w:rPr>
            <w:webHidden/>
          </w:rPr>
          <w:instrText xml:space="preserve"> PAGEREF _Toc488695620 \h </w:instrText>
        </w:r>
        <w:r w:rsidR="00E44476">
          <w:rPr>
            <w:webHidden/>
          </w:rPr>
        </w:r>
        <w:r w:rsidR="00E44476">
          <w:rPr>
            <w:webHidden/>
          </w:rPr>
          <w:fldChar w:fldCharType="separate"/>
        </w:r>
        <w:r w:rsidR="00E44476">
          <w:rPr>
            <w:webHidden/>
          </w:rPr>
          <w:t>28</w:t>
        </w:r>
        <w:r w:rsidR="00E44476">
          <w:rPr>
            <w:webHidden/>
          </w:rPr>
          <w:fldChar w:fldCharType="end"/>
        </w:r>
      </w:hyperlink>
    </w:p>
    <w:p w14:paraId="324D23E1" w14:textId="77777777" w:rsidR="00E44476" w:rsidRDefault="00F13DE8">
      <w:pPr>
        <w:pStyle w:val="TOC2"/>
        <w:rPr>
          <w:rFonts w:asciiTheme="minorHAnsi" w:eastAsiaTheme="minorEastAsia" w:hAnsiTheme="minorHAnsi" w:cstheme="minorBidi"/>
          <w:b w:val="0"/>
          <w:sz w:val="22"/>
          <w:szCs w:val="22"/>
        </w:rPr>
      </w:pPr>
      <w:hyperlink w:anchor="_Toc488695621" w:history="1">
        <w:r w:rsidR="00E44476" w:rsidRPr="00314635">
          <w:rPr>
            <w:rStyle w:val="Hyperlink"/>
            <w:rFonts w:cs="Arial"/>
          </w:rPr>
          <w:t>3.7</w:t>
        </w:r>
        <w:r w:rsidR="00E44476">
          <w:rPr>
            <w:rFonts w:asciiTheme="minorHAnsi" w:eastAsiaTheme="minorEastAsia" w:hAnsiTheme="minorHAnsi" w:cstheme="minorBidi"/>
            <w:b w:val="0"/>
            <w:sz w:val="22"/>
            <w:szCs w:val="22"/>
          </w:rPr>
          <w:tab/>
        </w:r>
        <w:r w:rsidR="00E44476" w:rsidRPr="00314635">
          <w:rPr>
            <w:rStyle w:val="Hyperlink"/>
          </w:rPr>
          <w:t>Implementación en R</w:t>
        </w:r>
        <w:r w:rsidR="00E44476">
          <w:rPr>
            <w:webHidden/>
          </w:rPr>
          <w:tab/>
        </w:r>
        <w:r w:rsidR="00E44476">
          <w:rPr>
            <w:webHidden/>
          </w:rPr>
          <w:fldChar w:fldCharType="begin"/>
        </w:r>
        <w:r w:rsidR="00E44476">
          <w:rPr>
            <w:webHidden/>
          </w:rPr>
          <w:instrText xml:space="preserve"> PAGEREF _Toc488695621 \h </w:instrText>
        </w:r>
        <w:r w:rsidR="00E44476">
          <w:rPr>
            <w:webHidden/>
          </w:rPr>
        </w:r>
        <w:r w:rsidR="00E44476">
          <w:rPr>
            <w:webHidden/>
          </w:rPr>
          <w:fldChar w:fldCharType="separate"/>
        </w:r>
        <w:r w:rsidR="00E44476">
          <w:rPr>
            <w:webHidden/>
          </w:rPr>
          <w:t>30</w:t>
        </w:r>
        <w:r w:rsidR="00E44476">
          <w:rPr>
            <w:webHidden/>
          </w:rPr>
          <w:fldChar w:fldCharType="end"/>
        </w:r>
      </w:hyperlink>
    </w:p>
    <w:p w14:paraId="546636BE" w14:textId="77777777" w:rsidR="00E44476" w:rsidRDefault="00F13DE8">
      <w:pPr>
        <w:pStyle w:val="TOC3"/>
        <w:rPr>
          <w:rFonts w:asciiTheme="minorHAnsi" w:eastAsiaTheme="minorEastAsia" w:hAnsiTheme="minorHAnsi" w:cstheme="minorBidi"/>
          <w:sz w:val="22"/>
          <w:szCs w:val="22"/>
        </w:rPr>
      </w:pPr>
      <w:hyperlink w:anchor="_Toc488695622" w:history="1">
        <w:r w:rsidR="00E44476" w:rsidRPr="00314635">
          <w:rPr>
            <w:rStyle w:val="Hyperlink"/>
          </w:rPr>
          <w:t>3.7.1</w:t>
        </w:r>
        <w:r w:rsidR="00E44476">
          <w:rPr>
            <w:rFonts w:asciiTheme="minorHAnsi" w:eastAsiaTheme="minorEastAsia" w:hAnsiTheme="minorHAnsi" w:cstheme="minorBidi"/>
            <w:sz w:val="22"/>
            <w:szCs w:val="22"/>
          </w:rPr>
          <w:tab/>
        </w:r>
        <w:r w:rsidR="00E44476" w:rsidRPr="00314635">
          <w:rPr>
            <w:rStyle w:val="Hyperlink"/>
          </w:rPr>
          <w:t>Ejemplo</w:t>
        </w:r>
        <w:r w:rsidR="00E44476">
          <w:rPr>
            <w:webHidden/>
          </w:rPr>
          <w:tab/>
        </w:r>
        <w:r w:rsidR="00E44476">
          <w:rPr>
            <w:webHidden/>
          </w:rPr>
          <w:fldChar w:fldCharType="begin"/>
        </w:r>
        <w:r w:rsidR="00E44476">
          <w:rPr>
            <w:webHidden/>
          </w:rPr>
          <w:instrText xml:space="preserve"> PAGEREF _Toc488695622 \h </w:instrText>
        </w:r>
        <w:r w:rsidR="00E44476">
          <w:rPr>
            <w:webHidden/>
          </w:rPr>
        </w:r>
        <w:r w:rsidR="00E44476">
          <w:rPr>
            <w:webHidden/>
          </w:rPr>
          <w:fldChar w:fldCharType="separate"/>
        </w:r>
        <w:r w:rsidR="00E44476">
          <w:rPr>
            <w:webHidden/>
          </w:rPr>
          <w:t>30</w:t>
        </w:r>
        <w:r w:rsidR="00E44476">
          <w:rPr>
            <w:webHidden/>
          </w:rPr>
          <w:fldChar w:fldCharType="end"/>
        </w:r>
      </w:hyperlink>
    </w:p>
    <w:p w14:paraId="704F0637" w14:textId="77777777" w:rsidR="00E44476" w:rsidRDefault="00F13DE8">
      <w:pPr>
        <w:pStyle w:val="TOC1"/>
        <w:rPr>
          <w:rFonts w:asciiTheme="minorHAnsi" w:eastAsiaTheme="minorEastAsia" w:hAnsiTheme="minorHAnsi" w:cstheme="minorBidi"/>
          <w:b w:val="0"/>
          <w:caps w:val="0"/>
          <w:noProof/>
          <w:sz w:val="22"/>
          <w:szCs w:val="22"/>
        </w:rPr>
      </w:pPr>
      <w:hyperlink w:anchor="_Toc488695623" w:history="1">
        <w:r w:rsidR="00E44476" w:rsidRPr="00314635">
          <w:rPr>
            <w:rStyle w:val="Hyperlink"/>
            <w:lang w:bidi="en-US"/>
          </w:rPr>
          <w:t>4</w:t>
        </w:r>
        <w:r w:rsidR="00E44476">
          <w:rPr>
            <w:rFonts w:asciiTheme="minorHAnsi" w:eastAsiaTheme="minorEastAsia" w:hAnsiTheme="minorHAnsi" w:cstheme="minorBidi"/>
            <w:b w:val="0"/>
            <w:caps w:val="0"/>
            <w:noProof/>
            <w:sz w:val="22"/>
            <w:szCs w:val="22"/>
          </w:rPr>
          <w:tab/>
        </w:r>
        <w:r w:rsidR="00E44476" w:rsidRPr="00314635">
          <w:rPr>
            <w:rStyle w:val="Hyperlink"/>
            <w:lang w:bidi="en-US"/>
          </w:rPr>
          <w:t>Dendrogramas</w:t>
        </w:r>
        <w:r w:rsidR="00E44476">
          <w:rPr>
            <w:noProof/>
            <w:webHidden/>
          </w:rPr>
          <w:tab/>
        </w:r>
        <w:r w:rsidR="00E44476">
          <w:rPr>
            <w:noProof/>
            <w:webHidden/>
          </w:rPr>
          <w:fldChar w:fldCharType="begin"/>
        </w:r>
        <w:r w:rsidR="00E44476">
          <w:rPr>
            <w:noProof/>
            <w:webHidden/>
          </w:rPr>
          <w:instrText xml:space="preserve"> PAGEREF _Toc488695623 \h </w:instrText>
        </w:r>
        <w:r w:rsidR="00E44476">
          <w:rPr>
            <w:noProof/>
            <w:webHidden/>
          </w:rPr>
        </w:r>
        <w:r w:rsidR="00E44476">
          <w:rPr>
            <w:noProof/>
            <w:webHidden/>
          </w:rPr>
          <w:fldChar w:fldCharType="separate"/>
        </w:r>
        <w:r w:rsidR="00E44476">
          <w:rPr>
            <w:noProof/>
            <w:webHidden/>
          </w:rPr>
          <w:t>32</w:t>
        </w:r>
        <w:r w:rsidR="00E44476">
          <w:rPr>
            <w:noProof/>
            <w:webHidden/>
          </w:rPr>
          <w:fldChar w:fldCharType="end"/>
        </w:r>
      </w:hyperlink>
    </w:p>
    <w:p w14:paraId="22AE5B1A" w14:textId="77777777" w:rsidR="00E44476" w:rsidRDefault="00F13DE8">
      <w:pPr>
        <w:pStyle w:val="TOC2"/>
        <w:rPr>
          <w:rFonts w:asciiTheme="minorHAnsi" w:eastAsiaTheme="minorEastAsia" w:hAnsiTheme="minorHAnsi" w:cstheme="minorBidi"/>
          <w:b w:val="0"/>
          <w:sz w:val="22"/>
          <w:szCs w:val="22"/>
        </w:rPr>
      </w:pPr>
      <w:hyperlink w:anchor="_Toc488695624" w:history="1">
        <w:r w:rsidR="00E44476" w:rsidRPr="00314635">
          <w:rPr>
            <w:rStyle w:val="Hyperlink"/>
            <w:rFonts w:cs="Arial"/>
            <w:lang w:bidi="he-IL"/>
          </w:rPr>
          <w:t>4.1</w:t>
        </w:r>
        <w:r w:rsidR="00E44476">
          <w:rPr>
            <w:rFonts w:asciiTheme="minorHAnsi" w:eastAsiaTheme="minorEastAsia" w:hAnsiTheme="minorHAnsi" w:cstheme="minorBidi"/>
            <w:b w:val="0"/>
            <w:sz w:val="22"/>
            <w:szCs w:val="22"/>
          </w:rPr>
          <w:tab/>
        </w:r>
        <w:r w:rsidR="00E44476" w:rsidRPr="00314635">
          <w:rPr>
            <w:rStyle w:val="Hyperlink"/>
            <w:lang w:bidi="he-IL"/>
          </w:rPr>
          <w:t>Definición</w:t>
        </w:r>
        <w:r w:rsidR="00E44476">
          <w:rPr>
            <w:webHidden/>
          </w:rPr>
          <w:tab/>
        </w:r>
        <w:r w:rsidR="00E44476">
          <w:rPr>
            <w:webHidden/>
          </w:rPr>
          <w:fldChar w:fldCharType="begin"/>
        </w:r>
        <w:r w:rsidR="00E44476">
          <w:rPr>
            <w:webHidden/>
          </w:rPr>
          <w:instrText xml:space="preserve"> PAGEREF _Toc488695624 \h </w:instrText>
        </w:r>
        <w:r w:rsidR="00E44476">
          <w:rPr>
            <w:webHidden/>
          </w:rPr>
        </w:r>
        <w:r w:rsidR="00E44476">
          <w:rPr>
            <w:webHidden/>
          </w:rPr>
          <w:fldChar w:fldCharType="separate"/>
        </w:r>
        <w:r w:rsidR="00E44476">
          <w:rPr>
            <w:webHidden/>
          </w:rPr>
          <w:t>32</w:t>
        </w:r>
        <w:r w:rsidR="00E44476">
          <w:rPr>
            <w:webHidden/>
          </w:rPr>
          <w:fldChar w:fldCharType="end"/>
        </w:r>
      </w:hyperlink>
    </w:p>
    <w:p w14:paraId="15E9B64F" w14:textId="77777777" w:rsidR="00E44476" w:rsidRDefault="00F13DE8">
      <w:pPr>
        <w:pStyle w:val="TOC2"/>
        <w:rPr>
          <w:rFonts w:asciiTheme="minorHAnsi" w:eastAsiaTheme="minorEastAsia" w:hAnsiTheme="minorHAnsi" w:cstheme="minorBidi"/>
          <w:b w:val="0"/>
          <w:sz w:val="22"/>
          <w:szCs w:val="22"/>
        </w:rPr>
      </w:pPr>
      <w:hyperlink w:anchor="_Toc488695625" w:history="1">
        <w:r w:rsidR="00E44476" w:rsidRPr="00314635">
          <w:rPr>
            <w:rStyle w:val="Hyperlink"/>
            <w:rFonts w:cs="Arial"/>
            <w:lang w:bidi="he-IL"/>
          </w:rPr>
          <w:t>4.2</w:t>
        </w:r>
        <w:r w:rsidR="00E44476">
          <w:rPr>
            <w:rFonts w:asciiTheme="minorHAnsi" w:eastAsiaTheme="minorEastAsia" w:hAnsiTheme="minorHAnsi" w:cstheme="minorBidi"/>
            <w:b w:val="0"/>
            <w:sz w:val="22"/>
            <w:szCs w:val="22"/>
          </w:rPr>
          <w:tab/>
        </w:r>
        <w:r w:rsidR="00E44476" w:rsidRPr="00314635">
          <w:rPr>
            <w:rStyle w:val="Hyperlink"/>
            <w:lang w:bidi="he-IL"/>
          </w:rPr>
          <w:t>¿Cómo se interpreta un Dendrograma?</w:t>
        </w:r>
        <w:r w:rsidR="00E44476">
          <w:rPr>
            <w:webHidden/>
          </w:rPr>
          <w:tab/>
        </w:r>
        <w:r w:rsidR="00E44476">
          <w:rPr>
            <w:webHidden/>
          </w:rPr>
          <w:fldChar w:fldCharType="begin"/>
        </w:r>
        <w:r w:rsidR="00E44476">
          <w:rPr>
            <w:webHidden/>
          </w:rPr>
          <w:instrText xml:space="preserve"> PAGEREF _Toc488695625 \h </w:instrText>
        </w:r>
        <w:r w:rsidR="00E44476">
          <w:rPr>
            <w:webHidden/>
          </w:rPr>
        </w:r>
        <w:r w:rsidR="00E44476">
          <w:rPr>
            <w:webHidden/>
          </w:rPr>
          <w:fldChar w:fldCharType="separate"/>
        </w:r>
        <w:r w:rsidR="00E44476">
          <w:rPr>
            <w:webHidden/>
          </w:rPr>
          <w:t>32</w:t>
        </w:r>
        <w:r w:rsidR="00E44476">
          <w:rPr>
            <w:webHidden/>
          </w:rPr>
          <w:fldChar w:fldCharType="end"/>
        </w:r>
      </w:hyperlink>
    </w:p>
    <w:p w14:paraId="4203C193" w14:textId="77777777" w:rsidR="00E44476" w:rsidRDefault="00F13DE8">
      <w:pPr>
        <w:pStyle w:val="TOC3"/>
        <w:rPr>
          <w:rFonts w:asciiTheme="minorHAnsi" w:eastAsiaTheme="minorEastAsia" w:hAnsiTheme="minorHAnsi" w:cstheme="minorBidi"/>
          <w:sz w:val="22"/>
          <w:szCs w:val="22"/>
        </w:rPr>
      </w:pPr>
      <w:hyperlink w:anchor="_Toc488695626" w:history="1">
        <w:r w:rsidR="00E44476" w:rsidRPr="00314635">
          <w:rPr>
            <w:rStyle w:val="Hyperlink"/>
          </w:rPr>
          <w:t>4.2.1</w:t>
        </w:r>
        <w:r w:rsidR="00E44476">
          <w:rPr>
            <w:rFonts w:asciiTheme="minorHAnsi" w:eastAsiaTheme="minorEastAsia" w:hAnsiTheme="minorHAnsi" w:cstheme="minorBidi"/>
            <w:sz w:val="22"/>
            <w:szCs w:val="22"/>
          </w:rPr>
          <w:tab/>
        </w:r>
        <w:r w:rsidR="00E44476" w:rsidRPr="00314635">
          <w:rPr>
            <w:rStyle w:val="Hyperlink"/>
          </w:rPr>
          <w:t>Análisis e Interpretación de un dendrograma</w:t>
        </w:r>
        <w:r w:rsidR="00E44476">
          <w:rPr>
            <w:webHidden/>
          </w:rPr>
          <w:tab/>
        </w:r>
        <w:r w:rsidR="00E44476">
          <w:rPr>
            <w:webHidden/>
          </w:rPr>
          <w:fldChar w:fldCharType="begin"/>
        </w:r>
        <w:r w:rsidR="00E44476">
          <w:rPr>
            <w:webHidden/>
          </w:rPr>
          <w:instrText xml:space="preserve"> PAGEREF _Toc488695626 \h </w:instrText>
        </w:r>
        <w:r w:rsidR="00E44476">
          <w:rPr>
            <w:webHidden/>
          </w:rPr>
        </w:r>
        <w:r w:rsidR="00E44476">
          <w:rPr>
            <w:webHidden/>
          </w:rPr>
          <w:fldChar w:fldCharType="separate"/>
        </w:r>
        <w:r w:rsidR="00E44476">
          <w:rPr>
            <w:webHidden/>
          </w:rPr>
          <w:t>33</w:t>
        </w:r>
        <w:r w:rsidR="00E44476">
          <w:rPr>
            <w:webHidden/>
          </w:rPr>
          <w:fldChar w:fldCharType="end"/>
        </w:r>
      </w:hyperlink>
    </w:p>
    <w:p w14:paraId="25260C2E" w14:textId="77777777" w:rsidR="00E44476" w:rsidRDefault="00F13DE8">
      <w:pPr>
        <w:pStyle w:val="TOC3"/>
        <w:rPr>
          <w:rFonts w:asciiTheme="minorHAnsi" w:eastAsiaTheme="minorEastAsia" w:hAnsiTheme="minorHAnsi" w:cstheme="minorBidi"/>
          <w:sz w:val="22"/>
          <w:szCs w:val="22"/>
        </w:rPr>
      </w:pPr>
      <w:hyperlink w:anchor="_Toc488695627" w:history="1">
        <w:r w:rsidR="00E44476" w:rsidRPr="00314635">
          <w:rPr>
            <w:rStyle w:val="Hyperlink"/>
          </w:rPr>
          <w:t>4.2.2</w:t>
        </w:r>
        <w:r w:rsidR="00E44476">
          <w:rPr>
            <w:rFonts w:asciiTheme="minorHAnsi" w:eastAsiaTheme="minorEastAsia" w:hAnsiTheme="minorHAnsi" w:cstheme="minorBidi"/>
            <w:sz w:val="22"/>
            <w:szCs w:val="22"/>
          </w:rPr>
          <w:tab/>
        </w:r>
        <w:r w:rsidR="00E44476" w:rsidRPr="00314635">
          <w:rPr>
            <w:rStyle w:val="Hyperlink"/>
          </w:rPr>
          <w:t>Disposición de los elementos</w:t>
        </w:r>
        <w:r w:rsidR="00E44476">
          <w:rPr>
            <w:webHidden/>
          </w:rPr>
          <w:tab/>
        </w:r>
        <w:r w:rsidR="00E44476">
          <w:rPr>
            <w:webHidden/>
          </w:rPr>
          <w:fldChar w:fldCharType="begin"/>
        </w:r>
        <w:r w:rsidR="00E44476">
          <w:rPr>
            <w:webHidden/>
          </w:rPr>
          <w:instrText xml:space="preserve"> PAGEREF _Toc488695627 \h </w:instrText>
        </w:r>
        <w:r w:rsidR="00E44476">
          <w:rPr>
            <w:webHidden/>
          </w:rPr>
        </w:r>
        <w:r w:rsidR="00E44476">
          <w:rPr>
            <w:webHidden/>
          </w:rPr>
          <w:fldChar w:fldCharType="separate"/>
        </w:r>
        <w:r w:rsidR="00E44476">
          <w:rPr>
            <w:webHidden/>
          </w:rPr>
          <w:t>33</w:t>
        </w:r>
        <w:r w:rsidR="00E44476">
          <w:rPr>
            <w:webHidden/>
          </w:rPr>
          <w:fldChar w:fldCharType="end"/>
        </w:r>
      </w:hyperlink>
    </w:p>
    <w:p w14:paraId="3FAE0A24" w14:textId="77777777" w:rsidR="00E44476" w:rsidRDefault="00F13DE8">
      <w:pPr>
        <w:pStyle w:val="TOC3"/>
        <w:rPr>
          <w:rFonts w:asciiTheme="minorHAnsi" w:eastAsiaTheme="minorEastAsia" w:hAnsiTheme="minorHAnsi" w:cstheme="minorBidi"/>
          <w:sz w:val="22"/>
          <w:szCs w:val="22"/>
        </w:rPr>
      </w:pPr>
      <w:hyperlink w:anchor="_Toc488695628" w:history="1">
        <w:r w:rsidR="00E44476" w:rsidRPr="00314635">
          <w:rPr>
            <w:rStyle w:val="Hyperlink"/>
          </w:rPr>
          <w:t>4.2.3</w:t>
        </w:r>
        <w:r w:rsidR="00E44476">
          <w:rPr>
            <w:rFonts w:asciiTheme="minorHAnsi" w:eastAsiaTheme="minorEastAsia" w:hAnsiTheme="minorHAnsi" w:cstheme="minorBidi"/>
            <w:sz w:val="22"/>
            <w:szCs w:val="22"/>
          </w:rPr>
          <w:tab/>
        </w:r>
        <w:r w:rsidR="00E44476" w:rsidRPr="00314635">
          <w:rPr>
            <w:rStyle w:val="Hyperlink"/>
          </w:rPr>
          <w:t>Ejemplo de Análisis</w:t>
        </w:r>
        <w:r w:rsidR="00E44476">
          <w:rPr>
            <w:webHidden/>
          </w:rPr>
          <w:tab/>
        </w:r>
        <w:r w:rsidR="00E44476">
          <w:rPr>
            <w:webHidden/>
          </w:rPr>
          <w:fldChar w:fldCharType="begin"/>
        </w:r>
        <w:r w:rsidR="00E44476">
          <w:rPr>
            <w:webHidden/>
          </w:rPr>
          <w:instrText xml:space="preserve"> PAGEREF _Toc488695628 \h </w:instrText>
        </w:r>
        <w:r w:rsidR="00E44476">
          <w:rPr>
            <w:webHidden/>
          </w:rPr>
        </w:r>
        <w:r w:rsidR="00E44476">
          <w:rPr>
            <w:webHidden/>
          </w:rPr>
          <w:fldChar w:fldCharType="separate"/>
        </w:r>
        <w:r w:rsidR="00E44476">
          <w:rPr>
            <w:webHidden/>
          </w:rPr>
          <w:t>34</w:t>
        </w:r>
        <w:r w:rsidR="00E44476">
          <w:rPr>
            <w:webHidden/>
          </w:rPr>
          <w:fldChar w:fldCharType="end"/>
        </w:r>
      </w:hyperlink>
    </w:p>
    <w:p w14:paraId="12C7E138" w14:textId="77777777" w:rsidR="00E44476" w:rsidRDefault="00F13DE8">
      <w:pPr>
        <w:pStyle w:val="TOC1"/>
        <w:rPr>
          <w:rFonts w:asciiTheme="minorHAnsi" w:eastAsiaTheme="minorEastAsia" w:hAnsiTheme="minorHAnsi" w:cstheme="minorBidi"/>
          <w:b w:val="0"/>
          <w:caps w:val="0"/>
          <w:noProof/>
          <w:sz w:val="22"/>
          <w:szCs w:val="22"/>
        </w:rPr>
      </w:pPr>
      <w:hyperlink w:anchor="_Toc488695629" w:history="1">
        <w:r w:rsidR="00E44476" w:rsidRPr="00314635">
          <w:rPr>
            <w:rStyle w:val="Hyperlink"/>
            <w:lang w:bidi="en-US"/>
          </w:rPr>
          <w:t>5</w:t>
        </w:r>
        <w:r w:rsidR="00E44476">
          <w:rPr>
            <w:rFonts w:asciiTheme="minorHAnsi" w:eastAsiaTheme="minorEastAsia" w:hAnsiTheme="minorHAnsi" w:cstheme="minorBidi"/>
            <w:b w:val="0"/>
            <w:caps w:val="0"/>
            <w:noProof/>
            <w:sz w:val="22"/>
            <w:szCs w:val="22"/>
          </w:rPr>
          <w:tab/>
        </w:r>
        <w:r w:rsidR="00E44476" w:rsidRPr="00314635">
          <w:rPr>
            <w:rStyle w:val="Hyperlink"/>
            <w:lang w:bidi="en-US"/>
          </w:rPr>
          <w:t>DTW</w:t>
        </w:r>
        <w:r w:rsidR="00E44476">
          <w:rPr>
            <w:noProof/>
            <w:webHidden/>
          </w:rPr>
          <w:tab/>
        </w:r>
        <w:r w:rsidR="00E44476">
          <w:rPr>
            <w:noProof/>
            <w:webHidden/>
          </w:rPr>
          <w:fldChar w:fldCharType="begin"/>
        </w:r>
        <w:r w:rsidR="00E44476">
          <w:rPr>
            <w:noProof/>
            <w:webHidden/>
          </w:rPr>
          <w:instrText xml:space="preserve"> PAGEREF _Toc488695629 \h </w:instrText>
        </w:r>
        <w:r w:rsidR="00E44476">
          <w:rPr>
            <w:noProof/>
            <w:webHidden/>
          </w:rPr>
        </w:r>
        <w:r w:rsidR="00E44476">
          <w:rPr>
            <w:noProof/>
            <w:webHidden/>
          </w:rPr>
          <w:fldChar w:fldCharType="separate"/>
        </w:r>
        <w:r w:rsidR="00E44476">
          <w:rPr>
            <w:noProof/>
            <w:webHidden/>
          </w:rPr>
          <w:t>35</w:t>
        </w:r>
        <w:r w:rsidR="00E44476">
          <w:rPr>
            <w:noProof/>
            <w:webHidden/>
          </w:rPr>
          <w:fldChar w:fldCharType="end"/>
        </w:r>
      </w:hyperlink>
    </w:p>
    <w:p w14:paraId="1917E887" w14:textId="77777777" w:rsidR="00E44476" w:rsidRDefault="00F13DE8">
      <w:pPr>
        <w:pStyle w:val="TOC2"/>
        <w:rPr>
          <w:rFonts w:asciiTheme="minorHAnsi" w:eastAsiaTheme="minorEastAsia" w:hAnsiTheme="minorHAnsi" w:cstheme="minorBidi"/>
          <w:b w:val="0"/>
          <w:sz w:val="22"/>
          <w:szCs w:val="22"/>
        </w:rPr>
      </w:pPr>
      <w:hyperlink w:anchor="_Toc488695630" w:history="1">
        <w:r w:rsidR="00E44476" w:rsidRPr="00314635">
          <w:rPr>
            <w:rStyle w:val="Hyperlink"/>
            <w:rFonts w:cs="Arial"/>
          </w:rPr>
          <w:t>5.1</w:t>
        </w:r>
        <w:r w:rsidR="00E44476">
          <w:rPr>
            <w:rFonts w:asciiTheme="minorHAnsi" w:eastAsiaTheme="minorEastAsia" w:hAnsiTheme="minorHAnsi" w:cstheme="minorBidi"/>
            <w:b w:val="0"/>
            <w:sz w:val="22"/>
            <w:szCs w:val="22"/>
          </w:rPr>
          <w:tab/>
        </w:r>
        <w:r w:rsidR="00E44476" w:rsidRPr="00314635">
          <w:rPr>
            <w:rStyle w:val="Hyperlink"/>
          </w:rPr>
          <w:t>Introducción</w:t>
        </w:r>
        <w:r w:rsidR="00E44476">
          <w:rPr>
            <w:webHidden/>
          </w:rPr>
          <w:tab/>
        </w:r>
        <w:r w:rsidR="00E44476">
          <w:rPr>
            <w:webHidden/>
          </w:rPr>
          <w:fldChar w:fldCharType="begin"/>
        </w:r>
        <w:r w:rsidR="00E44476">
          <w:rPr>
            <w:webHidden/>
          </w:rPr>
          <w:instrText xml:space="preserve"> PAGEREF _Toc488695630 \h </w:instrText>
        </w:r>
        <w:r w:rsidR="00E44476">
          <w:rPr>
            <w:webHidden/>
          </w:rPr>
        </w:r>
        <w:r w:rsidR="00E44476">
          <w:rPr>
            <w:webHidden/>
          </w:rPr>
          <w:fldChar w:fldCharType="separate"/>
        </w:r>
        <w:r w:rsidR="00E44476">
          <w:rPr>
            <w:webHidden/>
          </w:rPr>
          <w:t>35</w:t>
        </w:r>
        <w:r w:rsidR="00E44476">
          <w:rPr>
            <w:webHidden/>
          </w:rPr>
          <w:fldChar w:fldCharType="end"/>
        </w:r>
      </w:hyperlink>
    </w:p>
    <w:p w14:paraId="45404BF3" w14:textId="77777777" w:rsidR="00E44476" w:rsidRDefault="00F13DE8">
      <w:pPr>
        <w:pStyle w:val="TOC2"/>
        <w:rPr>
          <w:rFonts w:asciiTheme="minorHAnsi" w:eastAsiaTheme="minorEastAsia" w:hAnsiTheme="minorHAnsi" w:cstheme="minorBidi"/>
          <w:b w:val="0"/>
          <w:sz w:val="22"/>
          <w:szCs w:val="22"/>
        </w:rPr>
      </w:pPr>
      <w:hyperlink w:anchor="_Toc488695631" w:history="1">
        <w:r w:rsidR="00E44476" w:rsidRPr="00314635">
          <w:rPr>
            <w:rStyle w:val="Hyperlink"/>
            <w:rFonts w:cs="Arial"/>
          </w:rPr>
          <w:t>5.2</w:t>
        </w:r>
        <w:r w:rsidR="00E44476">
          <w:rPr>
            <w:rFonts w:asciiTheme="minorHAnsi" w:eastAsiaTheme="minorEastAsia" w:hAnsiTheme="minorHAnsi" w:cstheme="minorBidi"/>
            <w:b w:val="0"/>
            <w:sz w:val="22"/>
            <w:szCs w:val="22"/>
          </w:rPr>
          <w:tab/>
        </w:r>
        <w:r w:rsidR="00E44476" w:rsidRPr="00314635">
          <w:rPr>
            <w:rStyle w:val="Hyperlink"/>
          </w:rPr>
          <w:t>Ventajas del algoritmo DTW</w:t>
        </w:r>
        <w:r w:rsidR="00E44476">
          <w:rPr>
            <w:webHidden/>
          </w:rPr>
          <w:tab/>
        </w:r>
        <w:r w:rsidR="00E44476">
          <w:rPr>
            <w:webHidden/>
          </w:rPr>
          <w:fldChar w:fldCharType="begin"/>
        </w:r>
        <w:r w:rsidR="00E44476">
          <w:rPr>
            <w:webHidden/>
          </w:rPr>
          <w:instrText xml:space="preserve"> PAGEREF _Toc488695631 \h </w:instrText>
        </w:r>
        <w:r w:rsidR="00E44476">
          <w:rPr>
            <w:webHidden/>
          </w:rPr>
        </w:r>
        <w:r w:rsidR="00E44476">
          <w:rPr>
            <w:webHidden/>
          </w:rPr>
          <w:fldChar w:fldCharType="separate"/>
        </w:r>
        <w:r w:rsidR="00E44476">
          <w:rPr>
            <w:webHidden/>
          </w:rPr>
          <w:t>35</w:t>
        </w:r>
        <w:r w:rsidR="00E44476">
          <w:rPr>
            <w:webHidden/>
          </w:rPr>
          <w:fldChar w:fldCharType="end"/>
        </w:r>
      </w:hyperlink>
    </w:p>
    <w:p w14:paraId="4EAE7900" w14:textId="77777777" w:rsidR="00E44476" w:rsidRDefault="00F13DE8">
      <w:pPr>
        <w:pStyle w:val="TOC2"/>
        <w:rPr>
          <w:rFonts w:asciiTheme="minorHAnsi" w:eastAsiaTheme="minorEastAsia" w:hAnsiTheme="minorHAnsi" w:cstheme="minorBidi"/>
          <w:b w:val="0"/>
          <w:sz w:val="22"/>
          <w:szCs w:val="22"/>
        </w:rPr>
      </w:pPr>
      <w:hyperlink w:anchor="_Toc488695632" w:history="1">
        <w:r w:rsidR="00E44476" w:rsidRPr="00314635">
          <w:rPr>
            <w:rStyle w:val="Hyperlink"/>
            <w:rFonts w:cs="Arial"/>
          </w:rPr>
          <w:t>5.3</w:t>
        </w:r>
        <w:r w:rsidR="00E44476">
          <w:rPr>
            <w:rFonts w:asciiTheme="minorHAnsi" w:eastAsiaTheme="minorEastAsia" w:hAnsiTheme="minorHAnsi" w:cstheme="minorBidi"/>
            <w:b w:val="0"/>
            <w:sz w:val="22"/>
            <w:szCs w:val="22"/>
          </w:rPr>
          <w:tab/>
        </w:r>
        <w:r w:rsidR="00E44476" w:rsidRPr="00314635">
          <w:rPr>
            <w:rStyle w:val="Hyperlink"/>
          </w:rPr>
          <w:t>DTW vs Distancia Euclídea</w:t>
        </w:r>
        <w:r w:rsidR="00E44476">
          <w:rPr>
            <w:webHidden/>
          </w:rPr>
          <w:tab/>
        </w:r>
        <w:r w:rsidR="00E44476">
          <w:rPr>
            <w:webHidden/>
          </w:rPr>
          <w:fldChar w:fldCharType="begin"/>
        </w:r>
        <w:r w:rsidR="00E44476">
          <w:rPr>
            <w:webHidden/>
          </w:rPr>
          <w:instrText xml:space="preserve"> PAGEREF _Toc488695632 \h </w:instrText>
        </w:r>
        <w:r w:rsidR="00E44476">
          <w:rPr>
            <w:webHidden/>
          </w:rPr>
        </w:r>
        <w:r w:rsidR="00E44476">
          <w:rPr>
            <w:webHidden/>
          </w:rPr>
          <w:fldChar w:fldCharType="separate"/>
        </w:r>
        <w:r w:rsidR="00E44476">
          <w:rPr>
            <w:webHidden/>
          </w:rPr>
          <w:t>36</w:t>
        </w:r>
        <w:r w:rsidR="00E44476">
          <w:rPr>
            <w:webHidden/>
          </w:rPr>
          <w:fldChar w:fldCharType="end"/>
        </w:r>
      </w:hyperlink>
    </w:p>
    <w:p w14:paraId="1664D908" w14:textId="77777777" w:rsidR="00E44476" w:rsidRDefault="00F13DE8">
      <w:pPr>
        <w:pStyle w:val="TOC2"/>
        <w:rPr>
          <w:rFonts w:asciiTheme="minorHAnsi" w:eastAsiaTheme="minorEastAsia" w:hAnsiTheme="minorHAnsi" w:cstheme="minorBidi"/>
          <w:b w:val="0"/>
          <w:sz w:val="22"/>
          <w:szCs w:val="22"/>
        </w:rPr>
      </w:pPr>
      <w:hyperlink w:anchor="_Toc488695633" w:history="1">
        <w:r w:rsidR="00E44476" w:rsidRPr="00314635">
          <w:rPr>
            <w:rStyle w:val="Hyperlink"/>
            <w:rFonts w:cs="Arial"/>
          </w:rPr>
          <w:t>5.4</w:t>
        </w:r>
        <w:r w:rsidR="00E44476">
          <w:rPr>
            <w:rFonts w:asciiTheme="minorHAnsi" w:eastAsiaTheme="minorEastAsia" w:hAnsiTheme="minorHAnsi" w:cstheme="minorBidi"/>
            <w:b w:val="0"/>
            <w:sz w:val="22"/>
            <w:szCs w:val="22"/>
          </w:rPr>
          <w:tab/>
        </w:r>
        <w:r w:rsidR="00E44476" w:rsidRPr="00314635">
          <w:rPr>
            <w:rStyle w:val="Hyperlink"/>
          </w:rPr>
          <w:t>Ejemplo</w:t>
        </w:r>
        <w:r w:rsidR="00E44476">
          <w:rPr>
            <w:webHidden/>
          </w:rPr>
          <w:tab/>
        </w:r>
        <w:r w:rsidR="00E44476">
          <w:rPr>
            <w:webHidden/>
          </w:rPr>
          <w:fldChar w:fldCharType="begin"/>
        </w:r>
        <w:r w:rsidR="00E44476">
          <w:rPr>
            <w:webHidden/>
          </w:rPr>
          <w:instrText xml:space="preserve"> PAGEREF _Toc488695633 \h </w:instrText>
        </w:r>
        <w:r w:rsidR="00E44476">
          <w:rPr>
            <w:webHidden/>
          </w:rPr>
        </w:r>
        <w:r w:rsidR="00E44476">
          <w:rPr>
            <w:webHidden/>
          </w:rPr>
          <w:fldChar w:fldCharType="separate"/>
        </w:r>
        <w:r w:rsidR="00E44476">
          <w:rPr>
            <w:webHidden/>
          </w:rPr>
          <w:t>38</w:t>
        </w:r>
        <w:r w:rsidR="00E44476">
          <w:rPr>
            <w:webHidden/>
          </w:rPr>
          <w:fldChar w:fldCharType="end"/>
        </w:r>
      </w:hyperlink>
    </w:p>
    <w:p w14:paraId="35E6CE31" w14:textId="77777777" w:rsidR="00E44476" w:rsidRDefault="00F13DE8">
      <w:pPr>
        <w:pStyle w:val="TOC2"/>
        <w:rPr>
          <w:rFonts w:asciiTheme="minorHAnsi" w:eastAsiaTheme="minorEastAsia" w:hAnsiTheme="minorHAnsi" w:cstheme="minorBidi"/>
          <w:b w:val="0"/>
          <w:sz w:val="22"/>
          <w:szCs w:val="22"/>
        </w:rPr>
      </w:pPr>
      <w:hyperlink w:anchor="_Toc488695634" w:history="1">
        <w:r w:rsidR="00E44476" w:rsidRPr="00314635">
          <w:rPr>
            <w:rStyle w:val="Hyperlink"/>
            <w:rFonts w:cs="Arial"/>
          </w:rPr>
          <w:t>5.5</w:t>
        </w:r>
        <w:r w:rsidR="00E44476">
          <w:rPr>
            <w:rFonts w:asciiTheme="minorHAnsi" w:eastAsiaTheme="minorEastAsia" w:hAnsiTheme="minorHAnsi" w:cstheme="minorBidi"/>
            <w:b w:val="0"/>
            <w:sz w:val="22"/>
            <w:szCs w:val="22"/>
          </w:rPr>
          <w:tab/>
        </w:r>
        <w:r w:rsidR="00E44476" w:rsidRPr="00314635">
          <w:rPr>
            <w:rStyle w:val="Hyperlink"/>
          </w:rPr>
          <w:t>Medida de similitud  DTW</w:t>
        </w:r>
        <w:r w:rsidR="00E44476">
          <w:rPr>
            <w:webHidden/>
          </w:rPr>
          <w:tab/>
        </w:r>
        <w:r w:rsidR="00E44476">
          <w:rPr>
            <w:webHidden/>
          </w:rPr>
          <w:fldChar w:fldCharType="begin"/>
        </w:r>
        <w:r w:rsidR="00E44476">
          <w:rPr>
            <w:webHidden/>
          </w:rPr>
          <w:instrText xml:space="preserve"> PAGEREF _Toc488695634 \h </w:instrText>
        </w:r>
        <w:r w:rsidR="00E44476">
          <w:rPr>
            <w:webHidden/>
          </w:rPr>
        </w:r>
        <w:r w:rsidR="00E44476">
          <w:rPr>
            <w:webHidden/>
          </w:rPr>
          <w:fldChar w:fldCharType="separate"/>
        </w:r>
        <w:r w:rsidR="00E44476">
          <w:rPr>
            <w:webHidden/>
          </w:rPr>
          <w:t>39</w:t>
        </w:r>
        <w:r w:rsidR="00E44476">
          <w:rPr>
            <w:webHidden/>
          </w:rPr>
          <w:fldChar w:fldCharType="end"/>
        </w:r>
      </w:hyperlink>
    </w:p>
    <w:p w14:paraId="7280EFCF" w14:textId="77777777" w:rsidR="00E44476" w:rsidRDefault="00F13DE8">
      <w:pPr>
        <w:pStyle w:val="TOC2"/>
        <w:rPr>
          <w:rFonts w:asciiTheme="minorHAnsi" w:eastAsiaTheme="minorEastAsia" w:hAnsiTheme="minorHAnsi" w:cstheme="minorBidi"/>
          <w:b w:val="0"/>
          <w:sz w:val="22"/>
          <w:szCs w:val="22"/>
        </w:rPr>
      </w:pPr>
      <w:hyperlink w:anchor="_Toc488695635" w:history="1">
        <w:r w:rsidR="00E44476" w:rsidRPr="00314635">
          <w:rPr>
            <w:rStyle w:val="Hyperlink"/>
            <w:rFonts w:cs="Arial"/>
          </w:rPr>
          <w:t>5.6</w:t>
        </w:r>
        <w:r w:rsidR="00E44476">
          <w:rPr>
            <w:rFonts w:asciiTheme="minorHAnsi" w:eastAsiaTheme="minorEastAsia" w:hAnsiTheme="minorHAnsi" w:cstheme="minorBidi"/>
            <w:b w:val="0"/>
            <w:sz w:val="22"/>
            <w:szCs w:val="22"/>
          </w:rPr>
          <w:tab/>
        </w:r>
        <w:r w:rsidR="00E44476" w:rsidRPr="00314635">
          <w:rPr>
            <w:rStyle w:val="Hyperlink"/>
          </w:rPr>
          <w:t>Cálculo de Trayectorias</w:t>
        </w:r>
        <w:r w:rsidR="00E44476">
          <w:rPr>
            <w:webHidden/>
          </w:rPr>
          <w:tab/>
        </w:r>
        <w:r w:rsidR="00E44476">
          <w:rPr>
            <w:webHidden/>
          </w:rPr>
          <w:fldChar w:fldCharType="begin"/>
        </w:r>
        <w:r w:rsidR="00E44476">
          <w:rPr>
            <w:webHidden/>
          </w:rPr>
          <w:instrText xml:space="preserve"> PAGEREF _Toc488695635 \h </w:instrText>
        </w:r>
        <w:r w:rsidR="00E44476">
          <w:rPr>
            <w:webHidden/>
          </w:rPr>
        </w:r>
        <w:r w:rsidR="00E44476">
          <w:rPr>
            <w:webHidden/>
          </w:rPr>
          <w:fldChar w:fldCharType="separate"/>
        </w:r>
        <w:r w:rsidR="00E44476">
          <w:rPr>
            <w:webHidden/>
          </w:rPr>
          <w:t>40</w:t>
        </w:r>
        <w:r w:rsidR="00E44476">
          <w:rPr>
            <w:webHidden/>
          </w:rPr>
          <w:fldChar w:fldCharType="end"/>
        </w:r>
      </w:hyperlink>
    </w:p>
    <w:p w14:paraId="577CD960" w14:textId="77777777" w:rsidR="00E44476" w:rsidRDefault="00F13DE8">
      <w:pPr>
        <w:pStyle w:val="TOC2"/>
        <w:rPr>
          <w:rFonts w:asciiTheme="minorHAnsi" w:eastAsiaTheme="minorEastAsia" w:hAnsiTheme="minorHAnsi" w:cstheme="minorBidi"/>
          <w:b w:val="0"/>
          <w:sz w:val="22"/>
          <w:szCs w:val="22"/>
        </w:rPr>
      </w:pPr>
      <w:hyperlink w:anchor="_Toc488695636" w:history="1">
        <w:r w:rsidR="00E44476" w:rsidRPr="00314635">
          <w:rPr>
            <w:rStyle w:val="Hyperlink"/>
            <w:rFonts w:cs="Arial"/>
          </w:rPr>
          <w:t>5.7</w:t>
        </w:r>
        <w:r w:rsidR="00E44476">
          <w:rPr>
            <w:rFonts w:asciiTheme="minorHAnsi" w:eastAsiaTheme="minorEastAsia" w:hAnsiTheme="minorHAnsi" w:cstheme="minorBidi"/>
            <w:b w:val="0"/>
            <w:sz w:val="22"/>
            <w:szCs w:val="22"/>
          </w:rPr>
          <w:tab/>
        </w:r>
        <w:r w:rsidR="00E44476" w:rsidRPr="00314635">
          <w:rPr>
            <w:rStyle w:val="Hyperlink"/>
          </w:rPr>
          <w:t>Complejidad del algoritmo</w:t>
        </w:r>
        <w:r w:rsidR="00E44476">
          <w:rPr>
            <w:webHidden/>
          </w:rPr>
          <w:tab/>
        </w:r>
        <w:r w:rsidR="00E44476">
          <w:rPr>
            <w:webHidden/>
          </w:rPr>
          <w:fldChar w:fldCharType="begin"/>
        </w:r>
        <w:r w:rsidR="00E44476">
          <w:rPr>
            <w:webHidden/>
          </w:rPr>
          <w:instrText xml:space="preserve"> PAGEREF _Toc488695636 \h </w:instrText>
        </w:r>
        <w:r w:rsidR="00E44476">
          <w:rPr>
            <w:webHidden/>
          </w:rPr>
        </w:r>
        <w:r w:rsidR="00E44476">
          <w:rPr>
            <w:webHidden/>
          </w:rPr>
          <w:fldChar w:fldCharType="separate"/>
        </w:r>
        <w:r w:rsidR="00E44476">
          <w:rPr>
            <w:webHidden/>
          </w:rPr>
          <w:t>42</w:t>
        </w:r>
        <w:r w:rsidR="00E44476">
          <w:rPr>
            <w:webHidden/>
          </w:rPr>
          <w:fldChar w:fldCharType="end"/>
        </w:r>
      </w:hyperlink>
    </w:p>
    <w:p w14:paraId="6BAC1768" w14:textId="77777777" w:rsidR="00E44476" w:rsidRDefault="00F13DE8">
      <w:pPr>
        <w:pStyle w:val="TOC2"/>
        <w:rPr>
          <w:rFonts w:asciiTheme="minorHAnsi" w:eastAsiaTheme="minorEastAsia" w:hAnsiTheme="minorHAnsi" w:cstheme="minorBidi"/>
          <w:b w:val="0"/>
          <w:sz w:val="22"/>
          <w:szCs w:val="22"/>
        </w:rPr>
      </w:pPr>
      <w:hyperlink w:anchor="_Toc488695637" w:history="1">
        <w:r w:rsidR="00E44476" w:rsidRPr="00314635">
          <w:rPr>
            <w:rStyle w:val="Hyperlink"/>
            <w:rFonts w:cs="Arial"/>
          </w:rPr>
          <w:t>5.8</w:t>
        </w:r>
        <w:r w:rsidR="00E44476">
          <w:rPr>
            <w:rFonts w:asciiTheme="minorHAnsi" w:eastAsiaTheme="minorEastAsia" w:hAnsiTheme="minorHAnsi" w:cstheme="minorBidi"/>
            <w:b w:val="0"/>
            <w:sz w:val="22"/>
            <w:szCs w:val="22"/>
          </w:rPr>
          <w:tab/>
        </w:r>
        <w:r w:rsidR="00E44476" w:rsidRPr="00314635">
          <w:rPr>
            <w:rStyle w:val="Hyperlink"/>
          </w:rPr>
          <w:t>Algoritmos de aproximación del método DTW</w:t>
        </w:r>
        <w:r w:rsidR="00E44476">
          <w:rPr>
            <w:webHidden/>
          </w:rPr>
          <w:tab/>
        </w:r>
        <w:r w:rsidR="00E44476">
          <w:rPr>
            <w:webHidden/>
          </w:rPr>
          <w:fldChar w:fldCharType="begin"/>
        </w:r>
        <w:r w:rsidR="00E44476">
          <w:rPr>
            <w:webHidden/>
          </w:rPr>
          <w:instrText xml:space="preserve"> PAGEREF _Toc488695637 \h </w:instrText>
        </w:r>
        <w:r w:rsidR="00E44476">
          <w:rPr>
            <w:webHidden/>
          </w:rPr>
        </w:r>
        <w:r w:rsidR="00E44476">
          <w:rPr>
            <w:webHidden/>
          </w:rPr>
          <w:fldChar w:fldCharType="separate"/>
        </w:r>
        <w:r w:rsidR="00E44476">
          <w:rPr>
            <w:webHidden/>
          </w:rPr>
          <w:t>42</w:t>
        </w:r>
        <w:r w:rsidR="00E44476">
          <w:rPr>
            <w:webHidden/>
          </w:rPr>
          <w:fldChar w:fldCharType="end"/>
        </w:r>
      </w:hyperlink>
    </w:p>
    <w:p w14:paraId="440AE153" w14:textId="77777777" w:rsidR="00E44476" w:rsidRDefault="00F13DE8">
      <w:pPr>
        <w:pStyle w:val="TOC2"/>
        <w:rPr>
          <w:rFonts w:asciiTheme="minorHAnsi" w:eastAsiaTheme="minorEastAsia" w:hAnsiTheme="minorHAnsi" w:cstheme="minorBidi"/>
          <w:b w:val="0"/>
          <w:sz w:val="22"/>
          <w:szCs w:val="22"/>
        </w:rPr>
      </w:pPr>
      <w:hyperlink w:anchor="_Toc488695638" w:history="1">
        <w:r w:rsidR="00E44476" w:rsidRPr="00314635">
          <w:rPr>
            <w:rStyle w:val="Hyperlink"/>
            <w:rFonts w:cs="Arial"/>
          </w:rPr>
          <w:t>5.9</w:t>
        </w:r>
        <w:r w:rsidR="00E44476">
          <w:rPr>
            <w:rFonts w:asciiTheme="minorHAnsi" w:eastAsiaTheme="minorEastAsia" w:hAnsiTheme="minorHAnsi" w:cstheme="minorBidi"/>
            <w:b w:val="0"/>
            <w:sz w:val="22"/>
            <w:szCs w:val="22"/>
          </w:rPr>
          <w:tab/>
        </w:r>
        <w:r w:rsidR="00E44476" w:rsidRPr="00314635">
          <w:rPr>
            <w:rStyle w:val="Hyperlink"/>
          </w:rPr>
          <w:t>Restricciones en las trayectorias</w:t>
        </w:r>
        <w:r w:rsidR="00E44476">
          <w:rPr>
            <w:webHidden/>
          </w:rPr>
          <w:tab/>
        </w:r>
        <w:r w:rsidR="00E44476">
          <w:rPr>
            <w:webHidden/>
          </w:rPr>
          <w:fldChar w:fldCharType="begin"/>
        </w:r>
        <w:r w:rsidR="00E44476">
          <w:rPr>
            <w:webHidden/>
          </w:rPr>
          <w:instrText xml:space="preserve"> PAGEREF _Toc488695638 \h </w:instrText>
        </w:r>
        <w:r w:rsidR="00E44476">
          <w:rPr>
            <w:webHidden/>
          </w:rPr>
        </w:r>
        <w:r w:rsidR="00E44476">
          <w:rPr>
            <w:webHidden/>
          </w:rPr>
          <w:fldChar w:fldCharType="separate"/>
        </w:r>
        <w:r w:rsidR="00E44476">
          <w:rPr>
            <w:webHidden/>
          </w:rPr>
          <w:t>43</w:t>
        </w:r>
        <w:r w:rsidR="00E44476">
          <w:rPr>
            <w:webHidden/>
          </w:rPr>
          <w:fldChar w:fldCharType="end"/>
        </w:r>
      </w:hyperlink>
    </w:p>
    <w:p w14:paraId="70730065" w14:textId="77777777" w:rsidR="00E44476" w:rsidRDefault="00F13DE8">
      <w:pPr>
        <w:pStyle w:val="TOC1"/>
        <w:rPr>
          <w:rFonts w:asciiTheme="minorHAnsi" w:eastAsiaTheme="minorEastAsia" w:hAnsiTheme="minorHAnsi" w:cstheme="minorBidi"/>
          <w:b w:val="0"/>
          <w:caps w:val="0"/>
          <w:noProof/>
          <w:sz w:val="22"/>
          <w:szCs w:val="22"/>
        </w:rPr>
      </w:pPr>
      <w:hyperlink w:anchor="_Toc488695639" w:history="1">
        <w:r w:rsidR="00E44476" w:rsidRPr="00314635">
          <w:rPr>
            <w:rStyle w:val="Hyperlink"/>
            <w:lang w:bidi="en-US"/>
          </w:rPr>
          <w:t>6</w:t>
        </w:r>
        <w:r w:rsidR="00E44476">
          <w:rPr>
            <w:rFonts w:asciiTheme="minorHAnsi" w:eastAsiaTheme="minorEastAsia" w:hAnsiTheme="minorHAnsi" w:cstheme="minorBidi"/>
            <w:b w:val="0"/>
            <w:caps w:val="0"/>
            <w:noProof/>
            <w:sz w:val="22"/>
            <w:szCs w:val="22"/>
          </w:rPr>
          <w:tab/>
        </w:r>
        <w:r w:rsidR="00E44476" w:rsidRPr="00314635">
          <w:rPr>
            <w:rStyle w:val="Hyperlink"/>
            <w:lang w:bidi="en-US"/>
          </w:rPr>
          <w:t>Caso práctico: medidas de sensores</w:t>
        </w:r>
        <w:r w:rsidR="00E44476">
          <w:rPr>
            <w:noProof/>
            <w:webHidden/>
          </w:rPr>
          <w:tab/>
        </w:r>
        <w:r w:rsidR="00E44476">
          <w:rPr>
            <w:noProof/>
            <w:webHidden/>
          </w:rPr>
          <w:fldChar w:fldCharType="begin"/>
        </w:r>
        <w:r w:rsidR="00E44476">
          <w:rPr>
            <w:noProof/>
            <w:webHidden/>
          </w:rPr>
          <w:instrText xml:space="preserve"> PAGEREF _Toc488695639 \h </w:instrText>
        </w:r>
        <w:r w:rsidR="00E44476">
          <w:rPr>
            <w:noProof/>
            <w:webHidden/>
          </w:rPr>
        </w:r>
        <w:r w:rsidR="00E44476">
          <w:rPr>
            <w:noProof/>
            <w:webHidden/>
          </w:rPr>
          <w:fldChar w:fldCharType="separate"/>
        </w:r>
        <w:r w:rsidR="00E44476">
          <w:rPr>
            <w:noProof/>
            <w:webHidden/>
          </w:rPr>
          <w:t>44</w:t>
        </w:r>
        <w:r w:rsidR="00E44476">
          <w:rPr>
            <w:noProof/>
            <w:webHidden/>
          </w:rPr>
          <w:fldChar w:fldCharType="end"/>
        </w:r>
      </w:hyperlink>
    </w:p>
    <w:p w14:paraId="06E31B54" w14:textId="77777777" w:rsidR="00E44476" w:rsidRDefault="00F13DE8">
      <w:pPr>
        <w:pStyle w:val="TOC2"/>
        <w:rPr>
          <w:rFonts w:asciiTheme="minorHAnsi" w:eastAsiaTheme="minorEastAsia" w:hAnsiTheme="minorHAnsi" w:cstheme="minorBidi"/>
          <w:b w:val="0"/>
          <w:sz w:val="22"/>
          <w:szCs w:val="22"/>
        </w:rPr>
      </w:pPr>
      <w:hyperlink w:anchor="_Toc488695640" w:history="1">
        <w:r w:rsidR="00E44476" w:rsidRPr="00314635">
          <w:rPr>
            <w:rStyle w:val="Hyperlink"/>
            <w:rFonts w:cs="Arial"/>
          </w:rPr>
          <w:t>6.1</w:t>
        </w:r>
        <w:r w:rsidR="00E44476">
          <w:rPr>
            <w:rFonts w:asciiTheme="minorHAnsi" w:eastAsiaTheme="minorEastAsia" w:hAnsiTheme="minorHAnsi" w:cstheme="minorBidi"/>
            <w:b w:val="0"/>
            <w:sz w:val="22"/>
            <w:szCs w:val="22"/>
          </w:rPr>
          <w:tab/>
        </w:r>
        <w:r w:rsidR="00E44476" w:rsidRPr="00314635">
          <w:rPr>
            <w:rStyle w:val="Hyperlink"/>
          </w:rPr>
          <w:t xml:space="preserve">Introducción </w:t>
        </w:r>
        <w:r w:rsidR="00E44476">
          <w:rPr>
            <w:webHidden/>
          </w:rPr>
          <w:tab/>
        </w:r>
        <w:r w:rsidR="00E44476">
          <w:rPr>
            <w:webHidden/>
          </w:rPr>
          <w:fldChar w:fldCharType="begin"/>
        </w:r>
        <w:r w:rsidR="00E44476">
          <w:rPr>
            <w:webHidden/>
          </w:rPr>
          <w:instrText xml:space="preserve"> PAGEREF _Toc488695640 \h </w:instrText>
        </w:r>
        <w:r w:rsidR="00E44476">
          <w:rPr>
            <w:webHidden/>
          </w:rPr>
        </w:r>
        <w:r w:rsidR="00E44476">
          <w:rPr>
            <w:webHidden/>
          </w:rPr>
          <w:fldChar w:fldCharType="separate"/>
        </w:r>
        <w:r w:rsidR="00E44476">
          <w:rPr>
            <w:webHidden/>
          </w:rPr>
          <w:t>44</w:t>
        </w:r>
        <w:r w:rsidR="00E44476">
          <w:rPr>
            <w:webHidden/>
          </w:rPr>
          <w:fldChar w:fldCharType="end"/>
        </w:r>
      </w:hyperlink>
    </w:p>
    <w:p w14:paraId="519C2A13" w14:textId="77777777" w:rsidR="00E44476" w:rsidRDefault="00F13DE8">
      <w:pPr>
        <w:pStyle w:val="TOC2"/>
        <w:rPr>
          <w:rFonts w:asciiTheme="minorHAnsi" w:eastAsiaTheme="minorEastAsia" w:hAnsiTheme="minorHAnsi" w:cstheme="minorBidi"/>
          <w:b w:val="0"/>
          <w:sz w:val="22"/>
          <w:szCs w:val="22"/>
        </w:rPr>
      </w:pPr>
      <w:hyperlink w:anchor="_Toc488695641" w:history="1">
        <w:r w:rsidR="00E44476" w:rsidRPr="00314635">
          <w:rPr>
            <w:rStyle w:val="Hyperlink"/>
            <w:rFonts w:cs="Arial"/>
          </w:rPr>
          <w:t>6.2</w:t>
        </w:r>
        <w:r w:rsidR="00E44476">
          <w:rPr>
            <w:rFonts w:asciiTheme="minorHAnsi" w:eastAsiaTheme="minorEastAsia" w:hAnsiTheme="minorHAnsi" w:cstheme="minorBidi"/>
            <w:b w:val="0"/>
            <w:sz w:val="22"/>
            <w:szCs w:val="22"/>
          </w:rPr>
          <w:tab/>
        </w:r>
        <w:r w:rsidR="00E44476" w:rsidRPr="00314635">
          <w:rPr>
            <w:rStyle w:val="Hyperlink"/>
          </w:rPr>
          <w:t>Hipótesis de Trabajo</w:t>
        </w:r>
        <w:r w:rsidR="00E44476">
          <w:rPr>
            <w:webHidden/>
          </w:rPr>
          <w:tab/>
        </w:r>
        <w:r w:rsidR="00E44476">
          <w:rPr>
            <w:webHidden/>
          </w:rPr>
          <w:fldChar w:fldCharType="begin"/>
        </w:r>
        <w:r w:rsidR="00E44476">
          <w:rPr>
            <w:webHidden/>
          </w:rPr>
          <w:instrText xml:space="preserve"> PAGEREF _Toc488695641 \h </w:instrText>
        </w:r>
        <w:r w:rsidR="00E44476">
          <w:rPr>
            <w:webHidden/>
          </w:rPr>
        </w:r>
        <w:r w:rsidR="00E44476">
          <w:rPr>
            <w:webHidden/>
          </w:rPr>
          <w:fldChar w:fldCharType="separate"/>
        </w:r>
        <w:r w:rsidR="00E44476">
          <w:rPr>
            <w:webHidden/>
          </w:rPr>
          <w:t>45</w:t>
        </w:r>
        <w:r w:rsidR="00E44476">
          <w:rPr>
            <w:webHidden/>
          </w:rPr>
          <w:fldChar w:fldCharType="end"/>
        </w:r>
      </w:hyperlink>
    </w:p>
    <w:p w14:paraId="6F06FC75" w14:textId="77777777" w:rsidR="00E44476" w:rsidRDefault="00F13DE8">
      <w:pPr>
        <w:pStyle w:val="TOC3"/>
        <w:rPr>
          <w:rFonts w:asciiTheme="minorHAnsi" w:eastAsiaTheme="minorEastAsia" w:hAnsiTheme="minorHAnsi" w:cstheme="minorBidi"/>
          <w:sz w:val="22"/>
          <w:szCs w:val="22"/>
        </w:rPr>
      </w:pPr>
      <w:hyperlink w:anchor="_Toc488695642" w:history="1">
        <w:r w:rsidR="00E44476" w:rsidRPr="00314635">
          <w:rPr>
            <w:rStyle w:val="Hyperlink"/>
          </w:rPr>
          <w:t>6.2.1</w:t>
        </w:r>
        <w:r w:rsidR="00E44476">
          <w:rPr>
            <w:rFonts w:asciiTheme="minorHAnsi" w:eastAsiaTheme="minorEastAsia" w:hAnsiTheme="minorHAnsi" w:cstheme="minorBidi"/>
            <w:sz w:val="22"/>
            <w:szCs w:val="22"/>
          </w:rPr>
          <w:tab/>
        </w:r>
        <w:r w:rsidR="00E44476" w:rsidRPr="00314635">
          <w:rPr>
            <w:rStyle w:val="Hyperlink"/>
          </w:rPr>
          <w:t>Fases del proceso</w:t>
        </w:r>
        <w:r w:rsidR="00E44476">
          <w:rPr>
            <w:webHidden/>
          </w:rPr>
          <w:tab/>
        </w:r>
        <w:r w:rsidR="00E44476">
          <w:rPr>
            <w:webHidden/>
          </w:rPr>
          <w:fldChar w:fldCharType="begin"/>
        </w:r>
        <w:r w:rsidR="00E44476">
          <w:rPr>
            <w:webHidden/>
          </w:rPr>
          <w:instrText xml:space="preserve"> PAGEREF _Toc488695642 \h </w:instrText>
        </w:r>
        <w:r w:rsidR="00E44476">
          <w:rPr>
            <w:webHidden/>
          </w:rPr>
        </w:r>
        <w:r w:rsidR="00E44476">
          <w:rPr>
            <w:webHidden/>
          </w:rPr>
          <w:fldChar w:fldCharType="separate"/>
        </w:r>
        <w:r w:rsidR="00E44476">
          <w:rPr>
            <w:webHidden/>
          </w:rPr>
          <w:t>45</w:t>
        </w:r>
        <w:r w:rsidR="00E44476">
          <w:rPr>
            <w:webHidden/>
          </w:rPr>
          <w:fldChar w:fldCharType="end"/>
        </w:r>
      </w:hyperlink>
    </w:p>
    <w:p w14:paraId="7A10015F" w14:textId="77777777" w:rsidR="00E44476" w:rsidRDefault="00F13DE8">
      <w:pPr>
        <w:pStyle w:val="TOC3"/>
        <w:rPr>
          <w:rFonts w:asciiTheme="minorHAnsi" w:eastAsiaTheme="minorEastAsia" w:hAnsiTheme="minorHAnsi" w:cstheme="minorBidi"/>
          <w:sz w:val="22"/>
          <w:szCs w:val="22"/>
        </w:rPr>
      </w:pPr>
      <w:hyperlink w:anchor="_Toc488695643" w:history="1">
        <w:r w:rsidR="00E44476" w:rsidRPr="00314635">
          <w:rPr>
            <w:rStyle w:val="Hyperlink"/>
          </w:rPr>
          <w:t>6.2.2</w:t>
        </w:r>
        <w:r w:rsidR="00E44476">
          <w:rPr>
            <w:rFonts w:asciiTheme="minorHAnsi" w:eastAsiaTheme="minorEastAsia" w:hAnsiTheme="minorHAnsi" w:cstheme="minorBidi"/>
            <w:sz w:val="22"/>
            <w:szCs w:val="22"/>
          </w:rPr>
          <w:tab/>
        </w:r>
        <w:r w:rsidR="00E44476" w:rsidRPr="00314635">
          <w:rPr>
            <w:rStyle w:val="Hyperlink"/>
          </w:rPr>
          <w:t>Análisis de ficheros</w:t>
        </w:r>
        <w:r w:rsidR="00E44476">
          <w:rPr>
            <w:webHidden/>
          </w:rPr>
          <w:tab/>
        </w:r>
        <w:r w:rsidR="00E44476">
          <w:rPr>
            <w:webHidden/>
          </w:rPr>
          <w:fldChar w:fldCharType="begin"/>
        </w:r>
        <w:r w:rsidR="00E44476">
          <w:rPr>
            <w:webHidden/>
          </w:rPr>
          <w:instrText xml:space="preserve"> PAGEREF _Toc488695643 \h </w:instrText>
        </w:r>
        <w:r w:rsidR="00E44476">
          <w:rPr>
            <w:webHidden/>
          </w:rPr>
        </w:r>
        <w:r w:rsidR="00E44476">
          <w:rPr>
            <w:webHidden/>
          </w:rPr>
          <w:fldChar w:fldCharType="separate"/>
        </w:r>
        <w:r w:rsidR="00E44476">
          <w:rPr>
            <w:webHidden/>
          </w:rPr>
          <w:t>46</w:t>
        </w:r>
        <w:r w:rsidR="00E44476">
          <w:rPr>
            <w:webHidden/>
          </w:rPr>
          <w:fldChar w:fldCharType="end"/>
        </w:r>
      </w:hyperlink>
    </w:p>
    <w:p w14:paraId="531196DE" w14:textId="77777777" w:rsidR="00E44476" w:rsidRDefault="00F13DE8">
      <w:pPr>
        <w:pStyle w:val="TOC3"/>
        <w:rPr>
          <w:rFonts w:asciiTheme="minorHAnsi" w:eastAsiaTheme="minorEastAsia" w:hAnsiTheme="minorHAnsi" w:cstheme="minorBidi"/>
          <w:sz w:val="22"/>
          <w:szCs w:val="22"/>
        </w:rPr>
      </w:pPr>
      <w:hyperlink w:anchor="_Toc488695644" w:history="1">
        <w:r w:rsidR="00E44476" w:rsidRPr="00314635">
          <w:rPr>
            <w:rStyle w:val="Hyperlink"/>
          </w:rPr>
          <w:t>6.2.3</w:t>
        </w:r>
        <w:r w:rsidR="00E44476">
          <w:rPr>
            <w:rFonts w:asciiTheme="minorHAnsi" w:eastAsiaTheme="minorEastAsia" w:hAnsiTheme="minorHAnsi" w:cstheme="minorBidi"/>
            <w:sz w:val="22"/>
            <w:szCs w:val="22"/>
          </w:rPr>
          <w:tab/>
        </w:r>
        <w:r w:rsidR="00E44476" w:rsidRPr="00314635">
          <w:rPr>
            <w:rStyle w:val="Hyperlink"/>
          </w:rPr>
          <w:t>Formato de las Columnas y Mapas del edificio</w:t>
        </w:r>
        <w:r w:rsidR="00E44476">
          <w:rPr>
            <w:webHidden/>
          </w:rPr>
          <w:tab/>
        </w:r>
        <w:r w:rsidR="00E44476">
          <w:rPr>
            <w:webHidden/>
          </w:rPr>
          <w:fldChar w:fldCharType="begin"/>
        </w:r>
        <w:r w:rsidR="00E44476">
          <w:rPr>
            <w:webHidden/>
          </w:rPr>
          <w:instrText xml:space="preserve"> PAGEREF _Toc488695644 \h </w:instrText>
        </w:r>
        <w:r w:rsidR="00E44476">
          <w:rPr>
            <w:webHidden/>
          </w:rPr>
        </w:r>
        <w:r w:rsidR="00E44476">
          <w:rPr>
            <w:webHidden/>
          </w:rPr>
          <w:fldChar w:fldCharType="separate"/>
        </w:r>
        <w:r w:rsidR="00E44476">
          <w:rPr>
            <w:webHidden/>
          </w:rPr>
          <w:t>47</w:t>
        </w:r>
        <w:r w:rsidR="00E44476">
          <w:rPr>
            <w:webHidden/>
          </w:rPr>
          <w:fldChar w:fldCharType="end"/>
        </w:r>
      </w:hyperlink>
    </w:p>
    <w:p w14:paraId="64D59824" w14:textId="77777777" w:rsidR="00E44476" w:rsidRDefault="00F13DE8">
      <w:pPr>
        <w:pStyle w:val="TOC2"/>
        <w:rPr>
          <w:rFonts w:asciiTheme="minorHAnsi" w:eastAsiaTheme="minorEastAsia" w:hAnsiTheme="minorHAnsi" w:cstheme="minorBidi"/>
          <w:b w:val="0"/>
          <w:sz w:val="22"/>
          <w:szCs w:val="22"/>
        </w:rPr>
      </w:pPr>
      <w:hyperlink w:anchor="_Toc488695645" w:history="1">
        <w:r w:rsidR="00E44476" w:rsidRPr="00314635">
          <w:rPr>
            <w:rStyle w:val="Hyperlink"/>
            <w:rFonts w:cs="Arial"/>
          </w:rPr>
          <w:t>6.3</w:t>
        </w:r>
        <w:r w:rsidR="00E44476">
          <w:rPr>
            <w:rFonts w:asciiTheme="minorHAnsi" w:eastAsiaTheme="minorEastAsia" w:hAnsiTheme="minorHAnsi" w:cstheme="minorBidi"/>
            <w:b w:val="0"/>
            <w:sz w:val="22"/>
            <w:szCs w:val="22"/>
          </w:rPr>
          <w:tab/>
        </w:r>
        <w:r w:rsidR="00E44476" w:rsidRPr="00314635">
          <w:rPr>
            <w:rStyle w:val="Hyperlink"/>
          </w:rPr>
          <w:t>Análisis</w:t>
        </w:r>
        <w:r w:rsidR="00E44476">
          <w:rPr>
            <w:webHidden/>
          </w:rPr>
          <w:tab/>
        </w:r>
        <w:r w:rsidR="00E44476">
          <w:rPr>
            <w:webHidden/>
          </w:rPr>
          <w:fldChar w:fldCharType="begin"/>
        </w:r>
        <w:r w:rsidR="00E44476">
          <w:rPr>
            <w:webHidden/>
          </w:rPr>
          <w:instrText xml:space="preserve"> PAGEREF _Toc488695645 \h </w:instrText>
        </w:r>
        <w:r w:rsidR="00E44476">
          <w:rPr>
            <w:webHidden/>
          </w:rPr>
        </w:r>
        <w:r w:rsidR="00E44476">
          <w:rPr>
            <w:webHidden/>
          </w:rPr>
          <w:fldChar w:fldCharType="separate"/>
        </w:r>
        <w:r w:rsidR="00E44476">
          <w:rPr>
            <w:webHidden/>
          </w:rPr>
          <w:t>48</w:t>
        </w:r>
        <w:r w:rsidR="00E44476">
          <w:rPr>
            <w:webHidden/>
          </w:rPr>
          <w:fldChar w:fldCharType="end"/>
        </w:r>
      </w:hyperlink>
    </w:p>
    <w:p w14:paraId="713A8095" w14:textId="77777777" w:rsidR="00E44476" w:rsidRDefault="00F13DE8">
      <w:pPr>
        <w:pStyle w:val="TOC3"/>
        <w:rPr>
          <w:rFonts w:asciiTheme="minorHAnsi" w:eastAsiaTheme="minorEastAsia" w:hAnsiTheme="minorHAnsi" w:cstheme="minorBidi"/>
          <w:sz w:val="22"/>
          <w:szCs w:val="22"/>
        </w:rPr>
      </w:pPr>
      <w:hyperlink w:anchor="_Toc488695646" w:history="1">
        <w:r w:rsidR="00E44476" w:rsidRPr="00314635">
          <w:rPr>
            <w:rStyle w:val="Hyperlink"/>
          </w:rPr>
          <w:t>6.3.1</w:t>
        </w:r>
        <w:r w:rsidR="00E44476">
          <w:rPr>
            <w:rFonts w:asciiTheme="minorHAnsi" w:eastAsiaTheme="minorEastAsia" w:hAnsiTheme="minorHAnsi" w:cstheme="minorBidi"/>
            <w:sz w:val="22"/>
            <w:szCs w:val="22"/>
          </w:rPr>
          <w:tab/>
        </w:r>
        <w:r w:rsidR="00E44476" w:rsidRPr="00314635">
          <w:rPr>
            <w:rStyle w:val="Hyperlink"/>
          </w:rPr>
          <w:t>Hazium</w:t>
        </w:r>
        <w:r w:rsidR="00E44476">
          <w:rPr>
            <w:webHidden/>
          </w:rPr>
          <w:tab/>
        </w:r>
        <w:r w:rsidR="00E44476">
          <w:rPr>
            <w:webHidden/>
          </w:rPr>
          <w:fldChar w:fldCharType="begin"/>
        </w:r>
        <w:r w:rsidR="00E44476">
          <w:rPr>
            <w:webHidden/>
          </w:rPr>
          <w:instrText xml:space="preserve"> PAGEREF _Toc488695646 \h </w:instrText>
        </w:r>
        <w:r w:rsidR="00E44476">
          <w:rPr>
            <w:webHidden/>
          </w:rPr>
        </w:r>
        <w:r w:rsidR="00E44476">
          <w:rPr>
            <w:webHidden/>
          </w:rPr>
          <w:fldChar w:fldCharType="separate"/>
        </w:r>
        <w:r w:rsidR="00E44476">
          <w:rPr>
            <w:webHidden/>
          </w:rPr>
          <w:t>49</w:t>
        </w:r>
        <w:r w:rsidR="00E44476">
          <w:rPr>
            <w:webHidden/>
          </w:rPr>
          <w:fldChar w:fldCharType="end"/>
        </w:r>
      </w:hyperlink>
    </w:p>
    <w:p w14:paraId="6C63B65C" w14:textId="77777777" w:rsidR="00E44476" w:rsidRDefault="00F13DE8">
      <w:pPr>
        <w:pStyle w:val="TOC3"/>
        <w:rPr>
          <w:rFonts w:asciiTheme="minorHAnsi" w:eastAsiaTheme="minorEastAsia" w:hAnsiTheme="minorHAnsi" w:cstheme="minorBidi"/>
          <w:sz w:val="22"/>
          <w:szCs w:val="22"/>
        </w:rPr>
      </w:pPr>
      <w:hyperlink w:anchor="_Toc488695647" w:history="1">
        <w:r w:rsidR="00E44476" w:rsidRPr="00314635">
          <w:rPr>
            <w:rStyle w:val="Hyperlink"/>
          </w:rPr>
          <w:t>6.3.2</w:t>
        </w:r>
        <w:r w:rsidR="00E44476">
          <w:rPr>
            <w:rFonts w:asciiTheme="minorHAnsi" w:eastAsiaTheme="minorEastAsia" w:hAnsiTheme="minorHAnsi" w:cstheme="minorBidi"/>
            <w:sz w:val="22"/>
            <w:szCs w:val="22"/>
          </w:rPr>
          <w:tab/>
        </w:r>
        <w:r w:rsidR="00E44476" w:rsidRPr="00314635">
          <w:rPr>
            <w:rStyle w:val="Hyperlink"/>
          </w:rPr>
          <w:t>Temperatura</w:t>
        </w:r>
        <w:r w:rsidR="00E44476">
          <w:rPr>
            <w:webHidden/>
          </w:rPr>
          <w:tab/>
        </w:r>
        <w:r w:rsidR="00E44476">
          <w:rPr>
            <w:webHidden/>
          </w:rPr>
          <w:fldChar w:fldCharType="begin"/>
        </w:r>
        <w:r w:rsidR="00E44476">
          <w:rPr>
            <w:webHidden/>
          </w:rPr>
          <w:instrText xml:space="preserve"> PAGEREF _Toc488695647 \h </w:instrText>
        </w:r>
        <w:r w:rsidR="00E44476">
          <w:rPr>
            <w:webHidden/>
          </w:rPr>
        </w:r>
        <w:r w:rsidR="00E44476">
          <w:rPr>
            <w:webHidden/>
          </w:rPr>
          <w:fldChar w:fldCharType="separate"/>
        </w:r>
        <w:r w:rsidR="00E44476">
          <w:rPr>
            <w:webHidden/>
          </w:rPr>
          <w:t>50</w:t>
        </w:r>
        <w:r w:rsidR="00E44476">
          <w:rPr>
            <w:webHidden/>
          </w:rPr>
          <w:fldChar w:fldCharType="end"/>
        </w:r>
      </w:hyperlink>
    </w:p>
    <w:p w14:paraId="4857C65B" w14:textId="77777777" w:rsidR="00E44476" w:rsidRDefault="00F13DE8">
      <w:pPr>
        <w:pStyle w:val="TOC3"/>
        <w:rPr>
          <w:rFonts w:asciiTheme="minorHAnsi" w:eastAsiaTheme="minorEastAsia" w:hAnsiTheme="minorHAnsi" w:cstheme="minorBidi"/>
          <w:sz w:val="22"/>
          <w:szCs w:val="22"/>
        </w:rPr>
      </w:pPr>
      <w:hyperlink w:anchor="_Toc488695648" w:history="1">
        <w:r w:rsidR="00E44476" w:rsidRPr="00314635">
          <w:rPr>
            <w:rStyle w:val="Hyperlink"/>
          </w:rPr>
          <w:t>6.3.3</w:t>
        </w:r>
        <w:r w:rsidR="00E44476">
          <w:rPr>
            <w:rFonts w:asciiTheme="minorHAnsi" w:eastAsiaTheme="minorEastAsia" w:hAnsiTheme="minorHAnsi" w:cstheme="minorBidi"/>
            <w:sz w:val="22"/>
            <w:szCs w:val="22"/>
          </w:rPr>
          <w:tab/>
        </w:r>
        <w:r w:rsidR="00E44476" w:rsidRPr="00314635">
          <w:rPr>
            <w:rStyle w:val="Hyperlink"/>
          </w:rPr>
          <w:t>Concentración CO</w:t>
        </w:r>
        <w:r w:rsidR="00E44476" w:rsidRPr="00314635">
          <w:rPr>
            <w:rStyle w:val="Hyperlink"/>
            <w:vertAlign w:val="subscript"/>
          </w:rPr>
          <w:t>2</w:t>
        </w:r>
        <w:r w:rsidR="00E44476">
          <w:rPr>
            <w:webHidden/>
          </w:rPr>
          <w:tab/>
        </w:r>
        <w:r w:rsidR="00E44476">
          <w:rPr>
            <w:webHidden/>
          </w:rPr>
          <w:fldChar w:fldCharType="begin"/>
        </w:r>
        <w:r w:rsidR="00E44476">
          <w:rPr>
            <w:webHidden/>
          </w:rPr>
          <w:instrText xml:space="preserve"> PAGEREF _Toc488695648 \h </w:instrText>
        </w:r>
        <w:r w:rsidR="00E44476">
          <w:rPr>
            <w:webHidden/>
          </w:rPr>
        </w:r>
        <w:r w:rsidR="00E44476">
          <w:rPr>
            <w:webHidden/>
          </w:rPr>
          <w:fldChar w:fldCharType="separate"/>
        </w:r>
        <w:r w:rsidR="00E44476">
          <w:rPr>
            <w:webHidden/>
          </w:rPr>
          <w:t>51</w:t>
        </w:r>
        <w:r w:rsidR="00E44476">
          <w:rPr>
            <w:webHidden/>
          </w:rPr>
          <w:fldChar w:fldCharType="end"/>
        </w:r>
      </w:hyperlink>
    </w:p>
    <w:p w14:paraId="6A61704A" w14:textId="77777777" w:rsidR="00E44476" w:rsidRDefault="00F13DE8">
      <w:pPr>
        <w:pStyle w:val="TOC3"/>
        <w:rPr>
          <w:rFonts w:asciiTheme="minorHAnsi" w:eastAsiaTheme="minorEastAsia" w:hAnsiTheme="minorHAnsi" w:cstheme="minorBidi"/>
          <w:sz w:val="22"/>
          <w:szCs w:val="22"/>
        </w:rPr>
      </w:pPr>
      <w:hyperlink w:anchor="_Toc488695649" w:history="1">
        <w:r w:rsidR="00E44476" w:rsidRPr="00314635">
          <w:rPr>
            <w:rStyle w:val="Hyperlink"/>
          </w:rPr>
          <w:t>6.3.4</w:t>
        </w:r>
        <w:r w:rsidR="00E44476">
          <w:rPr>
            <w:rFonts w:asciiTheme="minorHAnsi" w:eastAsiaTheme="minorEastAsia" w:hAnsiTheme="minorHAnsi" w:cstheme="minorBidi"/>
            <w:sz w:val="22"/>
            <w:szCs w:val="22"/>
          </w:rPr>
          <w:tab/>
        </w:r>
        <w:r w:rsidR="00E44476" w:rsidRPr="00314635">
          <w:rPr>
            <w:rStyle w:val="Hyperlink"/>
          </w:rPr>
          <w:t>Demanda eléctrica total</w:t>
        </w:r>
        <w:r w:rsidR="00E44476">
          <w:rPr>
            <w:webHidden/>
          </w:rPr>
          <w:tab/>
        </w:r>
        <w:r w:rsidR="00E44476">
          <w:rPr>
            <w:webHidden/>
          </w:rPr>
          <w:fldChar w:fldCharType="begin"/>
        </w:r>
        <w:r w:rsidR="00E44476">
          <w:rPr>
            <w:webHidden/>
          </w:rPr>
          <w:instrText xml:space="preserve"> PAGEREF _Toc488695649 \h </w:instrText>
        </w:r>
        <w:r w:rsidR="00E44476">
          <w:rPr>
            <w:webHidden/>
          </w:rPr>
        </w:r>
        <w:r w:rsidR="00E44476">
          <w:rPr>
            <w:webHidden/>
          </w:rPr>
          <w:fldChar w:fldCharType="separate"/>
        </w:r>
        <w:r w:rsidR="00E44476">
          <w:rPr>
            <w:webHidden/>
          </w:rPr>
          <w:t>51</w:t>
        </w:r>
        <w:r w:rsidR="00E44476">
          <w:rPr>
            <w:webHidden/>
          </w:rPr>
          <w:fldChar w:fldCharType="end"/>
        </w:r>
      </w:hyperlink>
    </w:p>
    <w:p w14:paraId="371DC1EA" w14:textId="77777777" w:rsidR="00E44476" w:rsidRDefault="00F13DE8">
      <w:pPr>
        <w:pStyle w:val="TOC3"/>
        <w:rPr>
          <w:rFonts w:asciiTheme="minorHAnsi" w:eastAsiaTheme="minorEastAsia" w:hAnsiTheme="minorHAnsi" w:cstheme="minorBidi"/>
          <w:sz w:val="22"/>
          <w:szCs w:val="22"/>
        </w:rPr>
      </w:pPr>
      <w:hyperlink w:anchor="_Toc488695650" w:history="1">
        <w:r w:rsidR="00E44476" w:rsidRPr="00314635">
          <w:rPr>
            <w:rStyle w:val="Hyperlink"/>
          </w:rPr>
          <w:t>6.3.5</w:t>
        </w:r>
        <w:r w:rsidR="00E44476">
          <w:rPr>
            <w:rFonts w:asciiTheme="minorHAnsi" w:eastAsiaTheme="minorEastAsia" w:hAnsiTheme="minorHAnsi" w:cstheme="minorBidi"/>
            <w:sz w:val="22"/>
            <w:szCs w:val="22"/>
          </w:rPr>
          <w:tab/>
        </w:r>
        <w:r w:rsidR="00E44476" w:rsidRPr="00314635">
          <w:rPr>
            <w:rStyle w:val="Hyperlink"/>
            <w:rFonts w:eastAsiaTheme="minorHAnsi"/>
          </w:rPr>
          <w:t>Patrón de comportamiento similar</w:t>
        </w:r>
        <w:r w:rsidR="00E44476">
          <w:rPr>
            <w:webHidden/>
          </w:rPr>
          <w:tab/>
        </w:r>
        <w:r w:rsidR="00E44476">
          <w:rPr>
            <w:webHidden/>
          </w:rPr>
          <w:fldChar w:fldCharType="begin"/>
        </w:r>
        <w:r w:rsidR="00E44476">
          <w:rPr>
            <w:webHidden/>
          </w:rPr>
          <w:instrText xml:space="preserve"> PAGEREF _Toc488695650 \h </w:instrText>
        </w:r>
        <w:r w:rsidR="00E44476">
          <w:rPr>
            <w:webHidden/>
          </w:rPr>
        </w:r>
        <w:r w:rsidR="00E44476">
          <w:rPr>
            <w:webHidden/>
          </w:rPr>
          <w:fldChar w:fldCharType="separate"/>
        </w:r>
        <w:r w:rsidR="00E44476">
          <w:rPr>
            <w:webHidden/>
          </w:rPr>
          <w:t>52</w:t>
        </w:r>
        <w:r w:rsidR="00E44476">
          <w:rPr>
            <w:webHidden/>
          </w:rPr>
          <w:fldChar w:fldCharType="end"/>
        </w:r>
      </w:hyperlink>
    </w:p>
    <w:p w14:paraId="0BA51197" w14:textId="77777777" w:rsidR="00E44476" w:rsidRDefault="00F13DE8">
      <w:pPr>
        <w:pStyle w:val="TOC2"/>
        <w:rPr>
          <w:rFonts w:asciiTheme="minorHAnsi" w:eastAsiaTheme="minorEastAsia" w:hAnsiTheme="minorHAnsi" w:cstheme="minorBidi"/>
          <w:b w:val="0"/>
          <w:sz w:val="22"/>
          <w:szCs w:val="22"/>
        </w:rPr>
      </w:pPr>
      <w:hyperlink w:anchor="_Toc488695651" w:history="1">
        <w:r w:rsidR="00E44476" w:rsidRPr="00314635">
          <w:rPr>
            <w:rStyle w:val="Hyperlink"/>
            <w:rFonts w:cs="Arial"/>
          </w:rPr>
          <w:t>6.4</w:t>
        </w:r>
        <w:r w:rsidR="00E44476">
          <w:rPr>
            <w:rFonts w:asciiTheme="minorHAnsi" w:eastAsiaTheme="minorEastAsia" w:hAnsiTheme="minorHAnsi" w:cstheme="minorBidi"/>
            <w:b w:val="0"/>
            <w:sz w:val="22"/>
            <w:szCs w:val="22"/>
          </w:rPr>
          <w:tab/>
        </w:r>
        <w:r w:rsidR="00E44476" w:rsidRPr="00314635">
          <w:rPr>
            <w:rStyle w:val="Hyperlink"/>
          </w:rPr>
          <w:t>Ejemplo: concentración Hazium</w:t>
        </w:r>
        <w:r w:rsidR="00E44476">
          <w:rPr>
            <w:webHidden/>
          </w:rPr>
          <w:tab/>
        </w:r>
        <w:r w:rsidR="00E44476">
          <w:rPr>
            <w:webHidden/>
          </w:rPr>
          <w:fldChar w:fldCharType="begin"/>
        </w:r>
        <w:r w:rsidR="00E44476">
          <w:rPr>
            <w:webHidden/>
          </w:rPr>
          <w:instrText xml:space="preserve"> PAGEREF _Toc488695651 \h </w:instrText>
        </w:r>
        <w:r w:rsidR="00E44476">
          <w:rPr>
            <w:webHidden/>
          </w:rPr>
        </w:r>
        <w:r w:rsidR="00E44476">
          <w:rPr>
            <w:webHidden/>
          </w:rPr>
          <w:fldChar w:fldCharType="separate"/>
        </w:r>
        <w:r w:rsidR="00E44476">
          <w:rPr>
            <w:webHidden/>
          </w:rPr>
          <w:t>53</w:t>
        </w:r>
        <w:r w:rsidR="00E44476">
          <w:rPr>
            <w:webHidden/>
          </w:rPr>
          <w:fldChar w:fldCharType="end"/>
        </w:r>
      </w:hyperlink>
    </w:p>
    <w:p w14:paraId="56A090B1" w14:textId="77777777" w:rsidR="00E44476" w:rsidRDefault="00F13DE8">
      <w:pPr>
        <w:pStyle w:val="TOC1"/>
        <w:rPr>
          <w:rFonts w:asciiTheme="minorHAnsi" w:eastAsiaTheme="minorEastAsia" w:hAnsiTheme="minorHAnsi" w:cstheme="minorBidi"/>
          <w:b w:val="0"/>
          <w:caps w:val="0"/>
          <w:noProof/>
          <w:sz w:val="22"/>
          <w:szCs w:val="22"/>
        </w:rPr>
      </w:pPr>
      <w:hyperlink w:anchor="_Toc488695652" w:history="1">
        <w:r w:rsidR="00E44476" w:rsidRPr="00314635">
          <w:rPr>
            <w:rStyle w:val="Hyperlink"/>
            <w:lang w:bidi="en-US"/>
          </w:rPr>
          <w:t>7</w:t>
        </w:r>
        <w:r w:rsidR="00E44476">
          <w:rPr>
            <w:rFonts w:asciiTheme="minorHAnsi" w:eastAsiaTheme="minorEastAsia" w:hAnsiTheme="minorHAnsi" w:cstheme="minorBidi"/>
            <w:b w:val="0"/>
            <w:caps w:val="0"/>
            <w:noProof/>
            <w:sz w:val="22"/>
            <w:szCs w:val="22"/>
          </w:rPr>
          <w:tab/>
        </w:r>
        <w:r w:rsidR="00E44476" w:rsidRPr="00314635">
          <w:rPr>
            <w:rStyle w:val="Hyperlink"/>
            <w:lang w:bidi="en-US"/>
          </w:rPr>
          <w:t>Evaluación de la Metodología</w:t>
        </w:r>
        <w:r w:rsidR="00E44476">
          <w:rPr>
            <w:noProof/>
            <w:webHidden/>
          </w:rPr>
          <w:tab/>
        </w:r>
        <w:r w:rsidR="00E44476">
          <w:rPr>
            <w:noProof/>
            <w:webHidden/>
          </w:rPr>
          <w:fldChar w:fldCharType="begin"/>
        </w:r>
        <w:r w:rsidR="00E44476">
          <w:rPr>
            <w:noProof/>
            <w:webHidden/>
          </w:rPr>
          <w:instrText xml:space="preserve"> PAGEREF _Toc488695652 \h </w:instrText>
        </w:r>
        <w:r w:rsidR="00E44476">
          <w:rPr>
            <w:noProof/>
            <w:webHidden/>
          </w:rPr>
        </w:r>
        <w:r w:rsidR="00E44476">
          <w:rPr>
            <w:noProof/>
            <w:webHidden/>
          </w:rPr>
          <w:fldChar w:fldCharType="separate"/>
        </w:r>
        <w:r w:rsidR="00E44476">
          <w:rPr>
            <w:noProof/>
            <w:webHidden/>
          </w:rPr>
          <w:t>58</w:t>
        </w:r>
        <w:r w:rsidR="00E44476">
          <w:rPr>
            <w:noProof/>
            <w:webHidden/>
          </w:rPr>
          <w:fldChar w:fldCharType="end"/>
        </w:r>
      </w:hyperlink>
    </w:p>
    <w:p w14:paraId="68DBB109" w14:textId="77777777" w:rsidR="00E44476" w:rsidRDefault="00F13DE8">
      <w:pPr>
        <w:pStyle w:val="TOC1"/>
        <w:rPr>
          <w:rFonts w:asciiTheme="minorHAnsi" w:eastAsiaTheme="minorEastAsia" w:hAnsiTheme="minorHAnsi" w:cstheme="minorBidi"/>
          <w:b w:val="0"/>
          <w:caps w:val="0"/>
          <w:noProof/>
          <w:sz w:val="22"/>
          <w:szCs w:val="22"/>
        </w:rPr>
      </w:pPr>
      <w:hyperlink w:anchor="_Toc488695653" w:history="1">
        <w:r w:rsidR="00E44476" w:rsidRPr="00314635">
          <w:rPr>
            <w:rStyle w:val="Hyperlink"/>
            <w:lang w:bidi="en-US"/>
          </w:rPr>
          <w:t>8</w:t>
        </w:r>
        <w:r w:rsidR="00E44476">
          <w:rPr>
            <w:rFonts w:asciiTheme="minorHAnsi" w:eastAsiaTheme="minorEastAsia" w:hAnsiTheme="minorHAnsi" w:cstheme="minorBidi"/>
            <w:b w:val="0"/>
            <w:caps w:val="0"/>
            <w:noProof/>
            <w:sz w:val="22"/>
            <w:szCs w:val="22"/>
          </w:rPr>
          <w:tab/>
        </w:r>
        <w:r w:rsidR="00E44476" w:rsidRPr="00314635">
          <w:rPr>
            <w:rStyle w:val="Hyperlink"/>
            <w:lang w:bidi="en-US"/>
          </w:rPr>
          <w:t>Conclusiones</w:t>
        </w:r>
        <w:r w:rsidR="00E44476">
          <w:rPr>
            <w:noProof/>
            <w:webHidden/>
          </w:rPr>
          <w:tab/>
        </w:r>
        <w:r w:rsidR="00E44476">
          <w:rPr>
            <w:noProof/>
            <w:webHidden/>
          </w:rPr>
          <w:fldChar w:fldCharType="begin"/>
        </w:r>
        <w:r w:rsidR="00E44476">
          <w:rPr>
            <w:noProof/>
            <w:webHidden/>
          </w:rPr>
          <w:instrText xml:space="preserve"> PAGEREF _Toc488695653 \h </w:instrText>
        </w:r>
        <w:r w:rsidR="00E44476">
          <w:rPr>
            <w:noProof/>
            <w:webHidden/>
          </w:rPr>
        </w:r>
        <w:r w:rsidR="00E44476">
          <w:rPr>
            <w:noProof/>
            <w:webHidden/>
          </w:rPr>
          <w:fldChar w:fldCharType="separate"/>
        </w:r>
        <w:r w:rsidR="00E44476">
          <w:rPr>
            <w:noProof/>
            <w:webHidden/>
          </w:rPr>
          <w:t>59</w:t>
        </w:r>
        <w:r w:rsidR="00E44476">
          <w:rPr>
            <w:noProof/>
            <w:webHidden/>
          </w:rPr>
          <w:fldChar w:fldCharType="end"/>
        </w:r>
      </w:hyperlink>
    </w:p>
    <w:p w14:paraId="4F23A533" w14:textId="77777777" w:rsidR="00E44476" w:rsidRDefault="00F13DE8">
      <w:pPr>
        <w:pStyle w:val="TOC2"/>
        <w:rPr>
          <w:rFonts w:asciiTheme="minorHAnsi" w:eastAsiaTheme="minorEastAsia" w:hAnsiTheme="minorHAnsi" w:cstheme="minorBidi"/>
          <w:b w:val="0"/>
          <w:sz w:val="22"/>
          <w:szCs w:val="22"/>
        </w:rPr>
      </w:pPr>
      <w:hyperlink w:anchor="_Toc488695654" w:history="1">
        <w:r w:rsidR="00E44476" w:rsidRPr="00314635">
          <w:rPr>
            <w:rStyle w:val="Hyperlink"/>
            <w:rFonts w:cs="Arial"/>
          </w:rPr>
          <w:t>8.1</w:t>
        </w:r>
        <w:r w:rsidR="00E44476">
          <w:rPr>
            <w:rFonts w:asciiTheme="minorHAnsi" w:eastAsiaTheme="minorEastAsia" w:hAnsiTheme="minorHAnsi" w:cstheme="minorBidi"/>
            <w:b w:val="0"/>
            <w:sz w:val="22"/>
            <w:szCs w:val="22"/>
          </w:rPr>
          <w:tab/>
        </w:r>
        <w:r w:rsidR="00E44476" w:rsidRPr="00314635">
          <w:rPr>
            <w:rStyle w:val="Hyperlink"/>
          </w:rPr>
          <w:t>Discusión</w:t>
        </w:r>
        <w:r w:rsidR="00E44476">
          <w:rPr>
            <w:webHidden/>
          </w:rPr>
          <w:tab/>
        </w:r>
        <w:r w:rsidR="00E44476">
          <w:rPr>
            <w:webHidden/>
          </w:rPr>
          <w:fldChar w:fldCharType="begin"/>
        </w:r>
        <w:r w:rsidR="00E44476">
          <w:rPr>
            <w:webHidden/>
          </w:rPr>
          <w:instrText xml:space="preserve"> PAGEREF _Toc488695654 \h </w:instrText>
        </w:r>
        <w:r w:rsidR="00E44476">
          <w:rPr>
            <w:webHidden/>
          </w:rPr>
        </w:r>
        <w:r w:rsidR="00E44476">
          <w:rPr>
            <w:webHidden/>
          </w:rPr>
          <w:fldChar w:fldCharType="separate"/>
        </w:r>
        <w:r w:rsidR="00E44476">
          <w:rPr>
            <w:webHidden/>
          </w:rPr>
          <w:t>59</w:t>
        </w:r>
        <w:r w:rsidR="00E44476">
          <w:rPr>
            <w:webHidden/>
          </w:rPr>
          <w:fldChar w:fldCharType="end"/>
        </w:r>
      </w:hyperlink>
    </w:p>
    <w:p w14:paraId="258563D4" w14:textId="77777777" w:rsidR="00E44476" w:rsidRDefault="00F13DE8">
      <w:pPr>
        <w:pStyle w:val="TOC3"/>
        <w:rPr>
          <w:rFonts w:asciiTheme="minorHAnsi" w:eastAsiaTheme="minorEastAsia" w:hAnsiTheme="minorHAnsi" w:cstheme="minorBidi"/>
          <w:sz w:val="22"/>
          <w:szCs w:val="22"/>
        </w:rPr>
      </w:pPr>
      <w:hyperlink w:anchor="_Toc488695655" w:history="1">
        <w:r w:rsidR="00E44476" w:rsidRPr="00314635">
          <w:rPr>
            <w:rStyle w:val="Hyperlink"/>
          </w:rPr>
          <w:t>8.1.1</w:t>
        </w:r>
        <w:r w:rsidR="00E44476">
          <w:rPr>
            <w:rFonts w:asciiTheme="minorHAnsi" w:eastAsiaTheme="minorEastAsia" w:hAnsiTheme="minorHAnsi" w:cstheme="minorBidi"/>
            <w:sz w:val="22"/>
            <w:szCs w:val="22"/>
          </w:rPr>
          <w:tab/>
        </w:r>
        <w:r w:rsidR="00E44476" w:rsidRPr="00314635">
          <w:rPr>
            <w:rStyle w:val="Hyperlink"/>
          </w:rPr>
          <w:t>Ventajas</w:t>
        </w:r>
        <w:r w:rsidR="00E44476">
          <w:rPr>
            <w:webHidden/>
          </w:rPr>
          <w:tab/>
        </w:r>
        <w:r w:rsidR="00E44476">
          <w:rPr>
            <w:webHidden/>
          </w:rPr>
          <w:fldChar w:fldCharType="begin"/>
        </w:r>
        <w:r w:rsidR="00E44476">
          <w:rPr>
            <w:webHidden/>
          </w:rPr>
          <w:instrText xml:space="preserve"> PAGEREF _Toc488695655 \h </w:instrText>
        </w:r>
        <w:r w:rsidR="00E44476">
          <w:rPr>
            <w:webHidden/>
          </w:rPr>
        </w:r>
        <w:r w:rsidR="00E44476">
          <w:rPr>
            <w:webHidden/>
          </w:rPr>
          <w:fldChar w:fldCharType="separate"/>
        </w:r>
        <w:r w:rsidR="00E44476">
          <w:rPr>
            <w:webHidden/>
          </w:rPr>
          <w:t>59</w:t>
        </w:r>
        <w:r w:rsidR="00E44476">
          <w:rPr>
            <w:webHidden/>
          </w:rPr>
          <w:fldChar w:fldCharType="end"/>
        </w:r>
      </w:hyperlink>
    </w:p>
    <w:p w14:paraId="09538EBD" w14:textId="77777777" w:rsidR="00E44476" w:rsidRDefault="00F13DE8">
      <w:pPr>
        <w:pStyle w:val="TOC3"/>
        <w:rPr>
          <w:rFonts w:asciiTheme="minorHAnsi" w:eastAsiaTheme="minorEastAsia" w:hAnsiTheme="minorHAnsi" w:cstheme="minorBidi"/>
          <w:sz w:val="22"/>
          <w:szCs w:val="22"/>
        </w:rPr>
      </w:pPr>
      <w:hyperlink w:anchor="_Toc488695656" w:history="1">
        <w:r w:rsidR="00E44476" w:rsidRPr="00314635">
          <w:rPr>
            <w:rStyle w:val="Hyperlink"/>
          </w:rPr>
          <w:t>8.1.2</w:t>
        </w:r>
        <w:r w:rsidR="00E44476">
          <w:rPr>
            <w:rFonts w:asciiTheme="minorHAnsi" w:eastAsiaTheme="minorEastAsia" w:hAnsiTheme="minorHAnsi" w:cstheme="minorBidi"/>
            <w:sz w:val="22"/>
            <w:szCs w:val="22"/>
          </w:rPr>
          <w:tab/>
        </w:r>
        <w:r w:rsidR="00E44476" w:rsidRPr="00314635">
          <w:rPr>
            <w:rStyle w:val="Hyperlink"/>
          </w:rPr>
          <w:t>Desventajas</w:t>
        </w:r>
        <w:r w:rsidR="00E44476">
          <w:rPr>
            <w:webHidden/>
          </w:rPr>
          <w:tab/>
        </w:r>
        <w:r w:rsidR="00E44476">
          <w:rPr>
            <w:webHidden/>
          </w:rPr>
          <w:fldChar w:fldCharType="begin"/>
        </w:r>
        <w:r w:rsidR="00E44476">
          <w:rPr>
            <w:webHidden/>
          </w:rPr>
          <w:instrText xml:space="preserve"> PAGEREF _Toc488695656 \h </w:instrText>
        </w:r>
        <w:r w:rsidR="00E44476">
          <w:rPr>
            <w:webHidden/>
          </w:rPr>
        </w:r>
        <w:r w:rsidR="00E44476">
          <w:rPr>
            <w:webHidden/>
          </w:rPr>
          <w:fldChar w:fldCharType="separate"/>
        </w:r>
        <w:r w:rsidR="00E44476">
          <w:rPr>
            <w:webHidden/>
          </w:rPr>
          <w:t>60</w:t>
        </w:r>
        <w:r w:rsidR="00E44476">
          <w:rPr>
            <w:webHidden/>
          </w:rPr>
          <w:fldChar w:fldCharType="end"/>
        </w:r>
      </w:hyperlink>
    </w:p>
    <w:p w14:paraId="6597B084" w14:textId="77777777" w:rsidR="00E44476" w:rsidRDefault="00F13DE8">
      <w:pPr>
        <w:pStyle w:val="TOC2"/>
        <w:rPr>
          <w:rFonts w:asciiTheme="minorHAnsi" w:eastAsiaTheme="minorEastAsia" w:hAnsiTheme="minorHAnsi" w:cstheme="minorBidi"/>
          <w:b w:val="0"/>
          <w:sz w:val="22"/>
          <w:szCs w:val="22"/>
        </w:rPr>
      </w:pPr>
      <w:hyperlink w:anchor="_Toc488695657" w:history="1">
        <w:r w:rsidR="00E44476" w:rsidRPr="00314635">
          <w:rPr>
            <w:rStyle w:val="Hyperlink"/>
            <w:rFonts w:cs="Arial"/>
          </w:rPr>
          <w:t>8.2</w:t>
        </w:r>
        <w:r w:rsidR="00E44476">
          <w:rPr>
            <w:rFonts w:asciiTheme="minorHAnsi" w:eastAsiaTheme="minorEastAsia" w:hAnsiTheme="minorHAnsi" w:cstheme="minorBidi"/>
            <w:b w:val="0"/>
            <w:sz w:val="22"/>
            <w:szCs w:val="22"/>
          </w:rPr>
          <w:tab/>
        </w:r>
        <w:r w:rsidR="00E44476" w:rsidRPr="00314635">
          <w:rPr>
            <w:rStyle w:val="Hyperlink"/>
          </w:rPr>
          <w:t>Trabajo futuro</w:t>
        </w:r>
        <w:r w:rsidR="00E44476">
          <w:rPr>
            <w:webHidden/>
          </w:rPr>
          <w:tab/>
        </w:r>
        <w:r w:rsidR="00E44476">
          <w:rPr>
            <w:webHidden/>
          </w:rPr>
          <w:fldChar w:fldCharType="begin"/>
        </w:r>
        <w:r w:rsidR="00E44476">
          <w:rPr>
            <w:webHidden/>
          </w:rPr>
          <w:instrText xml:space="preserve"> PAGEREF _Toc488695657 \h </w:instrText>
        </w:r>
        <w:r w:rsidR="00E44476">
          <w:rPr>
            <w:webHidden/>
          </w:rPr>
        </w:r>
        <w:r w:rsidR="00E44476">
          <w:rPr>
            <w:webHidden/>
          </w:rPr>
          <w:fldChar w:fldCharType="separate"/>
        </w:r>
        <w:r w:rsidR="00E44476">
          <w:rPr>
            <w:webHidden/>
          </w:rPr>
          <w:t>60</w:t>
        </w:r>
        <w:r w:rsidR="00E44476">
          <w:rPr>
            <w:webHidden/>
          </w:rPr>
          <w:fldChar w:fldCharType="end"/>
        </w:r>
      </w:hyperlink>
    </w:p>
    <w:p w14:paraId="075B9937" w14:textId="77777777" w:rsidR="00E44476" w:rsidRDefault="00F13DE8">
      <w:pPr>
        <w:pStyle w:val="TOC1"/>
        <w:rPr>
          <w:rFonts w:asciiTheme="minorHAnsi" w:eastAsiaTheme="minorEastAsia" w:hAnsiTheme="minorHAnsi" w:cstheme="minorBidi"/>
          <w:b w:val="0"/>
          <w:caps w:val="0"/>
          <w:noProof/>
          <w:sz w:val="22"/>
          <w:szCs w:val="22"/>
        </w:rPr>
      </w:pPr>
      <w:hyperlink w:anchor="_Toc488695658" w:history="1">
        <w:r w:rsidR="00E44476" w:rsidRPr="00314635">
          <w:rPr>
            <w:rStyle w:val="Hyperlink"/>
            <w:lang w:bidi="en-US"/>
          </w:rPr>
          <w:t>9</w:t>
        </w:r>
        <w:r w:rsidR="00E44476">
          <w:rPr>
            <w:rFonts w:asciiTheme="minorHAnsi" w:eastAsiaTheme="minorEastAsia" w:hAnsiTheme="minorHAnsi" w:cstheme="minorBidi"/>
            <w:b w:val="0"/>
            <w:caps w:val="0"/>
            <w:noProof/>
            <w:sz w:val="22"/>
            <w:szCs w:val="22"/>
          </w:rPr>
          <w:tab/>
        </w:r>
        <w:r w:rsidR="00E44476" w:rsidRPr="00314635">
          <w:rPr>
            <w:rStyle w:val="Hyperlink"/>
            <w:lang w:bidi="en-US"/>
          </w:rPr>
          <w:t>Anexo</w:t>
        </w:r>
        <w:r w:rsidR="00E44476">
          <w:rPr>
            <w:noProof/>
            <w:webHidden/>
          </w:rPr>
          <w:tab/>
        </w:r>
        <w:r w:rsidR="00E44476">
          <w:rPr>
            <w:noProof/>
            <w:webHidden/>
          </w:rPr>
          <w:fldChar w:fldCharType="begin"/>
        </w:r>
        <w:r w:rsidR="00E44476">
          <w:rPr>
            <w:noProof/>
            <w:webHidden/>
          </w:rPr>
          <w:instrText xml:space="preserve"> PAGEREF _Toc488695658 \h </w:instrText>
        </w:r>
        <w:r w:rsidR="00E44476">
          <w:rPr>
            <w:noProof/>
            <w:webHidden/>
          </w:rPr>
        </w:r>
        <w:r w:rsidR="00E44476">
          <w:rPr>
            <w:noProof/>
            <w:webHidden/>
          </w:rPr>
          <w:fldChar w:fldCharType="separate"/>
        </w:r>
        <w:r w:rsidR="00E44476">
          <w:rPr>
            <w:noProof/>
            <w:webHidden/>
          </w:rPr>
          <w:t>61</w:t>
        </w:r>
        <w:r w:rsidR="00E44476">
          <w:rPr>
            <w:noProof/>
            <w:webHidden/>
          </w:rPr>
          <w:fldChar w:fldCharType="end"/>
        </w:r>
      </w:hyperlink>
    </w:p>
    <w:p w14:paraId="60117D9D" w14:textId="77777777" w:rsidR="00E44476" w:rsidRDefault="00F13DE8">
      <w:pPr>
        <w:pStyle w:val="TOC2"/>
        <w:rPr>
          <w:rFonts w:asciiTheme="minorHAnsi" w:eastAsiaTheme="minorEastAsia" w:hAnsiTheme="minorHAnsi" w:cstheme="minorBidi"/>
          <w:b w:val="0"/>
          <w:sz w:val="22"/>
          <w:szCs w:val="22"/>
        </w:rPr>
      </w:pPr>
      <w:hyperlink w:anchor="_Toc488695659" w:history="1">
        <w:r w:rsidR="00E44476" w:rsidRPr="00314635">
          <w:rPr>
            <w:rStyle w:val="Hyperlink"/>
            <w:rFonts w:cs="Arial"/>
          </w:rPr>
          <w:t>9.1</w:t>
        </w:r>
        <w:r w:rsidR="00E44476">
          <w:rPr>
            <w:rFonts w:asciiTheme="minorHAnsi" w:eastAsiaTheme="minorEastAsia" w:hAnsiTheme="minorHAnsi" w:cstheme="minorBidi"/>
            <w:b w:val="0"/>
            <w:sz w:val="22"/>
            <w:szCs w:val="22"/>
          </w:rPr>
          <w:tab/>
        </w:r>
        <w:r w:rsidR="00E44476" w:rsidRPr="00314635">
          <w:rPr>
            <w:rStyle w:val="Hyperlink"/>
          </w:rPr>
          <w:t>Nombre de Columnas</w:t>
        </w:r>
        <w:r w:rsidR="00E44476">
          <w:rPr>
            <w:webHidden/>
          </w:rPr>
          <w:tab/>
        </w:r>
        <w:r w:rsidR="00E44476">
          <w:rPr>
            <w:webHidden/>
          </w:rPr>
          <w:fldChar w:fldCharType="begin"/>
        </w:r>
        <w:r w:rsidR="00E44476">
          <w:rPr>
            <w:webHidden/>
          </w:rPr>
          <w:instrText xml:space="preserve"> PAGEREF _Toc488695659 \h </w:instrText>
        </w:r>
        <w:r w:rsidR="00E44476">
          <w:rPr>
            <w:webHidden/>
          </w:rPr>
        </w:r>
        <w:r w:rsidR="00E44476">
          <w:rPr>
            <w:webHidden/>
          </w:rPr>
          <w:fldChar w:fldCharType="separate"/>
        </w:r>
        <w:r w:rsidR="00E44476">
          <w:rPr>
            <w:webHidden/>
          </w:rPr>
          <w:t>61</w:t>
        </w:r>
        <w:r w:rsidR="00E44476">
          <w:rPr>
            <w:webHidden/>
          </w:rPr>
          <w:fldChar w:fldCharType="end"/>
        </w:r>
      </w:hyperlink>
    </w:p>
    <w:p w14:paraId="1A0CD770" w14:textId="77777777" w:rsidR="00E44476" w:rsidRDefault="00F13DE8">
      <w:pPr>
        <w:pStyle w:val="TOC2"/>
        <w:rPr>
          <w:rFonts w:asciiTheme="minorHAnsi" w:eastAsiaTheme="minorEastAsia" w:hAnsiTheme="minorHAnsi" w:cstheme="minorBidi"/>
          <w:b w:val="0"/>
          <w:sz w:val="22"/>
          <w:szCs w:val="22"/>
        </w:rPr>
      </w:pPr>
      <w:hyperlink w:anchor="_Toc488695660" w:history="1">
        <w:r w:rsidR="00E44476" w:rsidRPr="00314635">
          <w:rPr>
            <w:rStyle w:val="Hyperlink"/>
            <w:rFonts w:cs="Arial"/>
          </w:rPr>
          <w:t>9.2</w:t>
        </w:r>
        <w:r w:rsidR="00E44476">
          <w:rPr>
            <w:rFonts w:asciiTheme="minorHAnsi" w:eastAsiaTheme="minorEastAsia" w:hAnsiTheme="minorHAnsi" w:cstheme="minorBidi"/>
            <w:b w:val="0"/>
            <w:sz w:val="22"/>
            <w:szCs w:val="22"/>
          </w:rPr>
          <w:tab/>
        </w:r>
        <w:r w:rsidR="00E44476" w:rsidRPr="00314635">
          <w:rPr>
            <w:rStyle w:val="Hyperlink"/>
          </w:rPr>
          <w:t>Descripción de Columnas</w:t>
        </w:r>
        <w:r w:rsidR="00E44476">
          <w:rPr>
            <w:webHidden/>
          </w:rPr>
          <w:tab/>
        </w:r>
        <w:r w:rsidR="00E44476">
          <w:rPr>
            <w:webHidden/>
          </w:rPr>
          <w:fldChar w:fldCharType="begin"/>
        </w:r>
        <w:r w:rsidR="00E44476">
          <w:rPr>
            <w:webHidden/>
          </w:rPr>
          <w:instrText xml:space="preserve"> PAGEREF _Toc488695660 \h </w:instrText>
        </w:r>
        <w:r w:rsidR="00E44476">
          <w:rPr>
            <w:webHidden/>
          </w:rPr>
        </w:r>
        <w:r w:rsidR="00E44476">
          <w:rPr>
            <w:webHidden/>
          </w:rPr>
          <w:fldChar w:fldCharType="separate"/>
        </w:r>
        <w:r w:rsidR="00E44476">
          <w:rPr>
            <w:webHidden/>
          </w:rPr>
          <w:t>62</w:t>
        </w:r>
        <w:r w:rsidR="00E44476">
          <w:rPr>
            <w:webHidden/>
          </w:rPr>
          <w:fldChar w:fldCharType="end"/>
        </w:r>
      </w:hyperlink>
    </w:p>
    <w:p w14:paraId="79B1B0A3" w14:textId="77777777" w:rsidR="00E44476" w:rsidRDefault="00F13DE8">
      <w:pPr>
        <w:pStyle w:val="TOC2"/>
        <w:rPr>
          <w:rFonts w:asciiTheme="minorHAnsi" w:eastAsiaTheme="minorEastAsia" w:hAnsiTheme="minorHAnsi" w:cstheme="minorBidi"/>
          <w:b w:val="0"/>
          <w:sz w:val="22"/>
          <w:szCs w:val="22"/>
        </w:rPr>
      </w:pPr>
      <w:hyperlink w:anchor="_Toc488695661" w:history="1">
        <w:r w:rsidR="00E44476" w:rsidRPr="00314635">
          <w:rPr>
            <w:rStyle w:val="Hyperlink"/>
            <w:rFonts w:cs="Arial"/>
          </w:rPr>
          <w:t>9.3</w:t>
        </w:r>
        <w:r w:rsidR="00E44476">
          <w:rPr>
            <w:rFonts w:asciiTheme="minorHAnsi" w:eastAsiaTheme="minorEastAsia" w:hAnsiTheme="minorHAnsi" w:cstheme="minorBidi"/>
            <w:b w:val="0"/>
            <w:sz w:val="22"/>
            <w:szCs w:val="22"/>
          </w:rPr>
          <w:tab/>
        </w:r>
        <w:r w:rsidR="00E44476" w:rsidRPr="00314635">
          <w:rPr>
            <w:rStyle w:val="Hyperlink"/>
          </w:rPr>
          <w:t>Comandos en R</w:t>
        </w:r>
        <w:r w:rsidR="00E44476">
          <w:rPr>
            <w:webHidden/>
          </w:rPr>
          <w:tab/>
        </w:r>
        <w:r w:rsidR="00E44476">
          <w:rPr>
            <w:webHidden/>
          </w:rPr>
          <w:fldChar w:fldCharType="begin"/>
        </w:r>
        <w:r w:rsidR="00E44476">
          <w:rPr>
            <w:webHidden/>
          </w:rPr>
          <w:instrText xml:space="preserve"> PAGEREF _Toc488695661 \h </w:instrText>
        </w:r>
        <w:r w:rsidR="00E44476">
          <w:rPr>
            <w:webHidden/>
          </w:rPr>
        </w:r>
        <w:r w:rsidR="00E44476">
          <w:rPr>
            <w:webHidden/>
          </w:rPr>
          <w:fldChar w:fldCharType="separate"/>
        </w:r>
        <w:r w:rsidR="00E44476">
          <w:rPr>
            <w:webHidden/>
          </w:rPr>
          <w:t>64</w:t>
        </w:r>
        <w:r w:rsidR="00E44476">
          <w:rPr>
            <w:webHidden/>
          </w:rPr>
          <w:fldChar w:fldCharType="end"/>
        </w:r>
      </w:hyperlink>
    </w:p>
    <w:p w14:paraId="30D24BF6" w14:textId="77777777" w:rsidR="00E44476" w:rsidRDefault="00F13DE8">
      <w:pPr>
        <w:pStyle w:val="TOC2"/>
        <w:rPr>
          <w:rFonts w:asciiTheme="minorHAnsi" w:eastAsiaTheme="minorEastAsia" w:hAnsiTheme="minorHAnsi" w:cstheme="minorBidi"/>
          <w:b w:val="0"/>
          <w:sz w:val="22"/>
          <w:szCs w:val="22"/>
        </w:rPr>
      </w:pPr>
      <w:hyperlink w:anchor="_Toc488695662" w:history="1">
        <w:r w:rsidR="00E44476" w:rsidRPr="00314635">
          <w:rPr>
            <w:rStyle w:val="Hyperlink"/>
            <w:rFonts w:cs="Arial"/>
          </w:rPr>
          <w:t>9.4</w:t>
        </w:r>
        <w:r w:rsidR="00E44476">
          <w:rPr>
            <w:rFonts w:asciiTheme="minorHAnsi" w:eastAsiaTheme="minorEastAsia" w:hAnsiTheme="minorHAnsi" w:cstheme="minorBidi"/>
            <w:b w:val="0"/>
            <w:sz w:val="22"/>
            <w:szCs w:val="22"/>
          </w:rPr>
          <w:tab/>
        </w:r>
        <w:r w:rsidR="00E44476" w:rsidRPr="00314635">
          <w:rPr>
            <w:rStyle w:val="Hyperlink"/>
          </w:rPr>
          <w:t>Tipos de Gráficas</w:t>
        </w:r>
        <w:r w:rsidR="00E44476">
          <w:rPr>
            <w:webHidden/>
          </w:rPr>
          <w:tab/>
        </w:r>
        <w:r w:rsidR="00E44476">
          <w:rPr>
            <w:webHidden/>
          </w:rPr>
          <w:fldChar w:fldCharType="begin"/>
        </w:r>
        <w:r w:rsidR="00E44476">
          <w:rPr>
            <w:webHidden/>
          </w:rPr>
          <w:instrText xml:space="preserve"> PAGEREF _Toc488695662 \h </w:instrText>
        </w:r>
        <w:r w:rsidR="00E44476">
          <w:rPr>
            <w:webHidden/>
          </w:rPr>
        </w:r>
        <w:r w:rsidR="00E44476">
          <w:rPr>
            <w:webHidden/>
          </w:rPr>
          <w:fldChar w:fldCharType="separate"/>
        </w:r>
        <w:r w:rsidR="00E44476">
          <w:rPr>
            <w:webHidden/>
          </w:rPr>
          <w:t>66</w:t>
        </w:r>
        <w:r w:rsidR="00E44476">
          <w:rPr>
            <w:webHidden/>
          </w:rPr>
          <w:fldChar w:fldCharType="end"/>
        </w:r>
      </w:hyperlink>
    </w:p>
    <w:p w14:paraId="0EB8E1D4" w14:textId="77777777" w:rsidR="00E44476" w:rsidRDefault="00F13DE8">
      <w:pPr>
        <w:pStyle w:val="TOC1"/>
        <w:rPr>
          <w:rFonts w:asciiTheme="minorHAnsi" w:eastAsiaTheme="minorEastAsia" w:hAnsiTheme="minorHAnsi" w:cstheme="minorBidi"/>
          <w:b w:val="0"/>
          <w:caps w:val="0"/>
          <w:noProof/>
          <w:sz w:val="22"/>
          <w:szCs w:val="22"/>
        </w:rPr>
      </w:pPr>
      <w:hyperlink w:anchor="_Toc488695663" w:history="1">
        <w:r w:rsidR="00E44476" w:rsidRPr="00314635">
          <w:rPr>
            <w:rStyle w:val="Hyperlink"/>
            <w:lang w:bidi="en-US"/>
          </w:rPr>
          <w:t>10</w:t>
        </w:r>
        <w:r w:rsidR="00E44476">
          <w:rPr>
            <w:rFonts w:asciiTheme="minorHAnsi" w:eastAsiaTheme="minorEastAsia" w:hAnsiTheme="minorHAnsi" w:cstheme="minorBidi"/>
            <w:b w:val="0"/>
            <w:caps w:val="0"/>
            <w:noProof/>
            <w:sz w:val="22"/>
            <w:szCs w:val="22"/>
          </w:rPr>
          <w:tab/>
        </w:r>
        <w:r w:rsidR="00E44476" w:rsidRPr="00314635">
          <w:rPr>
            <w:rStyle w:val="Hyperlink"/>
            <w:lang w:bidi="en-US"/>
          </w:rPr>
          <w:t>Bibliografía</w:t>
        </w:r>
        <w:r w:rsidR="00E44476">
          <w:rPr>
            <w:noProof/>
            <w:webHidden/>
          </w:rPr>
          <w:tab/>
        </w:r>
        <w:r w:rsidR="00E44476">
          <w:rPr>
            <w:noProof/>
            <w:webHidden/>
          </w:rPr>
          <w:fldChar w:fldCharType="begin"/>
        </w:r>
        <w:r w:rsidR="00E44476">
          <w:rPr>
            <w:noProof/>
            <w:webHidden/>
          </w:rPr>
          <w:instrText xml:space="preserve"> PAGEREF _Toc488695663 \h </w:instrText>
        </w:r>
        <w:r w:rsidR="00E44476">
          <w:rPr>
            <w:noProof/>
            <w:webHidden/>
          </w:rPr>
        </w:r>
        <w:r w:rsidR="00E44476">
          <w:rPr>
            <w:noProof/>
            <w:webHidden/>
          </w:rPr>
          <w:fldChar w:fldCharType="separate"/>
        </w:r>
        <w:r w:rsidR="00E44476">
          <w:rPr>
            <w:noProof/>
            <w:webHidden/>
          </w:rPr>
          <w:t>67</w:t>
        </w:r>
        <w:r w:rsidR="00E44476">
          <w:rPr>
            <w:noProof/>
            <w:webHidden/>
          </w:rPr>
          <w:fldChar w:fldCharType="end"/>
        </w:r>
      </w:hyperlink>
    </w:p>
    <w:p w14:paraId="65BC441A" w14:textId="77777777" w:rsidR="00867D8D" w:rsidRDefault="00EB158F" w:rsidP="009F0408">
      <w:pPr>
        <w:jc w:val="left"/>
        <w:rPr>
          <w:rFonts w:eastAsia="Times New Roman" w:cs="Times New Roman"/>
          <w:b/>
          <w:bCs/>
          <w:iCs/>
          <w:sz w:val="36"/>
          <w:szCs w:val="32"/>
          <w:lang w:val="es-ES" w:bidi="en-US"/>
        </w:rPr>
      </w:pPr>
      <w:r>
        <w:rPr>
          <w:b/>
          <w:u w:val="single"/>
        </w:rPr>
        <w:fldChar w:fldCharType="end"/>
      </w:r>
    </w:p>
    <w:p w14:paraId="028D7B3B" w14:textId="77777777" w:rsidR="00005BA2" w:rsidRDefault="00005BA2" w:rsidP="009F0408">
      <w:pPr>
        <w:jc w:val="left"/>
        <w:rPr>
          <w:rFonts w:eastAsia="Times New Roman" w:cs="Times New Roman"/>
          <w:b/>
          <w:bCs/>
          <w:iCs/>
          <w:sz w:val="36"/>
          <w:szCs w:val="32"/>
          <w:lang w:val="es-ES" w:bidi="en-US"/>
        </w:rPr>
      </w:pPr>
    </w:p>
    <w:p w14:paraId="08BD3B7D" w14:textId="77777777" w:rsidR="0046398F" w:rsidRPr="000E77D1" w:rsidRDefault="00A73DB2" w:rsidP="009F0408">
      <w:pPr>
        <w:jc w:val="left"/>
        <w:rPr>
          <w:rFonts w:eastAsia="Times New Roman" w:cs="Times New Roman"/>
          <w:b/>
          <w:bCs/>
          <w:iCs/>
          <w:sz w:val="36"/>
          <w:szCs w:val="32"/>
          <w:lang w:val="es-ES" w:bidi="en-US"/>
        </w:rPr>
      </w:pPr>
      <w:r>
        <w:rPr>
          <w:lang w:val="es-ES"/>
        </w:rPr>
        <w:br w:type="page"/>
      </w:r>
    </w:p>
    <w:p w14:paraId="5E9FCE9A" w14:textId="77777777" w:rsidR="000E77D1" w:rsidRDefault="000E77D1" w:rsidP="009F0408">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33C5D084" w14:textId="77777777" w:rsidR="00A73DB2" w:rsidRPr="003A2EE8" w:rsidRDefault="00A73DB2" w:rsidP="009F0408">
      <w:pPr>
        <w:pStyle w:val="Heading1"/>
        <w:numPr>
          <w:ilvl w:val="0"/>
          <w:numId w:val="0"/>
        </w:numPr>
        <w:spacing w:before="0"/>
        <w:ind w:firstLine="284"/>
        <w:jc w:val="center"/>
        <w:rPr>
          <w:lang w:val="es-ES"/>
        </w:rPr>
      </w:pPr>
      <w:bookmarkStart w:id="0" w:name="_Toc488695595"/>
      <w:r w:rsidRPr="003A2EE8">
        <w:rPr>
          <w:lang w:val="es-ES"/>
        </w:rPr>
        <w:t>Resumen</w:t>
      </w:r>
      <w:bookmarkEnd w:id="0"/>
    </w:p>
    <w:p w14:paraId="46DD15B2" w14:textId="77777777" w:rsidR="00A73DB2" w:rsidRPr="003A2EE8" w:rsidRDefault="00A73DB2" w:rsidP="009F0408">
      <w:pPr>
        <w:rPr>
          <w:color w:val="FF0000"/>
        </w:rPr>
      </w:pPr>
    </w:p>
    <w:p w14:paraId="2A961AEB" w14:textId="77777777" w:rsidR="00A73DB2" w:rsidRPr="003A2EE8" w:rsidRDefault="00A73DB2" w:rsidP="009F0408">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Data mining</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5B936743" w14:textId="77777777" w:rsidR="00A73DB2" w:rsidRPr="003A2EE8" w:rsidRDefault="00A73DB2" w:rsidP="009F0408">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w:t>
      </w:r>
      <w:proofErr w:type="spellStart"/>
      <w:r w:rsidRPr="003A2EE8">
        <w:rPr>
          <w:rFonts w:ascii="Georgia" w:hAnsi="Georgia"/>
          <w:color w:val="FF0000"/>
        </w:rPr>
        <w:t>Analytics</w:t>
      </w:r>
      <w:proofErr w:type="spellEnd"/>
      <w:r w:rsidRPr="003A2EE8">
        <w:rPr>
          <w:rFonts w:ascii="Georgia" w:hAnsi="Georgia"/>
          <w:color w:val="FF0000"/>
        </w:rPr>
        <w:t xml:space="preserve">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40ED5087" w14:textId="77777777" w:rsidR="00A73DB2" w:rsidRPr="003A2EE8" w:rsidRDefault="00A73DB2" w:rsidP="009F0408">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w:t>
      </w:r>
      <w:proofErr w:type="spellStart"/>
      <w:r w:rsidRPr="003A2EE8">
        <w:rPr>
          <w:rFonts w:ascii="Georgia" w:hAnsi="Georgia"/>
          <w:color w:val="FF0000"/>
        </w:rPr>
        <w:t>Clustering</w:t>
      </w:r>
      <w:proofErr w:type="spellEnd"/>
      <w:r w:rsidRPr="003A2EE8">
        <w:rPr>
          <w:rFonts w:ascii="Georgia" w:hAnsi="Georgia"/>
          <w:color w:val="FF0000"/>
        </w:rPr>
        <w:t xml:space="preserve">,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w:t>
      </w:r>
      <w:proofErr w:type="spellStart"/>
      <w:r w:rsidRPr="003A2EE8">
        <w:rPr>
          <w:rFonts w:ascii="Georgia" w:hAnsi="Georgia"/>
          <w:color w:val="FF0000"/>
        </w:rPr>
        <w:t>Clusters</w:t>
      </w:r>
      <w:proofErr w:type="spellEnd"/>
      <w:r w:rsidRPr="003A2EE8">
        <w:rPr>
          <w:rFonts w:ascii="Georgia" w:hAnsi="Georgia"/>
          <w:color w:val="FF0000"/>
        </w:rPr>
        <w:t xml:space="preserve"> que se genera, siempre basada en su similitud (distancia), razón por la que se ha optado por utilizarlo a lo largo del trabajo presentado en las siguientes páginas.  </w:t>
      </w:r>
    </w:p>
    <w:p w14:paraId="6B37270D" w14:textId="77777777" w:rsidR="00A73DB2" w:rsidRPr="003A2EE8" w:rsidRDefault="00A73DB2" w:rsidP="009F0408">
      <w:pPr>
        <w:pBdr>
          <w:bottom w:val="double" w:sz="6" w:space="1" w:color="auto"/>
        </w:pBdr>
        <w:rPr>
          <w:rFonts w:ascii="Georgia" w:hAnsi="Georgia" w:cstheme="minorHAnsi"/>
          <w:iCs/>
          <w:color w:val="FF0000"/>
          <w:lang w:bidi="he-IL"/>
        </w:rPr>
      </w:pPr>
    </w:p>
    <w:p w14:paraId="3DE22006" w14:textId="77777777" w:rsidR="00452BBD" w:rsidRPr="003A2EE8" w:rsidRDefault="00452BBD" w:rsidP="009F0408">
      <w:pPr>
        <w:pBdr>
          <w:bottom w:val="double" w:sz="6" w:space="1" w:color="auto"/>
        </w:pBdr>
        <w:rPr>
          <w:rFonts w:ascii="Georgia" w:hAnsi="Georgia" w:cstheme="minorHAnsi"/>
          <w:iCs/>
          <w:color w:val="FF0000"/>
          <w:lang w:bidi="he-IL"/>
        </w:rPr>
      </w:pPr>
    </w:p>
    <w:p w14:paraId="26F35B3A" w14:textId="77777777" w:rsidR="00452BBD" w:rsidRPr="003A2EE8" w:rsidRDefault="00452BBD" w:rsidP="009F0408">
      <w:pPr>
        <w:pBdr>
          <w:bottom w:val="double" w:sz="6" w:space="1" w:color="auto"/>
        </w:pBdr>
        <w:rPr>
          <w:rFonts w:ascii="Georgia" w:hAnsi="Georgia" w:cstheme="minorHAnsi"/>
          <w:iCs/>
          <w:color w:val="FF0000"/>
          <w:lang w:bidi="he-IL"/>
        </w:rPr>
      </w:pPr>
    </w:p>
    <w:p w14:paraId="60FF79C3" w14:textId="77777777" w:rsidR="00A73DB2" w:rsidRPr="003A2EE8" w:rsidRDefault="00A73DB2" w:rsidP="009F0408">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w:t>
      </w:r>
      <w:proofErr w:type="spellStart"/>
      <w:r w:rsidRPr="003A2EE8">
        <w:rPr>
          <w:rFonts w:ascii="Georgia" w:hAnsi="Georgia" w:cs="Arial"/>
          <w:color w:val="FF0000"/>
          <w:sz w:val="20"/>
          <w:szCs w:val="20"/>
          <w:shd w:val="clear" w:color="auto" w:fill="FFFFFF"/>
        </w:rPr>
        <w:t>Knowledge</w:t>
      </w:r>
      <w:proofErr w:type="spellEnd"/>
      <w:r w:rsidRPr="003A2EE8">
        <w:rPr>
          <w:rFonts w:ascii="Georgia" w:hAnsi="Georgia" w:cs="Arial"/>
          <w:color w:val="FF0000"/>
          <w:sz w:val="20"/>
          <w:szCs w:val="20"/>
          <w:shd w:val="clear" w:color="auto" w:fill="FFFFFF"/>
        </w:rPr>
        <w:t xml:space="preserve"> Discovery in </w:t>
      </w:r>
      <w:proofErr w:type="spellStart"/>
      <w:r w:rsidRPr="003A2EE8">
        <w:rPr>
          <w:rFonts w:ascii="Georgia" w:hAnsi="Georgia" w:cs="Arial"/>
          <w:color w:val="FF0000"/>
          <w:sz w:val="20"/>
          <w:szCs w:val="20"/>
          <w:shd w:val="clear" w:color="auto" w:fill="FFFFFF"/>
        </w:rPr>
        <w:t>Databases</w:t>
      </w:r>
      <w:proofErr w:type="spellEnd"/>
      <w:r w:rsidRPr="003A2EE8">
        <w:rPr>
          <w:rFonts w:ascii="Georgia" w:hAnsi="Georgia" w:cs="Arial"/>
          <w:color w:val="FF0000"/>
          <w:sz w:val="20"/>
          <w:szCs w:val="20"/>
          <w:shd w:val="clear" w:color="auto" w:fill="FFFFFF"/>
        </w:rPr>
        <w:t>);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43EF28CC" w14:textId="77777777" w:rsidR="00A73DB2" w:rsidRPr="003A2EE8" w:rsidRDefault="00A73DB2" w:rsidP="009F0408">
      <w:pPr>
        <w:pStyle w:val="ListParagraph"/>
        <w:spacing w:line="360" w:lineRule="auto"/>
        <w:ind w:left="426"/>
        <w:jc w:val="both"/>
        <w:rPr>
          <w:color w:val="FF0000"/>
        </w:rPr>
      </w:pPr>
    </w:p>
    <w:p w14:paraId="48FCF6B8" w14:textId="77777777" w:rsidR="00A73DB2" w:rsidRPr="003A2EE8" w:rsidRDefault="00A73DB2" w:rsidP="009F0408">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2B91DE2A" w14:textId="77777777" w:rsidR="00A73DB2" w:rsidRPr="003A2EE8" w:rsidRDefault="00A73DB2" w:rsidP="009F0408">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1604CBA0" w14:textId="77777777" w:rsidR="00A73DB2" w:rsidRPr="003A2EE8" w:rsidRDefault="00A73DB2" w:rsidP="009F0408">
      <w:pPr>
        <w:rPr>
          <w:color w:val="FF0000"/>
        </w:rPr>
      </w:pPr>
    </w:p>
    <w:p w14:paraId="51046ED9" w14:textId="77777777" w:rsidR="00A73DB2" w:rsidRPr="003A2EE8" w:rsidRDefault="00A73DB2" w:rsidP="009F0408">
      <w:pPr>
        <w:pStyle w:val="Heading1"/>
        <w:numPr>
          <w:ilvl w:val="0"/>
          <w:numId w:val="0"/>
        </w:numPr>
        <w:jc w:val="center"/>
      </w:pPr>
      <w:r w:rsidRPr="0089629C">
        <w:rPr>
          <w:color w:val="FF0000"/>
        </w:rPr>
        <w:br w:type="page"/>
      </w:r>
      <w:bookmarkStart w:id="1" w:name="_Toc488695596"/>
      <w:r w:rsidRPr="003A2EE8">
        <w:lastRenderedPageBreak/>
        <w:t>Abstract</w:t>
      </w:r>
      <w:bookmarkEnd w:id="1"/>
    </w:p>
    <w:p w14:paraId="321D5DBD" w14:textId="77777777" w:rsidR="00A73DB2" w:rsidRPr="003A2EE8" w:rsidRDefault="00A73DB2" w:rsidP="009F0408">
      <w:pPr>
        <w:rPr>
          <w:color w:val="FF0000"/>
          <w:lang w:val="en-US"/>
        </w:rPr>
      </w:pPr>
    </w:p>
    <w:p w14:paraId="2BA1EC82" w14:textId="77777777" w:rsidR="00A73DB2" w:rsidRPr="003A2EE8" w:rsidRDefault="00A73DB2" w:rsidP="009F0408">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7DFB10B0" w14:textId="77777777" w:rsidR="00A73DB2" w:rsidRPr="003A2EE8" w:rsidRDefault="00A73DB2" w:rsidP="009F0408">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23BC2B7F" w14:textId="77777777" w:rsidR="00A73DB2" w:rsidRPr="003A2EE8" w:rsidRDefault="00A73DB2" w:rsidP="009F0408">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04DD6ED9" w14:textId="77777777" w:rsidR="00A73DB2" w:rsidRPr="003A2EE8" w:rsidRDefault="00A73DB2" w:rsidP="009F0408">
      <w:pPr>
        <w:rPr>
          <w:color w:val="FF0000"/>
          <w:lang w:val="en-US"/>
        </w:rPr>
      </w:pPr>
    </w:p>
    <w:p w14:paraId="3DF227CA" w14:textId="77777777" w:rsidR="00A73DB2" w:rsidRPr="003A2EE8" w:rsidRDefault="00A73DB2" w:rsidP="009F0408">
      <w:pPr>
        <w:rPr>
          <w:color w:val="FF0000"/>
          <w:lang w:val="en-US"/>
        </w:rPr>
      </w:pPr>
    </w:p>
    <w:p w14:paraId="0DED49A0" w14:textId="77777777" w:rsidR="00A73DB2" w:rsidRPr="003A2EE8" w:rsidRDefault="00A73DB2" w:rsidP="009F0408">
      <w:pPr>
        <w:pBdr>
          <w:bottom w:val="double" w:sz="6" w:space="1" w:color="auto"/>
        </w:pBdr>
        <w:rPr>
          <w:rFonts w:ascii="Georgia" w:hAnsi="Georgia" w:cstheme="minorHAnsi"/>
          <w:iCs/>
          <w:color w:val="FF0000"/>
          <w:lang w:val="en-US" w:bidi="he-IL"/>
        </w:rPr>
      </w:pPr>
    </w:p>
    <w:p w14:paraId="632E3F69" w14:textId="77777777" w:rsidR="00A73DB2" w:rsidRPr="003A2EE8" w:rsidRDefault="00A73DB2" w:rsidP="009F0408">
      <w:pPr>
        <w:rPr>
          <w:rFonts w:ascii="Georgia" w:hAnsi="Georgia"/>
          <w:color w:val="FF0000"/>
          <w:sz w:val="18"/>
          <w:lang w:val="en-US"/>
        </w:rPr>
      </w:pPr>
    </w:p>
    <w:p w14:paraId="00439982" w14:textId="77777777" w:rsidR="00A73DB2" w:rsidRPr="003A2EE8" w:rsidRDefault="00393E6D" w:rsidP="009F0408">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3C64B518" w14:textId="77777777" w:rsidR="00A73DB2" w:rsidRPr="003A2EE8" w:rsidRDefault="00A73DB2" w:rsidP="009F0408">
      <w:pPr>
        <w:pStyle w:val="ListParagraph"/>
        <w:spacing w:line="360" w:lineRule="auto"/>
        <w:ind w:left="426"/>
        <w:jc w:val="both"/>
        <w:rPr>
          <w:rFonts w:ascii="Georgia" w:hAnsi="Georgia"/>
          <w:color w:val="FF0000"/>
          <w:sz w:val="20"/>
          <w:lang w:val="en-US"/>
        </w:rPr>
      </w:pPr>
    </w:p>
    <w:p w14:paraId="7E841B47" w14:textId="77777777" w:rsidR="00A73DB2" w:rsidRPr="003A2EE8" w:rsidRDefault="00A73DB2" w:rsidP="009F0408">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2D177EE9" w14:textId="77777777" w:rsidR="00A73DB2" w:rsidRPr="003A2EE8" w:rsidRDefault="00A73DB2" w:rsidP="009F0408">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796C7DE4" w14:textId="77777777" w:rsidR="00A73DB2" w:rsidRPr="00FC0A57" w:rsidRDefault="00A73DB2" w:rsidP="009F0408">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52269E72" w14:textId="77777777" w:rsidR="00A73DB2" w:rsidRDefault="00A73DB2" w:rsidP="009F0408">
      <w:pPr>
        <w:pStyle w:val="Heading1"/>
        <w:numPr>
          <w:ilvl w:val="0"/>
          <w:numId w:val="22"/>
        </w:numPr>
      </w:pPr>
      <w:bookmarkStart w:id="2" w:name="_Toc488695597"/>
      <w:proofErr w:type="spellStart"/>
      <w:r>
        <w:lastRenderedPageBreak/>
        <w:t>Introducción</w:t>
      </w:r>
      <w:bookmarkEnd w:id="2"/>
      <w:proofErr w:type="spellEnd"/>
    </w:p>
    <w:p w14:paraId="2E9956C1" w14:textId="77777777" w:rsidR="0077509F" w:rsidRDefault="0077509F" w:rsidP="009F0408">
      <w:pPr>
        <w:rPr>
          <w:rFonts w:ascii="Georgia" w:hAnsi="Georgia"/>
          <w:lang w:val="en-US"/>
        </w:rPr>
      </w:pPr>
    </w:p>
    <w:p w14:paraId="4BA1EDB3" w14:textId="77777777" w:rsidR="0077509F" w:rsidRPr="00AF4F1F" w:rsidRDefault="0077509F" w:rsidP="009F0408">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1E28BFBA" w14:textId="77777777" w:rsidR="00AF4F1F" w:rsidRDefault="00AF4F1F" w:rsidP="009F0408">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1C4FF1ED" w14:textId="77777777" w:rsidR="00AF4F1F" w:rsidRDefault="00AF4F1F" w:rsidP="009F0408">
      <w:pPr>
        <w:rPr>
          <w:rFonts w:ascii="Georgia" w:hAnsi="Georgia"/>
        </w:rPr>
      </w:pPr>
    </w:p>
    <w:p w14:paraId="4200E325" w14:textId="77777777" w:rsidR="008157EB" w:rsidRDefault="00B568E2" w:rsidP="009F0408">
      <w:pPr>
        <w:spacing w:after="0"/>
        <w:rPr>
          <w:rFonts w:cs="Arial"/>
          <w:b/>
          <w:i/>
          <w:sz w:val="24"/>
        </w:rPr>
      </w:pPr>
      <w:r>
        <w:rPr>
          <w:rFonts w:cs="Arial"/>
          <w:b/>
          <w:i/>
          <w:sz w:val="24"/>
        </w:rPr>
        <w:t>Datos de origen</w:t>
      </w:r>
    </w:p>
    <w:p w14:paraId="3716D84F" w14:textId="77777777" w:rsidR="00D001A1" w:rsidRPr="006162CA" w:rsidRDefault="00D001A1" w:rsidP="009F0408">
      <w:pPr>
        <w:spacing w:after="0"/>
        <w:rPr>
          <w:rFonts w:cs="Arial"/>
          <w:b/>
          <w:i/>
          <w:sz w:val="24"/>
        </w:rPr>
      </w:pPr>
    </w:p>
    <w:p w14:paraId="02752EB0" w14:textId="77777777" w:rsidR="00A41F57" w:rsidRDefault="006162CA" w:rsidP="009F0408">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w:t>
      </w:r>
      <w:proofErr w:type="spellStart"/>
      <w:r w:rsidR="00A41F57">
        <w:rPr>
          <w:rFonts w:ascii="Georgia" w:hAnsi="Georgia"/>
        </w:rPr>
        <w:t>Analytics</w:t>
      </w:r>
      <w:proofErr w:type="spellEnd"/>
      <w:r w:rsidR="00A41F57">
        <w:rPr>
          <w:rFonts w:ascii="Georgia" w:hAnsi="Georgia"/>
        </w:rPr>
        <w:t xml:space="preserve"> </w:t>
      </w:r>
      <w:proofErr w:type="spellStart"/>
      <w:r w:rsidR="00A41F57">
        <w:rPr>
          <w:rFonts w:ascii="Georgia" w:hAnsi="Georgia"/>
        </w:rPr>
        <w:t>Science</w:t>
      </w:r>
      <w:proofErr w:type="spellEnd"/>
      <w:r w:rsidR="00A41F57">
        <w:rPr>
          <w:rFonts w:ascii="Georgia" w:hAnsi="Georgia"/>
        </w:rPr>
        <w:t xml:space="preserve"> and </w:t>
      </w:r>
      <w:proofErr w:type="spellStart"/>
      <w:r w:rsidR="00A41F57">
        <w:rPr>
          <w:rFonts w:ascii="Georgia" w:hAnsi="Georgia"/>
        </w:rPr>
        <w:t>Technology</w:t>
      </w:r>
      <w:proofErr w:type="spellEnd"/>
      <w:r w:rsidR="00A41F57">
        <w:rPr>
          <w:rFonts w:ascii="Georgia" w:hAnsi="Georgia"/>
        </w:rPr>
        <w:t xml:space="preserve">), cuyo objetivo es fundamentalmente </w:t>
      </w:r>
      <w:r w:rsidR="009B7670">
        <w:rPr>
          <w:rFonts w:ascii="Georgia" w:hAnsi="Georgia"/>
        </w:rPr>
        <w:t xml:space="preserve">el </w:t>
      </w:r>
      <w:r w:rsidR="00A41F57">
        <w:rPr>
          <w:rFonts w:ascii="Georgia" w:hAnsi="Georgia"/>
        </w:rPr>
        <w:t xml:space="preserve">avance en el campo del Análisis Visual.   </w:t>
      </w:r>
    </w:p>
    <w:p w14:paraId="648CBD33" w14:textId="77777777" w:rsidR="008157EB" w:rsidRDefault="00A41F57" w:rsidP="009F0408">
      <w:pPr>
        <w:rPr>
          <w:rFonts w:ascii="Georgia" w:hAnsi="Georgia"/>
        </w:rPr>
      </w:pPr>
      <w:r>
        <w:rPr>
          <w:rFonts w:ascii="Georgia" w:hAnsi="Georgia"/>
        </w:rPr>
        <w:t xml:space="preserve">Para ello, se crean varios retos </w:t>
      </w:r>
      <w:r w:rsidR="00582131">
        <w:rPr>
          <w:rFonts w:ascii="Georgia" w:hAnsi="Georgia"/>
        </w:rPr>
        <w:t xml:space="preserve">(VAST </w:t>
      </w:r>
      <w:proofErr w:type="spellStart"/>
      <w:r w:rsidR="00582131">
        <w:rPr>
          <w:rFonts w:ascii="Georgia" w:hAnsi="Georgia"/>
        </w:rPr>
        <w:t>Challenges</w:t>
      </w:r>
      <w:proofErr w:type="spellEnd"/>
      <w:r w:rsidR="00582131">
        <w:rPr>
          <w:rFonts w:ascii="Georgia" w:hAnsi="Georgia"/>
        </w:rPr>
        <w:t xml:space="preserve">)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w:t>
      </w:r>
      <w:proofErr w:type="spellStart"/>
      <w:r w:rsidR="006D371D">
        <w:rPr>
          <w:rFonts w:ascii="Georgia" w:hAnsi="Georgia"/>
        </w:rPr>
        <w:t>benchmarks</w:t>
      </w:r>
      <w:proofErr w:type="spellEnd"/>
      <w:r w:rsidR="006D371D">
        <w:rPr>
          <w:rFonts w:ascii="Georgia" w:hAnsi="Georgia"/>
        </w:rPr>
        <w:t>)</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06432E44" w14:textId="77777777" w:rsidR="00A41F57" w:rsidRDefault="00E04AE6" w:rsidP="009F0408">
      <w:pPr>
        <w:rPr>
          <w:rFonts w:ascii="Georgia" w:hAnsi="Georgia"/>
        </w:rPr>
      </w:pPr>
      <w:r>
        <w:rPr>
          <w:rFonts w:ascii="Georgia" w:hAnsi="Georgia"/>
        </w:rPr>
        <w:t>Los datos analizados en este documento pertenecen a uno de estos retos</w:t>
      </w:r>
      <w:r w:rsidR="00A12D8A">
        <w:rPr>
          <w:rFonts w:ascii="Georgia" w:hAnsi="Georgia"/>
        </w:rPr>
        <w:t xml:space="preserve">, más concretamente a la competición del año 2016. </w:t>
      </w:r>
      <w:r>
        <w:rPr>
          <w:rFonts w:ascii="Georgia" w:hAnsi="Georgia"/>
        </w:rPr>
        <w:t>Veamos en qué consiste para tener una visión global del problema planteado:</w:t>
      </w:r>
    </w:p>
    <w:p w14:paraId="5A529DED" w14:textId="77777777" w:rsidR="00EF514F" w:rsidRPr="00C24F85" w:rsidRDefault="00E04AE6" w:rsidP="009F0408">
      <w:pPr>
        <w:rPr>
          <w:rFonts w:ascii="Georgia" w:hAnsi="Georgia" w:cs="Arial"/>
          <w:lang w:val="es-ES"/>
        </w:rPr>
      </w:pPr>
      <w:r>
        <w:rPr>
          <w:rFonts w:ascii="Georgia" w:hAnsi="Georgia"/>
        </w:rPr>
        <w:t xml:space="preserve">Una empresa llamada </w:t>
      </w:r>
      <w:proofErr w:type="spellStart"/>
      <w:r>
        <w:rPr>
          <w:rFonts w:ascii="Georgia" w:hAnsi="Georgia"/>
        </w:rPr>
        <w:t>GAStech</w:t>
      </w:r>
      <w:proofErr w:type="spellEnd"/>
      <w:r>
        <w:rPr>
          <w:rFonts w:ascii="Georgia" w:hAnsi="Georgia"/>
        </w:rPr>
        <w:t xml:space="preserve">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2E8161EB" w14:textId="77777777" w:rsidR="009A0E07" w:rsidRDefault="009A0E07" w:rsidP="009F0408">
      <w:pPr>
        <w:rPr>
          <w:rFonts w:ascii="Georgia" w:hAnsi="Georgia" w:cs="Arial"/>
          <w:color w:val="444444"/>
          <w:shd w:val="clear" w:color="auto" w:fill="FFFFFF"/>
          <w:lang w:val="es-ES"/>
        </w:rPr>
      </w:pPr>
    </w:p>
    <w:p w14:paraId="34963F86" w14:textId="77777777" w:rsidR="00EF514F" w:rsidRPr="00EF514F" w:rsidRDefault="00EF514F" w:rsidP="009F0408">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lastRenderedPageBreak/>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 xml:space="preserve">Visual </w:t>
      </w:r>
      <w:proofErr w:type="spellStart"/>
      <w:r w:rsidRPr="003A0C15">
        <w:rPr>
          <w:rFonts w:ascii="Georgia" w:hAnsi="Georgia" w:cs="Arial"/>
          <w:i/>
          <w:color w:val="444444"/>
          <w:shd w:val="clear" w:color="auto" w:fill="FFFFFF"/>
          <w:lang w:val="es-ES"/>
        </w:rPr>
        <w:t>Analytics</w:t>
      </w:r>
      <w:proofErr w:type="spellEnd"/>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030FD8A4" w14:textId="77777777" w:rsidR="00A41F57" w:rsidRPr="00E04AE6" w:rsidRDefault="009A0E07" w:rsidP="009F0408">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11F6C0B5" w14:textId="77777777" w:rsidR="00A73DB2" w:rsidRPr="00881281" w:rsidRDefault="00A73DB2" w:rsidP="009F0408">
      <w:pPr>
        <w:pStyle w:val="Heading2"/>
      </w:pPr>
      <w:bookmarkStart w:id="3" w:name="_Toc488695598"/>
      <w:r w:rsidRPr="00881281">
        <w:t>Motivación</w:t>
      </w:r>
      <w:bookmarkEnd w:id="3"/>
      <w:r w:rsidRPr="00881281">
        <w:t xml:space="preserve"> </w:t>
      </w:r>
    </w:p>
    <w:p w14:paraId="424B8AEA" w14:textId="77777777" w:rsidR="00A73DB2" w:rsidRPr="002771E4" w:rsidRDefault="00A73DB2" w:rsidP="009F0408">
      <w:pPr>
        <w:rPr>
          <w:lang w:val="es-ES"/>
        </w:rPr>
      </w:pPr>
    </w:p>
    <w:p w14:paraId="671D1576" w14:textId="77777777" w:rsidR="00173F1E" w:rsidRPr="00621E6B" w:rsidRDefault="00A73DB2" w:rsidP="009F0408">
      <w:pPr>
        <w:rPr>
          <w:rFonts w:ascii="Georgia" w:hAnsi="Georgia"/>
        </w:rPr>
      </w:pPr>
      <w:r w:rsidRPr="00621E6B">
        <w:rPr>
          <w:rFonts w:ascii="Georgia" w:hAnsi="Georgia"/>
        </w:rPr>
        <w:t>L</w:t>
      </w:r>
      <w:r w:rsidR="00F808AC" w:rsidRPr="00621E6B">
        <w:rPr>
          <w:rFonts w:ascii="Georgia" w:hAnsi="Georgia"/>
        </w:rPr>
        <w:t xml:space="preserve">os valores presentados por los sensores, ubicados en zonas </w:t>
      </w:r>
      <w:r w:rsidRPr="00621E6B">
        <w:rPr>
          <w:rFonts w:ascii="Georgia" w:hAnsi="Georgia"/>
        </w:rPr>
        <w:t xml:space="preserve">estratégicas </w:t>
      </w:r>
      <w:r w:rsidR="00DC747A" w:rsidRPr="00621E6B">
        <w:rPr>
          <w:rFonts w:ascii="Georgia" w:hAnsi="Georgia"/>
        </w:rPr>
        <w:t xml:space="preserve">a lo largo </w:t>
      </w:r>
      <w:r w:rsidRPr="00621E6B">
        <w:rPr>
          <w:rFonts w:ascii="Georgia" w:hAnsi="Georgia"/>
        </w:rPr>
        <w:t>de</w:t>
      </w:r>
      <w:r w:rsidR="00F808AC" w:rsidRPr="00621E6B">
        <w:rPr>
          <w:rFonts w:ascii="Georgia" w:hAnsi="Georgia"/>
        </w:rPr>
        <w:t xml:space="preserve"> las </w:t>
      </w:r>
      <w:r w:rsidR="00DC747A" w:rsidRPr="00621E6B">
        <w:rPr>
          <w:rFonts w:ascii="Georgia" w:hAnsi="Georgia"/>
        </w:rPr>
        <w:t xml:space="preserve">tres </w:t>
      </w:r>
      <w:r w:rsidR="00F808AC" w:rsidRPr="00621E6B">
        <w:rPr>
          <w:rFonts w:ascii="Georgia" w:hAnsi="Georgia"/>
        </w:rPr>
        <w:t xml:space="preserve">plantas del </w:t>
      </w:r>
      <w:r w:rsidRPr="00621E6B">
        <w:rPr>
          <w:rFonts w:ascii="Georgia" w:hAnsi="Georgia"/>
        </w:rPr>
        <w:t xml:space="preserve">edificio, </w:t>
      </w:r>
      <w:r w:rsidR="00DC747A" w:rsidRPr="00621E6B">
        <w:rPr>
          <w:rFonts w:ascii="Georgia" w:hAnsi="Georgia"/>
        </w:rPr>
        <w:t xml:space="preserve">una vez </w:t>
      </w:r>
      <w:r w:rsidRPr="00621E6B">
        <w:rPr>
          <w:rFonts w:ascii="Georgia" w:hAnsi="Georgia"/>
        </w:rPr>
        <w:t>s</w:t>
      </w:r>
      <w:r w:rsidR="00DC747A" w:rsidRPr="00621E6B">
        <w:rPr>
          <w:rFonts w:ascii="Georgia" w:hAnsi="Georgia"/>
        </w:rPr>
        <w:t xml:space="preserve">on tratados, analizados e </w:t>
      </w:r>
      <w:r w:rsidRPr="00621E6B">
        <w:rPr>
          <w:rFonts w:ascii="Georgia" w:hAnsi="Georgia"/>
        </w:rPr>
        <w:t>interpre</w:t>
      </w:r>
      <w:r w:rsidR="00DC747A" w:rsidRPr="00621E6B">
        <w:rPr>
          <w:rFonts w:ascii="Georgia" w:hAnsi="Georgia"/>
        </w:rPr>
        <w:t xml:space="preserve">tados, </w:t>
      </w:r>
      <w:r w:rsidRPr="00621E6B">
        <w:rPr>
          <w:rFonts w:ascii="Georgia" w:hAnsi="Georgia"/>
        </w:rPr>
        <w:t xml:space="preserve">nos puede </w:t>
      </w:r>
      <w:r w:rsidR="00DC747A" w:rsidRPr="00621E6B">
        <w:rPr>
          <w:rFonts w:ascii="Georgia" w:hAnsi="Georgia"/>
        </w:rPr>
        <w:t xml:space="preserve">aportar </w:t>
      </w:r>
      <w:r w:rsidRPr="00621E6B">
        <w:rPr>
          <w:rFonts w:ascii="Georgia" w:hAnsi="Georgia"/>
        </w:rPr>
        <w:t>ciertas pistas sobre si el funcionamiento es</w:t>
      </w:r>
      <w:r w:rsidR="00DC747A" w:rsidRPr="00621E6B">
        <w:rPr>
          <w:rFonts w:ascii="Georgia" w:hAnsi="Georgia"/>
        </w:rPr>
        <w:t xml:space="preserve"> el</w:t>
      </w:r>
      <w:r w:rsidRPr="00621E6B">
        <w:rPr>
          <w:rFonts w:ascii="Georgia" w:hAnsi="Georgia"/>
        </w:rPr>
        <w:t xml:space="preserve"> </w:t>
      </w:r>
      <w:r w:rsidR="00DC747A" w:rsidRPr="00621E6B">
        <w:rPr>
          <w:rFonts w:ascii="Georgia" w:hAnsi="Georgia"/>
        </w:rPr>
        <w:t xml:space="preserve">esperado </w:t>
      </w:r>
      <w:r w:rsidRPr="00621E6B">
        <w:rPr>
          <w:rFonts w:ascii="Georgia" w:hAnsi="Georgia"/>
        </w:rPr>
        <w:t xml:space="preserve">o no, lo que se traduce en </w:t>
      </w:r>
      <w:r w:rsidR="00DC747A" w:rsidRPr="00621E6B">
        <w:rPr>
          <w:rFonts w:ascii="Georgia" w:hAnsi="Georgia"/>
        </w:rPr>
        <w:t>la detección de posibles anomalías</w:t>
      </w:r>
      <w:r w:rsidR="00173F1E" w:rsidRPr="00621E6B">
        <w:rPr>
          <w:rFonts w:ascii="Georgia" w:hAnsi="Georgia"/>
        </w:rPr>
        <w:t xml:space="preserve"> (</w:t>
      </w:r>
      <w:proofErr w:type="spellStart"/>
      <w:r w:rsidR="00173F1E" w:rsidRPr="00621E6B">
        <w:rPr>
          <w:rFonts w:ascii="Georgia" w:hAnsi="Georgia"/>
        </w:rPr>
        <w:t>outliers</w:t>
      </w:r>
      <w:proofErr w:type="spellEnd"/>
      <w:r w:rsidR="00173F1E" w:rsidRPr="00621E6B">
        <w:rPr>
          <w:rFonts w:ascii="Georgia" w:hAnsi="Georgia"/>
        </w:rPr>
        <w:t>)</w:t>
      </w:r>
      <w:r w:rsidR="00DC747A" w:rsidRPr="00621E6B">
        <w:rPr>
          <w:rFonts w:ascii="Georgia" w:hAnsi="Georgia"/>
        </w:rPr>
        <w:t xml:space="preserve">, datos atípicos que pueden influir en fallos de tipo operativo o incluso, en fallos de </w:t>
      </w:r>
      <w:r w:rsidRPr="00621E6B">
        <w:rPr>
          <w:rFonts w:ascii="Georgia" w:hAnsi="Georgia"/>
        </w:rPr>
        <w:t xml:space="preserve">seguridad </w:t>
      </w:r>
      <w:r w:rsidR="00DC747A" w:rsidRPr="00621E6B">
        <w:rPr>
          <w:rFonts w:ascii="Georgia" w:hAnsi="Georgia"/>
        </w:rPr>
        <w:t xml:space="preserve">en relación con el personal que trabaja en él. </w:t>
      </w:r>
    </w:p>
    <w:p w14:paraId="61CD43A1" w14:textId="77777777" w:rsidR="00CA7F39" w:rsidRPr="00621E6B" w:rsidRDefault="00640D20" w:rsidP="009F0408">
      <w:pPr>
        <w:rPr>
          <w:rFonts w:ascii="Georgia" w:hAnsi="Georgia"/>
        </w:rPr>
      </w:pPr>
      <w:r w:rsidRPr="00621E6B">
        <w:rPr>
          <w:rFonts w:ascii="Georgia" w:hAnsi="Georgia"/>
        </w:rPr>
        <w:t>E</w:t>
      </w:r>
      <w:r w:rsidR="00C038BC" w:rsidRPr="00621E6B">
        <w:rPr>
          <w:rFonts w:ascii="Georgia" w:hAnsi="Georgia"/>
        </w:rPr>
        <w:t>n este proyecto proponemos la combinación de</w:t>
      </w:r>
      <w:r w:rsidR="000E3E5A" w:rsidRPr="00621E6B">
        <w:rPr>
          <w:rFonts w:ascii="Georgia" w:hAnsi="Georgia"/>
        </w:rPr>
        <w:t xml:space="preserve"> técnicas de</w:t>
      </w:r>
      <w:r w:rsidR="00C549CE" w:rsidRPr="00621E6B">
        <w:rPr>
          <w:rFonts w:ascii="Georgia" w:hAnsi="Georgia"/>
        </w:rPr>
        <w:t xml:space="preserve"> </w:t>
      </w:r>
      <w:proofErr w:type="spellStart"/>
      <w:r w:rsidR="00C549CE" w:rsidRPr="00621E6B">
        <w:rPr>
          <w:rFonts w:ascii="Georgia" w:hAnsi="Georgia"/>
          <w:i/>
        </w:rPr>
        <w:t>Clustering</w:t>
      </w:r>
      <w:proofErr w:type="spellEnd"/>
      <w:r w:rsidR="00CA7F39" w:rsidRPr="00621E6B">
        <w:rPr>
          <w:rFonts w:ascii="Georgia" w:hAnsi="Georgia"/>
          <w:i/>
        </w:rPr>
        <w:t xml:space="preserve"> Jerárquico </w:t>
      </w:r>
      <w:r w:rsidR="00CA7F39" w:rsidRPr="00621E6B">
        <w:rPr>
          <w:rFonts w:ascii="Georgia" w:hAnsi="Georgia"/>
        </w:rPr>
        <w:t xml:space="preserve">basado en la distancia </w:t>
      </w:r>
      <w:r w:rsidR="00CA7F39" w:rsidRPr="00621E6B">
        <w:rPr>
          <w:rFonts w:ascii="Georgia" w:hAnsi="Georgia"/>
          <w:i/>
        </w:rPr>
        <w:t xml:space="preserve">DTW </w:t>
      </w:r>
      <w:r w:rsidR="00173F1E" w:rsidRPr="00621E6B">
        <w:rPr>
          <w:rFonts w:ascii="Georgia" w:hAnsi="Georgia"/>
          <w:i/>
        </w:rPr>
        <w:t xml:space="preserve"> </w:t>
      </w:r>
      <w:r w:rsidR="000E3E5A" w:rsidRPr="00621E6B">
        <w:rPr>
          <w:rFonts w:ascii="Georgia" w:hAnsi="Georgia"/>
        </w:rPr>
        <w:t xml:space="preserve">con </w:t>
      </w:r>
      <w:r w:rsidR="00CA7F39" w:rsidRPr="00621E6B">
        <w:rPr>
          <w:rFonts w:ascii="Georgia" w:hAnsi="Georgia"/>
        </w:rPr>
        <w:t xml:space="preserve">otras </w:t>
      </w:r>
      <w:r w:rsidR="000E3E5A" w:rsidRPr="00621E6B">
        <w:rPr>
          <w:rFonts w:ascii="Georgia" w:hAnsi="Georgia"/>
        </w:rPr>
        <w:t xml:space="preserve">técnicas </w:t>
      </w:r>
      <w:r w:rsidR="008866F2" w:rsidRPr="00621E6B">
        <w:rPr>
          <w:rFonts w:ascii="Georgia" w:hAnsi="Georgia"/>
        </w:rPr>
        <w:t xml:space="preserve">de análisis visual. </w:t>
      </w:r>
    </w:p>
    <w:p w14:paraId="1AA869AE" w14:textId="77777777" w:rsidR="001D7DA5" w:rsidRPr="00621E6B" w:rsidRDefault="00CA7F39" w:rsidP="009F0408">
      <w:pPr>
        <w:rPr>
          <w:rFonts w:ascii="Georgia" w:hAnsi="Georgia"/>
        </w:rPr>
      </w:pPr>
      <w:r w:rsidRPr="00621E6B">
        <w:rPr>
          <w:rFonts w:ascii="Georgia" w:hAnsi="Georgia"/>
        </w:rPr>
        <w:t xml:space="preserve">Esto </w:t>
      </w:r>
      <w:r w:rsidR="00B13BFF" w:rsidRPr="00621E6B">
        <w:rPr>
          <w:rFonts w:ascii="Georgia" w:hAnsi="Georgia"/>
        </w:rPr>
        <w:t>haría</w:t>
      </w:r>
      <w:r w:rsidR="00C549CE" w:rsidRPr="00621E6B">
        <w:rPr>
          <w:rFonts w:ascii="Georgia" w:hAnsi="Georgia"/>
        </w:rPr>
        <w:t xml:space="preserve"> factible esa transformación de datos en conocimiento a la que hacía referencia anteriormente, uno de los mayores valores con que una empresa puede contar hoy en día. </w:t>
      </w:r>
    </w:p>
    <w:p w14:paraId="49EB0B28" w14:textId="77777777" w:rsidR="00B72955" w:rsidRDefault="001D7DA5" w:rsidP="009F0408">
      <w:pPr>
        <w:rPr>
          <w:rFonts w:ascii="Georgia" w:hAnsi="Georgia"/>
        </w:rPr>
      </w:pPr>
      <w:r w:rsidRPr="00621E6B">
        <w:rPr>
          <w:rFonts w:ascii="Georgia" w:hAnsi="Georgia"/>
        </w:rPr>
        <w:t>La solución presentada en este documento se ha desarrollado para unos datos específicos, pero se podría generalizar a otro</w:t>
      </w:r>
      <w:r w:rsidR="00793B48" w:rsidRPr="00621E6B">
        <w:rPr>
          <w:rFonts w:ascii="Georgia" w:hAnsi="Georgia"/>
        </w:rPr>
        <w:t>s</w:t>
      </w:r>
      <w:r w:rsidRPr="00621E6B">
        <w:rPr>
          <w:rFonts w:ascii="Georgia" w:hAnsi="Georgia"/>
        </w:rPr>
        <w:t xml:space="preserve"> conjunto</w:t>
      </w:r>
      <w:r w:rsidR="00793B48" w:rsidRPr="00621E6B">
        <w:rPr>
          <w:rFonts w:ascii="Georgia" w:hAnsi="Georgia"/>
        </w:rPr>
        <w:t>s</w:t>
      </w:r>
      <w:r w:rsidRPr="00621E6B">
        <w:rPr>
          <w:rFonts w:ascii="Georgia" w:hAnsi="Georgia"/>
        </w:rPr>
        <w:t xml:space="preserve"> de datos similares</w:t>
      </w:r>
      <w:r w:rsidR="00F45D1E" w:rsidRPr="00621E6B">
        <w:rPr>
          <w:rFonts w:ascii="Georgia" w:hAnsi="Georgia"/>
        </w:rPr>
        <w:t xml:space="preserve">, por lo que se puede convertir en una metodología general. </w:t>
      </w:r>
    </w:p>
    <w:p w14:paraId="5917DA4B" w14:textId="77777777" w:rsidR="004F12B9" w:rsidRPr="00621E6B" w:rsidRDefault="004F12B9" w:rsidP="009F0408">
      <w:pPr>
        <w:rPr>
          <w:rFonts w:ascii="Georgia" w:hAnsi="Georgia"/>
        </w:rPr>
      </w:pPr>
      <w:r>
        <w:rPr>
          <w:rFonts w:ascii="Georgia" w:hAnsi="Georgia"/>
        </w:rPr>
        <w:t xml:space="preserve">La dificultad de este proyecto radica en el volumen de datos analizados, lo que se traduce en que detectar anomalías no siempre es algo trivial o sencillo.  La razón de decantarnos por técnicas como el </w:t>
      </w:r>
      <w:proofErr w:type="spellStart"/>
      <w:r>
        <w:rPr>
          <w:rFonts w:ascii="Georgia" w:hAnsi="Georgia"/>
        </w:rPr>
        <w:t>clustering</w:t>
      </w:r>
      <w:proofErr w:type="spellEnd"/>
      <w:r>
        <w:rPr>
          <w:rFonts w:ascii="Georgia" w:hAnsi="Georgia"/>
        </w:rPr>
        <w:t xml:space="preserve"> ha sido precisamente su capacidad para resumir esos datos.  </w:t>
      </w:r>
    </w:p>
    <w:p w14:paraId="031E4425" w14:textId="77777777" w:rsidR="004F12B9" w:rsidRPr="00621E6B" w:rsidRDefault="004F12B9" w:rsidP="004F12B9">
      <w:pPr>
        <w:rPr>
          <w:rFonts w:ascii="Georgia" w:hAnsi="Georgia"/>
        </w:rPr>
      </w:pPr>
      <w:r w:rsidRPr="00621E6B">
        <w:rPr>
          <w:rFonts w:ascii="Georgia" w:hAnsi="Georgia"/>
        </w:rPr>
        <w:t xml:space="preserve">La motivación principal de este trabajo ha sido en todo momento crear una metodología con la que poder detectar anomalías en series temporales </w:t>
      </w:r>
      <w:proofErr w:type="spellStart"/>
      <w:r w:rsidRPr="00621E6B">
        <w:rPr>
          <w:rFonts w:ascii="Georgia" w:hAnsi="Georgia"/>
        </w:rPr>
        <w:t>multivariantes</w:t>
      </w:r>
      <w:proofErr w:type="spellEnd"/>
      <w:r w:rsidRPr="00621E6B">
        <w:rPr>
          <w:rFonts w:ascii="Georgia" w:hAnsi="Georgia"/>
        </w:rPr>
        <w:t>, lo que nos permite, una vez aislados, adquirir un conocimiento sobre los mismos, con el que se contribuirá a la toma de decisiones.</w:t>
      </w:r>
    </w:p>
    <w:p w14:paraId="3B28EB33" w14:textId="77777777" w:rsidR="00385B70" w:rsidRDefault="00385B70" w:rsidP="009F0408">
      <w:pPr>
        <w:rPr>
          <w:rFonts w:ascii="Georgia" w:hAnsi="Georgia"/>
        </w:rPr>
      </w:pPr>
    </w:p>
    <w:p w14:paraId="2BD3E05E" w14:textId="77777777" w:rsidR="00A94D83" w:rsidRDefault="00A94D83" w:rsidP="009F0408">
      <w:pPr>
        <w:jc w:val="left"/>
        <w:rPr>
          <w:rFonts w:ascii="Georgia" w:hAnsi="Georgia"/>
        </w:rPr>
      </w:pPr>
      <w:r>
        <w:rPr>
          <w:rFonts w:ascii="Georgia" w:hAnsi="Georgia"/>
        </w:rPr>
        <w:br w:type="page"/>
      </w:r>
    </w:p>
    <w:p w14:paraId="7A5342A6" w14:textId="77777777" w:rsidR="00A73DB2" w:rsidRPr="00881281" w:rsidRDefault="00A73DB2" w:rsidP="009F0408">
      <w:pPr>
        <w:pStyle w:val="Heading2"/>
        <w:rPr>
          <w:lang w:val="es-ES"/>
        </w:rPr>
      </w:pPr>
      <w:bookmarkStart w:id="4" w:name="_Toc488695599"/>
      <w:r w:rsidRPr="00881281">
        <w:rPr>
          <w:lang w:val="es-ES"/>
        </w:rPr>
        <w:lastRenderedPageBreak/>
        <w:t>Planteamiento de trabajo</w:t>
      </w:r>
      <w:bookmarkEnd w:id="4"/>
    </w:p>
    <w:p w14:paraId="6730C59A" w14:textId="77777777" w:rsidR="00A73DB2" w:rsidRPr="002771E4" w:rsidRDefault="00A73DB2" w:rsidP="009F0408">
      <w:pPr>
        <w:spacing w:after="0"/>
        <w:rPr>
          <w:lang w:val="es-ES"/>
        </w:rPr>
      </w:pPr>
    </w:p>
    <w:p w14:paraId="551982FB" w14:textId="77777777" w:rsidR="00A73DB2" w:rsidRPr="00380AD6" w:rsidRDefault="00A73DB2" w:rsidP="009F0408">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4EC2AF73" w14:textId="77777777" w:rsidR="00007653" w:rsidRDefault="00A73DB2" w:rsidP="009F0408">
      <w:pPr>
        <w:rPr>
          <w:rFonts w:ascii="Georgia" w:hAnsi="Georgia"/>
        </w:rPr>
      </w:pPr>
      <w:r w:rsidRPr="00380AD6">
        <w:rPr>
          <w:rFonts w:ascii="Georgia" w:hAnsi="Georgia"/>
        </w:rPr>
        <w:t>El tratamiento de los datos se ha llevado a cabo en un entorno de programación R</w:t>
      </w:r>
      <w:r w:rsidR="00047F5C">
        <w:rPr>
          <w:rFonts w:ascii="Georgia" w:hAnsi="Georgia"/>
        </w:rPr>
        <w:t>.                 Se ha elegido este lenguaje por su enfoque hacia el análisis estadístico, dado que permite cargar diferentes paquetes con funcionalidades de cálculo y gráficas.  M</w:t>
      </w:r>
      <w:r w:rsidRPr="00380AD6">
        <w:rPr>
          <w:rFonts w:ascii="Georgia" w:hAnsi="Georgia"/>
        </w:rPr>
        <w:t xml:space="preserve">ediante el uso de librerías específicas de Data </w:t>
      </w:r>
      <w:proofErr w:type="spellStart"/>
      <w:r w:rsidRPr="00380AD6">
        <w:rPr>
          <w:rFonts w:ascii="Georgia" w:hAnsi="Georgia"/>
        </w:rPr>
        <w:t>Mining</w:t>
      </w:r>
      <w:proofErr w:type="spellEnd"/>
      <w:r w:rsidRPr="00380AD6">
        <w:rPr>
          <w:rFonts w:ascii="Georgia" w:hAnsi="Georgia"/>
        </w:rPr>
        <w:t xml:space="preserve"> (minería de datos), junto con técnicas de </w:t>
      </w:r>
      <w:proofErr w:type="spellStart"/>
      <w:r w:rsidRPr="00380AD6">
        <w:rPr>
          <w:rFonts w:ascii="Georgia" w:hAnsi="Georgia"/>
        </w:rPr>
        <w:t>Clustering</w:t>
      </w:r>
      <w:proofErr w:type="spellEnd"/>
      <w:r w:rsidRPr="00380AD6">
        <w:rPr>
          <w:rFonts w:ascii="Georgia" w:hAnsi="Georgia"/>
        </w:rPr>
        <w:t xml:space="preserve"> Jerárquico y de visualización a través de </w:t>
      </w:r>
      <w:proofErr w:type="spellStart"/>
      <w:r w:rsidRPr="00380AD6">
        <w:rPr>
          <w:rFonts w:ascii="Georgia" w:hAnsi="Georgia"/>
        </w:rPr>
        <w:t>dendrogramas</w:t>
      </w:r>
      <w:proofErr w:type="spellEnd"/>
      <w:r w:rsidRPr="00380AD6">
        <w:rPr>
          <w:rFonts w:ascii="Georgia" w:hAnsi="Georgia"/>
        </w:rPr>
        <w:t xml:space="preserve">, </w:t>
      </w:r>
      <w:r w:rsidR="00047F5C">
        <w:rPr>
          <w:rFonts w:ascii="Georgia" w:hAnsi="Georgia"/>
        </w:rPr>
        <w:t xml:space="preserve">nos </w:t>
      </w:r>
      <w:r w:rsidRPr="00380AD6">
        <w:rPr>
          <w:rFonts w:ascii="Georgia" w:hAnsi="Georgia"/>
        </w:rPr>
        <w:t xml:space="preserve">ha permitido extraer y analizar dicha información.   </w:t>
      </w:r>
    </w:p>
    <w:p w14:paraId="1DD1A792" w14:textId="77777777" w:rsidR="00A73DB2" w:rsidRDefault="00A73DB2" w:rsidP="009F0408"/>
    <w:p w14:paraId="0F1648E2" w14:textId="77777777" w:rsidR="00195153" w:rsidRDefault="00195153" w:rsidP="009F0408"/>
    <w:p w14:paraId="64F6CC75" w14:textId="77777777" w:rsidR="00A73DB2" w:rsidRPr="00881281" w:rsidRDefault="00A73DB2" w:rsidP="009F0408">
      <w:pPr>
        <w:pStyle w:val="Heading2"/>
        <w:rPr>
          <w:lang w:val="es-ES"/>
        </w:rPr>
      </w:pPr>
      <w:bookmarkStart w:id="5" w:name="_Toc488695600"/>
      <w:r w:rsidRPr="00881281">
        <w:rPr>
          <w:lang w:val="es-ES"/>
        </w:rPr>
        <w:t>Estructura de capítulos</w:t>
      </w:r>
      <w:bookmarkEnd w:id="5"/>
    </w:p>
    <w:p w14:paraId="6B0E93D8" w14:textId="77777777" w:rsidR="00A73DB2" w:rsidRPr="002771E4" w:rsidRDefault="00A73DB2" w:rsidP="009F0408">
      <w:pPr>
        <w:rPr>
          <w:lang w:val="es-ES"/>
        </w:rPr>
      </w:pPr>
    </w:p>
    <w:p w14:paraId="294AC287" w14:textId="77777777" w:rsidR="00A73DB2" w:rsidRPr="00FC0A57" w:rsidRDefault="00A73DB2" w:rsidP="009F0408">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34156EAA" w14:textId="77777777" w:rsidR="00A73DB2" w:rsidRPr="00FC0A57" w:rsidRDefault="00CD7E32" w:rsidP="009F0408">
      <w:pPr>
        <w:rPr>
          <w:rFonts w:ascii="Georgia" w:hAnsi="Georgia"/>
          <w:lang w:val="es-ES"/>
        </w:rPr>
      </w:pPr>
      <w:r>
        <w:rPr>
          <w:rFonts w:ascii="Georgia" w:hAnsi="Georgia"/>
          <w:lang w:val="es-ES"/>
        </w:rPr>
        <w:t>En el capítulo</w:t>
      </w:r>
      <w:r w:rsidR="00036332">
        <w:rPr>
          <w:rFonts w:ascii="Georgia" w:hAnsi="Georgia"/>
          <w:lang w:val="es-ES"/>
        </w:rPr>
        <w:t xml:space="preserve"> 2 se desarrolla el concepto de detección de </w:t>
      </w:r>
      <w:r>
        <w:rPr>
          <w:rFonts w:ascii="Georgia" w:hAnsi="Georgia"/>
          <w:lang w:val="es-ES"/>
        </w:rPr>
        <w:t>anomalía</w:t>
      </w:r>
      <w:r w:rsidR="00036332">
        <w:rPr>
          <w:rFonts w:ascii="Georgia" w:hAnsi="Georgia"/>
          <w:lang w:val="es-ES"/>
        </w:rPr>
        <w:t>s</w:t>
      </w:r>
      <w:r>
        <w:rPr>
          <w:rFonts w:ascii="Georgia" w:hAnsi="Georgia"/>
          <w:lang w:val="es-ES"/>
        </w:rPr>
        <w:t>, qué tipos de existen</w:t>
      </w:r>
      <w:r w:rsidR="00036332">
        <w:rPr>
          <w:rFonts w:ascii="Georgia" w:hAnsi="Georgia"/>
          <w:lang w:val="es-ES"/>
        </w:rPr>
        <w:t xml:space="preserve">, y se presentan algunos </w:t>
      </w:r>
      <w:r>
        <w:rPr>
          <w:rFonts w:ascii="Georgia" w:hAnsi="Georgia"/>
          <w:lang w:val="es-ES"/>
        </w:rPr>
        <w:t xml:space="preserve">ejemplos </w:t>
      </w:r>
      <w:r w:rsidR="00036332">
        <w:rPr>
          <w:rFonts w:ascii="Georgia" w:hAnsi="Georgia"/>
          <w:lang w:val="es-ES"/>
        </w:rPr>
        <w:t xml:space="preserve">significativos </w:t>
      </w:r>
      <w:r>
        <w:rPr>
          <w:rFonts w:ascii="Georgia" w:hAnsi="Georgia"/>
          <w:lang w:val="es-ES"/>
        </w:rPr>
        <w:t xml:space="preserve">de cómo se aplican </w:t>
      </w:r>
      <w:r w:rsidR="00036332">
        <w:rPr>
          <w:rFonts w:ascii="Georgia" w:hAnsi="Georgia"/>
          <w:lang w:val="es-ES"/>
        </w:rPr>
        <w:t>a</w:t>
      </w:r>
      <w:r>
        <w:rPr>
          <w:rFonts w:ascii="Georgia" w:hAnsi="Georgia"/>
          <w:lang w:val="es-ES"/>
        </w:rPr>
        <w:t xml:space="preserve"> diferentes sectores. </w:t>
      </w:r>
      <w:r w:rsidR="002E3E8C">
        <w:rPr>
          <w:rFonts w:ascii="Georgia" w:hAnsi="Georgia"/>
          <w:lang w:val="es-ES"/>
        </w:rPr>
        <w:t xml:space="preserve">                   </w:t>
      </w:r>
      <w:r w:rsidR="00A73DB2" w:rsidRPr="00FC0A57">
        <w:rPr>
          <w:rFonts w:ascii="Georgia" w:hAnsi="Georgia"/>
          <w:lang w:val="es-ES"/>
        </w:rPr>
        <w:t xml:space="preserve">En el </w:t>
      </w:r>
      <w:r w:rsidR="00A73DB2" w:rsidRPr="002C090D">
        <w:rPr>
          <w:rFonts w:ascii="Georgia" w:hAnsi="Georgia"/>
          <w:i/>
          <w:lang w:val="es-ES"/>
        </w:rPr>
        <w:t>capítulo 3</w:t>
      </w:r>
      <w:r w:rsidR="00A73DB2" w:rsidRPr="00FC0A57">
        <w:rPr>
          <w:rFonts w:ascii="Georgia" w:hAnsi="Georgia"/>
          <w:lang w:val="es-ES"/>
        </w:rPr>
        <w:t xml:space="preserve"> se explica el método de </w:t>
      </w:r>
      <w:proofErr w:type="spellStart"/>
      <w:r w:rsidR="00A73DB2" w:rsidRPr="002C090D">
        <w:rPr>
          <w:rFonts w:ascii="Georgia" w:hAnsi="Georgia"/>
          <w:i/>
          <w:lang w:val="es-ES"/>
        </w:rPr>
        <w:t>Clustering</w:t>
      </w:r>
      <w:proofErr w:type="spellEnd"/>
      <w:r w:rsidR="00A73DB2" w:rsidRPr="002C090D">
        <w:rPr>
          <w:rFonts w:ascii="Georgia" w:hAnsi="Georgia"/>
          <w:i/>
          <w:lang w:val="es-ES"/>
        </w:rPr>
        <w:t xml:space="preserve"> Jerárquico</w:t>
      </w:r>
      <w:r w:rsidR="00A73DB2" w:rsidRPr="00FC0A57">
        <w:rPr>
          <w:rFonts w:ascii="Georgia" w:hAnsi="Georgia"/>
          <w:lang w:val="es-ES"/>
        </w:rPr>
        <w:t xml:space="preserve"> que permite la detección de grupos de e</w:t>
      </w:r>
      <w:r>
        <w:rPr>
          <w:rFonts w:ascii="Georgia" w:hAnsi="Georgia"/>
          <w:lang w:val="es-ES"/>
        </w:rPr>
        <w:t>lementos que sean similares (clú</w:t>
      </w:r>
      <w:r w:rsidR="00A73DB2" w:rsidRPr="00FC0A57">
        <w:rPr>
          <w:rFonts w:ascii="Georgia" w:hAnsi="Georgia"/>
          <w:lang w:val="es-ES"/>
        </w:rPr>
        <w:t>ster</w:t>
      </w:r>
      <w:r>
        <w:rPr>
          <w:rFonts w:ascii="Georgia" w:hAnsi="Georgia"/>
          <w:lang w:val="es-ES"/>
        </w:rPr>
        <w:t>e</w:t>
      </w:r>
      <w:r w:rsidR="00A73DB2" w:rsidRPr="00FC0A57">
        <w:rPr>
          <w:rFonts w:ascii="Georgia" w:hAnsi="Georgia"/>
          <w:lang w:val="es-ES"/>
        </w:rPr>
        <w:t xml:space="preserve">s).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proofErr w:type="spellStart"/>
      <w:r w:rsidR="000C6824" w:rsidRPr="002C090D">
        <w:rPr>
          <w:rFonts w:ascii="Georgia" w:hAnsi="Georgia"/>
          <w:i/>
          <w:lang w:val="es-ES"/>
        </w:rPr>
        <w:t>dendrogramas</w:t>
      </w:r>
      <w:proofErr w:type="spellEnd"/>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00A73DB2" w:rsidRPr="00FC0A57">
        <w:rPr>
          <w:rFonts w:ascii="Georgia" w:hAnsi="Georgia"/>
          <w:lang w:val="es-ES"/>
        </w:rPr>
        <w:t xml:space="preserve"> se </w:t>
      </w:r>
      <w:r w:rsidR="000C6824">
        <w:rPr>
          <w:rFonts w:ascii="Georgia" w:hAnsi="Georgia"/>
          <w:lang w:val="es-ES"/>
        </w:rPr>
        <w:t xml:space="preserve">analizan </w:t>
      </w:r>
      <w:r w:rsidR="00A73DB2" w:rsidRPr="00FC0A57">
        <w:rPr>
          <w:rFonts w:ascii="Georgia" w:hAnsi="Georgia"/>
          <w:lang w:val="es-ES"/>
        </w:rPr>
        <w:t xml:space="preserve">las características principales del algoritmo </w:t>
      </w:r>
      <w:r w:rsidR="00A73DB2" w:rsidRPr="002C090D">
        <w:rPr>
          <w:rFonts w:ascii="Georgia" w:hAnsi="Georgia"/>
          <w:i/>
          <w:lang w:val="es-ES"/>
        </w:rPr>
        <w:t>DTW</w:t>
      </w:r>
      <w:r w:rsidR="00A73DB2"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00A73DB2" w:rsidRPr="00FC0A57">
        <w:rPr>
          <w:rFonts w:ascii="Georgia" w:hAnsi="Georgia"/>
          <w:lang w:val="es-ES"/>
        </w:rPr>
        <w:t>ha</w:t>
      </w:r>
      <w:r w:rsidR="004C5677">
        <w:rPr>
          <w:rFonts w:ascii="Georgia" w:hAnsi="Georgia"/>
          <w:lang w:val="es-ES"/>
        </w:rPr>
        <w:t xml:space="preserve">n aplicado en un entorno de </w:t>
      </w:r>
      <w:r w:rsidR="00A73DB2" w:rsidRPr="002C090D">
        <w:rPr>
          <w:rFonts w:ascii="Georgia" w:hAnsi="Georgia"/>
          <w:i/>
          <w:lang w:val="es-ES"/>
        </w:rPr>
        <w:t>programación en R</w:t>
      </w:r>
      <w:r w:rsidR="00A73DB2" w:rsidRPr="00FC0A57">
        <w:rPr>
          <w:rFonts w:ascii="Georgia" w:hAnsi="Georgia"/>
          <w:lang w:val="es-ES"/>
        </w:rPr>
        <w:t>.</w:t>
      </w:r>
    </w:p>
    <w:p w14:paraId="35433D62" w14:textId="77777777" w:rsidR="00A73DB2" w:rsidRPr="00FC0A57" w:rsidRDefault="00A73DB2" w:rsidP="009F0408">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 xml:space="preserve">(VAST </w:t>
      </w:r>
      <w:proofErr w:type="spellStart"/>
      <w:r w:rsidR="007926EA">
        <w:rPr>
          <w:rFonts w:ascii="Georgia" w:hAnsi="Georgia"/>
          <w:lang w:val="es-ES"/>
        </w:rPr>
        <w:t>Challenge</w:t>
      </w:r>
      <w:proofErr w:type="spellEnd"/>
      <w:r w:rsidR="007926EA">
        <w:rPr>
          <w:rFonts w:ascii="Georgia" w:hAnsi="Georgia"/>
          <w:lang w:val="es-ES"/>
        </w:rPr>
        <w:t>)</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6F96B955" w14:textId="77777777" w:rsidR="00A73DB2" w:rsidRDefault="002F3140" w:rsidP="009F0408">
      <w:pPr>
        <w:pStyle w:val="Heading1"/>
      </w:pPr>
      <w:bookmarkStart w:id="6" w:name="_Toc488695601"/>
      <w:r>
        <w:lastRenderedPageBreak/>
        <w:t xml:space="preserve">Estado del </w:t>
      </w:r>
      <w:r w:rsidR="00A73DB2">
        <w:t>Arte</w:t>
      </w:r>
      <w:bookmarkEnd w:id="6"/>
    </w:p>
    <w:p w14:paraId="0450DED4" w14:textId="77777777" w:rsidR="00A73DB2" w:rsidRDefault="00A73DB2" w:rsidP="009F0408">
      <w:pPr>
        <w:spacing w:after="0"/>
        <w:rPr>
          <w:rFonts w:ascii="Georgia" w:hAnsi="Georgia"/>
        </w:rPr>
      </w:pPr>
    </w:p>
    <w:p w14:paraId="2D8122B0" w14:textId="77777777" w:rsidR="00A73DB2" w:rsidRDefault="00A73DB2" w:rsidP="009F0408">
      <w:pPr>
        <w:pStyle w:val="Heading2"/>
      </w:pPr>
      <w:bookmarkStart w:id="7" w:name="_Toc488695602"/>
      <w:r>
        <w:t>Situación actual</w:t>
      </w:r>
      <w:bookmarkEnd w:id="7"/>
    </w:p>
    <w:p w14:paraId="4E1C9234" w14:textId="77777777" w:rsidR="00A73DB2" w:rsidRDefault="00A73DB2" w:rsidP="009F0408">
      <w:pPr>
        <w:spacing w:after="0"/>
        <w:rPr>
          <w:rFonts w:ascii="Georgia" w:hAnsi="Georgia"/>
        </w:rPr>
      </w:pPr>
    </w:p>
    <w:p w14:paraId="3921ADAE" w14:textId="77777777" w:rsidR="00A73DB2" w:rsidRDefault="00C6297E" w:rsidP="009F0408">
      <w:pPr>
        <w:rPr>
          <w:rFonts w:ascii="Georgia" w:hAnsi="Georgia"/>
        </w:rPr>
      </w:pPr>
      <w:r>
        <w:rPr>
          <w:rFonts w:ascii="Georgia" w:hAnsi="Georgia"/>
          <w:noProof/>
          <w:lang w:val="en-GB" w:eastAsia="en-GB"/>
        </w:rPr>
        <mc:AlternateContent>
          <mc:Choice Requires="wps">
            <w:drawing>
              <wp:anchor distT="0" distB="0" distL="114300" distR="114300" simplePos="0" relativeHeight="251658238" behindDoc="0" locked="0" layoutInCell="1" allowOverlap="1" wp14:anchorId="7233F98E" wp14:editId="4EF9AFE6">
                <wp:simplePos x="0" y="0"/>
                <wp:positionH relativeFrom="column">
                  <wp:posOffset>3723005</wp:posOffset>
                </wp:positionH>
                <wp:positionV relativeFrom="paragraph">
                  <wp:posOffset>1014730</wp:posOffset>
                </wp:positionV>
                <wp:extent cx="2085975" cy="1714500"/>
                <wp:effectExtent l="0" t="0" r="9525" b="0"/>
                <wp:wrapSquare wrapText="bothSides"/>
                <wp:docPr id="377" nam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5975" cy="1714500"/>
                        </a:xfrm>
                        <a:prstGeom prst="rect">
                          <a:avLst/>
                        </a:prstGeom>
                        <a:solidFill>
                          <a:srgbClr val="FFFFFF">
                            <a:alpha val="0"/>
                          </a:srgbClr>
                        </a:solidFill>
                        <a:ln w="9525">
                          <a:solidFill>
                            <a:srgbClr val="000000"/>
                          </a:solidFill>
                          <a:miter lim="800000"/>
                          <a:headEnd/>
                          <a:tailEnd/>
                        </a:ln>
                      </wps:spPr>
                      <wps:txbx>
                        <w:txbxContent>
                          <w:p w14:paraId="0CD52642" w14:textId="77777777" w:rsidR="00F13DE8" w:rsidRDefault="00F13DE8"/>
                          <w:p w14:paraId="682963F4" w14:textId="77777777" w:rsidR="00F13DE8" w:rsidRDefault="00F13DE8"/>
                          <w:p w14:paraId="16EC6767" w14:textId="77777777" w:rsidR="00F13DE8" w:rsidRDefault="00F13DE8"/>
                          <w:p w14:paraId="06479324" w14:textId="77777777" w:rsidR="00F13DE8" w:rsidRDefault="00F13DE8"/>
                          <w:p w14:paraId="02E492D1" w14:textId="77777777" w:rsidR="00F13DE8" w:rsidRDefault="00F13D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3F98E" id="_x0020_76" o:spid="_x0000_s1026" style="position:absolute;left:0;text-align:left;margin-left:293.15pt;margin-top:79.9pt;width:164.25pt;height:13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">
                <v:fill opacity="0"/>
                <v:path arrowok="t"/>
                <v:textbox>
                  <w:txbxContent>
                    <w:p w14:paraId="0CD52642" w14:textId="77777777" w:rsidR="00F13DE8" w:rsidRDefault="00F13DE8"/>
                    <w:p w14:paraId="682963F4" w14:textId="77777777" w:rsidR="00F13DE8" w:rsidRDefault="00F13DE8"/>
                    <w:p w14:paraId="16EC6767" w14:textId="77777777" w:rsidR="00F13DE8" w:rsidRDefault="00F13DE8"/>
                    <w:p w14:paraId="06479324" w14:textId="77777777" w:rsidR="00F13DE8" w:rsidRDefault="00F13DE8"/>
                    <w:p w14:paraId="02E492D1" w14:textId="77777777" w:rsidR="00F13DE8" w:rsidRDefault="00F13DE8"/>
                  </w:txbxContent>
                </v:textbox>
                <w10:wrap type="square"/>
              </v:rect>
            </w:pict>
          </mc:Fallback>
        </mc:AlternateContent>
      </w:r>
      <w:r w:rsidR="00A640BA">
        <w:rPr>
          <w:rFonts w:ascii="Georgia" w:hAnsi="Georgia"/>
          <w:noProof/>
          <w:lang w:val="en-GB" w:eastAsia="en-GB"/>
        </w:rPr>
        <w:drawing>
          <wp:anchor distT="0" distB="0" distL="114300" distR="114300" simplePos="0" relativeHeight="251660288" behindDoc="0" locked="0" layoutInCell="1" allowOverlap="1" wp14:anchorId="5BDDF95F" wp14:editId="6DB4A426">
            <wp:simplePos x="0" y="0"/>
            <wp:positionH relativeFrom="column">
              <wp:posOffset>3930650</wp:posOffset>
            </wp:positionH>
            <wp:positionV relativeFrom="paragraph">
              <wp:posOffset>1119505</wp:posOffset>
            </wp:positionV>
            <wp:extent cx="1685925" cy="14846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48463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5C10CF6A" w14:textId="77777777" w:rsidR="00EC6871" w:rsidRDefault="00C6297E" w:rsidP="009F0408">
      <w:pPr>
        <w:rPr>
          <w:rFonts w:ascii="Georgia" w:hAnsi="Georgia"/>
        </w:rPr>
      </w:pPr>
      <w:r>
        <w:rPr>
          <w:noProof/>
          <w:lang w:val="en-GB" w:eastAsia="en-GB"/>
        </w:rPr>
        <mc:AlternateContent>
          <mc:Choice Requires="wps">
            <w:drawing>
              <wp:anchor distT="0" distB="0" distL="114300" distR="114300" simplePos="0" relativeHeight="251755520" behindDoc="0" locked="0" layoutInCell="1" allowOverlap="1" wp14:anchorId="460A428F" wp14:editId="12A8526D">
                <wp:simplePos x="0" y="0"/>
                <wp:positionH relativeFrom="column">
                  <wp:posOffset>3723005</wp:posOffset>
                </wp:positionH>
                <wp:positionV relativeFrom="paragraph">
                  <wp:posOffset>1249680</wp:posOffset>
                </wp:positionV>
                <wp:extent cx="2085975" cy="180975"/>
                <wp:effectExtent l="0" t="0" r="0" b="0"/>
                <wp:wrapSquare wrapText="bothSides"/>
                <wp:docPr id="376" nam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859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AD744" w14:textId="77777777" w:rsidR="00F13DE8" w:rsidRPr="00EC6871" w:rsidRDefault="00F13DE8" w:rsidP="00EC6871">
                            <w:pPr>
                              <w:pStyle w:val="Caption"/>
                              <w:jc w:val="center"/>
                              <w:rPr>
                                <w:rFonts w:ascii="Georgia" w:hAnsi="Georgia"/>
                                <w:noProof/>
                                <w:color w:val="auto"/>
                              </w:rPr>
                            </w:pPr>
                            <w:r w:rsidRPr="00EC6871">
                              <w:rPr>
                                <w:color w:val="auto"/>
                              </w:rPr>
                              <w:t>Figura 1.  Pirámide del conocimiento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A428F" id="_x0000_t202" coordsize="21600,21600" o:spt="202" path="m0,0l0,21600,21600,21600,21600,0xe">
                <v:stroke joinstyle="miter"/>
                <v:path gradientshapeok="t" o:connecttype="rect"/>
              </v:shapetype>
              <v:shape id="_x0020_78" o:spid="_x0000_s1027" type="#_x0000_t202" style="position:absolute;left:0;text-align:left;margin-left:293.15pt;margin-top:98.4pt;width:16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" stroked="f">
                <v:path arrowok="t"/>
                <v:textbox inset="0,0,0,0">
                  <w:txbxContent>
                    <w:p w14:paraId="730AD744" w14:textId="77777777" w:rsidR="00F13DE8" w:rsidRPr="00EC6871" w:rsidRDefault="00F13DE8" w:rsidP="00EC6871">
                      <w:pPr>
                        <w:pStyle w:val="Caption"/>
                        <w:jc w:val="center"/>
                        <w:rPr>
                          <w:rFonts w:ascii="Georgia" w:hAnsi="Georgia"/>
                          <w:noProof/>
                          <w:color w:val="auto"/>
                        </w:rPr>
                      </w:pPr>
                      <w:r w:rsidRPr="00EC6871">
                        <w:rPr>
                          <w:color w:val="auto"/>
                        </w:rPr>
                        <w:t>Figura 1.  Pirámide del conocimiento</w:t>
                      </w:r>
                    </w:p>
                  </w:txbxContent>
                </v:textbox>
                <w10:wrap type="square"/>
              </v:shape>
            </w:pict>
          </mc:Fallback>
        </mc:AlternateContent>
      </w:r>
      <w:r w:rsidR="00A73DB2" w:rsidRPr="00A04528">
        <w:rPr>
          <w:rFonts w:ascii="Georgia" w:hAnsi="Georgia"/>
        </w:rPr>
        <w:t xml:space="preserve">Con independencia del sector al que nos refiramos, </w:t>
      </w:r>
      <w:r w:rsidR="00AE04C1">
        <w:rPr>
          <w:rFonts w:ascii="Georgia" w:hAnsi="Georgia"/>
        </w:rPr>
        <w:t>este</w:t>
      </w:r>
      <w:r w:rsidR="00A73DB2" w:rsidRPr="00A04528">
        <w:rPr>
          <w:rFonts w:ascii="Georgia" w:hAnsi="Georgia"/>
        </w:rPr>
        <w:t xml:space="preserve"> volumen escapa </w:t>
      </w:r>
      <w:r w:rsidR="00A73DB2">
        <w:rPr>
          <w:rFonts w:ascii="Georgia" w:hAnsi="Georgia"/>
        </w:rPr>
        <w:t>con creces</w:t>
      </w:r>
      <w:r w:rsidR="00A73DB2" w:rsidRPr="00A04528">
        <w:rPr>
          <w:rFonts w:ascii="Georgia" w:hAnsi="Georgia"/>
        </w:rPr>
        <w:t xml:space="preserve"> la capacidad que se tiene en la actualidad de recolectar, almacenar, y sobre todo</w:t>
      </w:r>
      <w:r w:rsidR="00A73DB2">
        <w:rPr>
          <w:rFonts w:ascii="Georgia" w:hAnsi="Georgia"/>
        </w:rPr>
        <w:t xml:space="preserve">, </w:t>
      </w:r>
      <w:r w:rsidR="00A73DB2" w:rsidRPr="00A04528">
        <w:rPr>
          <w:rFonts w:ascii="Georgia" w:hAnsi="Georgia"/>
        </w:rPr>
        <w:t xml:space="preserve">de comprender esos datos, lo que ha hecho que el </w:t>
      </w:r>
      <w:r w:rsidR="00AE04C1">
        <w:rPr>
          <w:rFonts w:ascii="Georgia" w:hAnsi="Georgia"/>
        </w:rPr>
        <w:t xml:space="preserve"> </w:t>
      </w:r>
      <w:r w:rsidR="00A73DB2" w:rsidRPr="00A04528">
        <w:rPr>
          <w:rFonts w:ascii="Georgia" w:hAnsi="Georgia"/>
          <w:i/>
        </w:rPr>
        <w:t xml:space="preserve">Data </w:t>
      </w:r>
      <w:proofErr w:type="spellStart"/>
      <w:r w:rsidR="00A73DB2" w:rsidRPr="00A04528">
        <w:rPr>
          <w:rFonts w:ascii="Georgia" w:hAnsi="Georgia"/>
          <w:i/>
        </w:rPr>
        <w:t>Mining</w:t>
      </w:r>
      <w:proofErr w:type="spellEnd"/>
      <w:r w:rsidR="00A73DB2" w:rsidRPr="00A04528">
        <w:rPr>
          <w:rFonts w:ascii="Georgia" w:hAnsi="Georgia"/>
        </w:rPr>
        <w:t xml:space="preserve"> </w:t>
      </w:r>
      <w:r w:rsidR="00A73DB2">
        <w:rPr>
          <w:rFonts w:ascii="Georgia" w:hAnsi="Georgia"/>
        </w:rPr>
        <w:t>(M</w:t>
      </w:r>
      <w:r w:rsidR="00A73DB2" w:rsidRPr="00A04528">
        <w:rPr>
          <w:rFonts w:ascii="Georgia" w:hAnsi="Georgia"/>
        </w:rPr>
        <w:t>inería de datos) se hay</w:t>
      </w:r>
      <w:r w:rsidR="00E512AA">
        <w:rPr>
          <w:rFonts w:ascii="Georgia" w:hAnsi="Georgia"/>
        </w:rPr>
        <w:t xml:space="preserve">a posicionado como una solución </w:t>
      </w:r>
      <w:r w:rsidR="00A73DB2" w:rsidRPr="00A04528">
        <w:rPr>
          <w:rFonts w:ascii="Georgia" w:hAnsi="Georgia"/>
        </w:rPr>
        <w:t xml:space="preserve">factible para la </w:t>
      </w:r>
      <w:r w:rsidR="00A73DB2">
        <w:rPr>
          <w:rFonts w:ascii="Georgia" w:hAnsi="Georgia"/>
        </w:rPr>
        <w:t xml:space="preserve">cada vez más necesaria </w:t>
      </w:r>
      <w:r w:rsidR="00A73DB2" w:rsidRPr="00A04528">
        <w:rPr>
          <w:rFonts w:ascii="Georgia" w:hAnsi="Georgia"/>
        </w:rPr>
        <w:t>transformación de datos en conocimiento</w:t>
      </w:r>
      <w:r w:rsidR="00A640BA">
        <w:rPr>
          <w:rFonts w:ascii="Georgia" w:hAnsi="Georgia"/>
        </w:rPr>
        <w:t>, cuya pirámide se representa en la Figura 1.</w:t>
      </w:r>
      <w:r w:rsidR="00A73DB2" w:rsidRPr="00A04528">
        <w:rPr>
          <w:rFonts w:ascii="Georgia" w:hAnsi="Georgia"/>
        </w:rPr>
        <w:t xml:space="preserve"> </w:t>
      </w:r>
      <w:r w:rsidR="00EB16CB">
        <w:rPr>
          <w:rFonts w:ascii="Georgia" w:hAnsi="Georgia"/>
        </w:rPr>
        <w:tab/>
      </w:r>
      <w:r w:rsidR="00DB2306">
        <w:rPr>
          <w:rFonts w:ascii="Georgia" w:hAnsi="Georgia"/>
        </w:rPr>
        <w:t xml:space="preserve"> </w:t>
      </w:r>
    </w:p>
    <w:p w14:paraId="0BF2023B" w14:textId="77777777" w:rsidR="00A73DB2" w:rsidRPr="001D4635" w:rsidRDefault="00A73DB2" w:rsidP="009F0408">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w:t>
      </w:r>
      <w:proofErr w:type="spellStart"/>
      <w:r>
        <w:rPr>
          <w:rFonts w:ascii="Georgia" w:hAnsi="Georgia"/>
        </w:rPr>
        <w:t>Intelligence</w:t>
      </w:r>
      <w:proofErr w:type="spellEnd"/>
      <w:r>
        <w:rPr>
          <w:rFonts w:ascii="Georgia" w:hAnsi="Georgia"/>
        </w:rPr>
        <w:t xml:space="preserve"> o Inteligencia de Negocios).</w:t>
      </w:r>
    </w:p>
    <w:p w14:paraId="5E4C5A6A" w14:textId="77777777" w:rsidR="00A73DB2" w:rsidRDefault="00A73DB2" w:rsidP="009F0408">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32356B33" w14:textId="77777777" w:rsidR="00127F3A" w:rsidRPr="0089629C" w:rsidRDefault="00A73DB2" w:rsidP="009F0408">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w:t>
      </w:r>
      <w:proofErr w:type="spellStart"/>
      <w:r>
        <w:rPr>
          <w:rFonts w:ascii="Georgia" w:hAnsi="Georgia"/>
        </w:rPr>
        <w:t>Mining</w:t>
      </w:r>
      <w:proofErr w:type="spellEnd"/>
      <w:r>
        <w:rPr>
          <w:rFonts w:ascii="Georgia" w:hAnsi="Georgia"/>
        </w:rPr>
        <w:t xml:space="preserve">, se puede definir como el proceso de identificación de aquellos datos, eventos, elementos de un grupo u observaciones que no se ajustan a un patrón esperado, es </w:t>
      </w:r>
      <w:r>
        <w:rPr>
          <w:rFonts w:ascii="Georgia" w:hAnsi="Georgia"/>
        </w:rPr>
        <w:lastRenderedPageBreak/>
        <w:t xml:space="preserve">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w:t>
      </w:r>
      <w:r w:rsidR="0089629C">
        <w:rPr>
          <w:rFonts w:ascii="Georgia" w:hAnsi="Georgia"/>
        </w:rPr>
        <w:t xml:space="preserve">dentro de un conjunto de datos </w:t>
      </w:r>
      <w:r w:rsidR="0089629C">
        <w:rPr>
          <w:rStyle w:val="FootnoteReference"/>
          <w:rFonts w:ascii="Georgia" w:hAnsi="Georgia"/>
        </w:rPr>
        <w:footnoteReference w:id="1"/>
      </w:r>
    </w:p>
    <w:p w14:paraId="465E636F" w14:textId="77777777" w:rsidR="00A73DB2" w:rsidRDefault="00A73DB2" w:rsidP="009F0408">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2E198659" w14:textId="77777777" w:rsidR="00A73DB2" w:rsidRDefault="00A73DB2" w:rsidP="009F0408">
      <w:pPr>
        <w:spacing w:after="0"/>
        <w:rPr>
          <w:rFonts w:ascii="Georgia" w:hAnsi="Georgia"/>
        </w:rPr>
      </w:pPr>
    </w:p>
    <w:p w14:paraId="2443C2D3" w14:textId="77777777" w:rsidR="00A76FFD" w:rsidRDefault="00A76FFD" w:rsidP="009F0408">
      <w:pPr>
        <w:autoSpaceDE w:val="0"/>
        <w:autoSpaceDN w:val="0"/>
        <w:adjustRightInd w:val="0"/>
        <w:spacing w:after="0"/>
        <w:rPr>
          <w:rFonts w:ascii="Georgia" w:hAnsi="Georgia" w:cs="TTE1019D78t00"/>
        </w:rPr>
      </w:pPr>
    </w:p>
    <w:p w14:paraId="5695DEDC" w14:textId="77777777" w:rsidR="003C0F42" w:rsidRDefault="003C0F42" w:rsidP="009F0408">
      <w:pPr>
        <w:pStyle w:val="Heading2"/>
      </w:pPr>
      <w:bookmarkStart w:id="8" w:name="_Toc488695603"/>
      <w:r w:rsidRPr="002A250D">
        <w:t xml:space="preserve">¿Qué </w:t>
      </w:r>
      <w:r w:rsidRPr="007C094C">
        <w:t>son</w:t>
      </w:r>
      <w:r w:rsidR="001C1DEC">
        <w:t xml:space="preserve"> las a</w:t>
      </w:r>
      <w:r>
        <w:t>nomalías</w:t>
      </w:r>
      <w:r w:rsidRPr="002A250D">
        <w:t>?</w:t>
      </w:r>
      <w:bookmarkEnd w:id="8"/>
    </w:p>
    <w:p w14:paraId="4E937F54" w14:textId="77777777" w:rsidR="003C0F42" w:rsidRPr="003C0F42" w:rsidRDefault="003C0F42" w:rsidP="009F0408"/>
    <w:p w14:paraId="0B889874" w14:textId="77777777" w:rsidR="003C0F42" w:rsidRPr="002A250D" w:rsidRDefault="003C0F42" w:rsidP="009F0408">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excepciones, anomalías o particularidades. De todos estos conceptos, en escenarios de Data </w:t>
      </w:r>
      <w:proofErr w:type="spellStart"/>
      <w:r w:rsidRPr="002A250D">
        <w:rPr>
          <w:rFonts w:ascii="Georgia" w:hAnsi="Georgia"/>
        </w:rPr>
        <w:t>Analysis</w:t>
      </w:r>
      <w:proofErr w:type="spellEnd"/>
      <w:r w:rsidRPr="002A250D">
        <w:rPr>
          <w:rFonts w:ascii="Georgia" w:hAnsi="Georgia"/>
        </w:rPr>
        <w:t xml:space="preserve">, normalmente se puede intercambiar el uso que se hace entre conceptos como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y </w:t>
      </w:r>
      <w:r w:rsidR="00A668F8">
        <w:rPr>
          <w:rFonts w:ascii="Georgia" w:hAnsi="Georgia"/>
        </w:rPr>
        <w:t>anomalía</w:t>
      </w:r>
      <w:r w:rsidRPr="002A250D">
        <w:rPr>
          <w:rFonts w:ascii="Georgia" w:hAnsi="Georgia"/>
        </w:rPr>
        <w:t xml:space="preserve">s. </w:t>
      </w:r>
    </w:p>
    <w:p w14:paraId="124D52F0" w14:textId="77777777" w:rsidR="003C0F42" w:rsidRDefault="003C0F42" w:rsidP="009F0408">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 xml:space="preserve">estudio de </w:t>
      </w:r>
      <w:proofErr w:type="spellStart"/>
      <w:r w:rsidR="006E6380" w:rsidRPr="002F539B">
        <w:rPr>
          <w:rFonts w:ascii="Georgia" w:hAnsi="Georgia"/>
          <w:i/>
        </w:rPr>
        <w:t>Glaisher</w:t>
      </w:r>
      <w:proofErr w:type="spellEnd"/>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3B738EE4" w14:textId="77777777" w:rsidR="003C0F42" w:rsidRPr="002A250D" w:rsidRDefault="003C0F42" w:rsidP="009F0408">
      <w:pPr>
        <w:rPr>
          <w:rFonts w:ascii="Georgia" w:hAnsi="Georgia"/>
        </w:rPr>
      </w:pPr>
      <w:r w:rsidRPr="002A250D">
        <w:rPr>
          <w:rFonts w:ascii="Georgia" w:hAnsi="Georgia"/>
        </w:rPr>
        <w:t xml:space="preserve">Implica diferenciar entre </w:t>
      </w:r>
      <w:r w:rsidR="00A668F8">
        <w:rPr>
          <w:rFonts w:ascii="Georgia" w:hAnsi="Georgia"/>
        </w:rPr>
        <w:t>anomalía</w:t>
      </w:r>
      <w:r w:rsidR="009F4878">
        <w:rPr>
          <w:rFonts w:ascii="Georgia" w:hAnsi="Georgia"/>
        </w:rPr>
        <w:t xml:space="preserve"> y r</w:t>
      </w:r>
      <w:r w:rsidRPr="002A250D">
        <w:rPr>
          <w:rFonts w:ascii="Georgia" w:hAnsi="Georgia"/>
        </w:rPr>
        <w:t xml:space="preserve">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5B3D822A" w14:textId="77777777" w:rsidR="003C0F42" w:rsidRPr="002A250D" w:rsidRDefault="003C0F42" w:rsidP="009F0408">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61B76E15" w14:textId="77777777" w:rsidR="00A73DB2" w:rsidRDefault="00A73DB2" w:rsidP="009F0408"/>
    <w:p w14:paraId="5506F9E3" w14:textId="77777777" w:rsidR="003C0F42" w:rsidRDefault="00E62545" w:rsidP="009F0408">
      <w:pPr>
        <w:pStyle w:val="Heading2"/>
        <w:rPr>
          <w:lang w:val="es-ES"/>
        </w:rPr>
      </w:pPr>
      <w:bookmarkStart w:id="9" w:name="_Toc488695604"/>
      <w:r w:rsidRPr="00E62545">
        <w:rPr>
          <w:lang w:val="es-ES"/>
        </w:rPr>
        <w:lastRenderedPageBreak/>
        <w:t>Taxonomía de las anomalías</w:t>
      </w:r>
      <w:bookmarkEnd w:id="9"/>
    </w:p>
    <w:p w14:paraId="07AD66A4" w14:textId="77777777" w:rsidR="00E62545" w:rsidRPr="00E62545" w:rsidRDefault="00E62545" w:rsidP="009F0408">
      <w:pPr>
        <w:rPr>
          <w:lang w:val="es-ES"/>
        </w:rPr>
      </w:pPr>
    </w:p>
    <w:p w14:paraId="224747A5" w14:textId="77777777" w:rsidR="00D33031" w:rsidRDefault="003C0F42" w:rsidP="009F0408">
      <w:pPr>
        <w:rPr>
          <w:rFonts w:ascii="Georgia" w:hAnsi="Georgia"/>
          <w:sz w:val="28"/>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FD5B85">
        <w:rPr>
          <w:rStyle w:val="FootnoteReference"/>
          <w:rFonts w:ascii="Georgia" w:hAnsi="Georgia"/>
        </w:rPr>
        <w:footnoteReference w:id="2"/>
      </w:r>
    </w:p>
    <w:p w14:paraId="239442E9"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09D7A071" w14:textId="77777777" w:rsidR="003C0F42" w:rsidRPr="002A250D" w:rsidRDefault="003C0F42" w:rsidP="009F0408">
      <w:pPr>
        <w:pStyle w:val="ListParagraph"/>
        <w:spacing w:line="360" w:lineRule="auto"/>
        <w:ind w:left="426" w:hanging="349"/>
        <w:jc w:val="both"/>
        <w:rPr>
          <w:rFonts w:ascii="Georgia" w:hAnsi="Georgia"/>
        </w:rPr>
      </w:pPr>
    </w:p>
    <w:p w14:paraId="3032C094"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2612CA14" w14:textId="77777777" w:rsidR="003C0F42" w:rsidRPr="002A250D" w:rsidRDefault="003C0F42" w:rsidP="009F0408">
      <w:pPr>
        <w:pStyle w:val="ListParagraph"/>
        <w:spacing w:line="360" w:lineRule="auto"/>
        <w:ind w:left="426" w:hanging="349"/>
        <w:jc w:val="both"/>
        <w:rPr>
          <w:rFonts w:ascii="Georgia" w:hAnsi="Georgia"/>
        </w:rPr>
      </w:pPr>
    </w:p>
    <w:p w14:paraId="39DF32B7"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42A95AF7" w14:textId="77777777" w:rsidR="003C0F42" w:rsidRPr="002A250D" w:rsidRDefault="003C0F42" w:rsidP="009F0408">
      <w:pPr>
        <w:pStyle w:val="ListParagraph"/>
        <w:spacing w:line="360" w:lineRule="auto"/>
        <w:ind w:left="426" w:hanging="349"/>
        <w:jc w:val="both"/>
        <w:rPr>
          <w:rFonts w:ascii="Georgia" w:hAnsi="Georgia"/>
        </w:rPr>
      </w:pPr>
    </w:p>
    <w:p w14:paraId="76139051" w14:textId="77777777" w:rsidR="003C0F42" w:rsidRPr="002A250D" w:rsidRDefault="003C0F42" w:rsidP="009F0408">
      <w:pPr>
        <w:pStyle w:val="ListParagraph"/>
        <w:spacing w:line="360" w:lineRule="auto"/>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w:t>
      </w:r>
      <w:proofErr w:type="spellStart"/>
      <w:r w:rsidRPr="002A250D">
        <w:rPr>
          <w:rFonts w:ascii="Georgia" w:hAnsi="Georgia"/>
        </w:rPr>
        <w:t>Retail</w:t>
      </w:r>
      <w:proofErr w:type="spellEnd"/>
      <w:r w:rsidRPr="002A250D">
        <w:rPr>
          <w:rFonts w:ascii="Georgia" w:hAnsi="Georgia"/>
        </w:rPr>
        <w:t>), esa misma desviación podría considerarse dentro de la normalidad.</w:t>
      </w:r>
    </w:p>
    <w:p w14:paraId="6794646A" w14:textId="77777777" w:rsidR="00665263" w:rsidRPr="002A250D" w:rsidRDefault="00665263" w:rsidP="009F0408">
      <w:pPr>
        <w:pStyle w:val="ListParagraph"/>
        <w:spacing w:line="360" w:lineRule="auto"/>
        <w:ind w:left="426" w:hanging="349"/>
        <w:jc w:val="both"/>
        <w:rPr>
          <w:rFonts w:ascii="Georgia" w:hAnsi="Georgia"/>
        </w:rPr>
      </w:pPr>
    </w:p>
    <w:p w14:paraId="42DD336A"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3B0A3B7B" w14:textId="77777777" w:rsidR="003C0F42" w:rsidRPr="002A250D" w:rsidRDefault="003C0F42" w:rsidP="009F0408">
      <w:pPr>
        <w:pStyle w:val="ListParagraph"/>
        <w:spacing w:line="360" w:lineRule="auto"/>
        <w:ind w:left="426" w:hanging="349"/>
        <w:jc w:val="both"/>
        <w:rPr>
          <w:rFonts w:ascii="Georgia" w:hAnsi="Georgia"/>
        </w:rPr>
      </w:pPr>
    </w:p>
    <w:p w14:paraId="1298AC96" w14:textId="77777777" w:rsidR="003C0F42"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0621B43D" w14:textId="77777777" w:rsidR="000F0592" w:rsidRDefault="000F0592" w:rsidP="009F0408">
      <w:pPr>
        <w:autoSpaceDE w:val="0"/>
        <w:autoSpaceDN w:val="0"/>
        <w:adjustRightInd w:val="0"/>
        <w:spacing w:after="0"/>
        <w:rPr>
          <w:rFonts w:ascii="Georgia" w:hAnsi="Georgia" w:cs="Helvetica-Bold"/>
          <w:bCs/>
          <w:szCs w:val="18"/>
          <w:lang w:val="es-ES"/>
        </w:rPr>
      </w:pPr>
    </w:p>
    <w:p w14:paraId="560C2F0C" w14:textId="77777777" w:rsidR="003C0F42" w:rsidRPr="002D2FA5" w:rsidRDefault="003C0F42" w:rsidP="009F0408">
      <w:pPr>
        <w:autoSpaceDE w:val="0"/>
        <w:autoSpaceDN w:val="0"/>
        <w:adjustRightInd w:val="0"/>
        <w:spacing w:after="0"/>
        <w:rPr>
          <w:rFonts w:ascii="Georgia" w:hAnsi="Georgia" w:cs="Helvetica-Bold"/>
          <w:bCs/>
          <w:szCs w:val="18"/>
          <w:lang w:val="es-ES"/>
        </w:rPr>
      </w:pPr>
      <w:r w:rsidRPr="002D2FA5">
        <w:rPr>
          <w:rFonts w:ascii="Georgia" w:hAnsi="Georgia" w:cs="Helvetica-Bold"/>
          <w:bCs/>
          <w:szCs w:val="18"/>
          <w:lang w:val="es-ES"/>
        </w:rPr>
        <w:t>La resolución del problema de detección de anomalías presenta diferentes formulaciones</w:t>
      </w:r>
      <w:r w:rsidR="00832C84">
        <w:rPr>
          <w:rFonts w:ascii="Georgia" w:hAnsi="Georgia" w:cs="Helvetica-Bold"/>
          <w:bCs/>
          <w:szCs w:val="18"/>
          <w:lang w:val="es-ES"/>
        </w:rPr>
        <w:t xml:space="preserve">, </w:t>
      </w:r>
      <w:r>
        <w:rPr>
          <w:rFonts w:ascii="Georgia" w:hAnsi="Georgia" w:cs="Helvetica-Bold"/>
          <w:bCs/>
          <w:szCs w:val="18"/>
          <w:lang w:val="es-ES"/>
        </w:rPr>
        <w:t>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w:t>
      </w:r>
      <w:r>
        <w:rPr>
          <w:rFonts w:ascii="Georgia" w:hAnsi="Georgia" w:cs="Helvetica-Bold"/>
          <w:bCs/>
          <w:szCs w:val="18"/>
          <w:lang w:val="es-ES"/>
        </w:rPr>
        <w:lastRenderedPageBreak/>
        <w:t xml:space="preserve">de los datos de entrada, la capacidad de ser categorizados o las condiciones derivadas del entorno en que se aplica el análisis. </w:t>
      </w:r>
      <w:r w:rsidR="00B732A2">
        <w:rPr>
          <w:rFonts w:ascii="Georgia" w:hAnsi="Georgia" w:cs="Helvetica-Bold"/>
          <w:bCs/>
          <w:szCs w:val="18"/>
          <w:lang w:val="es-ES"/>
        </w:rPr>
        <w:t xml:space="preserve">En las siguientes secciones detallaremos estos factores. </w:t>
      </w:r>
      <w:r w:rsidRPr="002D2FA5">
        <w:rPr>
          <w:rFonts w:ascii="Georgia" w:hAnsi="Georgia" w:cs="Helvetica-Bold"/>
          <w:bCs/>
          <w:szCs w:val="18"/>
          <w:lang w:val="es-ES"/>
        </w:rPr>
        <w:t xml:space="preserve"> </w:t>
      </w:r>
    </w:p>
    <w:p w14:paraId="2C75C39D" w14:textId="77777777" w:rsidR="003C0F42" w:rsidRDefault="003C0F42" w:rsidP="009F0408">
      <w:pPr>
        <w:autoSpaceDE w:val="0"/>
        <w:autoSpaceDN w:val="0"/>
        <w:adjustRightInd w:val="0"/>
        <w:spacing w:after="0"/>
        <w:rPr>
          <w:rFonts w:ascii="Georgia" w:hAnsi="Georgia" w:cs="Helvetica-Bold"/>
          <w:bCs/>
          <w:szCs w:val="18"/>
          <w:lang w:val="es-ES"/>
        </w:rPr>
      </w:pPr>
    </w:p>
    <w:p w14:paraId="3CDE3939" w14:textId="77777777" w:rsidR="003C0F42" w:rsidRPr="009B395E" w:rsidRDefault="003C0F42" w:rsidP="009F0408">
      <w:pPr>
        <w:pStyle w:val="Heading3"/>
        <w:rPr>
          <w:lang w:val="es-ES"/>
        </w:rPr>
      </w:pPr>
      <w:bookmarkStart w:id="10" w:name="_Toc488695605"/>
      <w:r w:rsidRPr="009B395E">
        <w:rPr>
          <w:lang w:val="es-ES"/>
        </w:rPr>
        <w:t>Naturaleza de los datos de entrada</w:t>
      </w:r>
      <w:bookmarkEnd w:id="10"/>
    </w:p>
    <w:p w14:paraId="34461BB8" w14:textId="77777777" w:rsidR="003C0F42" w:rsidRPr="00224666" w:rsidRDefault="003C0F42" w:rsidP="009F0408">
      <w:pPr>
        <w:autoSpaceDE w:val="0"/>
        <w:autoSpaceDN w:val="0"/>
        <w:adjustRightInd w:val="0"/>
        <w:spacing w:after="0"/>
        <w:rPr>
          <w:rFonts w:ascii="Georgia" w:hAnsi="Georgia" w:cs="Helvetica-Bold"/>
          <w:b/>
          <w:bCs/>
          <w:sz w:val="20"/>
          <w:szCs w:val="18"/>
          <w:lang w:val="es-ES"/>
        </w:rPr>
      </w:pPr>
    </w:p>
    <w:p w14:paraId="00A23DC9" w14:textId="77777777" w:rsidR="003C0F42" w:rsidRDefault="003C0F42" w:rsidP="009F0408">
      <w:pPr>
        <w:autoSpaceDE w:val="0"/>
        <w:autoSpaceDN w:val="0"/>
        <w:adjustRightInd w:val="0"/>
        <w:spacing w:after="0"/>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w:t>
      </w:r>
      <w:proofErr w:type="spellStart"/>
      <w:r w:rsidRPr="00224666">
        <w:rPr>
          <w:rFonts w:ascii="Georgia" w:hAnsi="Georgia" w:cs="NewCenturySchlbk-Roman"/>
          <w:szCs w:val="20"/>
          <w:lang w:val="es-ES"/>
        </w:rPr>
        <w:t>univariante</w:t>
      </w:r>
      <w:proofErr w:type="spellEnd"/>
      <w:r w:rsidRPr="00224666">
        <w:rPr>
          <w:rFonts w:ascii="Georgia" w:hAnsi="Georgia" w:cs="NewCenturySchlbk-Roman"/>
          <w:szCs w:val="20"/>
          <w:lang w:val="es-ES"/>
        </w:rPr>
        <w:t>) o por varios (</w:t>
      </w:r>
      <w:proofErr w:type="spellStart"/>
      <w:r w:rsidRPr="00224666">
        <w:rPr>
          <w:rFonts w:ascii="Georgia" w:hAnsi="Georgia" w:cs="NewCenturySchlbk-Roman"/>
          <w:szCs w:val="20"/>
          <w:lang w:val="es-ES"/>
        </w:rPr>
        <w:t>multivariante</w:t>
      </w:r>
      <w:proofErr w:type="spellEnd"/>
      <w:r w:rsidRPr="00224666">
        <w:rPr>
          <w:rFonts w:ascii="Georgia" w:hAnsi="Georgia" w:cs="NewCenturySchlbk-Roman"/>
          <w:szCs w:val="20"/>
          <w:lang w:val="es-ES"/>
        </w:rPr>
        <w:t>)</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6B28F69F" w14:textId="77777777" w:rsidR="003C0F42" w:rsidRPr="00292A75" w:rsidRDefault="003C0F42" w:rsidP="009F0408">
      <w:pPr>
        <w:autoSpaceDE w:val="0"/>
        <w:autoSpaceDN w:val="0"/>
        <w:adjustRightInd w:val="0"/>
        <w:spacing w:after="0"/>
        <w:rPr>
          <w:rFonts w:ascii="Georgia" w:hAnsi="Georgia" w:cs="NewCenturySchlbk-Roman"/>
          <w:sz w:val="24"/>
          <w:szCs w:val="20"/>
          <w:lang w:val="es-ES"/>
        </w:rPr>
      </w:pPr>
    </w:p>
    <w:p w14:paraId="1D8A3138" w14:textId="77777777" w:rsidR="003C0F42" w:rsidRDefault="003C0F42" w:rsidP="009F0408">
      <w:pPr>
        <w:autoSpaceDE w:val="0"/>
        <w:autoSpaceDN w:val="0"/>
        <w:adjustRightInd w:val="0"/>
        <w:spacing w:after="0"/>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14:paraId="598EEF4F" w14:textId="77777777" w:rsidR="00EC79DF" w:rsidRDefault="00EC79DF" w:rsidP="009F0408">
      <w:pPr>
        <w:rPr>
          <w:lang w:val="es-ES"/>
        </w:rPr>
      </w:pPr>
    </w:p>
    <w:p w14:paraId="5B7F8BDB" w14:textId="77777777" w:rsidR="00A73DB2" w:rsidRPr="00E84A74" w:rsidRDefault="00B645A9" w:rsidP="009F0408">
      <w:pPr>
        <w:pStyle w:val="Heading3"/>
        <w:rPr>
          <w:color w:val="FF0000"/>
        </w:rPr>
      </w:pPr>
      <w:bookmarkStart w:id="11" w:name="_Toc488695606"/>
      <w:r>
        <w:t xml:space="preserve">Tipos de </w:t>
      </w:r>
      <w:proofErr w:type="spellStart"/>
      <w:r w:rsidR="00283D1F">
        <w:t>outlier</w:t>
      </w:r>
      <w:r w:rsidR="00A73DB2">
        <w:t>s</w:t>
      </w:r>
      <w:bookmarkEnd w:id="11"/>
      <w:proofErr w:type="spellEnd"/>
    </w:p>
    <w:p w14:paraId="47252873" w14:textId="77777777" w:rsidR="00A73DB2" w:rsidRDefault="00A73DB2" w:rsidP="009F0408">
      <w:pPr>
        <w:autoSpaceDE w:val="0"/>
        <w:autoSpaceDN w:val="0"/>
        <w:adjustRightInd w:val="0"/>
        <w:spacing w:after="0"/>
        <w:rPr>
          <w:rFonts w:ascii="Georgia" w:hAnsi="Georgia" w:cstheme="minorHAnsi"/>
          <w:i/>
          <w:iCs/>
          <w:lang w:bidi="he-IL"/>
        </w:rPr>
      </w:pPr>
    </w:p>
    <w:p w14:paraId="778DA016"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proofErr w:type="spellStart"/>
      <w:r w:rsidR="00283D1F" w:rsidRPr="0055437B">
        <w:rPr>
          <w:rFonts w:ascii="Georgia" w:hAnsi="Georgia" w:cstheme="minorHAnsi"/>
          <w:iCs/>
          <w:lang w:bidi="he-IL"/>
        </w:rPr>
        <w:t>outlier</w:t>
      </w:r>
      <w:r w:rsidRPr="0055437B">
        <w:rPr>
          <w:rFonts w:ascii="Georgia" w:hAnsi="Georgia" w:cstheme="minorHAnsi"/>
          <w:iCs/>
          <w:lang w:bidi="he-IL"/>
        </w:rPr>
        <w:t>s</w:t>
      </w:r>
      <w:proofErr w:type="spellEnd"/>
      <w:r>
        <w:rPr>
          <w:rFonts w:ascii="Georgia" w:hAnsi="Georgia" w:cstheme="minorHAnsi"/>
          <w:iCs/>
          <w:lang w:bidi="he-IL"/>
        </w:rPr>
        <w:t xml:space="preserve"> pueden pertenecer a uno de estos tres grandes grupos:</w:t>
      </w:r>
    </w:p>
    <w:p w14:paraId="0F4363CE"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27589A66" w14:textId="77777777" w:rsidR="00A739B8" w:rsidRDefault="00A739B8" w:rsidP="009F0408">
      <w:pPr>
        <w:autoSpaceDE w:val="0"/>
        <w:autoSpaceDN w:val="0"/>
        <w:adjustRightInd w:val="0"/>
        <w:spacing w:after="0"/>
        <w:rPr>
          <w:rFonts w:ascii="Georgia" w:hAnsi="Georgia" w:cstheme="minorHAnsi"/>
          <w:iCs/>
          <w:lang w:bidi="he-IL"/>
        </w:rPr>
      </w:pPr>
    </w:p>
    <w:p w14:paraId="0D27F640"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7C0EE2">
        <w:rPr>
          <w:rFonts w:ascii="Georgia" w:hAnsi="Georgia" w:cs="CMBX12"/>
          <w:b/>
        </w:rPr>
        <w:t xml:space="preserve"> Puntual</w:t>
      </w:r>
    </w:p>
    <w:p w14:paraId="511EBBC2" w14:textId="77777777" w:rsidR="00A73DB2" w:rsidRPr="007C0EE2" w:rsidRDefault="00A73DB2" w:rsidP="009F0408">
      <w:pPr>
        <w:pStyle w:val="ListParagraph"/>
        <w:autoSpaceDE w:val="0"/>
        <w:autoSpaceDN w:val="0"/>
        <w:adjustRightInd w:val="0"/>
        <w:spacing w:after="0" w:line="360" w:lineRule="auto"/>
        <w:jc w:val="both"/>
        <w:rPr>
          <w:rFonts w:ascii="Georgia" w:hAnsi="Georgia" w:cs="CMBX12"/>
          <w:b/>
        </w:rPr>
      </w:pPr>
    </w:p>
    <w:p w14:paraId="2315D865"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D4428D">
        <w:rPr>
          <w:rFonts w:ascii="Georgia" w:hAnsi="Georgia" w:cs="CMR12"/>
        </w:rPr>
        <w:t>F</w:t>
      </w:r>
      <w:r w:rsidR="003F28AF">
        <w:rPr>
          <w:rFonts w:ascii="Georgia" w:hAnsi="Georgia" w:cs="CMR12"/>
        </w:rPr>
        <w:t>ig</w:t>
      </w:r>
      <w:r w:rsidR="00042C66">
        <w:rPr>
          <w:rFonts w:ascii="Georgia" w:hAnsi="Georgia" w:cs="CMR12"/>
        </w:rPr>
        <w:t xml:space="preserve">ura </w:t>
      </w:r>
      <w:r w:rsidR="006A4664">
        <w:rPr>
          <w:rFonts w:ascii="Georgia" w:hAnsi="Georgia" w:cs="CMR12"/>
        </w:rPr>
        <w:t>2</w:t>
      </w:r>
      <w:r>
        <w:rPr>
          <w:rFonts w:ascii="Georgia" w:hAnsi="Georgia" w:cs="CMR12"/>
        </w:rPr>
        <w:t xml:space="preserve">, que de acuerdo </w:t>
      </w:r>
      <w:r w:rsidR="00FC04EE">
        <w:rPr>
          <w:rFonts w:ascii="Georgia" w:hAnsi="Georgia" w:cs="CMR12"/>
        </w:rPr>
        <w:t xml:space="preserve">a </w:t>
      </w:r>
      <w:r>
        <w:rPr>
          <w:rFonts w:ascii="Georgia" w:hAnsi="Georgia" w:cs="CMR12"/>
        </w:rPr>
        <w:t>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181B6925" w14:textId="77777777" w:rsidR="00A73DB2" w:rsidRDefault="00A73DB2" w:rsidP="009F0408">
      <w:pPr>
        <w:autoSpaceDE w:val="0"/>
        <w:autoSpaceDN w:val="0"/>
        <w:adjustRightInd w:val="0"/>
        <w:spacing w:after="0"/>
        <w:rPr>
          <w:rFonts w:ascii="Georgia" w:hAnsi="Georgia" w:cs="CMR12"/>
        </w:rPr>
      </w:pPr>
    </w:p>
    <w:p w14:paraId="6E9D6ABC" w14:textId="77777777" w:rsidR="00A73DB2" w:rsidRDefault="00A73DB2" w:rsidP="009F0408">
      <w:pPr>
        <w:autoSpaceDE w:val="0"/>
        <w:autoSpaceDN w:val="0"/>
        <w:adjustRightInd w:val="0"/>
        <w:spacing w:after="0"/>
        <w:rPr>
          <w:rFonts w:ascii="Georgia" w:hAnsi="Georgia" w:cs="CMR12"/>
        </w:rPr>
      </w:pPr>
    </w:p>
    <w:p w14:paraId="28149447"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0160" behindDoc="0" locked="0" layoutInCell="1" allowOverlap="1" wp14:anchorId="5E6ED758" wp14:editId="5D482A33">
                <wp:simplePos x="0" y="0"/>
                <wp:positionH relativeFrom="column">
                  <wp:posOffset>2593975</wp:posOffset>
                </wp:positionH>
                <wp:positionV relativeFrom="paragraph">
                  <wp:posOffset>106045</wp:posOffset>
                </wp:positionV>
                <wp:extent cx="363220" cy="237490"/>
                <wp:effectExtent l="0" t="0" r="0" b="0"/>
                <wp:wrapNone/>
                <wp:docPr id="37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FDD41C2" w14:textId="77777777" w:rsidR="00F13DE8" w:rsidRPr="00A177A6" w:rsidRDefault="00F13DE8"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ED758" id="Rectangle_x0020_67" o:spid="_x0000_s1028"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" strokecolor="white [3212]">
                <v:path arrowok="t"/>
                <v:textbox>
                  <w:txbxContent>
                    <w:p w14:paraId="1FDD41C2" w14:textId="77777777" w:rsidR="00F13DE8" w:rsidRPr="00A177A6" w:rsidRDefault="00F13DE8"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3487E190" wp14:editId="5BE50E87">
                <wp:simplePos x="0" y="0"/>
                <wp:positionH relativeFrom="column">
                  <wp:posOffset>3563620</wp:posOffset>
                </wp:positionH>
                <wp:positionV relativeFrom="paragraph">
                  <wp:posOffset>60960</wp:posOffset>
                </wp:positionV>
                <wp:extent cx="363220" cy="237490"/>
                <wp:effectExtent l="0" t="0" r="0" b="0"/>
                <wp:wrapNone/>
                <wp:docPr id="37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0CE60A10" w14:textId="77777777" w:rsidR="00F13DE8" w:rsidRPr="00A177A6" w:rsidRDefault="00F13DE8">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7E190" id="Rectangle_x0020_64" o:spid="_x0000_s1029"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" strokecolor="white [3212]">
                <v:path arrowok="t"/>
                <v:textbox>
                  <w:txbxContent>
                    <w:p w14:paraId="0CE60A10" w14:textId="77777777" w:rsidR="00F13DE8" w:rsidRPr="00A177A6" w:rsidRDefault="00F13DE8">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7D6B3A3D" wp14:editId="15A63744">
                <wp:simplePos x="0" y="0"/>
                <wp:positionH relativeFrom="column">
                  <wp:posOffset>1806575</wp:posOffset>
                </wp:positionH>
                <wp:positionV relativeFrom="paragraph">
                  <wp:posOffset>60960</wp:posOffset>
                </wp:positionV>
                <wp:extent cx="635" cy="1602740"/>
                <wp:effectExtent l="76200" t="38100" r="37465" b="0"/>
                <wp:wrapNone/>
                <wp:docPr id="37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16B040" id="_x0000_t32" coordsize="21600,21600" o:spt="32" o:oned="t" path="m,l21600,21600e" filled="f">
                <v:path arrowok="t" fillok="f" o:connecttype="none"/>
                <o:lock v:ext="edit" shapetype="t"/>
              </v:shapetype>
              <v:shape id="AutoShape 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">
                <v:stroke endarrow="block"/>
                <o:lock v:ext="edit" shapetype="f"/>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24A2DDFB" wp14:editId="172ABB74">
                <wp:simplePos x="0" y="0"/>
                <wp:positionH relativeFrom="column">
                  <wp:posOffset>-3302635</wp:posOffset>
                </wp:positionH>
                <wp:positionV relativeFrom="paragraph">
                  <wp:posOffset>124460</wp:posOffset>
                </wp:positionV>
                <wp:extent cx="8255" cy="2123440"/>
                <wp:effectExtent l="38100" t="38100" r="48895" b="0"/>
                <wp:wrapNone/>
                <wp:docPr id="37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E90A6" id="AutoShape 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">
                <v:stroke endarrow="block"/>
                <o:lock v:ext="edit" shapetype="f"/>
              </v:shape>
            </w:pict>
          </mc:Fallback>
        </mc:AlternateContent>
      </w:r>
    </w:p>
    <w:p w14:paraId="38892383"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5D661FBD" wp14:editId="31DC8441">
                <wp:simplePos x="0" y="0"/>
                <wp:positionH relativeFrom="column">
                  <wp:posOffset>2478405</wp:posOffset>
                </wp:positionH>
                <wp:positionV relativeFrom="paragraph">
                  <wp:posOffset>196215</wp:posOffset>
                </wp:positionV>
                <wp:extent cx="115570" cy="78105"/>
                <wp:effectExtent l="19050" t="19050" r="17780" b="36195"/>
                <wp:wrapNone/>
                <wp:docPr id="371"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134AB2" id="Oval 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73CA8F59" wp14:editId="3CEA2C17">
                <wp:simplePos x="0" y="0"/>
                <wp:positionH relativeFrom="column">
                  <wp:posOffset>2097405</wp:posOffset>
                </wp:positionH>
                <wp:positionV relativeFrom="paragraph">
                  <wp:posOffset>151130</wp:posOffset>
                </wp:positionV>
                <wp:extent cx="90805" cy="90805"/>
                <wp:effectExtent l="19050" t="19050" r="23495" b="42545"/>
                <wp:wrapNone/>
                <wp:docPr id="37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C546F9" id="Oval 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7EAA316A" wp14:editId="62369F26">
                <wp:simplePos x="0" y="0"/>
                <wp:positionH relativeFrom="column">
                  <wp:posOffset>2340610</wp:posOffset>
                </wp:positionH>
                <wp:positionV relativeFrom="paragraph">
                  <wp:posOffset>105410</wp:posOffset>
                </wp:positionV>
                <wp:extent cx="90805" cy="90805"/>
                <wp:effectExtent l="19050" t="19050" r="23495" b="42545"/>
                <wp:wrapNone/>
                <wp:docPr id="369"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542132" id="Oval 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64846785" wp14:editId="468436AD">
                <wp:simplePos x="0" y="0"/>
                <wp:positionH relativeFrom="column">
                  <wp:posOffset>3472815</wp:posOffset>
                </wp:positionH>
                <wp:positionV relativeFrom="paragraph">
                  <wp:posOffset>60325</wp:posOffset>
                </wp:positionV>
                <wp:extent cx="90805" cy="90805"/>
                <wp:effectExtent l="19050" t="19050" r="23495" b="42545"/>
                <wp:wrapNone/>
                <wp:docPr id="368"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0CCF691" id="Oval 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" fillcolor="#c0504d [3205]" strokecolor="#f2f2f2 [3041]" strokeweight="3pt">
                <v:shadow on="t" color="#622423 [1605]" opacity=".5" offset="1pt"/>
                <v:path arrowok="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00242984"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59327120" wp14:editId="7F2AB023">
                <wp:simplePos x="0" y="0"/>
                <wp:positionH relativeFrom="column">
                  <wp:posOffset>2559685</wp:posOffset>
                </wp:positionH>
                <wp:positionV relativeFrom="paragraph">
                  <wp:posOffset>213995</wp:posOffset>
                </wp:positionV>
                <wp:extent cx="106045" cy="107315"/>
                <wp:effectExtent l="19050" t="19050" r="27305" b="45085"/>
                <wp:wrapNone/>
                <wp:docPr id="36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3EB478D" id="Oval 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23B434EA" wp14:editId="535EB4C5">
                <wp:simplePos x="0" y="0"/>
                <wp:positionH relativeFrom="column">
                  <wp:posOffset>2419350</wp:posOffset>
                </wp:positionH>
                <wp:positionV relativeFrom="paragraph">
                  <wp:posOffset>127635</wp:posOffset>
                </wp:positionV>
                <wp:extent cx="140335" cy="106045"/>
                <wp:effectExtent l="19050" t="19050" r="12065" b="46355"/>
                <wp:wrapNone/>
                <wp:docPr id="36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6C6DA00" id="Oval 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7349D982" wp14:editId="732A384D">
                <wp:simplePos x="0" y="0"/>
                <wp:positionH relativeFrom="column">
                  <wp:posOffset>2272030</wp:posOffset>
                </wp:positionH>
                <wp:positionV relativeFrom="paragraph">
                  <wp:posOffset>3810</wp:posOffset>
                </wp:positionV>
                <wp:extent cx="115570" cy="106045"/>
                <wp:effectExtent l="19050" t="19050" r="17780" b="46355"/>
                <wp:wrapNone/>
                <wp:docPr id="36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26B753" id="Oval 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35BEC75A" wp14:editId="72F29864">
                <wp:simplePos x="0" y="0"/>
                <wp:positionH relativeFrom="column">
                  <wp:posOffset>2181225</wp:posOffset>
                </wp:positionH>
                <wp:positionV relativeFrom="paragraph">
                  <wp:posOffset>127635</wp:posOffset>
                </wp:positionV>
                <wp:extent cx="90805" cy="90805"/>
                <wp:effectExtent l="19050" t="19050" r="23495" b="42545"/>
                <wp:wrapNone/>
                <wp:docPr id="36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585EFC" id="Oval 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" fillcolor="#c0504d [3205]" strokecolor="#f2f2f2 [3041]" strokeweight="3pt">
                <v:shadow on="t" color="#622423 [1605]" opacity=".5" offset="1pt"/>
                <v:path arrowok="t"/>
              </v:oval>
            </w:pict>
          </mc:Fallback>
        </mc:AlternateContent>
      </w:r>
    </w:p>
    <w:p w14:paraId="06596707"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36064" behindDoc="0" locked="0" layoutInCell="1" allowOverlap="1" wp14:anchorId="5FCD2638" wp14:editId="5C400FC7">
                <wp:simplePos x="0" y="0"/>
                <wp:positionH relativeFrom="column">
                  <wp:posOffset>2790825</wp:posOffset>
                </wp:positionH>
                <wp:positionV relativeFrom="paragraph">
                  <wp:posOffset>189230</wp:posOffset>
                </wp:positionV>
                <wp:extent cx="123190" cy="106045"/>
                <wp:effectExtent l="19050" t="19050" r="10160" b="46355"/>
                <wp:wrapNone/>
                <wp:docPr id="363"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1A1B97" id="Oval 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20AA328A" wp14:editId="3C61AB87">
                <wp:simplePos x="0" y="0"/>
                <wp:positionH relativeFrom="column">
                  <wp:posOffset>2593975</wp:posOffset>
                </wp:positionH>
                <wp:positionV relativeFrom="paragraph">
                  <wp:posOffset>83185</wp:posOffset>
                </wp:positionV>
                <wp:extent cx="140335" cy="106045"/>
                <wp:effectExtent l="19050" t="19050" r="12065" b="46355"/>
                <wp:wrapNone/>
                <wp:docPr id="362"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9F7FA11" id="Oval 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09FE3A41" wp14:editId="790D8BC7">
                <wp:simplePos x="0" y="0"/>
                <wp:positionH relativeFrom="column">
                  <wp:posOffset>2340610</wp:posOffset>
                </wp:positionH>
                <wp:positionV relativeFrom="paragraph">
                  <wp:posOffset>43815</wp:posOffset>
                </wp:positionV>
                <wp:extent cx="90805" cy="90805"/>
                <wp:effectExtent l="19050" t="19050" r="23495" b="42545"/>
                <wp:wrapNone/>
                <wp:docPr id="361"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FA3D49" id="Oval 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" fillcolor="#c0504d [3205]" strokecolor="#f2f2f2 [3041]" strokeweight="3pt">
                <v:shadow on="t" color="#622423 [1605]" opacity=".5" offset="1pt"/>
                <v:path arrowok="t"/>
              </v:oval>
            </w:pict>
          </mc:Fallback>
        </mc:AlternateContent>
      </w:r>
    </w:p>
    <w:p w14:paraId="2ED22241"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17B84C07" wp14:editId="14497067">
                <wp:simplePos x="0" y="0"/>
                <wp:positionH relativeFrom="column">
                  <wp:posOffset>3051175</wp:posOffset>
                </wp:positionH>
                <wp:positionV relativeFrom="paragraph">
                  <wp:posOffset>60325</wp:posOffset>
                </wp:positionV>
                <wp:extent cx="363220" cy="237490"/>
                <wp:effectExtent l="0" t="0" r="0" b="0"/>
                <wp:wrapNone/>
                <wp:docPr id="3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C12B77C" w14:textId="77777777" w:rsidR="00F13DE8" w:rsidRPr="00A177A6" w:rsidRDefault="00F13DE8"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84C07" id="Rectangle_x0020_68" o:spid="_x0000_s1030"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" strokecolor="white [3212]">
                <v:path arrowok="t"/>
                <v:textbox>
                  <w:txbxContent>
                    <w:p w14:paraId="1C12B77C" w14:textId="77777777" w:rsidR="00F13DE8" w:rsidRPr="00A177A6" w:rsidRDefault="00F13DE8"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6069DA4F" wp14:editId="57E9000F">
                <wp:simplePos x="0" y="0"/>
                <wp:positionH relativeFrom="column">
                  <wp:posOffset>3563620</wp:posOffset>
                </wp:positionH>
                <wp:positionV relativeFrom="paragraph">
                  <wp:posOffset>97790</wp:posOffset>
                </wp:positionV>
                <wp:extent cx="363220" cy="260350"/>
                <wp:effectExtent l="0" t="0" r="0" b="6350"/>
                <wp:wrapNone/>
                <wp:docPr id="35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01002614" w14:textId="77777777" w:rsidR="00F13DE8" w:rsidRPr="00A177A6" w:rsidRDefault="00F13DE8"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9DA4F" id="Rectangle_x0020_66" o:spid="_x0000_s1031"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" strokecolor="white [3212]">
                <v:path arrowok="t"/>
                <v:textbox>
                  <w:txbxContent>
                    <w:p w14:paraId="01002614" w14:textId="77777777" w:rsidR="00F13DE8" w:rsidRPr="00A177A6" w:rsidRDefault="00F13DE8"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20B426DA" wp14:editId="3A434626">
                <wp:simplePos x="0" y="0"/>
                <wp:positionH relativeFrom="column">
                  <wp:posOffset>2387600</wp:posOffset>
                </wp:positionH>
                <wp:positionV relativeFrom="paragraph">
                  <wp:posOffset>211455</wp:posOffset>
                </wp:positionV>
                <wp:extent cx="363220" cy="237490"/>
                <wp:effectExtent l="0" t="0" r="0" b="0"/>
                <wp:wrapNone/>
                <wp:docPr id="35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017521B8" w14:textId="77777777" w:rsidR="00F13DE8" w:rsidRPr="00A177A6" w:rsidRDefault="00F13DE8"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426DA" id="Rectangle_x0020_65" o:spid="_x0000_s1032"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" strokecolor="white [3212]">
                <v:path arrowok="t"/>
                <v:textbox>
                  <w:txbxContent>
                    <w:p w14:paraId="017521B8" w14:textId="77777777" w:rsidR="00F13DE8" w:rsidRPr="00A177A6" w:rsidRDefault="00F13DE8"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4E78EDFE" w14:textId="77777777" w:rsidR="00A73DB2" w:rsidRPr="00F86FCB"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41E6E830" wp14:editId="52663EBF">
                <wp:simplePos x="0" y="0"/>
                <wp:positionH relativeFrom="column">
                  <wp:posOffset>3051175</wp:posOffset>
                </wp:positionH>
                <wp:positionV relativeFrom="paragraph">
                  <wp:posOffset>210820</wp:posOffset>
                </wp:positionV>
                <wp:extent cx="90805" cy="90805"/>
                <wp:effectExtent l="19050" t="19050" r="23495" b="42545"/>
                <wp:wrapNone/>
                <wp:docPr id="357"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1253064" id="Oval 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D8oJ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3781FFE7" wp14:editId="11430495">
                <wp:simplePos x="0" y="0"/>
                <wp:positionH relativeFrom="column">
                  <wp:posOffset>3051175</wp:posOffset>
                </wp:positionH>
                <wp:positionV relativeFrom="paragraph">
                  <wp:posOffset>120015</wp:posOffset>
                </wp:positionV>
                <wp:extent cx="90805" cy="90805"/>
                <wp:effectExtent l="19050" t="19050" r="23495" b="42545"/>
                <wp:wrapNone/>
                <wp:docPr id="35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2380C7" id="Oval 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53137C6E" wp14:editId="2D99598F">
                <wp:simplePos x="0" y="0"/>
                <wp:positionH relativeFrom="column">
                  <wp:posOffset>2960370</wp:posOffset>
                </wp:positionH>
                <wp:positionV relativeFrom="paragraph">
                  <wp:posOffset>59690</wp:posOffset>
                </wp:positionV>
                <wp:extent cx="90805" cy="90805"/>
                <wp:effectExtent l="19050" t="19050" r="23495" b="42545"/>
                <wp:wrapNone/>
                <wp:docPr id="355"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E815B48" id="Oval 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6F0D955E" wp14:editId="77282FDB">
                <wp:simplePos x="0" y="0"/>
                <wp:positionH relativeFrom="column">
                  <wp:posOffset>3563620</wp:posOffset>
                </wp:positionH>
                <wp:positionV relativeFrom="paragraph">
                  <wp:posOffset>210820</wp:posOffset>
                </wp:positionV>
                <wp:extent cx="90805" cy="90805"/>
                <wp:effectExtent l="19050" t="19050" r="23495" b="42545"/>
                <wp:wrapNone/>
                <wp:docPr id="35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84A460" id="Oval 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IY6fh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" fillcolor="#c0504d [3205]" strokecolor="#f2f2f2 [3041]" strokeweight="3pt">
                <v:shadow on="t" color="#622423 [1605]" opacity=".5" offset="1pt"/>
                <v:path arrowok="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5BC0D660" wp14:editId="0FECF76C">
                <wp:simplePos x="0" y="0"/>
                <wp:positionH relativeFrom="column">
                  <wp:posOffset>2097405</wp:posOffset>
                </wp:positionH>
                <wp:positionV relativeFrom="paragraph">
                  <wp:posOffset>59690</wp:posOffset>
                </wp:positionV>
                <wp:extent cx="90805" cy="90805"/>
                <wp:effectExtent l="19050" t="19050" r="23495" b="42545"/>
                <wp:wrapNone/>
                <wp:docPr id="35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180F6E" id="Oval 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10DC95D9" wp14:editId="796D4E5D">
                <wp:simplePos x="0" y="0"/>
                <wp:positionH relativeFrom="column">
                  <wp:posOffset>2181225</wp:posOffset>
                </wp:positionH>
                <wp:positionV relativeFrom="paragraph">
                  <wp:posOffset>150495</wp:posOffset>
                </wp:positionV>
                <wp:extent cx="90805" cy="90805"/>
                <wp:effectExtent l="19050" t="19050" r="23495" b="42545"/>
                <wp:wrapNone/>
                <wp:docPr id="35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4E6BB2" id="Oval 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OdZ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" fillcolor="#c0504d [3205]" strokecolor="#f2f2f2 [3041]" strokeweight="3pt">
                <v:shadow on="t" color="#622423 [1605]" opacity=".5" offset="1pt"/>
                <v:path arrowok="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104EFCC9" w14:textId="77777777" w:rsidR="00A73DB2" w:rsidRDefault="00C6297E"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71645040" wp14:editId="30679ADE">
                <wp:simplePos x="0" y="0"/>
                <wp:positionH relativeFrom="column">
                  <wp:posOffset>2090420</wp:posOffset>
                </wp:positionH>
                <wp:positionV relativeFrom="paragraph">
                  <wp:posOffset>3175</wp:posOffset>
                </wp:positionV>
                <wp:extent cx="90805" cy="90805"/>
                <wp:effectExtent l="19050" t="19050" r="23495" b="42545"/>
                <wp:wrapNone/>
                <wp:docPr id="35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D61CDD9" id="Oval 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e8UcF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11ACF49E" wp14:editId="33310D31">
                <wp:simplePos x="0" y="0"/>
                <wp:positionH relativeFrom="column">
                  <wp:posOffset>2960370</wp:posOffset>
                </wp:positionH>
                <wp:positionV relativeFrom="paragraph">
                  <wp:posOffset>63500</wp:posOffset>
                </wp:positionV>
                <wp:extent cx="90805" cy="90805"/>
                <wp:effectExtent l="19050" t="19050" r="23495" b="42545"/>
                <wp:wrapNone/>
                <wp:docPr id="35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BFBE1C" id="Oval 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" fillcolor="#c0504d [3205]" strokecolor="#f2f2f2 [3041]" strokeweight="3pt">
                <v:shadow on="t" color="#622423 [1605]" opacity=".5" offset="1pt"/>
                <v:path arrowok="t"/>
              </v:oval>
            </w:pict>
          </mc:Fallback>
        </mc:AlternateContent>
      </w:r>
      <w:r w:rsidR="00A73DB2">
        <w:rPr>
          <w:rFonts w:ascii="Georgia" w:hAnsi="Georgia" w:cs="CMR12"/>
        </w:rPr>
        <w:tab/>
      </w:r>
      <w:r w:rsidR="00A73DB2">
        <w:rPr>
          <w:rFonts w:ascii="Georgia" w:hAnsi="Georgia" w:cs="CMR12"/>
        </w:rPr>
        <w:tab/>
      </w:r>
    </w:p>
    <w:p w14:paraId="41445C2C" w14:textId="77777777" w:rsidR="00A73DB2" w:rsidRPr="00F86FCB" w:rsidRDefault="00C6297E" w:rsidP="006A4664">
      <w:pPr>
        <w:keepNext/>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7BD3E8B0" wp14:editId="0B92AA9E">
                <wp:simplePos x="0" y="0"/>
                <wp:positionH relativeFrom="column">
                  <wp:posOffset>1806575</wp:posOffset>
                </wp:positionH>
                <wp:positionV relativeFrom="paragraph">
                  <wp:posOffset>-3176</wp:posOffset>
                </wp:positionV>
                <wp:extent cx="2226310" cy="0"/>
                <wp:effectExtent l="0" t="76200" r="2540" b="76200"/>
                <wp:wrapNone/>
                <wp:docPr id="34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BDE8B" id="AutoShape 24" o:spid="_x0000_s1026" type="#_x0000_t32" style="position:absolute;margin-left:142.25pt;margin-top:-.25pt;width:175.3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">
                <v:stroke endarrow="block"/>
                <o:lock v:ext="edit" shapetype="f"/>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7690E3D1" w14:textId="77777777" w:rsidR="00A73DB2" w:rsidRPr="00181149" w:rsidRDefault="006A4664" w:rsidP="006A4664">
      <w:pPr>
        <w:pStyle w:val="Caption"/>
        <w:jc w:val="center"/>
        <w:rPr>
          <w:rFonts w:ascii="Georgia" w:hAnsi="Georgia" w:cs="CMR12"/>
          <w:color w:val="auto"/>
        </w:rPr>
      </w:pPr>
      <w:r w:rsidRPr="00181149">
        <w:rPr>
          <w:color w:val="auto"/>
        </w:rPr>
        <w:t xml:space="preserve">Figura 2.  </w:t>
      </w:r>
      <w:proofErr w:type="spellStart"/>
      <w:r w:rsidR="007D27CE" w:rsidRPr="00181149">
        <w:rPr>
          <w:color w:val="auto"/>
        </w:rPr>
        <w:t>Outlier</w:t>
      </w:r>
      <w:proofErr w:type="spellEnd"/>
      <w:r w:rsidR="007D27CE" w:rsidRPr="00181149">
        <w:rPr>
          <w:color w:val="auto"/>
        </w:rPr>
        <w:t xml:space="preserve"> puntual</w:t>
      </w:r>
    </w:p>
    <w:p w14:paraId="2F80AEFB" w14:textId="77777777" w:rsidR="00181149" w:rsidRDefault="00181149" w:rsidP="009F0408">
      <w:pPr>
        <w:autoSpaceDE w:val="0"/>
        <w:autoSpaceDN w:val="0"/>
        <w:adjustRightInd w:val="0"/>
        <w:spacing w:after="0"/>
        <w:rPr>
          <w:rFonts w:ascii="Georgia" w:hAnsi="Georgia" w:cs="CMR12"/>
        </w:rPr>
      </w:pPr>
    </w:p>
    <w:p w14:paraId="76C595F1" w14:textId="77777777" w:rsidR="00A73DB2" w:rsidRDefault="00A73DB2" w:rsidP="009F0408">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151638B0" w14:textId="77777777" w:rsidR="00A73DB2" w:rsidRDefault="00A73DB2" w:rsidP="009F0408">
      <w:pPr>
        <w:autoSpaceDE w:val="0"/>
        <w:autoSpaceDN w:val="0"/>
        <w:adjustRightInd w:val="0"/>
        <w:spacing w:after="0"/>
        <w:rPr>
          <w:rFonts w:ascii="Georgia" w:hAnsi="Georgia" w:cs="CMR12"/>
        </w:rPr>
      </w:pPr>
    </w:p>
    <w:p w14:paraId="10896E6A" w14:textId="77777777" w:rsidR="00A73DB2" w:rsidRPr="007C0EE2" w:rsidRDefault="00A73DB2" w:rsidP="009F0408">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035D8E03" w14:textId="77777777" w:rsidR="002C3261" w:rsidRDefault="002C3261" w:rsidP="009F0408">
      <w:pPr>
        <w:rPr>
          <w:rFonts w:ascii="Georgia" w:hAnsi="Georgia" w:cs="CMBX12"/>
        </w:rPr>
      </w:pPr>
    </w:p>
    <w:p w14:paraId="371DB0BA"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042E56">
        <w:rPr>
          <w:rFonts w:ascii="Georgia" w:hAnsi="Georgia" w:cs="CMBX12"/>
          <w:b/>
        </w:rPr>
        <w:t xml:space="preserve"> Contextual</w:t>
      </w:r>
    </w:p>
    <w:p w14:paraId="0911ACC9" w14:textId="77777777" w:rsidR="00A73DB2" w:rsidRDefault="00A73DB2" w:rsidP="009F0408">
      <w:pPr>
        <w:autoSpaceDE w:val="0"/>
        <w:autoSpaceDN w:val="0"/>
        <w:adjustRightInd w:val="0"/>
        <w:spacing w:after="0"/>
        <w:rPr>
          <w:rFonts w:ascii="Georgia" w:hAnsi="Georgia" w:cs="CMBX12"/>
          <w:b/>
        </w:rPr>
      </w:pPr>
    </w:p>
    <w:p w14:paraId="061E4D00" w14:textId="77777777" w:rsidR="00A73DB2" w:rsidRDefault="00A73DB2" w:rsidP="009F0408">
      <w:pPr>
        <w:autoSpaceDE w:val="0"/>
        <w:autoSpaceDN w:val="0"/>
        <w:adjustRightInd w:val="0"/>
        <w:spacing w:after="0"/>
        <w:rPr>
          <w:rFonts w:ascii="Georgia" w:hAnsi="Georgia" w:cs="CMBX12"/>
        </w:rPr>
      </w:pPr>
      <w:r>
        <w:rPr>
          <w:rFonts w:ascii="Georgia" w:hAnsi="Georgia" w:cs="CMBX12"/>
        </w:rPr>
        <w:t xml:space="preserve">Este tipo de </w:t>
      </w:r>
      <w:proofErr w:type="spellStart"/>
      <w:r w:rsidR="00283D1F">
        <w:rPr>
          <w:rFonts w:ascii="Georgia" w:hAnsi="Georgia" w:cs="CMBX12"/>
        </w:rPr>
        <w:t>outlier</w:t>
      </w:r>
      <w:proofErr w:type="spellEnd"/>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537CB265" w14:textId="77777777" w:rsidR="00A73DB2" w:rsidRDefault="00A73DB2" w:rsidP="009F0408">
      <w:pPr>
        <w:autoSpaceDE w:val="0"/>
        <w:autoSpaceDN w:val="0"/>
        <w:adjustRightInd w:val="0"/>
        <w:spacing w:after="0"/>
        <w:rPr>
          <w:rFonts w:ascii="Georgia" w:hAnsi="Georgia" w:cs="CMR12"/>
        </w:rPr>
      </w:pPr>
    </w:p>
    <w:p w14:paraId="71D4ABC6"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06CEB807" w14:textId="77777777" w:rsidR="00A73DB2" w:rsidRDefault="00A73DB2" w:rsidP="009F0408">
      <w:pPr>
        <w:autoSpaceDE w:val="0"/>
        <w:autoSpaceDN w:val="0"/>
        <w:adjustRightInd w:val="0"/>
        <w:spacing w:after="0"/>
        <w:rPr>
          <w:rFonts w:ascii="Georgia" w:hAnsi="Georgia" w:cs="CMR12"/>
        </w:rPr>
      </w:pPr>
    </w:p>
    <w:p w14:paraId="4376AA00" w14:textId="77777777" w:rsidR="00AE2C0C" w:rsidRDefault="00A73DB2" w:rsidP="009F0408">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proofErr w:type="spellStart"/>
      <w:r w:rsidR="00283D1F">
        <w:rPr>
          <w:rFonts w:ascii="Georgia" w:hAnsi="Georgia" w:cs="CMR12"/>
        </w:rPr>
        <w:t>outlier</w:t>
      </w:r>
      <w:proofErr w:type="spellEnd"/>
      <w:r>
        <w:rPr>
          <w:rFonts w:ascii="Georgia" w:hAnsi="Georgia" w:cs="CMR12"/>
        </w:rPr>
        <w:t xml:space="preserve">.   </w:t>
      </w:r>
    </w:p>
    <w:p w14:paraId="3A64AA73" w14:textId="77777777" w:rsidR="00AE2C0C" w:rsidRDefault="00AE2C0C">
      <w:pPr>
        <w:spacing w:line="276" w:lineRule="auto"/>
        <w:jc w:val="left"/>
        <w:rPr>
          <w:rFonts w:ascii="Georgia" w:hAnsi="Georgia" w:cs="CMR12"/>
        </w:rPr>
      </w:pPr>
      <w:r>
        <w:rPr>
          <w:rFonts w:ascii="Georgia" w:hAnsi="Georgia" w:cs="CMR12"/>
        </w:rPr>
        <w:br w:type="page"/>
      </w:r>
    </w:p>
    <w:p w14:paraId="42EBDF8F" w14:textId="77777777" w:rsidR="00A73DB2" w:rsidRPr="00376AE3"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lastRenderedPageBreak/>
        <w:t>Outlier</w:t>
      </w:r>
      <w:proofErr w:type="spellEnd"/>
      <w:r w:rsidR="00A73DB2" w:rsidRPr="00376AE3">
        <w:rPr>
          <w:rFonts w:ascii="Georgia" w:hAnsi="Georgia" w:cs="CMBX12"/>
          <w:b/>
        </w:rPr>
        <w:t xml:space="preserve"> Colectivo</w:t>
      </w:r>
    </w:p>
    <w:p w14:paraId="6DEC4C5C" w14:textId="77777777" w:rsidR="00A73DB2" w:rsidRPr="00376AE3" w:rsidRDefault="00A73DB2" w:rsidP="009F0408">
      <w:pPr>
        <w:autoSpaceDE w:val="0"/>
        <w:autoSpaceDN w:val="0"/>
        <w:adjustRightInd w:val="0"/>
        <w:spacing w:after="0"/>
        <w:rPr>
          <w:rFonts w:ascii="Georgia" w:hAnsi="Georgia" w:cs="CMBX12"/>
          <w:b/>
        </w:rPr>
      </w:pPr>
    </w:p>
    <w:p w14:paraId="1D3A5657"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Se definen como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sólo cuando se observan los datos en forma global, mientras que de forma separada no se pueden considerar datos anómalos por sí mismos.</w:t>
      </w:r>
    </w:p>
    <w:p w14:paraId="620F1741" w14:textId="77777777" w:rsidR="00A73DB2" w:rsidRDefault="00A73DB2" w:rsidP="009F0408">
      <w:pPr>
        <w:autoSpaceDE w:val="0"/>
        <w:autoSpaceDN w:val="0"/>
        <w:adjustRightInd w:val="0"/>
        <w:spacing w:after="0"/>
        <w:rPr>
          <w:rFonts w:ascii="Georgia" w:hAnsi="Georgia" w:cs="CMR12"/>
        </w:rPr>
      </w:pPr>
    </w:p>
    <w:p w14:paraId="77FBF5AC" w14:textId="77777777" w:rsidR="00A73DB2" w:rsidRDefault="00A73DB2" w:rsidP="009F0408">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 xml:space="preserve">ura </w:t>
      </w:r>
      <w:r w:rsidR="00A05632">
        <w:rPr>
          <w:rFonts w:ascii="Georgia" w:hAnsi="Georgia"/>
        </w:rPr>
        <w:t>3</w:t>
      </w:r>
      <w:r>
        <w:rPr>
          <w:rFonts w:ascii="Georgia" w:hAnsi="Georgia"/>
        </w:rPr>
        <w:t>), donde el valor co</w:t>
      </w:r>
      <w:r w:rsidR="00155BAA">
        <w:rPr>
          <w:rFonts w:ascii="Georgia" w:hAnsi="Georgia"/>
        </w:rPr>
        <w:t xml:space="preserve">nstante por sí mismo no sería </w:t>
      </w:r>
      <w:proofErr w:type="spellStart"/>
      <w:r w:rsidR="00283D1F">
        <w:rPr>
          <w:rFonts w:ascii="Georgia" w:hAnsi="Georgia"/>
        </w:rPr>
        <w:t>outlier</w:t>
      </w:r>
      <w:proofErr w:type="spellEnd"/>
      <w:r>
        <w:rPr>
          <w:rFonts w:ascii="Georgia" w:hAnsi="Georgia"/>
        </w:rPr>
        <w:t xml:space="preserve"> si no se analiza de forma conjunta.</w:t>
      </w:r>
    </w:p>
    <w:p w14:paraId="180CB841" w14:textId="77777777" w:rsidR="00A73DB2" w:rsidRDefault="00A73DB2" w:rsidP="009F0408">
      <w:pPr>
        <w:autoSpaceDE w:val="0"/>
        <w:autoSpaceDN w:val="0"/>
        <w:adjustRightInd w:val="0"/>
        <w:spacing w:after="0"/>
        <w:rPr>
          <w:rFonts w:ascii="Georgia" w:hAnsi="Georgia"/>
        </w:rPr>
      </w:pPr>
    </w:p>
    <w:p w14:paraId="3B055753" w14:textId="77777777" w:rsidR="00A73DB2" w:rsidRDefault="00A73DB2" w:rsidP="009F0408">
      <w:pPr>
        <w:autoSpaceDE w:val="0"/>
        <w:autoSpaceDN w:val="0"/>
        <w:adjustRightInd w:val="0"/>
        <w:spacing w:after="0"/>
        <w:rPr>
          <w:rFonts w:ascii="Georgia" w:hAnsi="Georgia"/>
        </w:rPr>
      </w:pPr>
    </w:p>
    <w:p w14:paraId="56F3F074" w14:textId="77777777" w:rsidR="00A73DB2" w:rsidRDefault="00A73DB2" w:rsidP="009F0408">
      <w:pPr>
        <w:autoSpaceDE w:val="0"/>
        <w:autoSpaceDN w:val="0"/>
        <w:adjustRightInd w:val="0"/>
        <w:spacing w:after="0"/>
        <w:rPr>
          <w:rFonts w:ascii="Georgia" w:hAnsi="Georgia"/>
        </w:rPr>
      </w:pPr>
    </w:p>
    <w:p w14:paraId="675C8228" w14:textId="77777777" w:rsidR="00A73DB2" w:rsidRDefault="00C6297E" w:rsidP="009F0408">
      <w:pPr>
        <w:autoSpaceDE w:val="0"/>
        <w:autoSpaceDN w:val="0"/>
        <w:adjustRightInd w:val="0"/>
        <w:spacing w:after="0"/>
        <w:rPr>
          <w:rFonts w:ascii="Georgia" w:hAnsi="Georgia"/>
        </w:rPr>
      </w:pPr>
      <w:r>
        <w:rPr>
          <w:noProof/>
          <w:lang w:val="en-GB" w:eastAsia="en-GB"/>
        </w:rPr>
        <mc:AlternateContent>
          <mc:Choice Requires="wps">
            <w:drawing>
              <wp:anchor distT="0" distB="0" distL="114300" distR="114300" simplePos="0" relativeHeight="251757568" behindDoc="0" locked="0" layoutInCell="1" allowOverlap="1" wp14:anchorId="14A81A7C" wp14:editId="100CCB89">
                <wp:simplePos x="0" y="0"/>
                <wp:positionH relativeFrom="column">
                  <wp:posOffset>1170305</wp:posOffset>
                </wp:positionH>
                <wp:positionV relativeFrom="paragraph">
                  <wp:posOffset>992505</wp:posOffset>
                </wp:positionV>
                <wp:extent cx="3378200" cy="258445"/>
                <wp:effectExtent l="0" t="0" r="0" b="0"/>
                <wp:wrapNone/>
                <wp:docPr id="348" nam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78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E174E" w14:textId="77777777" w:rsidR="00F13DE8" w:rsidRPr="008175A7" w:rsidRDefault="00F13DE8" w:rsidP="008175A7">
                            <w:pPr>
                              <w:pStyle w:val="Caption"/>
                              <w:jc w:val="center"/>
                              <w:rPr>
                                <w:rFonts w:ascii="Georgia" w:hAnsi="Georgia"/>
                                <w:noProof/>
                                <w:color w:val="auto"/>
                              </w:rPr>
                            </w:pPr>
                            <w:r w:rsidRPr="008175A7">
                              <w:rPr>
                                <w:color w:val="auto"/>
                              </w:rPr>
                              <w:t>Figura 3.  Electrocardiograma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A81A7C" id="_x0020_79" o:spid="_x0000_s1033" type="#_x0000_t202" style="position:absolute;left:0;text-align:left;margin-left:92.15pt;margin-top:78.15pt;width:266pt;height:2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" stroked="f">
                <v:path arrowok="t"/>
                <v:textbox style="mso-fit-shape-to-text:t" inset="0,0,0,0">
                  <w:txbxContent>
                    <w:p w14:paraId="32CE174E" w14:textId="77777777" w:rsidR="00F13DE8" w:rsidRPr="008175A7" w:rsidRDefault="00F13DE8" w:rsidP="008175A7">
                      <w:pPr>
                        <w:pStyle w:val="Caption"/>
                        <w:jc w:val="center"/>
                        <w:rPr>
                          <w:rFonts w:ascii="Georgia" w:hAnsi="Georgia"/>
                          <w:noProof/>
                          <w:color w:val="auto"/>
                        </w:rPr>
                      </w:pPr>
                      <w:r w:rsidRPr="008175A7">
                        <w:rPr>
                          <w:color w:val="auto"/>
                        </w:rPr>
                        <w:t>Figura 3.  Electrocardiograma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13536" behindDoc="0" locked="0" layoutInCell="1" allowOverlap="1" wp14:anchorId="55E8FAFE" wp14:editId="65F1D343">
                <wp:simplePos x="0" y="0"/>
                <wp:positionH relativeFrom="column">
                  <wp:posOffset>1170305</wp:posOffset>
                </wp:positionH>
                <wp:positionV relativeFrom="paragraph">
                  <wp:posOffset>71120</wp:posOffset>
                </wp:positionV>
                <wp:extent cx="3378200" cy="864235"/>
                <wp:effectExtent l="0" t="0" r="0" b="0"/>
                <wp:wrapNone/>
                <wp:docPr id="3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8200" cy="8642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1BAAF7" id="Rectangle 46" o:spid="_x0000_s1026" style="position:absolute;margin-left:92.15pt;margin-top:5.6pt;width:266pt;height:6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">
                <v:fill opacity="0"/>
                <v:path arrowok="t"/>
              </v:rect>
            </w:pict>
          </mc:Fallback>
        </mc:AlternateContent>
      </w:r>
      <w:r>
        <w:rPr>
          <w:rFonts w:ascii="Georgia" w:hAnsi="Georgia"/>
          <w:noProof/>
          <w:lang w:val="en-GB" w:eastAsia="en-GB"/>
        </w:rPr>
        <mc:AlternateContent>
          <mc:Choice Requires="wps">
            <w:drawing>
              <wp:anchor distT="0" distB="0" distL="114300" distR="114300" simplePos="0" relativeHeight="251715584" behindDoc="0" locked="0" layoutInCell="1" allowOverlap="1" wp14:anchorId="0942AE40" wp14:editId="5E2378DB">
                <wp:simplePos x="0" y="0"/>
                <wp:positionH relativeFrom="column">
                  <wp:posOffset>2847975</wp:posOffset>
                </wp:positionH>
                <wp:positionV relativeFrom="paragraph">
                  <wp:posOffset>226060</wp:posOffset>
                </wp:positionV>
                <wp:extent cx="508635" cy="429260"/>
                <wp:effectExtent l="0" t="0" r="5715" b="8890"/>
                <wp:wrapNone/>
                <wp:docPr id="34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B7EDE8" id="Oval 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" strokecolor="#c00000">
                <v:fill opacity="0"/>
                <v:path arrowok="t"/>
              </v:oval>
            </w:pict>
          </mc:Fallback>
        </mc:AlternateContent>
      </w:r>
    </w:p>
    <w:p w14:paraId="62FA2793" w14:textId="77777777" w:rsidR="00A73DB2" w:rsidRPr="007C0EE2" w:rsidRDefault="00A73DB2" w:rsidP="009F0408">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11E05ED3" wp14:editId="67A28264">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31CD1396" w14:textId="77777777" w:rsidR="00A73DB2" w:rsidRDefault="00A73DB2" w:rsidP="009F0408">
      <w:pPr>
        <w:pStyle w:val="Heading2"/>
        <w:numPr>
          <w:ilvl w:val="0"/>
          <w:numId w:val="0"/>
        </w:numPr>
        <w:spacing w:before="0"/>
        <w:ind w:left="576"/>
      </w:pPr>
    </w:p>
    <w:p w14:paraId="23752B86" w14:textId="77777777" w:rsidR="00883577" w:rsidRDefault="00883577" w:rsidP="009F0408"/>
    <w:p w14:paraId="611378D6" w14:textId="77777777" w:rsidR="00EC79DF" w:rsidRDefault="00EC79DF" w:rsidP="009F0408"/>
    <w:p w14:paraId="430F9CAF" w14:textId="77777777" w:rsidR="00326671" w:rsidRDefault="00326671" w:rsidP="009F0408">
      <w:pPr>
        <w:pStyle w:val="Heading3"/>
        <w:rPr>
          <w:lang w:val="es-ES"/>
        </w:rPr>
      </w:pPr>
      <w:bookmarkStart w:id="12" w:name="_Toc488695607"/>
      <w:r>
        <w:rPr>
          <w:lang w:val="es-ES"/>
        </w:rPr>
        <w:t>Etiquetas</w:t>
      </w:r>
      <w:r w:rsidR="00C278CA">
        <w:rPr>
          <w:lang w:val="es-ES"/>
        </w:rPr>
        <w:t xml:space="preserve"> en los datos</w:t>
      </w:r>
      <w:bookmarkEnd w:id="12"/>
    </w:p>
    <w:p w14:paraId="48FAB17A" w14:textId="77777777" w:rsidR="00326671" w:rsidRDefault="00326671" w:rsidP="009F0408">
      <w:pPr>
        <w:rPr>
          <w:lang w:val="es-ES"/>
        </w:rPr>
      </w:pPr>
    </w:p>
    <w:p w14:paraId="54776F3C" w14:textId="77777777" w:rsidR="00326671" w:rsidRPr="007C094C" w:rsidRDefault="00326671" w:rsidP="009F0408">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w:t>
      </w:r>
      <w:r w:rsidR="00E3616A">
        <w:rPr>
          <w:rFonts w:ascii="Georgia" w:hAnsi="Georgia"/>
          <w:lang w:val="es-ES"/>
        </w:rPr>
        <w:t>costoso</w:t>
      </w:r>
      <w:r w:rsidRPr="007C094C">
        <w:rPr>
          <w:rFonts w:ascii="Georgia" w:hAnsi="Georgia"/>
          <w:lang w:val="es-ES"/>
        </w:rPr>
        <w:t xml:space="preserve">, ya que es totalmente manual y tiene que ser realizado por un experto, lo que conlleva un esfuerzo muy significativo. </w:t>
      </w:r>
    </w:p>
    <w:p w14:paraId="04F32971" w14:textId="77777777" w:rsidR="00326671" w:rsidRPr="007C094C" w:rsidRDefault="00326671" w:rsidP="009F0408">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7F8982F4" w14:textId="77777777" w:rsidR="00326671" w:rsidRDefault="00326671" w:rsidP="009F0408">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5971BF9A" w14:textId="77777777" w:rsidR="00326671" w:rsidRDefault="00326671" w:rsidP="009F0408">
      <w:pPr>
        <w:rPr>
          <w:rFonts w:ascii="Georgia" w:hAnsi="Georgia"/>
          <w:lang w:val="es-ES"/>
        </w:rPr>
      </w:pPr>
    </w:p>
    <w:p w14:paraId="7BD0659C" w14:textId="77777777" w:rsidR="00A468DF" w:rsidRDefault="00A468DF" w:rsidP="009F0408">
      <w:pPr>
        <w:spacing w:after="0"/>
        <w:rPr>
          <w:rFonts w:ascii="Georgia" w:hAnsi="Georgia"/>
          <w:lang w:val="es-ES"/>
        </w:rPr>
      </w:pPr>
    </w:p>
    <w:p w14:paraId="04D71CBE" w14:textId="77777777" w:rsidR="00775C92" w:rsidRDefault="00326671" w:rsidP="009F0408">
      <w:pPr>
        <w:spacing w:after="0"/>
        <w:rPr>
          <w:rFonts w:ascii="Georgia" w:hAnsi="Georgia"/>
          <w:lang w:val="es-ES"/>
        </w:rPr>
      </w:pPr>
      <w:r>
        <w:rPr>
          <w:rFonts w:ascii="Georgia" w:hAnsi="Georgia"/>
          <w:lang w:val="es-ES"/>
        </w:rPr>
        <w:lastRenderedPageBreak/>
        <w:t xml:space="preserve">Dependiendo de a qué tipo de datos le aplican las etiquetas, las técnicas de detección de anomalías </w:t>
      </w:r>
      <w:r w:rsidR="00875D15">
        <w:rPr>
          <w:rFonts w:ascii="Georgia" w:hAnsi="Georgia"/>
          <w:lang w:val="es-ES"/>
        </w:rPr>
        <w:t xml:space="preserve"> </w:t>
      </w:r>
      <w:r w:rsidR="007426A9">
        <w:rPr>
          <w:rFonts w:ascii="Georgia" w:hAnsi="Georgia"/>
          <w:lang w:val="es-ES"/>
        </w:rPr>
        <w:t>(</w:t>
      </w:r>
      <w:r w:rsidR="007426A9" w:rsidRPr="007426A9">
        <w:rPr>
          <w:rFonts w:ascii="Georgia" w:hAnsi="Georgia"/>
          <w:i/>
          <w:sz w:val="20"/>
          <w:lang w:val="es-ES"/>
        </w:rPr>
        <w:t xml:space="preserve">Data </w:t>
      </w:r>
      <w:proofErr w:type="spellStart"/>
      <w:r w:rsidR="007426A9" w:rsidRPr="007426A9">
        <w:rPr>
          <w:rFonts w:ascii="Georgia" w:hAnsi="Georgia"/>
          <w:i/>
          <w:sz w:val="20"/>
          <w:lang w:val="es-ES"/>
        </w:rPr>
        <w:t>mining</w:t>
      </w:r>
      <w:proofErr w:type="spellEnd"/>
      <w:r w:rsidR="007426A9" w:rsidRPr="007426A9">
        <w:rPr>
          <w:rFonts w:ascii="Georgia" w:hAnsi="Georgia"/>
          <w:i/>
          <w:sz w:val="20"/>
          <w:lang w:val="es-ES"/>
        </w:rPr>
        <w:t xml:space="preserve"> </w:t>
      </w:r>
      <w:proofErr w:type="spellStart"/>
      <w:r w:rsidR="007426A9" w:rsidRPr="007426A9">
        <w:rPr>
          <w:rFonts w:ascii="Georgia" w:hAnsi="Georgia"/>
          <w:i/>
          <w:sz w:val="20"/>
          <w:lang w:val="es-ES"/>
        </w:rPr>
        <w:t>concepts</w:t>
      </w:r>
      <w:proofErr w:type="spellEnd"/>
      <w:r w:rsidR="007426A9" w:rsidRPr="007426A9">
        <w:rPr>
          <w:rFonts w:ascii="Georgia" w:hAnsi="Georgia"/>
          <w:i/>
          <w:sz w:val="20"/>
          <w:lang w:val="es-ES"/>
        </w:rPr>
        <w:t xml:space="preserve"> and </w:t>
      </w:r>
      <w:proofErr w:type="spellStart"/>
      <w:r w:rsidR="007426A9" w:rsidRPr="007426A9">
        <w:rPr>
          <w:rFonts w:ascii="Georgia" w:hAnsi="Georgia"/>
          <w:i/>
          <w:sz w:val="20"/>
          <w:lang w:val="es-ES"/>
        </w:rPr>
        <w:t>techniques</w:t>
      </w:r>
      <w:proofErr w:type="spellEnd"/>
      <w:r w:rsidR="00AB1004">
        <w:rPr>
          <w:rFonts w:ascii="Georgia" w:hAnsi="Georgia"/>
          <w:i/>
          <w:sz w:val="20"/>
          <w:lang w:val="es-ES"/>
        </w:rPr>
        <w:t xml:space="preserve">,  </w:t>
      </w:r>
      <w:r w:rsidR="007426A9">
        <w:rPr>
          <w:rFonts w:ascii="Georgia" w:hAnsi="Georgia"/>
          <w:sz w:val="20"/>
          <w:lang w:val="es-ES"/>
        </w:rPr>
        <w:t xml:space="preserve">2012)  </w:t>
      </w:r>
      <w:r>
        <w:rPr>
          <w:rFonts w:ascii="Georgia" w:hAnsi="Georgia"/>
          <w:lang w:val="es-ES"/>
        </w:rPr>
        <w:t>pueden operar en uno de los siguientes mo</w:t>
      </w:r>
      <w:r w:rsidR="00454D26">
        <w:rPr>
          <w:rFonts w:ascii="Georgia" w:hAnsi="Georgia"/>
          <w:lang w:val="es-ES"/>
        </w:rPr>
        <w:t>dos</w:t>
      </w:r>
      <w:r w:rsidR="007426A9">
        <w:rPr>
          <w:rFonts w:ascii="Georgia" w:hAnsi="Georgia"/>
          <w:lang w:val="es-ES"/>
        </w:rPr>
        <w:t>:</w:t>
      </w:r>
      <w:r w:rsidR="00454D26">
        <w:rPr>
          <w:rFonts w:ascii="Georgia" w:hAnsi="Georgia"/>
          <w:lang w:val="es-ES"/>
        </w:rPr>
        <w:t xml:space="preserve"> </w:t>
      </w:r>
    </w:p>
    <w:p w14:paraId="4B765D4B" w14:textId="77777777" w:rsidR="00EC43F7" w:rsidRPr="007426A9" w:rsidRDefault="00EC43F7" w:rsidP="009F0408">
      <w:pPr>
        <w:spacing w:after="0"/>
        <w:rPr>
          <w:rFonts w:ascii="Georgia" w:hAnsi="Georgia"/>
          <w:vertAlign w:val="superscript"/>
          <w:lang w:val="es-ES"/>
        </w:rPr>
      </w:pPr>
    </w:p>
    <w:p w14:paraId="16E5EFE6" w14:textId="77777777" w:rsidR="00326671" w:rsidRPr="00812EFD" w:rsidRDefault="00326671" w:rsidP="009F0408">
      <w:pPr>
        <w:pStyle w:val="ListParagraph"/>
        <w:numPr>
          <w:ilvl w:val="0"/>
          <w:numId w:val="26"/>
        </w:numPr>
        <w:spacing w:line="360" w:lineRule="auto"/>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0E310261" w14:textId="77777777" w:rsidR="00326671" w:rsidRDefault="00326671" w:rsidP="009F0408">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09350315" w14:textId="77777777" w:rsidR="00326671" w:rsidRDefault="00326671" w:rsidP="009F0408">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51C3E6D0" w14:textId="77777777" w:rsidR="00326671" w:rsidRDefault="00326671" w:rsidP="009F0408">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637A9D84" w14:textId="77777777" w:rsidR="00327A80" w:rsidRDefault="00327A80" w:rsidP="009F0408">
      <w:pPr>
        <w:spacing w:after="0"/>
        <w:ind w:left="709"/>
        <w:rPr>
          <w:rFonts w:ascii="Georgia" w:hAnsi="Georgia"/>
          <w:sz w:val="24"/>
          <w:vertAlign w:val="superscript"/>
        </w:rPr>
      </w:pPr>
    </w:p>
    <w:p w14:paraId="71F9B6A1" w14:textId="77777777" w:rsidR="00EC43F7" w:rsidRPr="00327A80" w:rsidRDefault="00EC43F7" w:rsidP="009F0408">
      <w:pPr>
        <w:spacing w:after="0"/>
        <w:ind w:left="709"/>
        <w:rPr>
          <w:rFonts w:ascii="Georgia" w:hAnsi="Georgia"/>
          <w:sz w:val="24"/>
          <w:vertAlign w:val="superscript"/>
        </w:rPr>
      </w:pPr>
    </w:p>
    <w:p w14:paraId="13E02AFD" w14:textId="77777777" w:rsidR="00327A80" w:rsidRDefault="00327A80" w:rsidP="009F0408">
      <w:pPr>
        <w:pStyle w:val="ListParagraph"/>
        <w:numPr>
          <w:ilvl w:val="0"/>
          <w:numId w:val="26"/>
        </w:numPr>
        <w:spacing w:line="360" w:lineRule="auto"/>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19DDDFFD" w14:textId="77777777" w:rsidR="00327A80" w:rsidRDefault="00327A80" w:rsidP="009F0408">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6FE6A999" w14:textId="77777777" w:rsidR="00327A80" w:rsidRPr="00EC0F6A" w:rsidRDefault="00327A80" w:rsidP="009F0408">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7F0557BA" w14:textId="77777777" w:rsidR="003B3EFE" w:rsidRDefault="003B3EFE" w:rsidP="009F0408">
      <w:pPr>
        <w:spacing w:after="0"/>
        <w:ind w:left="709"/>
        <w:rPr>
          <w:rFonts w:ascii="Georgia" w:hAnsi="Georgia"/>
          <w:lang w:val="es-ES"/>
        </w:rPr>
      </w:pPr>
    </w:p>
    <w:p w14:paraId="0B03723C" w14:textId="77777777" w:rsidR="00EC43F7" w:rsidRPr="00327A80" w:rsidRDefault="00EC43F7" w:rsidP="009F0408">
      <w:pPr>
        <w:spacing w:after="0"/>
        <w:ind w:left="709"/>
        <w:rPr>
          <w:rFonts w:ascii="Georgia" w:hAnsi="Georgia"/>
          <w:lang w:val="es-ES"/>
        </w:rPr>
      </w:pPr>
    </w:p>
    <w:p w14:paraId="1E421E6C" w14:textId="77777777" w:rsidR="00326671" w:rsidRDefault="00326671" w:rsidP="009F0408">
      <w:pPr>
        <w:pStyle w:val="ListParagraph"/>
        <w:numPr>
          <w:ilvl w:val="0"/>
          <w:numId w:val="26"/>
        </w:numPr>
        <w:spacing w:line="360" w:lineRule="auto"/>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w:t>
      </w:r>
      <w:proofErr w:type="spellStart"/>
      <w:r w:rsidRPr="008B1EC2">
        <w:rPr>
          <w:rFonts w:ascii="Georgia" w:hAnsi="Georgia"/>
          <w:b/>
          <w:lang w:val="es-ES"/>
        </w:rPr>
        <w:t>Semisupervisada</w:t>
      </w:r>
      <w:proofErr w:type="spellEnd"/>
      <w:r w:rsidRPr="008B1EC2">
        <w:rPr>
          <w:rFonts w:ascii="Georgia" w:hAnsi="Georgia"/>
          <w:b/>
          <w:lang w:val="es-ES"/>
        </w:rPr>
        <w:t xml:space="preserve"> </w:t>
      </w:r>
    </w:p>
    <w:p w14:paraId="6995D8AB" w14:textId="77777777" w:rsidR="00326671" w:rsidRDefault="00326671" w:rsidP="009F0408">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34A6043E" w14:textId="77777777" w:rsidR="00327A80" w:rsidRDefault="00327A80" w:rsidP="009F0408">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w:t>
      </w:r>
      <w:proofErr w:type="spellStart"/>
      <w:r w:rsidRPr="00462E86">
        <w:rPr>
          <w:rFonts w:ascii="Georgia" w:hAnsi="Georgia"/>
        </w:rPr>
        <w:t>semisupervisados</w:t>
      </w:r>
      <w:proofErr w:type="spellEnd"/>
      <w:r w:rsidRPr="00462E86">
        <w:rPr>
          <w:rFonts w:ascii="Georgia" w:hAnsi="Georgia"/>
        </w:rPr>
        <w:t xml:space="preserve">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5FFD9C7B" w14:textId="77777777" w:rsidR="00FB43BF" w:rsidRPr="00462E86" w:rsidRDefault="00FB43BF" w:rsidP="009F0408">
      <w:pPr>
        <w:pStyle w:val="ListParagraph"/>
        <w:spacing w:line="360" w:lineRule="auto"/>
        <w:ind w:left="708"/>
        <w:jc w:val="both"/>
        <w:rPr>
          <w:rFonts w:ascii="Georgia" w:hAnsi="Georgia" w:cstheme="minorHAnsi"/>
          <w:iCs/>
          <w:sz w:val="24"/>
          <w:lang w:bidi="he-IL"/>
        </w:rPr>
      </w:pPr>
    </w:p>
    <w:p w14:paraId="1F691259" w14:textId="77777777" w:rsidR="00326671" w:rsidRDefault="00326671" w:rsidP="009F0408">
      <w:pPr>
        <w:ind w:left="708"/>
        <w:rPr>
          <w:lang w:val="es-ES"/>
        </w:rPr>
      </w:pPr>
    </w:p>
    <w:p w14:paraId="1CF196E2" w14:textId="77777777" w:rsidR="00326671" w:rsidRDefault="00775C92" w:rsidP="009F0408">
      <w:pPr>
        <w:pStyle w:val="Heading3"/>
        <w:rPr>
          <w:lang w:val="es-ES"/>
        </w:rPr>
      </w:pPr>
      <w:bookmarkStart w:id="13" w:name="_Toc488695608"/>
      <w:r>
        <w:rPr>
          <w:lang w:val="es-ES"/>
        </w:rPr>
        <w:t>Presentación</w:t>
      </w:r>
      <w:r w:rsidR="00326671">
        <w:rPr>
          <w:lang w:val="es-ES"/>
        </w:rPr>
        <w:t xml:space="preserve"> de </w:t>
      </w:r>
      <w:r>
        <w:rPr>
          <w:lang w:val="es-ES"/>
        </w:rPr>
        <w:t>a</w:t>
      </w:r>
      <w:r w:rsidR="00326671">
        <w:rPr>
          <w:lang w:val="es-ES"/>
        </w:rPr>
        <w:t>nomalías</w:t>
      </w:r>
      <w:bookmarkEnd w:id="13"/>
    </w:p>
    <w:p w14:paraId="7B361891" w14:textId="77777777" w:rsidR="00326671" w:rsidRDefault="00326671" w:rsidP="009F0408">
      <w:pPr>
        <w:rPr>
          <w:lang w:val="es-ES"/>
        </w:rPr>
      </w:pPr>
    </w:p>
    <w:p w14:paraId="655962EB" w14:textId="77777777" w:rsidR="00326671" w:rsidRPr="00563AAA" w:rsidRDefault="00326671" w:rsidP="009F0408">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3134AF1C" w14:textId="77777777" w:rsidR="006B5462" w:rsidRDefault="006B5462" w:rsidP="009F0408">
      <w:pPr>
        <w:pStyle w:val="ListParagraph"/>
        <w:spacing w:line="360" w:lineRule="auto"/>
        <w:jc w:val="both"/>
        <w:rPr>
          <w:rFonts w:ascii="Georgia" w:hAnsi="Georgia"/>
          <w:lang w:val="es-ES"/>
        </w:rPr>
      </w:pPr>
    </w:p>
    <w:p w14:paraId="4D2E8190" w14:textId="77777777" w:rsidR="00326671" w:rsidRDefault="00326671" w:rsidP="009F0408">
      <w:pPr>
        <w:pStyle w:val="ListParagraph"/>
        <w:numPr>
          <w:ilvl w:val="0"/>
          <w:numId w:val="26"/>
        </w:numPr>
        <w:spacing w:line="360" w:lineRule="auto"/>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0C2D5A97" w14:textId="77777777" w:rsidR="00A04378" w:rsidRPr="00563AAA" w:rsidRDefault="00A04378" w:rsidP="009F0408">
      <w:pPr>
        <w:pStyle w:val="ListParagraph"/>
        <w:spacing w:line="360" w:lineRule="auto"/>
        <w:jc w:val="both"/>
        <w:rPr>
          <w:rFonts w:ascii="Georgia" w:hAnsi="Georgia"/>
          <w:lang w:val="es-ES"/>
        </w:rPr>
      </w:pPr>
    </w:p>
    <w:p w14:paraId="42F90E33" w14:textId="77777777" w:rsidR="00326671" w:rsidRPr="00563AAA" w:rsidRDefault="00326671" w:rsidP="009F0408">
      <w:pPr>
        <w:pStyle w:val="ListParagraph"/>
        <w:spacing w:line="360" w:lineRule="auto"/>
        <w:jc w:val="both"/>
        <w:rPr>
          <w:rFonts w:ascii="Georgia" w:hAnsi="Georgia"/>
          <w:lang w:val="es-ES"/>
        </w:rPr>
      </w:pPr>
    </w:p>
    <w:p w14:paraId="67A28EF8" w14:textId="77777777" w:rsidR="00326671" w:rsidRPr="00563AAA" w:rsidRDefault="00326671" w:rsidP="009F0408">
      <w:pPr>
        <w:pStyle w:val="ListParagraph"/>
        <w:numPr>
          <w:ilvl w:val="0"/>
          <w:numId w:val="26"/>
        </w:numPr>
        <w:spacing w:line="360" w:lineRule="auto"/>
        <w:jc w:val="both"/>
        <w:rPr>
          <w:rFonts w:ascii="Georgia" w:hAnsi="Georgia"/>
          <w:lang w:val="es-ES"/>
        </w:rPr>
      </w:pPr>
      <w:proofErr w:type="spellStart"/>
      <w:r w:rsidRPr="00021D38">
        <w:rPr>
          <w:rFonts w:ascii="Georgia" w:hAnsi="Georgia"/>
          <w:i/>
          <w:lang w:val="es-ES"/>
        </w:rPr>
        <w:t>Labels</w:t>
      </w:r>
      <w:proofErr w:type="spellEnd"/>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6253B521" w14:textId="77777777" w:rsidR="007046AA" w:rsidRPr="002A250D" w:rsidRDefault="007046AA" w:rsidP="009F0408">
      <w:pPr>
        <w:rPr>
          <w:rFonts w:ascii="Georgia" w:hAnsi="Georgia"/>
        </w:rPr>
      </w:pPr>
    </w:p>
    <w:p w14:paraId="4058A88D" w14:textId="77777777" w:rsidR="003D59AC" w:rsidRDefault="003D59AC" w:rsidP="009F0408">
      <w:pPr>
        <w:jc w:val="left"/>
        <w:rPr>
          <w:rFonts w:ascii="Georgia" w:hAnsi="Georgia" w:cs="Times New Roman"/>
          <w:szCs w:val="24"/>
        </w:rPr>
      </w:pPr>
      <w:r>
        <w:rPr>
          <w:rFonts w:ascii="Georgia" w:hAnsi="Georgia" w:cs="Times New Roman"/>
          <w:szCs w:val="24"/>
        </w:rPr>
        <w:br w:type="page"/>
      </w:r>
    </w:p>
    <w:p w14:paraId="244702D7" w14:textId="77777777" w:rsidR="003F4C13" w:rsidRDefault="003D59AC" w:rsidP="009F0408">
      <w:pPr>
        <w:pStyle w:val="Heading2"/>
      </w:pPr>
      <w:bookmarkStart w:id="14" w:name="_Toc486487585"/>
      <w:bookmarkStart w:id="15" w:name="_Toc488695609"/>
      <w:r>
        <w:lastRenderedPageBreak/>
        <w:t>Aplicacio</w:t>
      </w:r>
      <w:r w:rsidR="003F4C13">
        <w:t>n</w:t>
      </w:r>
      <w:bookmarkEnd w:id="14"/>
      <w:r>
        <w:t>es</w:t>
      </w:r>
      <w:bookmarkEnd w:id="15"/>
      <w:r w:rsidR="003F4C13">
        <w:t xml:space="preserve"> </w:t>
      </w:r>
    </w:p>
    <w:p w14:paraId="5344AEDF" w14:textId="77777777" w:rsidR="003F4C13" w:rsidRPr="00FA433B" w:rsidRDefault="003F4C13" w:rsidP="009F0408">
      <w:pPr>
        <w:spacing w:after="0"/>
      </w:pPr>
    </w:p>
    <w:p w14:paraId="0CF586C5"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423FDA4E" w14:textId="77777777" w:rsidR="003F4C13" w:rsidRDefault="003F4C13" w:rsidP="009F0408">
      <w:pPr>
        <w:autoSpaceDE w:val="0"/>
        <w:autoSpaceDN w:val="0"/>
        <w:adjustRightInd w:val="0"/>
        <w:spacing w:after="0"/>
        <w:rPr>
          <w:rFonts w:ascii="Georgia" w:hAnsi="Georgia" w:cs="Times New Roman"/>
          <w:szCs w:val="24"/>
        </w:rPr>
      </w:pPr>
    </w:p>
    <w:p w14:paraId="26A6B8A8"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6506C219" w14:textId="77777777" w:rsidR="003F4C13" w:rsidRDefault="003F4C13" w:rsidP="009F0408">
      <w:pPr>
        <w:autoSpaceDE w:val="0"/>
        <w:autoSpaceDN w:val="0"/>
        <w:adjustRightInd w:val="0"/>
        <w:spacing w:after="0"/>
        <w:rPr>
          <w:rFonts w:ascii="Georgia" w:hAnsi="Georgia" w:cs="Times New Roman"/>
          <w:szCs w:val="24"/>
        </w:rPr>
      </w:pPr>
    </w:p>
    <w:p w14:paraId="4F511458" w14:textId="77777777" w:rsidR="003F4C13" w:rsidRDefault="003F4C13" w:rsidP="009F0408">
      <w:pPr>
        <w:pStyle w:val="Heading3"/>
      </w:pPr>
      <w:bookmarkStart w:id="16" w:name="_Toc486487586"/>
      <w:bookmarkStart w:id="17" w:name="_Toc488695610"/>
      <w:r>
        <w:t>Intrusión en sistemas informáticos</w:t>
      </w:r>
      <w:bookmarkEnd w:id="16"/>
      <w:bookmarkEnd w:id="17"/>
    </w:p>
    <w:p w14:paraId="748656F2" w14:textId="77777777" w:rsidR="003F4C13" w:rsidRDefault="003F4C13" w:rsidP="009F0408"/>
    <w:p w14:paraId="60C28017" w14:textId="77777777" w:rsidR="003F4C13" w:rsidRPr="006401EC" w:rsidRDefault="003F4C13" w:rsidP="009F0408">
      <w:pPr>
        <w:rPr>
          <w:rFonts w:ascii="Georgia" w:hAnsi="Georgia"/>
        </w:rPr>
      </w:pPr>
      <w:r w:rsidRPr="006401EC">
        <w:rPr>
          <w:rFonts w:ascii="Georgia" w:hAnsi="Georgia"/>
        </w:rPr>
        <w:t xml:space="preserve">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w:t>
      </w:r>
      <w:proofErr w:type="spellStart"/>
      <w:r w:rsidRPr="006401EC">
        <w:rPr>
          <w:rFonts w:ascii="Georgia" w:hAnsi="Georgia"/>
        </w:rPr>
        <w:t>streaming</w:t>
      </w:r>
      <w:proofErr w:type="spellEnd"/>
      <w:r w:rsidRPr="006401EC">
        <w:rPr>
          <w:rFonts w:ascii="Georgia" w:hAnsi="Georgia"/>
        </w:rPr>
        <w:t>, por lo que se requiere un análisis online de los datos.</w:t>
      </w:r>
    </w:p>
    <w:p w14:paraId="20B8EE10" w14:textId="77777777" w:rsidR="00DC6C0B" w:rsidRPr="003F6382" w:rsidRDefault="00EF4CD2" w:rsidP="009F0408">
      <w:pPr>
        <w:rPr>
          <w:rFonts w:ascii="Georgia" w:hAnsi="Georgia"/>
        </w:rPr>
      </w:pPr>
      <w:proofErr w:type="spellStart"/>
      <w:r w:rsidRPr="003F6382">
        <w:rPr>
          <w:rFonts w:ascii="Georgia" w:hAnsi="Georgia"/>
        </w:rPr>
        <w:t>Denning</w:t>
      </w:r>
      <w:proofErr w:type="spellEnd"/>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DC6C0B">
        <w:rPr>
          <w:rStyle w:val="FootnoteReference"/>
          <w:rFonts w:ascii="Georgia" w:hAnsi="Georgia"/>
        </w:rPr>
        <w:footnoteReference w:id="3"/>
      </w:r>
      <w:r w:rsidR="003F4C13" w:rsidRPr="003F6382">
        <w:rPr>
          <w:rFonts w:ascii="Georgia" w:hAnsi="Georgia"/>
        </w:rPr>
        <w:t xml:space="preserve"> </w:t>
      </w:r>
    </w:p>
    <w:p w14:paraId="7191B161" w14:textId="77777777" w:rsidR="00CA10F5" w:rsidRPr="00CA10F5" w:rsidRDefault="003F4C13" w:rsidP="009F0408">
      <w:pPr>
        <w:pStyle w:val="ListParagraph"/>
        <w:numPr>
          <w:ilvl w:val="0"/>
          <w:numId w:val="27"/>
        </w:numPr>
        <w:spacing w:line="360" w:lineRule="auto"/>
        <w:jc w:val="both"/>
        <w:rPr>
          <w:rFonts w:ascii="Georgia" w:hAnsi="Georgia"/>
        </w:rPr>
      </w:pPr>
      <w:r w:rsidRPr="00CA10F5">
        <w:rPr>
          <w:rFonts w:ascii="Georgia" w:hAnsi="Georgia"/>
          <w:i/>
        </w:rPr>
        <w:t>Host-</w:t>
      </w:r>
      <w:proofErr w:type="spellStart"/>
      <w:r w:rsidRPr="00CA10F5">
        <w:rPr>
          <w:rFonts w:ascii="Georgia" w:hAnsi="Georgia"/>
          <w:i/>
        </w:rPr>
        <w:t>based</w:t>
      </w:r>
      <w:proofErr w:type="spellEnd"/>
    </w:p>
    <w:p w14:paraId="7D4EC0B5" w14:textId="77777777" w:rsidR="00CA10F5" w:rsidRDefault="00CA10F5" w:rsidP="009F0408">
      <w:pPr>
        <w:pStyle w:val="ListParagraph"/>
        <w:spacing w:line="360" w:lineRule="auto"/>
        <w:jc w:val="both"/>
        <w:rPr>
          <w:rFonts w:ascii="Georgia" w:hAnsi="Georgia"/>
        </w:rPr>
      </w:pPr>
    </w:p>
    <w:p w14:paraId="5143E44D" w14:textId="77777777" w:rsidR="003F4C13"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349A4440" w14:textId="77777777" w:rsidR="00CA10F5" w:rsidRDefault="00CA10F5" w:rsidP="009F0408">
      <w:pPr>
        <w:pStyle w:val="ListParagraph"/>
        <w:spacing w:line="360" w:lineRule="auto"/>
        <w:jc w:val="both"/>
        <w:rPr>
          <w:rFonts w:ascii="Georgia" w:hAnsi="Georgia"/>
        </w:rPr>
      </w:pPr>
    </w:p>
    <w:p w14:paraId="1D3922C5" w14:textId="77777777" w:rsidR="003F4C13" w:rsidRDefault="003F4C13" w:rsidP="009F0408">
      <w:pPr>
        <w:pStyle w:val="ListParagraph"/>
        <w:spacing w:line="360" w:lineRule="auto"/>
        <w:jc w:val="both"/>
        <w:rPr>
          <w:rFonts w:ascii="Georgia" w:hAnsi="Georgia"/>
        </w:rPr>
      </w:pPr>
      <w:r>
        <w:rPr>
          <w:rFonts w:ascii="Georgia" w:hAnsi="Georgia"/>
        </w:rPr>
        <w:t xml:space="preserve">   </w:t>
      </w:r>
      <w:r w:rsidRPr="006401EC">
        <w:rPr>
          <w:rFonts w:ascii="Georgia" w:hAnsi="Georgia"/>
        </w:rPr>
        <w:t xml:space="preserve"> </w:t>
      </w:r>
    </w:p>
    <w:p w14:paraId="33F7990A" w14:textId="77777777" w:rsidR="00CA10F5" w:rsidRPr="00CA10F5" w:rsidRDefault="003F4C13" w:rsidP="009F0408">
      <w:pPr>
        <w:pStyle w:val="ListParagraph"/>
        <w:numPr>
          <w:ilvl w:val="0"/>
          <w:numId w:val="27"/>
        </w:numPr>
        <w:spacing w:line="360" w:lineRule="auto"/>
        <w:jc w:val="both"/>
        <w:rPr>
          <w:rFonts w:ascii="Georgia" w:hAnsi="Georgia"/>
          <w:i/>
        </w:rPr>
      </w:pPr>
      <w:r w:rsidRPr="00CA10F5">
        <w:rPr>
          <w:rFonts w:ascii="Georgia" w:hAnsi="Georgia"/>
          <w:i/>
        </w:rPr>
        <w:t>Network-</w:t>
      </w:r>
      <w:proofErr w:type="spellStart"/>
      <w:r w:rsidRPr="00CA10F5">
        <w:rPr>
          <w:rFonts w:ascii="Georgia" w:hAnsi="Georgia"/>
          <w:i/>
        </w:rPr>
        <w:t>based</w:t>
      </w:r>
      <w:proofErr w:type="spellEnd"/>
    </w:p>
    <w:p w14:paraId="3CB6D453" w14:textId="77777777" w:rsidR="00CA10F5" w:rsidRDefault="00CA10F5" w:rsidP="009F0408">
      <w:pPr>
        <w:pStyle w:val="ListParagraph"/>
        <w:spacing w:line="360" w:lineRule="auto"/>
        <w:jc w:val="both"/>
        <w:rPr>
          <w:rFonts w:ascii="Georgia" w:hAnsi="Georgia"/>
        </w:rPr>
      </w:pPr>
    </w:p>
    <w:p w14:paraId="4CFC36C3" w14:textId="77777777" w:rsidR="005F05FA" w:rsidRPr="005F05FA"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02CDC30A" w14:textId="77777777" w:rsidR="009223D7" w:rsidRDefault="009223D7" w:rsidP="009F0408">
      <w:pPr>
        <w:jc w:val="left"/>
      </w:pPr>
    </w:p>
    <w:p w14:paraId="2AC01533" w14:textId="77777777" w:rsidR="003F4C13" w:rsidRDefault="003F4C13" w:rsidP="009F0408">
      <w:pPr>
        <w:pStyle w:val="Heading3"/>
      </w:pPr>
      <w:bookmarkStart w:id="18" w:name="_Toc486487587"/>
      <w:bookmarkStart w:id="19" w:name="_Toc488695611"/>
      <w:r>
        <w:lastRenderedPageBreak/>
        <w:t>Fraude</w:t>
      </w:r>
      <w:bookmarkEnd w:id="18"/>
      <w:bookmarkEnd w:id="19"/>
    </w:p>
    <w:p w14:paraId="25FA12B5" w14:textId="77777777" w:rsidR="003F4C13" w:rsidRDefault="003F4C13" w:rsidP="009F0408"/>
    <w:p w14:paraId="05AC77AF" w14:textId="77777777" w:rsidR="003F4C13" w:rsidRDefault="003F4C13" w:rsidP="009F0408">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2438AC">
        <w:rPr>
          <w:rFonts w:ascii="Georgia" w:hAnsi="Georgia"/>
        </w:rPr>
        <w:t>, etc.</w:t>
      </w:r>
      <w:r>
        <w:rPr>
          <w:rFonts w:ascii="Georgia" w:hAnsi="Georgia"/>
        </w:rPr>
        <w:t xml:space="preserve"> </w:t>
      </w:r>
    </w:p>
    <w:p w14:paraId="44782474" w14:textId="77777777" w:rsidR="003F4C13" w:rsidRDefault="003F4C13" w:rsidP="009F0408">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501B529A" w14:textId="77777777" w:rsidR="003F4C13" w:rsidRDefault="003F4C13" w:rsidP="009F0408">
      <w:pPr>
        <w:rPr>
          <w:rFonts w:ascii="Georgia" w:hAnsi="Georgia" w:cs="Times New Roman"/>
          <w:szCs w:val="24"/>
        </w:rPr>
      </w:pPr>
      <w:r>
        <w:rPr>
          <w:rFonts w:ascii="Georgia" w:hAnsi="Georgia" w:cs="Times New Roman"/>
          <w:szCs w:val="24"/>
        </w:rPr>
        <w:t xml:space="preserve">La técnica de detección de este tipo de anomalía la plantearon en 1999 </w:t>
      </w:r>
      <w:proofErr w:type="spellStart"/>
      <w:r>
        <w:rPr>
          <w:rFonts w:ascii="Georgia" w:hAnsi="Georgia" w:cs="Times New Roman"/>
          <w:szCs w:val="24"/>
        </w:rPr>
        <w:t>Fawcett</w:t>
      </w:r>
      <w:proofErr w:type="spellEnd"/>
      <w:r>
        <w:rPr>
          <w:rFonts w:ascii="Georgia" w:hAnsi="Georgia" w:cs="Times New Roman"/>
          <w:szCs w:val="24"/>
        </w:rPr>
        <w:t xml:space="preserve"> y </w:t>
      </w:r>
      <w:proofErr w:type="spellStart"/>
      <w:r>
        <w:rPr>
          <w:rFonts w:ascii="Georgia" w:hAnsi="Georgia" w:cs="Times New Roman"/>
          <w:szCs w:val="24"/>
        </w:rPr>
        <w:t>Provost</w:t>
      </w:r>
      <w:proofErr w:type="spellEnd"/>
      <w:r>
        <w:rPr>
          <w:rFonts w:ascii="Georgia" w:hAnsi="Georgia" w:cs="Times New Roman"/>
          <w:szCs w:val="24"/>
        </w:rPr>
        <w:t xml:space="preserve">, definiendo lo que se conoce como </w:t>
      </w:r>
      <w:proofErr w:type="spellStart"/>
      <w:r>
        <w:rPr>
          <w:rFonts w:ascii="Georgia" w:hAnsi="Georgia" w:cs="Times New Roman"/>
          <w:szCs w:val="24"/>
        </w:rPr>
        <w:t>Activity</w:t>
      </w:r>
      <w:proofErr w:type="spellEnd"/>
      <w:r>
        <w:rPr>
          <w:rFonts w:ascii="Georgia" w:hAnsi="Georgia" w:cs="Times New Roman"/>
          <w:szCs w:val="24"/>
        </w:rPr>
        <w:t xml:space="preserve"> </w:t>
      </w:r>
      <w:proofErr w:type="spellStart"/>
      <w:r>
        <w:rPr>
          <w:rFonts w:ascii="Georgia" w:hAnsi="Georgia" w:cs="Times New Roman"/>
          <w:szCs w:val="24"/>
        </w:rPr>
        <w:t>Monito</w:t>
      </w:r>
      <w:r w:rsidR="00FF7F29">
        <w:rPr>
          <w:rFonts w:ascii="Georgia" w:hAnsi="Georgia" w:cs="Times New Roman"/>
          <w:szCs w:val="24"/>
        </w:rPr>
        <w:t>ring</w:t>
      </w:r>
      <w:proofErr w:type="spellEnd"/>
      <w:r w:rsidR="00FF7F29">
        <w:rPr>
          <w:rFonts w:ascii="Georgia" w:hAnsi="Georgia" w:cs="Times New Roman"/>
          <w:szCs w:val="24"/>
        </w:rPr>
        <w:t>,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433CBD54" w14:textId="77777777" w:rsidR="003F4C13" w:rsidRDefault="003F4C13" w:rsidP="009F0408">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0C382220" w14:textId="77777777" w:rsidR="00EC3E71" w:rsidRDefault="00EC3E71" w:rsidP="009F0408">
      <w:pPr>
        <w:rPr>
          <w:rFonts w:ascii="Georgia" w:hAnsi="Georgia" w:cs="Times New Roman"/>
          <w:szCs w:val="24"/>
        </w:rPr>
      </w:pPr>
    </w:p>
    <w:p w14:paraId="6081DA99" w14:textId="77777777" w:rsidR="00EC3E71" w:rsidRDefault="003F4C13" w:rsidP="009F0408">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70AC0987"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w:t>
      </w:r>
      <w:r w:rsidR="002438AC">
        <w:rPr>
          <w:rFonts w:ascii="Georgia" w:hAnsi="Georgia" w:cs="Times New Roman"/>
          <w:szCs w:val="24"/>
        </w:rPr>
        <w:t>n el uso de tarjetas de crédito.</w:t>
      </w:r>
    </w:p>
    <w:p w14:paraId="12F67A1B" w14:textId="77777777" w:rsidR="003F4C13" w:rsidRDefault="003F4C13" w:rsidP="009F0408">
      <w:pPr>
        <w:pStyle w:val="ListParagraph"/>
        <w:spacing w:line="360" w:lineRule="auto"/>
        <w:rPr>
          <w:rFonts w:ascii="Georgia" w:hAnsi="Georgia" w:cs="Times New Roman"/>
          <w:szCs w:val="24"/>
        </w:rPr>
      </w:pPr>
    </w:p>
    <w:p w14:paraId="14B70D3E"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4D83B62D" w14:textId="77777777" w:rsidR="003F4C13" w:rsidRPr="00D164D7" w:rsidRDefault="003F4C13" w:rsidP="009F0408">
      <w:pPr>
        <w:pStyle w:val="ListParagraph"/>
        <w:spacing w:line="360" w:lineRule="auto"/>
        <w:rPr>
          <w:rFonts w:ascii="Georgia" w:hAnsi="Georgia" w:cs="Times New Roman"/>
          <w:szCs w:val="24"/>
        </w:rPr>
      </w:pPr>
    </w:p>
    <w:p w14:paraId="50F0AE18" w14:textId="77777777" w:rsidR="003F4C13" w:rsidRPr="00D164D7"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proofErr w:type="spellStart"/>
      <w:r w:rsidRPr="001C232B">
        <w:rPr>
          <w:rFonts w:ascii="Georgia" w:hAnsi="Georgia" w:cs="Times New Roman"/>
          <w:i/>
          <w:szCs w:val="24"/>
        </w:rPr>
        <w:t>Insider</w:t>
      </w:r>
      <w:proofErr w:type="spellEnd"/>
      <w:r w:rsidRPr="001C232B">
        <w:rPr>
          <w:rFonts w:ascii="Georgia" w:hAnsi="Georgia" w:cs="Times New Roman"/>
          <w:i/>
          <w:szCs w:val="24"/>
        </w:rPr>
        <w:t xml:space="preserve">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3C53AF14" w14:textId="77777777" w:rsidR="009041A6" w:rsidRDefault="009041A6" w:rsidP="009F0408">
      <w:pPr>
        <w:jc w:val="left"/>
        <w:rPr>
          <w:rFonts w:ascii="Georgia" w:hAnsi="Georgia" w:cs="Times New Roman"/>
          <w:szCs w:val="24"/>
        </w:rPr>
      </w:pPr>
      <w:r>
        <w:rPr>
          <w:rFonts w:ascii="Georgia" w:hAnsi="Georgia" w:cs="Times New Roman"/>
          <w:szCs w:val="24"/>
        </w:rPr>
        <w:br w:type="page"/>
      </w:r>
    </w:p>
    <w:p w14:paraId="71705C5E" w14:textId="77777777" w:rsidR="003F4C13" w:rsidRDefault="003F4C13" w:rsidP="009F0408">
      <w:pPr>
        <w:pStyle w:val="Heading3"/>
      </w:pPr>
      <w:bookmarkStart w:id="20" w:name="_Toc486487589"/>
      <w:bookmarkStart w:id="21" w:name="_Toc488695612"/>
      <w:r>
        <w:lastRenderedPageBreak/>
        <w:t>Sector Industrial</w:t>
      </w:r>
      <w:bookmarkEnd w:id="20"/>
      <w:bookmarkEnd w:id="21"/>
    </w:p>
    <w:p w14:paraId="7E9474A3" w14:textId="77777777" w:rsidR="003F4C13" w:rsidRPr="00CB5A7F" w:rsidRDefault="003F4C13" w:rsidP="009F0408"/>
    <w:p w14:paraId="204B8009" w14:textId="77777777" w:rsidR="003F4C13" w:rsidRPr="00CB5A7F" w:rsidRDefault="003F4C13" w:rsidP="009F0408">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0B7BA5A0" w14:textId="77777777" w:rsidR="003F4C13" w:rsidRPr="00CB5A7F" w:rsidRDefault="003F4C13" w:rsidP="009F0408">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etc</w:t>
      </w:r>
      <w:r w:rsidR="002438AC">
        <w:rPr>
          <w:rFonts w:ascii="Georgia" w:hAnsi="Georgia"/>
        </w:rPr>
        <w:t>.</w:t>
      </w:r>
      <w:r w:rsidR="008E5244">
        <w:rPr>
          <w:rFonts w:ascii="Georgia" w:hAnsi="Georgia"/>
        </w:rPr>
        <w:t>)</w:t>
      </w:r>
      <w:r w:rsidR="001021ED">
        <w:rPr>
          <w:rFonts w:ascii="Georgia" w:hAnsi="Georgia"/>
        </w:rPr>
        <w:t xml:space="preserve"> </w:t>
      </w:r>
      <w:r w:rsidRPr="00CB5A7F">
        <w:rPr>
          <w:rFonts w:ascii="Georgia" w:hAnsi="Georgia"/>
        </w:rPr>
        <w:t>y defectos estructurales (tensión en el fuselaje d</w:t>
      </w:r>
      <w:r w:rsidR="006D63CA">
        <w:rPr>
          <w:rFonts w:ascii="Georgia" w:hAnsi="Georgia"/>
        </w:rPr>
        <w:t>e un avión o grietas en una viga</w:t>
      </w:r>
      <w:r w:rsidRPr="00CB5A7F">
        <w:rPr>
          <w:rFonts w:ascii="Georgia" w:hAnsi="Georgia"/>
        </w:rPr>
        <w:t>).</w:t>
      </w:r>
    </w:p>
    <w:p w14:paraId="218DA220" w14:textId="77777777" w:rsidR="003F4C13" w:rsidRDefault="003F4C13" w:rsidP="009F0408">
      <w:pPr>
        <w:pStyle w:val="Heading3"/>
        <w:numPr>
          <w:ilvl w:val="0"/>
          <w:numId w:val="0"/>
        </w:numPr>
        <w:rPr>
          <w:rFonts w:ascii="Georgia" w:hAnsi="Georgia"/>
          <w:b w:val="0"/>
        </w:rPr>
      </w:pPr>
      <w:r w:rsidRPr="00B1402D">
        <w:rPr>
          <w:rFonts w:ascii="Georgia" w:hAnsi="Georgia"/>
          <w:b w:val="0"/>
        </w:rPr>
        <w:t xml:space="preserve"> </w:t>
      </w:r>
    </w:p>
    <w:p w14:paraId="5191658A" w14:textId="77777777" w:rsidR="00A2216B" w:rsidRPr="00A2216B" w:rsidRDefault="00A2216B" w:rsidP="009F0408"/>
    <w:p w14:paraId="51F136A6" w14:textId="77777777" w:rsidR="003F4C13" w:rsidRDefault="003F4C13" w:rsidP="009F0408">
      <w:pPr>
        <w:pStyle w:val="Heading3"/>
      </w:pPr>
      <w:bookmarkStart w:id="22" w:name="_Toc486487590"/>
      <w:bookmarkStart w:id="23" w:name="_Toc488695613"/>
      <w:r>
        <w:t>Otros ámbitos de aplicación</w:t>
      </w:r>
      <w:bookmarkEnd w:id="22"/>
      <w:bookmarkEnd w:id="23"/>
    </w:p>
    <w:p w14:paraId="2DCA5E24" w14:textId="77777777" w:rsidR="003F4C13" w:rsidRPr="00182DFE" w:rsidRDefault="003F4C13" w:rsidP="009F0408"/>
    <w:p w14:paraId="478A4AC4" w14:textId="77777777" w:rsidR="0058598A" w:rsidRPr="00D91A45" w:rsidRDefault="003F4C13" w:rsidP="009F0408">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1F632A2E" w14:textId="77777777" w:rsidR="003F4C13" w:rsidRPr="00182DFE" w:rsidRDefault="003F4C13" w:rsidP="009F0408">
      <w:pPr>
        <w:autoSpaceDE w:val="0"/>
        <w:autoSpaceDN w:val="0"/>
        <w:adjustRightInd w:val="0"/>
        <w:spacing w:after="0"/>
        <w:rPr>
          <w:rFonts w:ascii="Georgia" w:hAnsi="Georgia" w:cs="Times New Roman"/>
          <w:szCs w:val="24"/>
        </w:rPr>
      </w:pPr>
    </w:p>
    <w:p w14:paraId="3A55EC8B" w14:textId="77777777" w:rsidR="00982A1D" w:rsidRDefault="00982A1D" w:rsidP="009F0408">
      <w:pPr>
        <w:jc w:val="left"/>
        <w:rPr>
          <w:rFonts w:ascii="Georgia" w:hAnsi="Georgia" w:cs="Times New Roman"/>
          <w:szCs w:val="24"/>
        </w:rPr>
      </w:pPr>
    </w:p>
    <w:p w14:paraId="0D60756E" w14:textId="77777777" w:rsidR="00982A1D" w:rsidRDefault="00982A1D" w:rsidP="009F0408">
      <w:pPr>
        <w:jc w:val="left"/>
        <w:rPr>
          <w:rFonts w:ascii="Georgia" w:hAnsi="Georgia" w:cs="Times New Roman"/>
          <w:szCs w:val="24"/>
        </w:rPr>
      </w:pPr>
    </w:p>
    <w:p w14:paraId="4885A3C6" w14:textId="77777777" w:rsidR="00982A1D" w:rsidRDefault="00982A1D" w:rsidP="009F0408">
      <w:pPr>
        <w:jc w:val="left"/>
        <w:rPr>
          <w:rFonts w:ascii="Georgia" w:hAnsi="Georgia" w:cs="Times New Roman"/>
          <w:szCs w:val="24"/>
        </w:rPr>
      </w:pPr>
    </w:p>
    <w:p w14:paraId="49E8C037" w14:textId="77777777" w:rsidR="0007460F" w:rsidRDefault="0007460F" w:rsidP="009F0408">
      <w:pPr>
        <w:jc w:val="left"/>
        <w:rPr>
          <w:rFonts w:ascii="Georgia" w:hAnsi="Georgia" w:cs="Times New Roman"/>
          <w:szCs w:val="24"/>
        </w:rPr>
      </w:pPr>
      <w:r>
        <w:rPr>
          <w:rFonts w:ascii="Georgia" w:hAnsi="Georgia" w:cs="Times New Roman"/>
          <w:szCs w:val="24"/>
        </w:rPr>
        <w:br w:type="page"/>
      </w:r>
    </w:p>
    <w:p w14:paraId="0122DD4B" w14:textId="77777777" w:rsidR="00A73DB2" w:rsidRDefault="00A73DB2" w:rsidP="009F0408">
      <w:pPr>
        <w:pStyle w:val="Heading1"/>
      </w:pPr>
      <w:bookmarkStart w:id="24" w:name="_Toc488695614"/>
      <w:r>
        <w:lastRenderedPageBreak/>
        <w:t>Clustering</w:t>
      </w:r>
      <w:r w:rsidR="00BB2777">
        <w:t xml:space="preserve"> </w:t>
      </w:r>
      <w:proofErr w:type="spellStart"/>
      <w:r w:rsidR="00BB2777">
        <w:t>j</w:t>
      </w:r>
      <w:r w:rsidR="00CD7A4D">
        <w:t>erárquico</w:t>
      </w:r>
      <w:bookmarkEnd w:id="24"/>
      <w:proofErr w:type="spellEnd"/>
    </w:p>
    <w:p w14:paraId="31903B85" w14:textId="77777777" w:rsidR="00A73DB2" w:rsidRDefault="00A73DB2" w:rsidP="009F0408">
      <w:pPr>
        <w:spacing w:after="0"/>
        <w:rPr>
          <w:rFonts w:ascii="Georgia" w:hAnsi="Georgia"/>
        </w:rPr>
      </w:pPr>
    </w:p>
    <w:p w14:paraId="05483CC8" w14:textId="77777777" w:rsidR="00A73DB2" w:rsidRPr="00EF366C" w:rsidRDefault="0029361B" w:rsidP="009F0408">
      <w:pPr>
        <w:pStyle w:val="Heading2"/>
        <w:rPr>
          <w:sz w:val="24"/>
        </w:rPr>
      </w:pPr>
      <w:bookmarkStart w:id="25" w:name="_Toc488695615"/>
      <w:r>
        <w:rPr>
          <w:sz w:val="24"/>
        </w:rPr>
        <w:t>Introducción</w:t>
      </w:r>
      <w:bookmarkEnd w:id="25"/>
      <w:r w:rsidR="00A73DB2" w:rsidRPr="00EF366C">
        <w:rPr>
          <w:sz w:val="24"/>
        </w:rPr>
        <w:t xml:space="preserve">  </w:t>
      </w:r>
    </w:p>
    <w:p w14:paraId="3F506D01" w14:textId="77777777" w:rsidR="00A73DB2" w:rsidRDefault="00A73DB2" w:rsidP="009F0408">
      <w:pPr>
        <w:spacing w:after="0"/>
        <w:rPr>
          <w:rFonts w:ascii="Georgia" w:hAnsi="Georgia"/>
        </w:rPr>
      </w:pPr>
    </w:p>
    <w:p w14:paraId="0B72A53B" w14:textId="77777777" w:rsidR="00A73DB2" w:rsidRPr="00EF366C" w:rsidRDefault="00A73DB2" w:rsidP="009F0408">
      <w:pPr>
        <w:spacing w:after="0"/>
        <w:rPr>
          <w:rFonts w:ascii="Georgia" w:hAnsi="Georgia"/>
        </w:rPr>
      </w:pPr>
      <w:r>
        <w:rPr>
          <w:rFonts w:ascii="Georgia" w:hAnsi="Georgia"/>
        </w:rPr>
        <w:t xml:space="preserve">La técnica de </w:t>
      </w:r>
      <w:proofErr w:type="spellStart"/>
      <w:r w:rsidRPr="00EF366C">
        <w:rPr>
          <w:rFonts w:ascii="Georgia" w:hAnsi="Georgia"/>
          <w:i/>
        </w:rPr>
        <w:t>Clustering</w:t>
      </w:r>
      <w:proofErr w:type="spellEnd"/>
      <w:r>
        <w:rPr>
          <w:rFonts w:ascii="Georgia" w:hAnsi="Georgia"/>
        </w:rPr>
        <w:t xml:space="preserve"> </w:t>
      </w:r>
      <w:r w:rsidRPr="00EF366C">
        <w:rPr>
          <w:rFonts w:ascii="Georgia" w:hAnsi="Georgia"/>
        </w:rPr>
        <w:t>es una técnica de análisis de datos que permite la agrupación de un conjunto de datos (</w:t>
      </w:r>
      <w:proofErr w:type="spellStart"/>
      <w:r w:rsidRPr="00EF366C">
        <w:rPr>
          <w:rFonts w:ascii="Georgia" w:hAnsi="Georgia"/>
        </w:rPr>
        <w:t>dataset</w:t>
      </w:r>
      <w:proofErr w:type="spellEnd"/>
      <w:r w:rsidRPr="00EF366C">
        <w:rPr>
          <w:rFonts w:ascii="Georgia" w:hAnsi="Georgia"/>
        </w:rPr>
        <w:t xml:space="preserve">)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14:paraId="48398CC5" w14:textId="77777777" w:rsidR="00A73DB2" w:rsidRPr="00EF366C" w:rsidRDefault="00A73DB2" w:rsidP="009F0408">
      <w:pPr>
        <w:spacing w:after="0"/>
        <w:rPr>
          <w:rFonts w:ascii="Georgia" w:hAnsi="Georgia"/>
        </w:rPr>
      </w:pPr>
    </w:p>
    <w:p w14:paraId="62DA2E37" w14:textId="77777777" w:rsidR="00A73DB2" w:rsidRDefault="00A73DB2" w:rsidP="009F0408">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r w:rsidR="002C2791">
        <w:rPr>
          <w:rFonts w:ascii="Georgia" w:hAnsi="Georgia"/>
        </w:rPr>
        <w:t>clú</w:t>
      </w:r>
      <w:r w:rsidRPr="00C96189">
        <w:rPr>
          <w:rFonts w:ascii="Georgia" w:hAnsi="Georgia"/>
        </w:rPr>
        <w:t>ster</w:t>
      </w:r>
      <w:r w:rsidR="002C2791">
        <w:rPr>
          <w:rFonts w:ascii="Georgia" w:hAnsi="Georgia"/>
        </w:rPr>
        <w:t>e</w:t>
      </w:r>
      <w:r w:rsidRPr="00C96189">
        <w:rPr>
          <w:rFonts w:ascii="Georgia" w:hAnsi="Georgia"/>
        </w:rPr>
        <w:t>s</w:t>
      </w:r>
      <w:r>
        <w:rPr>
          <w:rFonts w:ascii="Georgia" w:hAnsi="Georgia"/>
        </w:rPr>
        <w:t xml:space="preserve"> que surgen como resultado de dicho análisis, es lo que se conoce como </w:t>
      </w:r>
      <w:proofErr w:type="spellStart"/>
      <w:r w:rsidRPr="0069677D">
        <w:rPr>
          <w:rFonts w:ascii="Georgia" w:hAnsi="Georgia"/>
          <w:b/>
          <w:i/>
        </w:rPr>
        <w:t>Clustering</w:t>
      </w:r>
      <w:proofErr w:type="spellEnd"/>
      <w:r>
        <w:rPr>
          <w:rFonts w:ascii="Georgia" w:hAnsi="Georgia"/>
        </w:rPr>
        <w:t xml:space="preserve">. </w:t>
      </w:r>
    </w:p>
    <w:p w14:paraId="672BED36" w14:textId="77777777" w:rsidR="00A73DB2" w:rsidRDefault="00A73DB2" w:rsidP="009F0408">
      <w:pPr>
        <w:spacing w:after="0"/>
        <w:rPr>
          <w:rFonts w:ascii="Georgia" w:hAnsi="Georgia"/>
        </w:rPr>
      </w:pPr>
    </w:p>
    <w:p w14:paraId="1B382CC7" w14:textId="77777777" w:rsidR="00A73DB2" w:rsidRDefault="00A73DB2" w:rsidP="009F0408">
      <w:pPr>
        <w:spacing w:after="0"/>
        <w:rPr>
          <w:rFonts w:ascii="Georgia" w:hAnsi="Georgia"/>
        </w:rPr>
      </w:pPr>
      <w:r>
        <w:rPr>
          <w:rFonts w:ascii="Georgia" w:hAnsi="Georgia"/>
        </w:rPr>
        <w:t xml:space="preserve">La técnica de </w:t>
      </w:r>
      <w:proofErr w:type="spellStart"/>
      <w:r>
        <w:rPr>
          <w:rFonts w:ascii="Georgia" w:hAnsi="Georgia"/>
        </w:rPr>
        <w:t>Clustering</w:t>
      </w:r>
      <w:proofErr w:type="spellEnd"/>
      <w:r>
        <w:rPr>
          <w:rFonts w:ascii="Georgia" w:hAnsi="Georgia"/>
        </w:rPr>
        <w:t xml:space="preserve">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 xml:space="preserve">Business </w:t>
      </w:r>
      <w:proofErr w:type="spellStart"/>
      <w:r w:rsidRPr="00B34FBF">
        <w:rPr>
          <w:rFonts w:ascii="Georgia" w:hAnsi="Georgia"/>
          <w:i/>
        </w:rPr>
        <w:t>Intelligence</w:t>
      </w:r>
      <w:proofErr w:type="spellEnd"/>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551A80F2" w14:textId="77777777" w:rsidR="00A73DB2" w:rsidRDefault="00A73DB2" w:rsidP="009F0408">
      <w:pPr>
        <w:spacing w:after="0"/>
        <w:rPr>
          <w:rFonts w:ascii="Georgia" w:hAnsi="Georgia"/>
        </w:rPr>
      </w:pPr>
    </w:p>
    <w:p w14:paraId="74D195A8" w14:textId="77777777" w:rsidR="00667794" w:rsidRDefault="00667794" w:rsidP="009F0408">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00B41C15">
        <w:rPr>
          <w:rFonts w:ascii="Georgia" w:hAnsi="Georgia"/>
          <w:b/>
          <w:i/>
        </w:rPr>
        <w:t xml:space="preserve"> </w:t>
      </w:r>
      <w:r w:rsidRPr="00720229">
        <w:rPr>
          <w:rFonts w:ascii="Georgia" w:hAnsi="Georgia"/>
          <w:b/>
          <w:i/>
        </w:rPr>
        <w:t>supervisado</w:t>
      </w:r>
      <w:r w:rsidR="000B32EE">
        <w:rPr>
          <w:rFonts w:ascii="Georgia" w:hAnsi="Georgia"/>
          <w:b/>
          <w:i/>
        </w:rPr>
        <w:t xml:space="preserve"> </w:t>
      </w:r>
      <w:r w:rsidR="004C23C6" w:rsidRPr="00B41C15">
        <w:rPr>
          <w:rStyle w:val="FootnoteReference"/>
          <w:rFonts w:ascii="Georgia" w:hAnsi="Georgia"/>
          <w:i/>
        </w:rPr>
        <w:footnoteReference w:id="4"/>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r w:rsidR="000735EC">
        <w:rPr>
          <w:rStyle w:val="FootnoteReference"/>
          <w:rFonts w:ascii="Georgia" w:hAnsi="Georgia"/>
        </w:rPr>
        <w:footnoteReference w:id="5"/>
      </w:r>
    </w:p>
    <w:p w14:paraId="276754C1" w14:textId="77777777" w:rsidR="00151071" w:rsidRDefault="00151071" w:rsidP="009F0408">
      <w:pPr>
        <w:spacing w:after="0"/>
        <w:rPr>
          <w:rFonts w:ascii="Georgia" w:hAnsi="Georgia"/>
          <w:sz w:val="20"/>
        </w:rPr>
      </w:pPr>
    </w:p>
    <w:p w14:paraId="422B3A5E" w14:textId="77777777" w:rsidR="00977EC7" w:rsidRDefault="00977EC7" w:rsidP="009F0408">
      <w:pPr>
        <w:spacing w:after="0"/>
        <w:rPr>
          <w:rFonts w:ascii="Georgia" w:hAnsi="Georgia"/>
        </w:rPr>
      </w:pPr>
      <w:r>
        <w:rPr>
          <w:rFonts w:ascii="Georgia" w:hAnsi="Georgia"/>
        </w:rPr>
        <w:lastRenderedPageBreak/>
        <w:t xml:space="preserve">La metodología desarrollada en el presente documento, creada con la finalidad de permitir                la detección de anomalías, se basa en el uso de la técnica de </w:t>
      </w:r>
      <w:proofErr w:type="spellStart"/>
      <w:r w:rsidRPr="00F95FBC">
        <w:rPr>
          <w:rFonts w:ascii="Georgia" w:hAnsi="Georgia"/>
          <w:b/>
          <w:i/>
        </w:rPr>
        <w:t>clustering</w:t>
      </w:r>
      <w:proofErr w:type="spellEnd"/>
      <w:r w:rsidRPr="00F95FBC">
        <w:rPr>
          <w:rFonts w:ascii="Georgia" w:hAnsi="Georgia"/>
          <w:b/>
          <w:i/>
        </w:rPr>
        <w:t xml:space="preserve"> jerárquico</w:t>
      </w:r>
      <w:r>
        <w:rPr>
          <w:rFonts w:ascii="Georgia" w:hAnsi="Georgia"/>
        </w:rPr>
        <w:t xml:space="preserve">                             (aprendizaje no supervisado),  por lo que será la técnica que se explique más detalladamente a lo largo de nuestro análisis en las correspondientes secciones.</w:t>
      </w:r>
    </w:p>
    <w:p w14:paraId="0F6B0237" w14:textId="77777777" w:rsidR="002B17F9" w:rsidRDefault="002B17F9" w:rsidP="009F0408">
      <w:pPr>
        <w:spacing w:after="0"/>
        <w:rPr>
          <w:rFonts w:ascii="Georgia" w:hAnsi="Georgia"/>
        </w:rPr>
      </w:pPr>
    </w:p>
    <w:p w14:paraId="1740B832" w14:textId="77777777" w:rsidR="00B32F70" w:rsidRDefault="00B32F70" w:rsidP="009F0408">
      <w:pPr>
        <w:spacing w:after="0"/>
        <w:rPr>
          <w:rFonts w:ascii="Georgia" w:hAnsi="Georgia"/>
          <w:color w:val="FF0000"/>
        </w:rPr>
      </w:pPr>
    </w:p>
    <w:p w14:paraId="28E72331" w14:textId="77777777" w:rsidR="002536BD" w:rsidRDefault="002536BD" w:rsidP="009F0408">
      <w:pPr>
        <w:pStyle w:val="Heading2"/>
      </w:pPr>
      <w:bookmarkStart w:id="26" w:name="_Toc488695616"/>
      <w:proofErr w:type="spellStart"/>
      <w:r>
        <w:t>Clustering</w:t>
      </w:r>
      <w:proofErr w:type="spellEnd"/>
      <w:r>
        <w:t xml:space="preserve"> y detección de anomalías</w:t>
      </w:r>
      <w:bookmarkEnd w:id="26"/>
    </w:p>
    <w:p w14:paraId="463DDE26" w14:textId="77777777" w:rsidR="00151071" w:rsidRDefault="00151071" w:rsidP="009F0408">
      <w:pPr>
        <w:rPr>
          <w:rFonts w:ascii="Georgia" w:hAnsi="Georgia"/>
        </w:rPr>
      </w:pPr>
    </w:p>
    <w:p w14:paraId="4E803F5B" w14:textId="77777777" w:rsidR="00BF4532" w:rsidRPr="00C36146" w:rsidRDefault="00BF4532" w:rsidP="009F0408">
      <w:pPr>
        <w:rPr>
          <w:rFonts w:ascii="Georgia" w:hAnsi="Georgia"/>
        </w:rPr>
      </w:pPr>
      <w:r w:rsidRPr="00C36146">
        <w:rPr>
          <w:rFonts w:ascii="Georgia" w:hAnsi="Georgia"/>
        </w:rPr>
        <w:t xml:space="preserve">En los últimos años, la técnica de </w:t>
      </w:r>
      <w:proofErr w:type="spellStart"/>
      <w:r w:rsidRPr="00C36146">
        <w:rPr>
          <w:rFonts w:ascii="Georgia" w:hAnsi="Georgia"/>
        </w:rPr>
        <w:t>Clustering</w:t>
      </w:r>
      <w:proofErr w:type="spellEnd"/>
      <w:r w:rsidRPr="00C36146">
        <w:rPr>
          <w:rFonts w:ascii="Georgia" w:hAnsi="Georgia"/>
        </w:rPr>
        <w:t>, unida a la detección de anomalías, se ha convertido en una herramienta muy potente a la hora de detectar grupos con comportamiento diferentes al resto (</w:t>
      </w:r>
      <w:proofErr w:type="spellStart"/>
      <w:r>
        <w:rPr>
          <w:rFonts w:ascii="Georgia" w:hAnsi="Georgia"/>
        </w:rPr>
        <w:t>outlier</w:t>
      </w:r>
      <w:r w:rsidR="005331B7">
        <w:rPr>
          <w:rFonts w:ascii="Georgia" w:hAnsi="Georgia"/>
        </w:rPr>
        <w:t>s</w:t>
      </w:r>
      <w:proofErr w:type="spellEnd"/>
      <w:r w:rsidR="005331B7">
        <w:rPr>
          <w:rFonts w:ascii="Georgia" w:hAnsi="Georgia"/>
        </w:rPr>
        <w:t>)</w:t>
      </w:r>
      <w:r w:rsidR="005331B7">
        <w:rPr>
          <w:rStyle w:val="FootnoteReference"/>
          <w:rFonts w:ascii="Georgia" w:hAnsi="Georgia"/>
        </w:rPr>
        <w:footnoteReference w:id="6"/>
      </w:r>
      <w:r w:rsidR="005331B7">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14:paraId="290B60F3" w14:textId="77777777" w:rsidR="00EF3C1A" w:rsidRDefault="00BF4532" w:rsidP="009F0408">
      <w:pPr>
        <w:autoSpaceDE w:val="0"/>
        <w:autoSpaceDN w:val="0"/>
        <w:adjustRightInd w:val="0"/>
        <w:spacing w:after="0"/>
        <w:rPr>
          <w:rFonts w:ascii="Georgia" w:hAnsi="Georgia"/>
        </w:rPr>
      </w:pPr>
      <w:r w:rsidRPr="00C36146">
        <w:rPr>
          <w:rFonts w:ascii="Georgia" w:hAnsi="Georgia"/>
        </w:rPr>
        <w:t xml:space="preserve">La técnica de </w:t>
      </w:r>
      <w:proofErr w:type="spellStart"/>
      <w:r w:rsidRPr="00C36146">
        <w:rPr>
          <w:rFonts w:ascii="Georgia" w:hAnsi="Georgia"/>
        </w:rPr>
        <w:t>Clustering</w:t>
      </w:r>
      <w:proofErr w:type="spellEnd"/>
      <w:r w:rsidRPr="00C36146">
        <w:rPr>
          <w:rFonts w:ascii="Georgia" w:hAnsi="Georgia"/>
        </w:rPr>
        <w:t xml:space="preserve">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 xml:space="preserve">maximizar la similitud entre las instancias que forman cada clúster, a la vez que intenta minimizar la similitud entre </w:t>
      </w:r>
      <w:proofErr w:type="spellStart"/>
      <w:r w:rsidRPr="00C36146">
        <w:rPr>
          <w:rFonts w:ascii="Georgia" w:hAnsi="Georgia"/>
        </w:rPr>
        <w:t>clusters</w:t>
      </w:r>
      <w:proofErr w:type="spellEnd"/>
      <w:r w:rsidRPr="00C36146">
        <w:rPr>
          <w:rFonts w:ascii="Georgia" w:hAnsi="Georgia"/>
        </w:rPr>
        <w:t>.  Se ordenan los objetos de acuerdo a diferentes niveles de similitud.</w:t>
      </w:r>
    </w:p>
    <w:p w14:paraId="34930A6B" w14:textId="77777777" w:rsidR="00EF3C1A" w:rsidRDefault="00EF3C1A" w:rsidP="009F0408">
      <w:pPr>
        <w:autoSpaceDE w:val="0"/>
        <w:autoSpaceDN w:val="0"/>
        <w:adjustRightInd w:val="0"/>
        <w:spacing w:after="0"/>
        <w:rPr>
          <w:rFonts w:ascii="Georgia" w:hAnsi="Georgia"/>
        </w:rPr>
      </w:pPr>
    </w:p>
    <w:p w14:paraId="080370EF" w14:textId="77777777" w:rsidR="00BF4532" w:rsidRPr="00EF3C1A" w:rsidRDefault="005A033D" w:rsidP="009F0408">
      <w:pPr>
        <w:autoSpaceDE w:val="0"/>
        <w:autoSpaceDN w:val="0"/>
        <w:adjustRightInd w:val="0"/>
        <w:spacing w:after="0"/>
        <w:rPr>
          <w:rFonts w:ascii="Georgia" w:hAnsi="Georgia"/>
        </w:rPr>
      </w:pPr>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p>
    <w:p w14:paraId="07102DEF" w14:textId="77777777" w:rsidR="00D269E5" w:rsidRDefault="00D269E5" w:rsidP="009F0408">
      <w:pPr>
        <w:autoSpaceDE w:val="0"/>
        <w:autoSpaceDN w:val="0"/>
        <w:adjustRightInd w:val="0"/>
        <w:spacing w:after="0"/>
        <w:rPr>
          <w:rFonts w:ascii="Georgia" w:hAnsi="Georgia" w:cs="TTE1019D78t00"/>
        </w:rPr>
      </w:pPr>
    </w:p>
    <w:p w14:paraId="12BEEAA4" w14:textId="77777777" w:rsidR="00B32F70" w:rsidRDefault="00B32F70" w:rsidP="009F0408">
      <w:pPr>
        <w:autoSpaceDE w:val="0"/>
        <w:autoSpaceDN w:val="0"/>
        <w:adjustRightInd w:val="0"/>
        <w:spacing w:after="0"/>
        <w:rPr>
          <w:rFonts w:ascii="Georgia" w:hAnsi="Georgia" w:cs="TTE1019D78t00"/>
        </w:rPr>
      </w:pPr>
    </w:p>
    <w:p w14:paraId="413C4DA0" w14:textId="77777777" w:rsidR="00D269E5" w:rsidRDefault="00EF28B9" w:rsidP="009F0408">
      <w:pPr>
        <w:pStyle w:val="Heading2"/>
      </w:pPr>
      <w:bookmarkStart w:id="27" w:name="_Toc488695617"/>
      <w:proofErr w:type="spellStart"/>
      <w:r>
        <w:t>Clustering</w:t>
      </w:r>
      <w:proofErr w:type="spellEnd"/>
      <w:r>
        <w:t xml:space="preserve"> jerárquico</w:t>
      </w:r>
      <w:bookmarkEnd w:id="27"/>
    </w:p>
    <w:p w14:paraId="417AC7DE" w14:textId="77777777" w:rsidR="00EF28B9" w:rsidRDefault="00EF28B9" w:rsidP="009F0408">
      <w:pPr>
        <w:spacing w:after="0"/>
        <w:rPr>
          <w:rFonts w:ascii="Georgia" w:hAnsi="Georgia"/>
        </w:rPr>
      </w:pPr>
    </w:p>
    <w:p w14:paraId="1E527A33" w14:textId="77777777" w:rsidR="000B571D" w:rsidRDefault="0057388C" w:rsidP="009F0408">
      <w:pPr>
        <w:spacing w:after="0"/>
        <w:rPr>
          <w:rFonts w:ascii="Georgia" w:hAnsi="Georgia"/>
        </w:rPr>
      </w:pPr>
      <w:r>
        <w:rPr>
          <w:rFonts w:ascii="Georgia" w:hAnsi="Georgia"/>
        </w:rPr>
        <w:t xml:space="preserve">Un </w:t>
      </w:r>
      <w:r w:rsidRPr="00D231CB">
        <w:rPr>
          <w:rFonts w:ascii="Georgia" w:hAnsi="Georgia"/>
        </w:rPr>
        <w:t xml:space="preserve">método de </w:t>
      </w:r>
      <w:proofErr w:type="spellStart"/>
      <w:r>
        <w:rPr>
          <w:rFonts w:ascii="Georgia" w:hAnsi="Georgia"/>
        </w:rPr>
        <w:t>Clustering</w:t>
      </w:r>
      <w:proofErr w:type="spellEnd"/>
      <w:r>
        <w:rPr>
          <w:rFonts w:ascii="Georgia" w:hAnsi="Georgia"/>
        </w:rPr>
        <w:t xml:space="preserve">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14:paraId="5D26B53E" w14:textId="77777777" w:rsidR="000B571D" w:rsidRDefault="000B571D" w:rsidP="009F0408">
      <w:pPr>
        <w:spacing w:after="0"/>
        <w:rPr>
          <w:rFonts w:ascii="Georgia" w:hAnsi="Georgia"/>
        </w:rPr>
      </w:pPr>
    </w:p>
    <w:p w14:paraId="3103E6A3" w14:textId="77777777" w:rsidR="0057388C" w:rsidRDefault="0057388C" w:rsidP="009F0408">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 xml:space="preserve">la presencia de </w:t>
      </w:r>
      <w:proofErr w:type="spellStart"/>
      <w:r>
        <w:rPr>
          <w:rFonts w:ascii="Georgia" w:hAnsi="Georgia" w:cs="TTE1019D78t00"/>
        </w:rPr>
        <w:t>outlier</w:t>
      </w:r>
      <w:r w:rsidRPr="00CC38A7">
        <w:rPr>
          <w:rFonts w:ascii="Georgia" w:hAnsi="Georgia" w:cs="TTE1019D78t00"/>
        </w:rPr>
        <w:t>s</w:t>
      </w:r>
      <w:proofErr w:type="spellEnd"/>
      <w:r w:rsidRPr="00CC38A7">
        <w:rPr>
          <w:rFonts w:ascii="Georgia" w:hAnsi="Georgia" w:cs="TTE1019D78t00"/>
        </w:rPr>
        <w:t xml:space="preserve">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14:paraId="7DB3D041" w14:textId="77777777" w:rsidR="000B571D" w:rsidRDefault="000B571D" w:rsidP="009F0408">
      <w:pPr>
        <w:spacing w:after="0"/>
        <w:rPr>
          <w:rFonts w:ascii="Georgia" w:hAnsi="Georgia" w:cs="TTE1019D78t00"/>
        </w:rPr>
      </w:pPr>
    </w:p>
    <w:p w14:paraId="76495408" w14:textId="77777777" w:rsidR="000B571D" w:rsidRPr="000B571D" w:rsidRDefault="00777B9C" w:rsidP="009F0408">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w:t>
      </w:r>
      <w:proofErr w:type="spellStart"/>
      <w:r w:rsidR="000B571D">
        <w:rPr>
          <w:rFonts w:ascii="Georgia" w:hAnsi="Georgia" w:cs="TTE1019D78t00"/>
        </w:rPr>
        <w:t>Clustering</w:t>
      </w:r>
      <w:proofErr w:type="spellEnd"/>
      <w:r w:rsidR="000B571D">
        <w:rPr>
          <w:rFonts w:ascii="Georgia" w:hAnsi="Georgia" w:cs="TTE1019D78t00"/>
        </w:rPr>
        <w:t xml:space="preserve">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14:paraId="7629B203" w14:textId="77777777" w:rsidR="00FC7C72" w:rsidRDefault="00FC7C72" w:rsidP="009F0408">
      <w:pPr>
        <w:spacing w:after="0"/>
        <w:rPr>
          <w:rFonts w:ascii="Georgia" w:hAnsi="Georgia"/>
        </w:rPr>
      </w:pPr>
    </w:p>
    <w:p w14:paraId="389F07B7" w14:textId="77777777" w:rsidR="00A73DB2" w:rsidRDefault="004D7B96" w:rsidP="009F0408">
      <w:pPr>
        <w:spacing w:after="0"/>
        <w:rPr>
          <w:rFonts w:ascii="Georgia" w:hAnsi="Georgia"/>
        </w:rPr>
      </w:pPr>
      <w:r>
        <w:rPr>
          <w:rFonts w:ascii="Georgia" w:hAnsi="Georgia"/>
        </w:rPr>
        <w:t>E</w:t>
      </w:r>
      <w:r w:rsidR="00A73DB2">
        <w:rPr>
          <w:rFonts w:ascii="Georgia" w:hAnsi="Georgia"/>
        </w:rPr>
        <w:t xml:space="preserve">l método de </w:t>
      </w:r>
      <w:proofErr w:type="spellStart"/>
      <w:r w:rsidR="00A73DB2">
        <w:rPr>
          <w:rFonts w:ascii="Georgia" w:hAnsi="Georgia"/>
        </w:rPr>
        <w:t>Clustering</w:t>
      </w:r>
      <w:proofErr w:type="spellEnd"/>
      <w:r w:rsidR="00A73DB2">
        <w:rPr>
          <w:rFonts w:ascii="Georgia" w:hAnsi="Georgia"/>
        </w:rPr>
        <w:t xml:space="preserve"> Jerárquico, </w:t>
      </w:r>
      <w:r>
        <w:rPr>
          <w:rFonts w:ascii="Georgia" w:hAnsi="Georgia"/>
        </w:rPr>
        <w:t xml:space="preserve"> </w:t>
      </w:r>
      <w:r w:rsidR="00A73DB2">
        <w:rPr>
          <w:rFonts w:ascii="Georgia" w:hAnsi="Georgia"/>
        </w:rPr>
        <w:t xml:space="preserve">se clasifica en dos grandes categorías: </w:t>
      </w:r>
      <w:proofErr w:type="spellStart"/>
      <w:r w:rsidR="00A73DB2" w:rsidRPr="00280C25">
        <w:rPr>
          <w:rFonts w:ascii="Georgia" w:hAnsi="Georgia"/>
          <w:b/>
          <w:i/>
        </w:rPr>
        <w:t>aglomerativo</w:t>
      </w:r>
      <w:proofErr w:type="spellEnd"/>
      <w:r w:rsidR="00A73DB2" w:rsidRPr="00280C25">
        <w:rPr>
          <w:rFonts w:ascii="Georgia" w:hAnsi="Georgia"/>
          <w:b/>
          <w:i/>
        </w:rPr>
        <w:t xml:space="preserve">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14:paraId="47F7BD3D" w14:textId="77777777" w:rsidR="00A73DB2" w:rsidRDefault="00A73DB2" w:rsidP="009F0408">
      <w:pPr>
        <w:spacing w:after="0"/>
        <w:rPr>
          <w:rFonts w:ascii="Georgia" w:hAnsi="Georgia"/>
        </w:rPr>
      </w:pPr>
    </w:p>
    <w:p w14:paraId="0623AB20" w14:textId="77777777" w:rsidR="00A73DB2" w:rsidRDefault="00A73DB2" w:rsidP="009F0408">
      <w:pPr>
        <w:spacing w:after="0"/>
        <w:rPr>
          <w:rFonts w:ascii="Georgia" w:hAnsi="Georgia"/>
        </w:rPr>
      </w:pPr>
      <w:r>
        <w:rPr>
          <w:rFonts w:ascii="Georgia" w:hAnsi="Georgia"/>
        </w:rPr>
        <w:t xml:space="preserve">En el </w:t>
      </w:r>
      <w:r w:rsidRPr="006E0923">
        <w:rPr>
          <w:rFonts w:ascii="Georgia" w:hAnsi="Georgia"/>
        </w:rPr>
        <w:t xml:space="preserve">método de agrupamiento jerárquico </w:t>
      </w:r>
      <w:proofErr w:type="spellStart"/>
      <w:r w:rsidRPr="006E0923">
        <w:rPr>
          <w:rFonts w:ascii="Georgia" w:hAnsi="Georgia"/>
        </w:rPr>
        <w:t>aglomera</w:t>
      </w:r>
      <w:r>
        <w:rPr>
          <w:rFonts w:ascii="Georgia" w:hAnsi="Georgia"/>
        </w:rPr>
        <w:t>tivo</w:t>
      </w:r>
      <w:proofErr w:type="spellEnd"/>
      <w:r>
        <w:rPr>
          <w:rFonts w:ascii="Georgia" w:hAnsi="Georgia"/>
        </w:rPr>
        <w:t xml:space="preserve">, </w:t>
      </w:r>
      <w:r w:rsidRPr="006E0923">
        <w:rPr>
          <w:rFonts w:ascii="Georgia" w:hAnsi="Georgia"/>
        </w:rPr>
        <w:t xml:space="preserve">utiliza una estrategia </w:t>
      </w:r>
      <w:r>
        <w:rPr>
          <w:rFonts w:ascii="Georgia" w:hAnsi="Georgia"/>
        </w:rPr>
        <w:t xml:space="preserve">                  “</w:t>
      </w:r>
      <w:proofErr w:type="spellStart"/>
      <w:r>
        <w:rPr>
          <w:rFonts w:ascii="Georgia" w:hAnsi="Georgia"/>
        </w:rPr>
        <w:t>bottom</w:t>
      </w:r>
      <w:proofErr w:type="spellEnd"/>
      <w:r>
        <w:rPr>
          <w:rFonts w:ascii="Georgia" w:hAnsi="Georgia"/>
        </w:rPr>
        <w:t xml:space="preserve">-up”,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21689590" w14:textId="77777777" w:rsidR="00A73DB2" w:rsidRDefault="00A73DB2" w:rsidP="009F0408">
      <w:pPr>
        <w:spacing w:after="0"/>
        <w:rPr>
          <w:rFonts w:ascii="Georgia" w:hAnsi="Georgia"/>
        </w:rPr>
      </w:pPr>
    </w:p>
    <w:p w14:paraId="443E6BDC" w14:textId="77777777" w:rsidR="00A73DB2" w:rsidRPr="006E0923" w:rsidRDefault="00A73DB2" w:rsidP="009F0408">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w:t>
      </w:r>
      <w:proofErr w:type="spellStart"/>
      <w:r>
        <w:rPr>
          <w:rFonts w:ascii="Georgia" w:hAnsi="Georgia"/>
        </w:rPr>
        <w:t>clusters</w:t>
      </w:r>
      <w:proofErr w:type="spellEnd"/>
      <w:r>
        <w:rPr>
          <w:rFonts w:ascii="Georgia" w:hAnsi="Georgia"/>
        </w:rPr>
        <w:t xml:space="preserve">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14:paraId="29BCB9C1" w14:textId="77777777" w:rsidR="00A73DB2" w:rsidRPr="006E0923" w:rsidRDefault="00A73DB2" w:rsidP="009F0408">
      <w:pPr>
        <w:spacing w:after="0"/>
        <w:rPr>
          <w:rFonts w:ascii="Georgia" w:hAnsi="Georgia"/>
        </w:rPr>
      </w:pPr>
    </w:p>
    <w:p w14:paraId="482EEAFE" w14:textId="77777777" w:rsidR="00A73DB2" w:rsidRDefault="00A73DB2" w:rsidP="009F0408">
      <w:pPr>
        <w:spacing w:after="0"/>
        <w:rPr>
          <w:rFonts w:ascii="Georgia" w:hAnsi="Georgia"/>
        </w:rPr>
      </w:pPr>
      <w:r>
        <w:rPr>
          <w:rFonts w:ascii="Georgia" w:hAnsi="Georgia"/>
        </w:rPr>
        <w:t xml:space="preserve">La fase de fusión de los </w:t>
      </w:r>
      <w:proofErr w:type="spellStart"/>
      <w:r>
        <w:rPr>
          <w:rFonts w:ascii="Georgia" w:hAnsi="Georgia"/>
        </w:rPr>
        <w:t>clusters</w:t>
      </w:r>
      <w:proofErr w:type="spellEnd"/>
      <w:r>
        <w:rPr>
          <w:rFonts w:ascii="Georgia" w:hAnsi="Georgia"/>
        </w:rPr>
        <w:t xml:space="preserve">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4AF9EFDC" w14:textId="77777777" w:rsidR="00A73DB2" w:rsidRDefault="00A73DB2" w:rsidP="009F0408">
      <w:pPr>
        <w:spacing w:after="0"/>
        <w:rPr>
          <w:rFonts w:ascii="Georgia" w:hAnsi="Georgia"/>
        </w:rPr>
      </w:pPr>
    </w:p>
    <w:p w14:paraId="71739FBD" w14:textId="77777777" w:rsidR="00A73DB2" w:rsidRPr="006E0923" w:rsidRDefault="00A73DB2" w:rsidP="009F0408">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w:t>
      </w:r>
      <w:proofErr w:type="spellStart"/>
      <w:r>
        <w:rPr>
          <w:rFonts w:ascii="Georgia" w:hAnsi="Georgia"/>
        </w:rPr>
        <w:t>down</w:t>
      </w:r>
      <w:proofErr w:type="spellEnd"/>
      <w:r>
        <w:rPr>
          <w:rFonts w:ascii="Georgia" w:hAnsi="Georgia"/>
        </w:rPr>
        <w:t xml:space="preserve">,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proofErr w:type="spellStart"/>
      <w:r w:rsidRPr="006E0923">
        <w:rPr>
          <w:rFonts w:ascii="Georgia" w:hAnsi="Georgia"/>
        </w:rPr>
        <w:t>clusters</w:t>
      </w:r>
      <w:proofErr w:type="spellEnd"/>
      <w:r w:rsidRPr="006E0923">
        <w:rPr>
          <w:rFonts w:ascii="Georgia" w:hAnsi="Georgia"/>
        </w:rPr>
        <w:t xml:space="preserve">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7BC4072C" w14:textId="77777777" w:rsidR="00A73DB2" w:rsidRPr="006E0923" w:rsidRDefault="00A73DB2" w:rsidP="009F0408">
      <w:pPr>
        <w:spacing w:after="0"/>
        <w:rPr>
          <w:rFonts w:ascii="Georgia" w:hAnsi="Georgia"/>
        </w:rPr>
      </w:pPr>
    </w:p>
    <w:p w14:paraId="2A542A62" w14:textId="77777777" w:rsidR="00A73DB2" w:rsidRDefault="00177DC7" w:rsidP="009F0408">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proofErr w:type="spellStart"/>
      <w:r>
        <w:rPr>
          <w:rFonts w:ascii="Georgia" w:hAnsi="Georgia"/>
        </w:rPr>
        <w:t>clustering</w:t>
      </w:r>
      <w:proofErr w:type="spellEnd"/>
      <w:r>
        <w:rPr>
          <w:rFonts w:ascii="Georgia" w:hAnsi="Georgia"/>
        </w:rPr>
        <w:t xml:space="preserve"> jerárquico </w:t>
      </w:r>
      <w:r w:rsidR="00A73DB2">
        <w:rPr>
          <w:rFonts w:ascii="Georgia" w:hAnsi="Georgia"/>
        </w:rPr>
        <w:t>-</w:t>
      </w:r>
      <w:proofErr w:type="spellStart"/>
      <w:r w:rsidR="00A73DB2" w:rsidRPr="006E0923">
        <w:rPr>
          <w:rFonts w:ascii="Georgia" w:hAnsi="Georgia"/>
        </w:rPr>
        <w:t>aglomera</w:t>
      </w:r>
      <w:r>
        <w:rPr>
          <w:rFonts w:ascii="Georgia" w:hAnsi="Georgia"/>
        </w:rPr>
        <w:t>tivo</w:t>
      </w:r>
      <w:proofErr w:type="spellEnd"/>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14:paraId="79EAADC4" w14:textId="77777777" w:rsidR="00A73DB2" w:rsidRDefault="00A73DB2" w:rsidP="009F0408">
      <w:pPr>
        <w:spacing w:after="0"/>
        <w:rPr>
          <w:rFonts w:ascii="Georgia" w:hAnsi="Georgia"/>
        </w:rPr>
      </w:pPr>
    </w:p>
    <w:p w14:paraId="3B1932F0" w14:textId="77777777" w:rsidR="004E773C" w:rsidRDefault="004E773C" w:rsidP="009F0408">
      <w:pPr>
        <w:spacing w:after="0"/>
        <w:rPr>
          <w:rFonts w:ascii="Georgia" w:hAnsi="Georgia"/>
        </w:rPr>
      </w:pPr>
    </w:p>
    <w:p w14:paraId="50C3E90B" w14:textId="77777777" w:rsidR="00A73DB2" w:rsidRDefault="00A73DB2" w:rsidP="009F0408">
      <w:pPr>
        <w:pStyle w:val="Heading2"/>
      </w:pPr>
      <w:bookmarkStart w:id="28" w:name="_Toc488695618"/>
      <w:r>
        <w:lastRenderedPageBreak/>
        <w:t>Medidas de la distancia en Métodos Algorítmicos</w:t>
      </w:r>
      <w:bookmarkEnd w:id="28"/>
    </w:p>
    <w:p w14:paraId="06D02C42" w14:textId="77777777" w:rsidR="00A73DB2" w:rsidRDefault="00A73DB2" w:rsidP="009F0408">
      <w:pPr>
        <w:spacing w:after="0"/>
      </w:pPr>
    </w:p>
    <w:p w14:paraId="7B3E8A9C" w14:textId="77777777" w:rsidR="00A73DB2" w:rsidRDefault="00A73DB2" w:rsidP="009F0408">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w:t>
      </w:r>
      <w:proofErr w:type="spellStart"/>
      <w:r>
        <w:rPr>
          <w:rFonts w:ascii="Georgia" w:hAnsi="Georgia"/>
        </w:rPr>
        <w:t>clusters</w:t>
      </w:r>
      <w:proofErr w:type="spellEnd"/>
      <w:r>
        <w:rPr>
          <w:rFonts w:ascii="Georgia" w:hAnsi="Georgia"/>
        </w:rPr>
        <w:t>?</w:t>
      </w:r>
    </w:p>
    <w:p w14:paraId="29586A13" w14:textId="77777777" w:rsidR="00D83ADC" w:rsidRDefault="00D83ADC" w:rsidP="009F0408">
      <w:pPr>
        <w:spacing w:after="0"/>
        <w:rPr>
          <w:rFonts w:ascii="Georgia" w:hAnsi="Georgia"/>
        </w:rPr>
      </w:pPr>
    </w:p>
    <w:p w14:paraId="3FEA27DB" w14:textId="77777777" w:rsidR="00A73DB2" w:rsidRDefault="00A73DB2" w:rsidP="009F0408">
      <w:pPr>
        <w:spacing w:after="0"/>
        <w:rPr>
          <w:rFonts w:ascii="Georgia" w:hAnsi="Georgia"/>
        </w:rPr>
      </w:pPr>
      <w:r>
        <w:rPr>
          <w:rFonts w:ascii="Georgia" w:hAnsi="Georgia"/>
        </w:rPr>
        <w:t>En líneas generales, se definen 4 tipos de distancias  (</w:t>
      </w:r>
      <w:proofErr w:type="spellStart"/>
      <w:r w:rsidRPr="00D61A98">
        <w:rPr>
          <w:rFonts w:ascii="Georgia" w:hAnsi="Georgia"/>
          <w:b/>
          <w:i/>
        </w:rPr>
        <w:t>Linkage</w:t>
      </w:r>
      <w:proofErr w:type="spellEnd"/>
      <w:r w:rsidRPr="00D61A98">
        <w:rPr>
          <w:rFonts w:ascii="Georgia" w:hAnsi="Georgia"/>
          <w:b/>
          <w:i/>
        </w:rPr>
        <w:t xml:space="preserve"> </w:t>
      </w:r>
      <w:proofErr w:type="spellStart"/>
      <w:r w:rsidRPr="00D61A98">
        <w:rPr>
          <w:rFonts w:ascii="Georgia" w:hAnsi="Georgia"/>
          <w:b/>
          <w:i/>
        </w:rPr>
        <w:t>measures</w:t>
      </w:r>
      <w:proofErr w:type="spellEnd"/>
      <w:r>
        <w:rPr>
          <w:rFonts w:ascii="Georgia" w:hAnsi="Georgia"/>
        </w:rPr>
        <w:t>):</w:t>
      </w:r>
    </w:p>
    <w:p w14:paraId="1507C4F1" w14:textId="77777777" w:rsidR="00A73DB2" w:rsidRDefault="00A73DB2" w:rsidP="009F0408">
      <w:pPr>
        <w:spacing w:after="0"/>
        <w:rPr>
          <w:rFonts w:ascii="Georgia" w:hAnsi="Georgia"/>
        </w:rPr>
      </w:pPr>
    </w:p>
    <w:p w14:paraId="661B16DC"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max</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3848D070"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min</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5C711C59"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avg</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proofErr w:type="spellEnd"/>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proofErr w:type="spellStart"/>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7A595CFE"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proofErr w:type="gram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proofErr w:type="gramEnd"/>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w:t>
      </w:r>
      <w:proofErr w:type="spellStart"/>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j</w:t>
      </w:r>
      <w:proofErr w:type="spellEnd"/>
      <w:r w:rsidRPr="00586904">
        <w:rPr>
          <w:rFonts w:ascii="Times-Roman" w:hAnsi="Times-Roman" w:cs="Times-Roman"/>
          <w:sz w:val="20"/>
          <w:szCs w:val="20"/>
          <w:vertAlign w:val="subscript"/>
          <w:lang w:val="en-US"/>
        </w:rPr>
        <w:t xml:space="preserve"> </w:t>
      </w:r>
      <w:r w:rsidRPr="00586904">
        <w:rPr>
          <w:rFonts w:ascii="Times-Roman" w:hAnsi="Times-Roman" w:cs="Times-Roman"/>
          <w:sz w:val="20"/>
          <w:szCs w:val="20"/>
          <w:lang w:val="en-US"/>
        </w:rPr>
        <w:t xml:space="preserve">|  </w:t>
      </w:r>
    </w:p>
    <w:p w14:paraId="5151743C" w14:textId="77777777" w:rsidR="00A73DB2" w:rsidRPr="00586904" w:rsidRDefault="00A73DB2" w:rsidP="009F0408">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3CE4F44B" w14:textId="77777777" w:rsidR="00A73DB2" w:rsidRPr="00586904" w:rsidRDefault="00A73DB2" w:rsidP="009F0408">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367CBA90" w14:textId="77777777" w:rsidR="00A73DB2" w:rsidRPr="001C7F29" w:rsidRDefault="00A73DB2" w:rsidP="009F0408">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 xml:space="preserve">de igual forma para el clúster </w:t>
      </w:r>
      <w:proofErr w:type="spellStart"/>
      <w:r w:rsidRPr="001C7F29">
        <w:rPr>
          <w:rFonts w:ascii="Georgia" w:hAnsi="Georgia" w:cs="Times-Roman"/>
          <w:szCs w:val="20"/>
        </w:rPr>
        <w:t>C</w:t>
      </w:r>
      <w:r w:rsidRPr="001C7F29">
        <w:rPr>
          <w:rFonts w:ascii="Georgia" w:hAnsi="Georgia" w:cs="Times-Roman"/>
          <w:szCs w:val="20"/>
          <w:vertAlign w:val="subscript"/>
        </w:rPr>
        <w:t>j</w:t>
      </w:r>
      <w:proofErr w:type="spellEnd"/>
      <w:r w:rsidRPr="001C7F29">
        <w:rPr>
          <w:rFonts w:ascii="Georgia" w:hAnsi="Georgia" w:cs="Times-Roman"/>
          <w:szCs w:val="20"/>
        </w:rPr>
        <w:t xml:space="preserve"> con </w:t>
      </w:r>
      <w:proofErr w:type="spellStart"/>
      <w:r w:rsidRPr="001C7F29">
        <w:rPr>
          <w:rFonts w:ascii="Georgia" w:hAnsi="Georgia" w:cs="Times-Roman"/>
          <w:szCs w:val="20"/>
        </w:rPr>
        <w:t>n</w:t>
      </w:r>
      <w:r w:rsidRPr="001C7F29">
        <w:rPr>
          <w:rFonts w:ascii="Georgia" w:hAnsi="Georgia" w:cs="Times-Roman"/>
          <w:szCs w:val="20"/>
          <w:vertAlign w:val="subscript"/>
        </w:rPr>
        <w:t>j</w:t>
      </w:r>
      <w:proofErr w:type="spellEnd"/>
      <w:r w:rsidRPr="001C7F29">
        <w:rPr>
          <w:rFonts w:ascii="Georgia" w:hAnsi="Georgia" w:cs="Times-Roman"/>
          <w:szCs w:val="20"/>
        </w:rPr>
        <w:t xml:space="preserve"> elementos). </w:t>
      </w:r>
    </w:p>
    <w:p w14:paraId="6A0DED91" w14:textId="77777777" w:rsidR="00590B07" w:rsidRDefault="00590B07" w:rsidP="009F0408">
      <w:pPr>
        <w:spacing w:after="0"/>
        <w:rPr>
          <w:rFonts w:ascii="Georgia" w:hAnsi="Georgia" w:cs="MTSY"/>
        </w:rPr>
      </w:pPr>
    </w:p>
    <w:p w14:paraId="335FC9EA" w14:textId="77777777" w:rsidR="00943668" w:rsidRDefault="00943668" w:rsidP="009F0408">
      <w:pPr>
        <w:spacing w:after="0"/>
        <w:rPr>
          <w:rFonts w:ascii="Georgia" w:hAnsi="Georgia" w:cs="MTSY"/>
        </w:rPr>
      </w:pPr>
    </w:p>
    <w:p w14:paraId="7CD1E19B" w14:textId="77777777" w:rsidR="00A73DB2" w:rsidRDefault="00A73DB2" w:rsidP="009F0408">
      <w:pPr>
        <w:spacing w:after="0"/>
        <w:rPr>
          <w:rFonts w:ascii="Georgia" w:hAnsi="Georgia" w:cs="MTSY"/>
        </w:rPr>
      </w:pPr>
      <w:r w:rsidRPr="00676925">
        <w:rPr>
          <w:rFonts w:ascii="Georgia" w:hAnsi="Georgia" w:cs="MTSY"/>
        </w:rPr>
        <w:t xml:space="preserve">Atendiendo al uso de </w:t>
      </w:r>
      <w:r>
        <w:rPr>
          <w:rFonts w:ascii="Georgia" w:hAnsi="Georgia" w:cs="MTSY"/>
        </w:rPr>
        <w:t xml:space="preserve">un tipo de medida u otro, </w:t>
      </w:r>
      <w:r w:rsidR="00943668">
        <w:rPr>
          <w:rFonts w:ascii="Georgia" w:hAnsi="Georgia" w:cs="MTSY"/>
        </w:rPr>
        <w:t xml:space="preserve">tal y como se representa en la Figura 4, </w:t>
      </w:r>
      <w:r>
        <w:rPr>
          <w:rFonts w:ascii="Georgia" w:hAnsi="Georgia" w:cs="MTSY"/>
        </w:rPr>
        <w:t>p</w:t>
      </w:r>
      <w:r w:rsidRPr="00676925">
        <w:rPr>
          <w:rFonts w:ascii="Georgia" w:hAnsi="Georgia" w:cs="MTSY"/>
        </w:rPr>
        <w:t xml:space="preserve">odemos clasificar los algoritmos </w:t>
      </w:r>
      <w:r>
        <w:rPr>
          <w:rFonts w:ascii="Georgia" w:hAnsi="Georgia" w:cs="MTSY"/>
        </w:rPr>
        <w:t xml:space="preserve">de </w:t>
      </w:r>
      <w:proofErr w:type="spellStart"/>
      <w:r>
        <w:rPr>
          <w:rFonts w:ascii="Georgia" w:hAnsi="Georgia" w:cs="MTSY"/>
        </w:rPr>
        <w:t>Clustering</w:t>
      </w:r>
      <w:proofErr w:type="spellEnd"/>
      <w:r>
        <w:rPr>
          <w:rFonts w:ascii="Georgia" w:hAnsi="Georgia" w:cs="MTSY"/>
        </w:rPr>
        <w:t xml:space="preserve"> </w:t>
      </w:r>
      <w:r w:rsidRPr="00676925">
        <w:rPr>
          <w:rFonts w:ascii="Georgia" w:hAnsi="Georgia" w:cs="MTSY"/>
        </w:rPr>
        <w:t>en:</w:t>
      </w:r>
    </w:p>
    <w:p w14:paraId="1AC90214" w14:textId="77777777" w:rsidR="00A73DB2" w:rsidRDefault="00A73DB2" w:rsidP="009F0408">
      <w:pPr>
        <w:spacing w:after="0"/>
        <w:rPr>
          <w:rFonts w:ascii="Georgia" w:hAnsi="Georgia" w:cs="MTSY"/>
        </w:rPr>
      </w:pPr>
    </w:p>
    <w:p w14:paraId="2C617C07" w14:textId="77777777" w:rsidR="00590B07" w:rsidRDefault="00590B07" w:rsidP="009F0408">
      <w:pPr>
        <w:spacing w:after="0"/>
        <w:rPr>
          <w:rFonts w:ascii="Georgia" w:hAnsi="Georgia" w:cs="MTSY"/>
        </w:rPr>
      </w:pPr>
    </w:p>
    <w:p w14:paraId="32DFEC50" w14:textId="77777777" w:rsidR="00A73DB2" w:rsidRPr="00D00E72" w:rsidRDefault="00A73DB2" w:rsidP="009F0408">
      <w:pPr>
        <w:pStyle w:val="ListParagraph"/>
        <w:numPr>
          <w:ilvl w:val="0"/>
          <w:numId w:val="5"/>
        </w:numPr>
        <w:spacing w:line="360" w:lineRule="auto"/>
        <w:ind w:left="426"/>
        <w:jc w:val="both"/>
        <w:rPr>
          <w:rFonts w:ascii="Georgia" w:hAnsi="Georgia"/>
        </w:rPr>
      </w:pPr>
      <w:proofErr w:type="spellStart"/>
      <w:r w:rsidRPr="006621DE">
        <w:rPr>
          <w:rFonts w:ascii="Georgia" w:hAnsi="Georgia" w:cs="Minion-Bold"/>
          <w:b/>
          <w:bCs/>
          <w:szCs w:val="20"/>
        </w:rPr>
        <w:t>Nearest-neighbor</w:t>
      </w:r>
      <w:proofErr w:type="spellEnd"/>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proofErr w:type="spellStart"/>
      <w:r w:rsidRPr="00676925">
        <w:rPr>
          <w:rFonts w:ascii="Georgia" w:hAnsi="Georgia"/>
        </w:rPr>
        <w:t>d</w:t>
      </w:r>
      <w:r w:rsidRPr="00DF4727">
        <w:rPr>
          <w:rFonts w:ascii="Georgia" w:hAnsi="Georgia"/>
          <w:vertAlign w:val="subscript"/>
        </w:rPr>
        <w:t>min</w:t>
      </w:r>
      <w:proofErr w:type="spellEnd"/>
      <w:r w:rsidRPr="00676925">
        <w:rPr>
          <w:rFonts w:ascii="Georgia" w:hAnsi="Georgia"/>
        </w:rPr>
        <w:t xml:space="preserve">(Ci, </w:t>
      </w:r>
      <w:proofErr w:type="spellStart"/>
      <w:r w:rsidRPr="00676925">
        <w:rPr>
          <w:rFonts w:ascii="Georgia" w:hAnsi="Georgia"/>
        </w:rPr>
        <w:t>Cj</w:t>
      </w:r>
      <w:proofErr w:type="spellEnd"/>
      <w:r w:rsidRPr="00676925">
        <w:rPr>
          <w:rFonts w:ascii="Georgia" w:hAnsi="Georgia"/>
        </w:rPr>
        <w:t>)</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537995BF" w14:textId="77777777" w:rsidR="00A73DB2" w:rsidRDefault="00A73DB2" w:rsidP="009F0408">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7A72B4AC" w14:textId="77777777" w:rsidR="00590B07" w:rsidRDefault="00590B07" w:rsidP="009F0408">
      <w:pPr>
        <w:jc w:val="left"/>
        <w:rPr>
          <w:rFonts w:ascii="Georgia" w:hAnsi="Georgia"/>
        </w:rPr>
      </w:pPr>
      <w:r>
        <w:rPr>
          <w:rFonts w:ascii="Georgia" w:hAnsi="Georgia"/>
        </w:rPr>
        <w:br w:type="page"/>
      </w:r>
    </w:p>
    <w:p w14:paraId="1D8A2718" w14:textId="77777777" w:rsidR="00A73DB2" w:rsidRPr="00857FA2" w:rsidRDefault="00A73DB2" w:rsidP="009F0408">
      <w:pPr>
        <w:pStyle w:val="ListParagraph"/>
        <w:numPr>
          <w:ilvl w:val="0"/>
          <w:numId w:val="5"/>
        </w:numPr>
        <w:spacing w:line="360" w:lineRule="auto"/>
        <w:ind w:left="426"/>
        <w:jc w:val="both"/>
        <w:rPr>
          <w:rFonts w:ascii="Georgia" w:hAnsi="Georgia"/>
        </w:rPr>
      </w:pPr>
      <w:proofErr w:type="spellStart"/>
      <w:r w:rsidRPr="00857FA2">
        <w:rPr>
          <w:rFonts w:ascii="Georgia" w:hAnsi="Georgia" w:cs="Minion-Bold"/>
          <w:b/>
          <w:bCs/>
          <w:szCs w:val="20"/>
        </w:rPr>
        <w:lastRenderedPageBreak/>
        <w:t>Farthest-neighbor</w:t>
      </w:r>
      <w:proofErr w:type="spellEnd"/>
      <w:r w:rsidRPr="00857FA2">
        <w:rPr>
          <w:rFonts w:ascii="Georgia" w:hAnsi="Georgia" w:cs="Minion-Bold"/>
          <w:b/>
          <w:bCs/>
          <w:szCs w:val="20"/>
        </w:rPr>
        <w:t xml:space="preserve">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 xml:space="preserve">algoritmo usa como medida de distancia entre </w:t>
      </w:r>
      <w:proofErr w:type="spellStart"/>
      <w:r w:rsidRPr="00857FA2">
        <w:rPr>
          <w:rFonts w:ascii="Georgia" w:hAnsi="Georgia"/>
        </w:rPr>
        <w:t>clusters</w:t>
      </w:r>
      <w:proofErr w:type="spellEnd"/>
      <w:r w:rsidRPr="00857FA2">
        <w:rPr>
          <w:rFonts w:ascii="Georgia" w:hAnsi="Georgia"/>
        </w:rPr>
        <w:t xml:space="preserve"> la distancia máxima</w:t>
      </w:r>
      <w:r>
        <w:rPr>
          <w:rFonts w:ascii="Georgia" w:hAnsi="Georgia"/>
        </w:rPr>
        <w:t xml:space="preserve">, </w:t>
      </w:r>
      <w:r w:rsidRPr="00857FA2">
        <w:rPr>
          <w:rFonts w:ascii="Georgia" w:hAnsi="Georgia"/>
        </w:rPr>
        <w:t xml:space="preserve"> </w:t>
      </w:r>
      <w:proofErr w:type="spellStart"/>
      <w:r w:rsidRPr="00857FA2">
        <w:rPr>
          <w:rFonts w:ascii="Georgia" w:hAnsi="Georgia"/>
        </w:rPr>
        <w:t>d</w:t>
      </w:r>
      <w:r w:rsidRPr="00353F90">
        <w:rPr>
          <w:rFonts w:ascii="Georgia" w:hAnsi="Georgia"/>
          <w:vertAlign w:val="subscript"/>
        </w:rPr>
        <w:t>max</w:t>
      </w:r>
      <w:proofErr w:type="spellEnd"/>
      <w:r w:rsidRPr="00857FA2">
        <w:rPr>
          <w:rFonts w:ascii="Georgia" w:hAnsi="Georgia"/>
        </w:rPr>
        <w:t xml:space="preserve">(Ci, </w:t>
      </w:r>
      <w:proofErr w:type="spellStart"/>
      <w:r w:rsidRPr="00857FA2">
        <w:rPr>
          <w:rFonts w:ascii="Georgia" w:hAnsi="Georgia"/>
        </w:rPr>
        <w:t>Cj</w:t>
      </w:r>
      <w:proofErr w:type="spellEnd"/>
      <w:r w:rsidRPr="00857FA2">
        <w:rPr>
          <w:rFonts w:ascii="Georgia" w:hAnsi="Georgia"/>
        </w:rPr>
        <w:t xml:space="preserve">). </w:t>
      </w:r>
    </w:p>
    <w:p w14:paraId="580A79E4" w14:textId="77777777" w:rsidR="00A73DB2" w:rsidRPr="00857FA2" w:rsidRDefault="00A73DB2" w:rsidP="009F0408">
      <w:pPr>
        <w:pStyle w:val="ListParagraph"/>
        <w:spacing w:line="360" w:lineRule="auto"/>
        <w:ind w:left="426"/>
        <w:jc w:val="both"/>
        <w:rPr>
          <w:rFonts w:ascii="Georgia" w:hAnsi="Georgia"/>
        </w:rPr>
      </w:pPr>
    </w:p>
    <w:p w14:paraId="24F3062F" w14:textId="77777777" w:rsidR="00A73DB2" w:rsidRDefault="00A73DB2" w:rsidP="009F0408">
      <w:pPr>
        <w:pStyle w:val="ListParagraph"/>
        <w:spacing w:after="0" w:line="360" w:lineRule="auto"/>
        <w:ind w:left="425"/>
        <w:jc w:val="both"/>
        <w:rPr>
          <w:rFonts w:ascii="Georgia" w:hAnsi="Georgia"/>
        </w:rPr>
      </w:pPr>
      <w:r w:rsidRPr="00857FA2">
        <w:rPr>
          <w:rFonts w:ascii="Georgia" w:hAnsi="Georgia"/>
        </w:rPr>
        <w:t xml:space="preserve">A diferencia del caso anterior, si el proceso de </w:t>
      </w:r>
      <w:proofErr w:type="spellStart"/>
      <w:r w:rsidRPr="00857FA2">
        <w:rPr>
          <w:rFonts w:ascii="Georgia" w:hAnsi="Georgia"/>
        </w:rPr>
        <w:t>clustering</w:t>
      </w:r>
      <w:proofErr w:type="spellEnd"/>
      <w:r w:rsidRPr="00857FA2">
        <w:rPr>
          <w:rFonts w:ascii="Georgia" w:hAnsi="Georgia"/>
        </w:rPr>
        <w:t xml:space="preserve">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1A40F133" w14:textId="77777777" w:rsidR="00590B07" w:rsidRDefault="00590B07" w:rsidP="009F0408">
      <w:pPr>
        <w:pStyle w:val="ListParagraph"/>
        <w:spacing w:after="0" w:line="360" w:lineRule="auto"/>
        <w:ind w:left="425"/>
        <w:jc w:val="both"/>
        <w:rPr>
          <w:rFonts w:ascii="Georgia" w:hAnsi="Georgia"/>
        </w:rPr>
      </w:pPr>
    </w:p>
    <w:p w14:paraId="4871E6E0" w14:textId="77777777" w:rsidR="00943668" w:rsidRDefault="00C6297E" w:rsidP="00943668">
      <w:pPr>
        <w:keepNext/>
        <w:jc w:val="cente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607129F1" wp14:editId="7062E6CD">
                <wp:simplePos x="0" y="0"/>
                <wp:positionH relativeFrom="column">
                  <wp:posOffset>1238885</wp:posOffset>
                </wp:positionH>
                <wp:positionV relativeFrom="paragraph">
                  <wp:posOffset>128270</wp:posOffset>
                </wp:positionV>
                <wp:extent cx="2845435" cy="270510"/>
                <wp:effectExtent l="0" t="0" r="0" b="0"/>
                <wp:wrapNone/>
                <wp:docPr id="3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49B674ED" w14:textId="77777777" w:rsidR="00F13DE8" w:rsidRPr="00B4661E" w:rsidRDefault="00F13DE8"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7129F1" id="Text_x0020_Box_x0020_6" o:spid="_x0000_s1034"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" strokecolor="white [3212]">
                <v:path arrowok="t"/>
                <v:textbox>
                  <w:txbxContent>
                    <w:p w14:paraId="49B674ED" w14:textId="77777777" w:rsidR="00F13DE8" w:rsidRPr="00B4661E" w:rsidRDefault="00F13DE8"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1D3D4807" wp14:editId="5300EA44">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54B305CD" w14:textId="77777777" w:rsidR="00A73DB2" w:rsidRPr="00943668" w:rsidRDefault="00943668" w:rsidP="00943668">
      <w:pPr>
        <w:pStyle w:val="Caption"/>
        <w:jc w:val="center"/>
        <w:rPr>
          <w:rFonts w:ascii="Georgia" w:hAnsi="Georgia"/>
          <w:color w:val="auto"/>
          <w:sz w:val="20"/>
        </w:rPr>
      </w:pPr>
      <w:r w:rsidRPr="00943668">
        <w:rPr>
          <w:color w:val="auto"/>
        </w:rPr>
        <w:t xml:space="preserve">Figura 4. Cálculo de las distancias entre dos clústeres    </w:t>
      </w:r>
    </w:p>
    <w:p w14:paraId="72F26EEC" w14:textId="77777777" w:rsidR="00257571" w:rsidRDefault="00257571" w:rsidP="009F0408">
      <w:pPr>
        <w:rPr>
          <w:rFonts w:ascii="Georgia" w:hAnsi="Georgia"/>
        </w:rPr>
      </w:pPr>
    </w:p>
    <w:p w14:paraId="599651B0" w14:textId="77777777" w:rsidR="00590B07" w:rsidRDefault="00570542" w:rsidP="009F0408">
      <w:pPr>
        <w:rPr>
          <w:rFonts w:ascii="Georgia" w:hAnsi="Georgia"/>
        </w:rPr>
      </w:pPr>
      <w:r>
        <w:rPr>
          <w:rFonts w:ascii="Georgia" w:hAnsi="Georgia"/>
          <w:noProof/>
          <w:lang w:val="en-GB" w:eastAsia="en-GB"/>
        </w:rPr>
        <w:drawing>
          <wp:anchor distT="0" distB="0" distL="114300" distR="114300" simplePos="0" relativeHeight="251661312" behindDoc="0" locked="0" layoutInCell="1" allowOverlap="1" wp14:anchorId="6528159B" wp14:editId="4DD1D285">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proofErr w:type="spellStart"/>
      <w:r w:rsidR="00A72A9E" w:rsidRPr="00251C30">
        <w:rPr>
          <w:rFonts w:ascii="Minion-Italic" w:hAnsi="Minion-Italic" w:cs="Minion-Italic"/>
          <w:i/>
          <w:iCs/>
          <w:sz w:val="20"/>
          <w:szCs w:val="20"/>
          <w:lang w:val="es-ES"/>
        </w:rPr>
        <w:t>dis</w:t>
      </w:r>
      <w:proofErr w:type="spellEnd"/>
      <w:r w:rsidR="00A72A9E" w:rsidRPr="00251C30">
        <w:rPr>
          <w:rFonts w:ascii="Minion-Italic" w:hAnsi="Minion-Italic" w:cs="Minion-Italic"/>
          <w:i/>
          <w:iCs/>
          <w:sz w:val="20"/>
          <w:szCs w:val="20"/>
          <w:lang w:val="es-ES"/>
        </w:rPr>
        <w:t xml:space="preserve"> </w:t>
      </w:r>
      <w:proofErr w:type="spellStart"/>
      <w:r w:rsidR="00A72A9E" w:rsidRPr="00251C30">
        <w:rPr>
          <w:rFonts w:ascii="Minion-Italic" w:hAnsi="Minion-Italic" w:cs="Minion-Italic"/>
          <w:i/>
          <w:iCs/>
          <w:sz w:val="15"/>
          <w:szCs w:val="15"/>
          <w:lang w:val="es-ES"/>
        </w:rPr>
        <w:t>avg</w:t>
      </w:r>
      <w:proofErr w:type="spellEnd"/>
      <w:r w:rsidR="00A72A9E" w:rsidRPr="00251C30">
        <w:rPr>
          <w:rFonts w:ascii="RMTMI" w:hAnsi="RMTMI" w:cs="RMTMI"/>
          <w:sz w:val="20"/>
          <w:szCs w:val="20"/>
          <w:lang w:val="es-ES"/>
        </w:rPr>
        <w:t>.(</w:t>
      </w:r>
      <w:r w:rsidR="00A72A9E" w:rsidRPr="00251C30">
        <w:rPr>
          <w:rFonts w:ascii="Minion-Italic" w:hAnsi="Minion-Italic" w:cs="Minion-Italic"/>
          <w:i/>
          <w:iCs/>
          <w:sz w:val="20"/>
          <w:szCs w:val="20"/>
          <w:lang w:val="es-ES"/>
        </w:rPr>
        <w:t>C</w:t>
      </w:r>
      <w:r w:rsidR="00A72A9E" w:rsidRPr="00251C30">
        <w:rPr>
          <w:rFonts w:ascii="Minion-Italic" w:hAnsi="Minion-Italic" w:cs="Minion-Italic"/>
          <w:i/>
          <w:iCs/>
          <w:sz w:val="15"/>
          <w:szCs w:val="15"/>
          <w:lang w:val="es-ES"/>
        </w:rPr>
        <w:t xml:space="preserve">i </w:t>
      </w:r>
      <w:r w:rsidR="00A72A9E" w:rsidRPr="00251C30">
        <w:rPr>
          <w:rFonts w:ascii="Minion-Regular" w:hAnsi="Minion-Regular" w:cs="Minion-Regular"/>
          <w:sz w:val="20"/>
          <w:szCs w:val="20"/>
          <w:lang w:val="es-ES"/>
        </w:rPr>
        <w:t>,</w:t>
      </w:r>
      <w:proofErr w:type="spellStart"/>
      <w:r w:rsidR="00A72A9E" w:rsidRPr="00251C30">
        <w:rPr>
          <w:rFonts w:ascii="Minion-Italic" w:hAnsi="Minion-Italic" w:cs="Minion-Italic"/>
          <w:i/>
          <w:iCs/>
          <w:sz w:val="20"/>
          <w:szCs w:val="20"/>
          <w:lang w:val="es-ES"/>
        </w:rPr>
        <w:t>C</w:t>
      </w:r>
      <w:r w:rsidR="00A72A9E" w:rsidRPr="00251C30">
        <w:rPr>
          <w:rFonts w:ascii="RMTMI" w:hAnsi="RMTMI" w:cs="RMTMI"/>
          <w:sz w:val="20"/>
          <w:szCs w:val="20"/>
          <w:vertAlign w:val="subscript"/>
          <w:lang w:val="es-ES"/>
        </w:rPr>
        <w:t>j</w:t>
      </w:r>
      <w:proofErr w:type="spellEnd"/>
      <w:r w:rsidR="00A72A9E" w:rsidRPr="00251C30">
        <w:rPr>
          <w:rFonts w:ascii="RMTMI" w:hAnsi="RMTMI" w:cs="RMTMI"/>
          <w:sz w:val="20"/>
          <w:szCs w:val="20"/>
          <w:lang w:val="es-ES"/>
        </w:rPr>
        <w:t xml:space="preserve">)   </w:t>
      </w:r>
      <w:r w:rsidR="00A72A9E" w:rsidRPr="00251C30">
        <w:rPr>
          <w:rFonts w:ascii="Georgia" w:hAnsi="Georgia" w:cs="RMTMI"/>
          <w:szCs w:val="20"/>
          <w:lang w:val="es-ES"/>
        </w:rPr>
        <w:t xml:space="preserve">se define como la media de las distancias entre todos los </w:t>
      </w:r>
      <w:r w:rsidR="00257571" w:rsidRPr="00251C30">
        <w:rPr>
          <w:rFonts w:ascii="Georgia" w:hAnsi="Georgia" w:cs="RMTMI"/>
          <w:szCs w:val="20"/>
          <w:lang w:val="es-ES"/>
        </w:rPr>
        <w:t xml:space="preserve">pares de </w:t>
      </w:r>
      <w:r w:rsidR="00A72A9E" w:rsidRPr="00251C30">
        <w:rPr>
          <w:rFonts w:ascii="Georgia" w:hAnsi="Georgia" w:cs="RMTMI"/>
          <w:szCs w:val="20"/>
          <w:lang w:val="es-ES"/>
        </w:rPr>
        <w:t>elementos de</w:t>
      </w:r>
      <w:r w:rsidR="00257571" w:rsidRPr="00251C30">
        <w:rPr>
          <w:rFonts w:ascii="Georgia" w:hAnsi="Georgia" w:cs="RMTMI"/>
          <w:szCs w:val="20"/>
          <w:lang w:val="es-ES"/>
        </w:rPr>
        <w:t xml:space="preserve"> </w:t>
      </w:r>
      <w:r w:rsidR="00A72A9E" w:rsidRPr="00251C30">
        <w:rPr>
          <w:rFonts w:ascii="Georgia" w:hAnsi="Georgia" w:cs="RMTMI"/>
          <w:szCs w:val="20"/>
          <w:lang w:val="es-ES"/>
        </w:rPr>
        <w:t>l</w:t>
      </w:r>
      <w:r w:rsidR="00257571" w:rsidRPr="00251C30">
        <w:rPr>
          <w:rFonts w:ascii="Georgia" w:hAnsi="Georgia" w:cs="RMTMI"/>
          <w:szCs w:val="20"/>
          <w:lang w:val="es-ES"/>
        </w:rPr>
        <w:t>os</w:t>
      </w:r>
      <w:r w:rsidR="00A72A9E" w:rsidRPr="00251C30">
        <w:rPr>
          <w:rFonts w:ascii="Georgia" w:hAnsi="Georgia" w:cs="RMTMI"/>
          <w:szCs w:val="20"/>
          <w:lang w:val="es-ES"/>
        </w:rPr>
        <w:t xml:space="preserve"> clúster</w:t>
      </w:r>
      <w:r w:rsidR="00257571" w:rsidRPr="00251C30">
        <w:rPr>
          <w:rFonts w:ascii="Georgia" w:hAnsi="Georgia" w:cs="RMTMI"/>
          <w:szCs w:val="20"/>
          <w:lang w:val="es-ES"/>
        </w:rPr>
        <w:t xml:space="preserve">es, tal y como se indica en la </w:t>
      </w:r>
      <w:r w:rsidR="007F7045" w:rsidRPr="00251C30">
        <w:rPr>
          <w:rFonts w:ascii="Georgia" w:hAnsi="Georgia" w:cs="RMTMI"/>
          <w:szCs w:val="20"/>
          <w:lang w:val="es-ES"/>
        </w:rPr>
        <w:t>figura</w:t>
      </w:r>
      <w:r w:rsidRPr="00251C30">
        <w:rPr>
          <w:rFonts w:ascii="Georgia" w:hAnsi="Georgia" w:cs="RMTMI"/>
          <w:szCs w:val="20"/>
          <w:lang w:val="es-ES"/>
        </w:rPr>
        <w:t xml:space="preserve"> de la derecha</w:t>
      </w:r>
      <w:r w:rsidR="008913E3" w:rsidRPr="00251C30">
        <w:rPr>
          <w:rFonts w:ascii="Georgia" w:hAnsi="Georgia" w:cs="RMTMI"/>
          <w:szCs w:val="20"/>
          <w:lang w:val="es-ES"/>
        </w:rPr>
        <w:t>.</w:t>
      </w:r>
    </w:p>
    <w:p w14:paraId="76C8B3D0" w14:textId="77777777" w:rsidR="00DC5B4F" w:rsidRDefault="00C6297E" w:rsidP="009F0408">
      <w:pPr>
        <w:rPr>
          <w:rFonts w:ascii="Georgia" w:hAnsi="Georgia"/>
          <w:sz w:val="24"/>
        </w:rPr>
      </w:pPr>
      <w:r>
        <w:rPr>
          <w:noProof/>
          <w:lang w:val="en-GB" w:eastAsia="en-GB"/>
        </w:rPr>
        <mc:AlternateContent>
          <mc:Choice Requires="wps">
            <w:drawing>
              <wp:anchor distT="0" distB="0" distL="114300" distR="114300" simplePos="0" relativeHeight="251759616" behindDoc="0" locked="0" layoutInCell="1" allowOverlap="1" wp14:anchorId="058611C9" wp14:editId="0364FADB">
                <wp:simplePos x="0" y="0"/>
                <wp:positionH relativeFrom="column">
                  <wp:posOffset>4273550</wp:posOffset>
                </wp:positionH>
                <wp:positionV relativeFrom="paragraph">
                  <wp:posOffset>242570</wp:posOffset>
                </wp:positionV>
                <wp:extent cx="1571625" cy="258445"/>
                <wp:effectExtent l="0" t="0" r="0" b="0"/>
                <wp:wrapSquare wrapText="bothSides"/>
                <wp:docPr id="344" nam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716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88091" w14:textId="77777777" w:rsidR="00F13DE8" w:rsidRPr="005B4338" w:rsidRDefault="00F13DE8" w:rsidP="00943668">
                            <w:pPr>
                              <w:pStyle w:val="Caption"/>
                              <w:jc w:val="center"/>
                              <w:rPr>
                                <w:color w:val="auto"/>
                              </w:rPr>
                            </w:pPr>
                            <w:r w:rsidRPr="005B4338">
                              <w:rPr>
                                <w:color w:val="auto"/>
                              </w:rPr>
                              <w:t xml:space="preserve">  </w:t>
                            </w:r>
                            <w:r w:rsidRPr="005B4338">
                              <w:rPr>
                                <w:color w:val="auto"/>
                              </w:rPr>
                              <w:t>Figura 5. Distancia media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8611C9" id="_x0020_80" o:spid="_x0000_s1035" type="#_x0000_t202" style="position:absolute;left:0;text-align:left;margin-left:336.5pt;margin-top:19.1pt;width:123.75pt;height:2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" stroked="f">
                <v:path arrowok="t"/>
                <v:textbox style="mso-fit-shape-to-text:t" inset="0,0,0,0">
                  <w:txbxContent>
                    <w:p w14:paraId="48888091" w14:textId="77777777" w:rsidR="00F13DE8" w:rsidRPr="005B4338" w:rsidRDefault="00F13DE8" w:rsidP="00943668">
                      <w:pPr>
                        <w:pStyle w:val="Caption"/>
                        <w:jc w:val="center"/>
                        <w:rPr>
                          <w:color w:val="auto"/>
                        </w:rPr>
                      </w:pPr>
                      <w:r w:rsidRPr="005B4338">
                        <w:rPr>
                          <w:color w:val="auto"/>
                        </w:rPr>
                        <w:t xml:space="preserve">  </w:t>
                      </w:r>
                      <w:r w:rsidRPr="005B4338">
                        <w:rPr>
                          <w:color w:val="auto"/>
                        </w:rPr>
                        <w:t>Figura 5. Distancia media</w:t>
                      </w:r>
                    </w:p>
                  </w:txbxContent>
                </v:textbox>
                <w10:wrap type="square"/>
              </v:shape>
            </w:pict>
          </mc:Fallback>
        </mc:AlternateContent>
      </w:r>
      <w:r w:rsidR="00570542">
        <w:rPr>
          <w:rFonts w:ascii="Georgia" w:hAnsi="Georgia"/>
        </w:rPr>
        <w:t xml:space="preserve">La </w:t>
      </w:r>
      <w:r w:rsidR="00570542"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proofErr w:type="spellStart"/>
      <w:r w:rsidR="00DC5B4F" w:rsidRPr="00251C30">
        <w:rPr>
          <w:rFonts w:ascii="Minion-Italic" w:hAnsi="Minion-Italic" w:cs="Minion-Italic"/>
          <w:i/>
          <w:iCs/>
          <w:sz w:val="20"/>
          <w:szCs w:val="20"/>
          <w:lang w:val="es-ES"/>
        </w:rPr>
        <w:t>dist</w:t>
      </w:r>
      <w:proofErr w:type="spellEnd"/>
      <w:r w:rsidR="00DC5B4F" w:rsidRPr="00251C30">
        <w:rPr>
          <w:rFonts w:ascii="Minion-Italic" w:hAnsi="Minion-Italic" w:cs="Minion-Italic"/>
          <w:i/>
          <w:iCs/>
          <w:sz w:val="20"/>
          <w:szCs w:val="20"/>
          <w:lang w:val="es-ES"/>
        </w:rPr>
        <w:t xml:space="preserve"> </w:t>
      </w:r>
      <w:r w:rsidR="00DC5B4F" w:rsidRPr="00251C30">
        <w:rPr>
          <w:rFonts w:ascii="Minion-Italic" w:hAnsi="Minion-Italic" w:cs="Minion-Italic"/>
          <w:i/>
          <w:iCs/>
          <w:sz w:val="15"/>
          <w:szCs w:val="15"/>
          <w:lang w:val="es-ES"/>
        </w:rPr>
        <w:t xml:space="preserve">mean </w:t>
      </w:r>
      <w:r w:rsidR="00DC5B4F" w:rsidRPr="00251C30">
        <w:rPr>
          <w:rFonts w:ascii="RMTMI" w:hAnsi="RMTMI" w:cs="RMTMI"/>
          <w:sz w:val="20"/>
          <w:szCs w:val="20"/>
          <w:lang w:val="es-ES"/>
        </w:rPr>
        <w:t>(</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i</w:t>
      </w:r>
      <w:r w:rsidR="00DC5B4F" w:rsidRPr="00251C30">
        <w:rPr>
          <w:rFonts w:ascii="Minion-Regular" w:hAnsi="Minion-Regular" w:cs="Minion-Regular"/>
          <w:sz w:val="20"/>
          <w:szCs w:val="20"/>
          <w:lang w:val="es-ES"/>
        </w:rPr>
        <w:t>,</w:t>
      </w:r>
      <w:r w:rsidR="00675A77" w:rsidRPr="00251C30">
        <w:rPr>
          <w:rFonts w:ascii="Minion-Regular" w:hAnsi="Minion-Regular" w:cs="Minion-Regular"/>
          <w:sz w:val="20"/>
          <w:szCs w:val="20"/>
          <w:lang w:val="es-ES"/>
        </w:rPr>
        <w:t xml:space="preserve"> </w:t>
      </w:r>
      <w:proofErr w:type="spellStart"/>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j</w:t>
      </w:r>
      <w:proofErr w:type="spellEnd"/>
      <w:r w:rsidR="00DC5B4F" w:rsidRPr="00251C30">
        <w:rPr>
          <w:rFonts w:ascii="RMTMI" w:hAnsi="RMTMI" w:cs="RMTMI"/>
          <w:sz w:val="20"/>
          <w:szCs w:val="20"/>
          <w:lang w:val="es-ES"/>
        </w:rPr>
        <w:t xml:space="preserve">)  </w:t>
      </w:r>
      <w:r w:rsidR="00DC5B4F" w:rsidRPr="00251C30">
        <w:rPr>
          <w:rFonts w:ascii="Georgia" w:hAnsi="Georgia" w:cs="RMTMI"/>
          <w:szCs w:val="20"/>
          <w:lang w:val="es-ES"/>
        </w:rPr>
        <w:t xml:space="preserve">se define a partir de la distancia media en cada clúster o </w:t>
      </w:r>
      <w:proofErr w:type="spellStart"/>
      <w:r w:rsidR="00DC5B4F" w:rsidRPr="00251C30">
        <w:rPr>
          <w:rFonts w:ascii="Georgia" w:hAnsi="Georgia" w:cs="RMTMI"/>
          <w:szCs w:val="20"/>
          <w:lang w:val="es-ES"/>
        </w:rPr>
        <w:t>centroide</w:t>
      </w:r>
      <w:proofErr w:type="spellEnd"/>
      <w:r w:rsidR="00DC5B4F" w:rsidRPr="00251C30">
        <w:rPr>
          <w:rFonts w:ascii="Georgia" w:hAnsi="Georgia" w:cs="RMTMI"/>
          <w:szCs w:val="20"/>
          <w:lang w:val="es-ES"/>
        </w:rPr>
        <w:t xml:space="preserve">, tal y como se representa en la figura que sigue a estas líneas. </w:t>
      </w:r>
    </w:p>
    <w:p w14:paraId="0CA71B77" w14:textId="77777777" w:rsidR="00654213" w:rsidRPr="00DC5B4F" w:rsidRDefault="00C6297E" w:rsidP="009F0408">
      <w:pPr>
        <w:rPr>
          <w:rFonts w:ascii="Georgia" w:hAnsi="Georgia"/>
          <w:sz w:val="24"/>
        </w:rPr>
      </w:pPr>
      <w:r>
        <w:rPr>
          <w:noProof/>
          <w:lang w:val="en-GB" w:eastAsia="en-GB"/>
        </w:rPr>
        <mc:AlternateContent>
          <mc:Choice Requires="wps">
            <w:drawing>
              <wp:anchor distT="0" distB="0" distL="114300" distR="114300" simplePos="0" relativeHeight="251761664" behindDoc="0" locked="0" layoutInCell="1" allowOverlap="1" wp14:anchorId="53F844D3" wp14:editId="7675455D">
                <wp:simplePos x="0" y="0"/>
                <wp:positionH relativeFrom="column">
                  <wp:posOffset>-58420</wp:posOffset>
                </wp:positionH>
                <wp:positionV relativeFrom="paragraph">
                  <wp:posOffset>1315085</wp:posOffset>
                </wp:positionV>
                <wp:extent cx="1397000" cy="258445"/>
                <wp:effectExtent l="0" t="0" r="0" b="0"/>
                <wp:wrapSquare wrapText="bothSides"/>
                <wp:docPr id="343" nam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4613F" w14:textId="77777777" w:rsidR="00F13DE8" w:rsidRPr="005B4338" w:rsidRDefault="00F13DE8" w:rsidP="00F90838">
                            <w:pPr>
                              <w:pStyle w:val="Caption"/>
                              <w:jc w:val="center"/>
                              <w:rPr>
                                <w:rFonts w:ascii="Georgia" w:hAnsi="Georgia"/>
                                <w:noProof/>
                                <w:color w:val="auto"/>
                              </w:rPr>
                            </w:pPr>
                            <w:r w:rsidRPr="005B4338">
                              <w:rPr>
                                <w:color w:val="auto"/>
                              </w:rPr>
                              <w:t>Figura 6. Mean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F844D3" id="_x0020_81" o:spid="_x0000_s1036" type="#_x0000_t202" style="position:absolute;left:0;text-align:left;margin-left:-4.6pt;margin-top:103.55pt;width:110pt;height:2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" stroked="f">
                <v:path arrowok="t"/>
                <v:textbox style="mso-fit-shape-to-text:t" inset="0,0,0,0">
                  <w:txbxContent>
                    <w:p w14:paraId="5204613F" w14:textId="77777777" w:rsidR="00F13DE8" w:rsidRPr="005B4338" w:rsidRDefault="00F13DE8" w:rsidP="00F90838">
                      <w:pPr>
                        <w:pStyle w:val="Caption"/>
                        <w:jc w:val="center"/>
                        <w:rPr>
                          <w:rFonts w:ascii="Georgia" w:hAnsi="Georgia"/>
                          <w:noProof/>
                          <w:color w:val="auto"/>
                        </w:rPr>
                      </w:pPr>
                      <w:r w:rsidRPr="005B4338">
                        <w:rPr>
                          <w:color w:val="auto"/>
                        </w:rPr>
                        <w:t>Figura 6. Mean</w:t>
                      </w:r>
                    </w:p>
                  </w:txbxContent>
                </v:textbox>
                <w10:wrap type="square"/>
              </v:shape>
            </w:pict>
          </mc:Fallback>
        </mc:AlternateContent>
      </w:r>
      <w:r w:rsidR="00DC5B4F">
        <w:rPr>
          <w:rFonts w:ascii="Georgia" w:hAnsi="Georgia"/>
          <w:noProof/>
          <w:lang w:val="en-GB" w:eastAsia="en-GB"/>
        </w:rPr>
        <w:drawing>
          <wp:anchor distT="0" distB="0" distL="114300" distR="114300" simplePos="0" relativeHeight="251662336" behindDoc="0" locked="0" layoutInCell="1" allowOverlap="1" wp14:anchorId="0BF30483" wp14:editId="0500D5A8">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14:paraId="01D56319" w14:textId="77777777" w:rsidR="00A73DB2" w:rsidRPr="00857FA2" w:rsidRDefault="00A73DB2" w:rsidP="009F0408">
      <w:pPr>
        <w:rPr>
          <w:rFonts w:ascii="Georgia" w:hAnsi="Georgia"/>
        </w:rPr>
      </w:pPr>
      <w:r w:rsidRPr="00857FA2">
        <w:rPr>
          <w:rFonts w:ascii="Georgia" w:hAnsi="Georgia"/>
        </w:rPr>
        <w:t xml:space="preserve">Se debe pensar en el hecho de que si un método de </w:t>
      </w:r>
      <w:proofErr w:type="spellStart"/>
      <w:r w:rsidRPr="00857FA2">
        <w:rPr>
          <w:rFonts w:ascii="Georgia" w:hAnsi="Georgia"/>
        </w:rPr>
        <w:t>clustering</w:t>
      </w:r>
      <w:proofErr w:type="spellEnd"/>
      <w:r w:rsidRPr="00857FA2">
        <w:rPr>
          <w:rFonts w:ascii="Georgia" w:hAnsi="Georgia"/>
        </w:rPr>
        <w:t xml:space="preserve"> presenta una baja calidad, se puede traducir en que los </w:t>
      </w:r>
      <w:proofErr w:type="spellStart"/>
      <w:r w:rsidRPr="00857FA2">
        <w:rPr>
          <w:rFonts w:ascii="Georgia" w:hAnsi="Georgia"/>
        </w:rPr>
        <w:t>clusters</w:t>
      </w:r>
      <w:proofErr w:type="spellEnd"/>
      <w:r w:rsidRPr="00857FA2">
        <w:rPr>
          <w:rFonts w:ascii="Georgia" w:hAnsi="Georgia"/>
        </w:rPr>
        <w:t xml:space="preserve"> generados no encuentren un sentido práctico, lo que provocaría llegar a conclusiones no del todo fiables o incluso falsas. </w:t>
      </w:r>
    </w:p>
    <w:p w14:paraId="724778C4" w14:textId="77777777" w:rsidR="00A73DB2" w:rsidRPr="00857FA2" w:rsidRDefault="00A73DB2" w:rsidP="009F0408">
      <w:pPr>
        <w:rPr>
          <w:rFonts w:ascii="Georgia" w:hAnsi="Georgia"/>
        </w:rPr>
      </w:pPr>
      <w:r w:rsidRPr="00857FA2">
        <w:rPr>
          <w:rFonts w:ascii="Georgia" w:hAnsi="Georgia"/>
        </w:rPr>
        <w:t xml:space="preserve">Con los algoritmos tipo </w:t>
      </w:r>
      <w:proofErr w:type="spellStart"/>
      <w:r w:rsidRPr="004A3B85">
        <w:rPr>
          <w:rFonts w:ascii="Georgia" w:hAnsi="Georgia" w:cs="Minion-Bold"/>
          <w:bCs/>
          <w:i/>
          <w:szCs w:val="20"/>
        </w:rPr>
        <w:t>Nearest-neighbor</w:t>
      </w:r>
      <w:proofErr w:type="spellEnd"/>
      <w:r w:rsidRPr="00857FA2">
        <w:rPr>
          <w:rFonts w:ascii="Georgia" w:hAnsi="Georgia"/>
        </w:rPr>
        <w:t>, se tiende normalmente a minimizar el diámetro de l</w:t>
      </w:r>
      <w:r>
        <w:rPr>
          <w:rFonts w:ascii="Georgia" w:hAnsi="Georgia"/>
        </w:rPr>
        <w:t xml:space="preserve">os </w:t>
      </w:r>
      <w:proofErr w:type="spellStart"/>
      <w:r>
        <w:rPr>
          <w:rFonts w:ascii="Georgia" w:hAnsi="Georgia"/>
        </w:rPr>
        <w:t>clusters</w:t>
      </w:r>
      <w:proofErr w:type="spellEnd"/>
      <w:r>
        <w:rPr>
          <w:rFonts w:ascii="Georgia" w:hAnsi="Georgia"/>
        </w:rPr>
        <w:t xml:space="preserve"> </w:t>
      </w:r>
      <w:r w:rsidRPr="00857FA2">
        <w:rPr>
          <w:rFonts w:ascii="Georgia" w:hAnsi="Georgia"/>
        </w:rPr>
        <w:t xml:space="preserve">de elementos en cada iteración. </w:t>
      </w:r>
    </w:p>
    <w:p w14:paraId="3AF0EA5F" w14:textId="77777777" w:rsidR="005C41AF" w:rsidRDefault="005C41AF" w:rsidP="009F0408">
      <w:pPr>
        <w:jc w:val="left"/>
        <w:rPr>
          <w:rFonts w:ascii="Georgia" w:hAnsi="Georgia"/>
        </w:rPr>
      </w:pPr>
      <w:r>
        <w:rPr>
          <w:rFonts w:ascii="Georgia" w:hAnsi="Georgia"/>
        </w:rPr>
        <w:br w:type="page"/>
      </w:r>
    </w:p>
    <w:p w14:paraId="475C0FF5" w14:textId="77777777" w:rsidR="00A73DB2" w:rsidRDefault="00A73DB2" w:rsidP="009F0408">
      <w:pPr>
        <w:pStyle w:val="Heading2"/>
      </w:pPr>
      <w:bookmarkStart w:id="29" w:name="_Toc488695619"/>
      <w:r>
        <w:lastRenderedPageBreak/>
        <w:t xml:space="preserve">Ventajas e Inconvenientes </w:t>
      </w:r>
      <w:r w:rsidR="00870832">
        <w:t xml:space="preserve">del </w:t>
      </w:r>
      <w:proofErr w:type="spellStart"/>
      <w:r w:rsidR="00870832">
        <w:t>clustering</w:t>
      </w:r>
      <w:proofErr w:type="spellEnd"/>
      <w:r w:rsidR="00870832">
        <w:t xml:space="preserve"> jerárquico</w:t>
      </w:r>
      <w:bookmarkEnd w:id="29"/>
    </w:p>
    <w:p w14:paraId="31DD14DA" w14:textId="77777777" w:rsidR="00A73DB2" w:rsidRDefault="00A73DB2" w:rsidP="009F0408">
      <w:pPr>
        <w:spacing w:after="0"/>
        <w:rPr>
          <w:rFonts w:ascii="Georgia" w:hAnsi="Georgia"/>
        </w:rPr>
      </w:pPr>
    </w:p>
    <w:p w14:paraId="0975C9CA" w14:textId="77777777" w:rsidR="00A73DB2" w:rsidRDefault="00A73DB2" w:rsidP="009F0408">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 xml:space="preserve">el caso de </w:t>
      </w:r>
      <w:proofErr w:type="spellStart"/>
      <w:r w:rsidR="00060A7B">
        <w:rPr>
          <w:rFonts w:ascii="Georgia" w:hAnsi="Georgia"/>
        </w:rPr>
        <w:t>Clustering</w:t>
      </w:r>
      <w:proofErr w:type="spellEnd"/>
      <w:r w:rsidR="00060A7B">
        <w:rPr>
          <w:rFonts w:ascii="Georgia" w:hAnsi="Georgia"/>
        </w:rPr>
        <w:t xml:space="preserve"> jerárquico</w:t>
      </w:r>
      <w:r>
        <w:rPr>
          <w:rFonts w:ascii="Georgia" w:hAnsi="Georgia"/>
        </w:rPr>
        <w:t>:</w:t>
      </w:r>
    </w:p>
    <w:p w14:paraId="06CAEEA7" w14:textId="77777777" w:rsidR="00A73DB2" w:rsidRDefault="00A73DB2" w:rsidP="009F0408">
      <w:pPr>
        <w:spacing w:after="0"/>
        <w:rPr>
          <w:rFonts w:ascii="Georgia" w:hAnsi="Georgia"/>
        </w:rPr>
      </w:pPr>
    </w:p>
    <w:p w14:paraId="32322CD9" w14:textId="77777777" w:rsidR="00060A7B" w:rsidRPr="002B0AFE" w:rsidRDefault="00CA507F" w:rsidP="009F0408">
      <w:pPr>
        <w:spacing w:after="0"/>
        <w:rPr>
          <w:rFonts w:ascii="Georgia" w:hAnsi="Georgia"/>
          <w:i/>
          <w:sz w:val="24"/>
          <w:u w:val="single"/>
        </w:rPr>
      </w:pPr>
      <w:r w:rsidRPr="002B0AFE">
        <w:rPr>
          <w:rFonts w:ascii="Georgia" w:hAnsi="Georgia"/>
          <w:i/>
          <w:sz w:val="24"/>
          <w:u w:val="single"/>
        </w:rPr>
        <w:t>Ventajas</w:t>
      </w:r>
    </w:p>
    <w:p w14:paraId="49EF52CE" w14:textId="77777777" w:rsidR="006C56CC" w:rsidRDefault="006C56CC" w:rsidP="009F0408">
      <w:pPr>
        <w:spacing w:after="0"/>
        <w:rPr>
          <w:rFonts w:ascii="Georgia" w:hAnsi="Georgia"/>
          <w:u w:val="single"/>
        </w:rPr>
      </w:pPr>
    </w:p>
    <w:p w14:paraId="7D4877BB" w14:textId="77777777" w:rsidR="005A2511" w:rsidRDefault="006C56CC" w:rsidP="009F0408">
      <w:pPr>
        <w:pStyle w:val="ListParagraph"/>
        <w:numPr>
          <w:ilvl w:val="0"/>
          <w:numId w:val="39"/>
        </w:numPr>
        <w:spacing w:after="0" w:line="360" w:lineRule="auto"/>
        <w:jc w:val="both"/>
        <w:rPr>
          <w:rFonts w:ascii="Georgia" w:hAnsi="Georgia"/>
        </w:rPr>
      </w:pPr>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14:paraId="60264B66" w14:textId="77777777" w:rsidR="0000362D" w:rsidRDefault="000E717A" w:rsidP="009F0408">
      <w:pPr>
        <w:pStyle w:val="ListParagraph"/>
        <w:numPr>
          <w:ilvl w:val="0"/>
          <w:numId w:val="39"/>
        </w:numPr>
        <w:spacing w:after="0" w:line="360" w:lineRule="auto"/>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p w14:paraId="38277BAB" w14:textId="77777777" w:rsidR="004D47BE" w:rsidRPr="002B0AFE" w:rsidRDefault="004D47BE" w:rsidP="009F0408">
      <w:pPr>
        <w:pStyle w:val="ListParagraph"/>
        <w:numPr>
          <w:ilvl w:val="0"/>
          <w:numId w:val="39"/>
        </w:numPr>
        <w:spacing w:after="0" w:line="360" w:lineRule="auto"/>
        <w:jc w:val="both"/>
        <w:rPr>
          <w:rFonts w:ascii="Georgia" w:hAnsi="Georgia"/>
        </w:rPr>
      </w:pPr>
      <w:proofErr w:type="spellStart"/>
      <w:r>
        <w:rPr>
          <w:rFonts w:ascii="Georgia" w:hAnsi="Georgia"/>
          <w:b/>
        </w:rPr>
        <w:t>Dendrogramas</w:t>
      </w:r>
      <w:proofErr w:type="spellEnd"/>
      <w:r>
        <w:rPr>
          <w:rFonts w:ascii="Georgia" w:hAnsi="Georgia"/>
          <w:b/>
        </w:rPr>
        <w:t>.</w:t>
      </w:r>
      <w:r>
        <w:rPr>
          <w:rFonts w:ascii="Georgia" w:hAnsi="Georgia"/>
        </w:rPr>
        <w:t xml:space="preserve">  Permite representar los sucesivos </w:t>
      </w:r>
      <w:r w:rsidR="001B02E0">
        <w:rPr>
          <w:rFonts w:ascii="Georgia" w:hAnsi="Georgia"/>
        </w:rPr>
        <w:t xml:space="preserve">clústeres </w:t>
      </w:r>
      <w:r>
        <w:rPr>
          <w:rFonts w:ascii="Georgia" w:hAnsi="Georgia"/>
        </w:rPr>
        <w:t xml:space="preserve">en forma de árbol. </w:t>
      </w:r>
    </w:p>
    <w:p w14:paraId="5DC03360" w14:textId="77777777" w:rsidR="002B0AFE" w:rsidRPr="002B0AFE" w:rsidRDefault="002B0AFE" w:rsidP="009F0408">
      <w:pPr>
        <w:pStyle w:val="ListParagraph"/>
        <w:spacing w:after="0" w:line="360" w:lineRule="auto"/>
        <w:rPr>
          <w:rFonts w:ascii="Georgia" w:hAnsi="Georgia"/>
        </w:rPr>
      </w:pPr>
    </w:p>
    <w:p w14:paraId="317FC510" w14:textId="77777777" w:rsidR="00E7409F" w:rsidRDefault="00E7409F" w:rsidP="009F0408">
      <w:pPr>
        <w:spacing w:after="0"/>
        <w:rPr>
          <w:rFonts w:ascii="Georgia" w:hAnsi="Georgia"/>
          <w:u w:val="single"/>
        </w:rPr>
      </w:pPr>
    </w:p>
    <w:p w14:paraId="0DB7D2D4" w14:textId="77777777" w:rsidR="005A2511" w:rsidRPr="002B0AFE" w:rsidRDefault="00A512CD" w:rsidP="009F0408">
      <w:pPr>
        <w:spacing w:after="0"/>
        <w:rPr>
          <w:rFonts w:ascii="Georgia" w:hAnsi="Georgia"/>
          <w:sz w:val="24"/>
          <w:u w:val="single"/>
        </w:rPr>
      </w:pPr>
      <w:r w:rsidRPr="002B0AFE">
        <w:rPr>
          <w:rFonts w:ascii="Georgia" w:hAnsi="Georgia"/>
          <w:sz w:val="24"/>
          <w:u w:val="single"/>
        </w:rPr>
        <w:t>Inconvenientes</w:t>
      </w:r>
    </w:p>
    <w:p w14:paraId="601FC496" w14:textId="77777777" w:rsidR="00A73DB2" w:rsidRDefault="00A73DB2" w:rsidP="009F0408">
      <w:pPr>
        <w:spacing w:after="0"/>
        <w:rPr>
          <w:rFonts w:ascii="Georgia" w:hAnsi="Georgia"/>
        </w:rPr>
      </w:pPr>
    </w:p>
    <w:p w14:paraId="3DC5A9D3" w14:textId="77777777" w:rsidR="008A730C" w:rsidRDefault="002B0AFE" w:rsidP="009F0408">
      <w:pPr>
        <w:pStyle w:val="ListParagraph"/>
        <w:numPr>
          <w:ilvl w:val="0"/>
          <w:numId w:val="37"/>
        </w:numPr>
        <w:spacing w:after="0" w:line="360" w:lineRule="auto"/>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w:t>
      </w:r>
      <w:proofErr w:type="spellStart"/>
      <w:r w:rsidR="003F5207" w:rsidRPr="008A730C">
        <w:rPr>
          <w:rFonts w:ascii="Georgia" w:hAnsi="Georgia"/>
          <w:b/>
        </w:rPr>
        <w:t>outliers</w:t>
      </w:r>
      <w:proofErr w:type="spellEnd"/>
      <w:r w:rsidR="003F5207" w:rsidRPr="008A730C">
        <w:rPr>
          <w:rFonts w:ascii="Georgia" w:hAnsi="Georgia"/>
          <w:b/>
        </w:rPr>
        <w:t>)</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14:paraId="6310DCBE" w14:textId="77777777" w:rsidR="002B0AFE" w:rsidRPr="008A730C" w:rsidRDefault="002B0AFE" w:rsidP="009F0408">
      <w:pPr>
        <w:spacing w:after="0"/>
        <w:rPr>
          <w:rFonts w:ascii="Georgia" w:hAnsi="Georgia"/>
        </w:rPr>
      </w:pPr>
      <w:r w:rsidRPr="008A730C">
        <w:rPr>
          <w:rFonts w:ascii="Georgia" w:hAnsi="Georgia"/>
        </w:rPr>
        <w:t xml:space="preserve">en los casos en los que se decide realizar mediciones basadas en las distancias mínimas o máximas.                   </w:t>
      </w:r>
    </w:p>
    <w:p w14:paraId="18F13DBE" w14:textId="77777777" w:rsidR="002B0AFE" w:rsidRDefault="002B0AFE" w:rsidP="009F0408">
      <w:pPr>
        <w:spacing w:after="0"/>
        <w:rPr>
          <w:rFonts w:ascii="Georgia" w:hAnsi="Georgia"/>
        </w:rPr>
      </w:pPr>
    </w:p>
    <w:p w14:paraId="79DA57E5" w14:textId="77777777" w:rsidR="002B0AFE" w:rsidRDefault="002B0AFE" w:rsidP="009F0408">
      <w:pPr>
        <w:spacing w:after="120"/>
        <w:rPr>
          <w:rFonts w:ascii="Georgia" w:hAnsi="Georgia"/>
        </w:rPr>
      </w:pPr>
      <w:r w:rsidRPr="00785391">
        <w:rPr>
          <w:rFonts w:ascii="Georgia" w:hAnsi="Georgia"/>
        </w:rPr>
        <w:t xml:space="preserve">Una posible solución intermedia entre ambas distancias, es optar por el uso de la distancia media, 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7B7F3A">
        <w:rPr>
          <w:rStyle w:val="FootnoteReference"/>
          <w:rFonts w:ascii="Georgia" w:hAnsi="Georgia"/>
        </w:rPr>
        <w:footnoteReference w:id="7"/>
      </w:r>
    </w:p>
    <w:p w14:paraId="486ADD09" w14:textId="77777777" w:rsidR="000E717A" w:rsidRDefault="000E717A" w:rsidP="009F0408">
      <w:pPr>
        <w:spacing w:after="120"/>
        <w:rPr>
          <w:rFonts w:ascii="Georgia" w:hAnsi="Georgia"/>
        </w:rPr>
      </w:pPr>
    </w:p>
    <w:p w14:paraId="46AE6B06" w14:textId="77777777" w:rsidR="002B0AFE" w:rsidRPr="000073B1" w:rsidRDefault="002B0AFE" w:rsidP="009F0408">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2C4CAD55" w14:textId="77777777" w:rsidR="002B0AFE" w:rsidRPr="000073B1" w:rsidRDefault="002B0AFE" w:rsidP="009F0408">
      <w:pPr>
        <w:rPr>
          <w:rFonts w:ascii="Georgia" w:hAnsi="Georgia"/>
        </w:rPr>
      </w:pPr>
      <w:r w:rsidRPr="000073B1">
        <w:rPr>
          <w:rFonts w:ascii="Georgia" w:hAnsi="Georgia"/>
        </w:rPr>
        <w:t xml:space="preserve">Desde el punto de vista de los requisitos de computación, </w:t>
      </w:r>
      <w:r w:rsidR="00BF68AD">
        <w:rPr>
          <w:rFonts w:ascii="Georgia" w:hAnsi="Georgia"/>
        </w:rPr>
        <w:t>p</w:t>
      </w:r>
      <w:r w:rsidRPr="000073B1">
        <w:rPr>
          <w:rFonts w:ascii="Georgia" w:hAnsi="Georgia"/>
        </w:rPr>
        <w:t>ara asignar un clúster, se requiere recorrer toda la matriz de datos, calculando su similitud (distancia), lo que puede exigir un elevado consumo de computación.</w:t>
      </w:r>
    </w:p>
    <w:p w14:paraId="14A25BCA" w14:textId="77777777" w:rsidR="007B7F3A" w:rsidRDefault="007B7F3A" w:rsidP="009F0408">
      <w:pPr>
        <w:spacing w:after="0"/>
        <w:rPr>
          <w:rFonts w:ascii="Georgia" w:hAnsi="Georgia" w:cstheme="minorHAnsi"/>
        </w:rPr>
      </w:pPr>
    </w:p>
    <w:p w14:paraId="33A819EB" w14:textId="77777777" w:rsidR="007B7F3A" w:rsidRDefault="007B7F3A" w:rsidP="009F0408">
      <w:pPr>
        <w:spacing w:after="0"/>
        <w:rPr>
          <w:rFonts w:ascii="Georgia" w:hAnsi="Georgia" w:cstheme="minorHAnsi"/>
        </w:rPr>
      </w:pPr>
    </w:p>
    <w:p w14:paraId="52F7156D" w14:textId="77777777" w:rsidR="002B0AFE" w:rsidRPr="000073B1" w:rsidRDefault="002B0AFE" w:rsidP="009F0408">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 xml:space="preserve">respecto al método </w:t>
      </w:r>
      <w:proofErr w:type="spellStart"/>
      <w:r w:rsidRPr="000073B1">
        <w:rPr>
          <w:rFonts w:ascii="Georgia" w:hAnsi="Georgia" w:cstheme="minorHAnsi"/>
        </w:rPr>
        <w:t>aglomerativo</w:t>
      </w:r>
      <w:proofErr w:type="spellEnd"/>
      <w:r w:rsidRPr="000073B1">
        <w:rPr>
          <w:rFonts w:ascii="Georgia" w:hAnsi="Georgia" w:cstheme="minorHAnsi"/>
        </w:rPr>
        <w:t>,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6BFDD441" w14:textId="77777777" w:rsidR="00630A3B" w:rsidRPr="000073B1" w:rsidRDefault="00630A3B" w:rsidP="009F0408">
      <w:pPr>
        <w:rPr>
          <w:rFonts w:ascii="Georgia" w:hAnsi="Georgia"/>
        </w:rPr>
      </w:pPr>
    </w:p>
    <w:p w14:paraId="03C4C3C5" w14:textId="77777777" w:rsidR="002B0AFE" w:rsidRDefault="00AC7E5E" w:rsidP="009F0408">
      <w:pPr>
        <w:pStyle w:val="ListParagraph"/>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14:paraId="2E96FD50" w14:textId="77777777" w:rsidR="002B0AFE" w:rsidRDefault="002B0AFE" w:rsidP="009F0408">
      <w:pPr>
        <w:rPr>
          <w:rFonts w:ascii="Georgia" w:hAnsi="Georgia"/>
        </w:rPr>
      </w:pPr>
      <w:r w:rsidRPr="000073B1">
        <w:rPr>
          <w:rFonts w:ascii="Georgia" w:hAnsi="Georgia"/>
        </w:rPr>
        <w:t xml:space="preserve">En general, para un </w:t>
      </w:r>
      <w:proofErr w:type="spellStart"/>
      <w:r w:rsidRPr="000073B1">
        <w:rPr>
          <w:rFonts w:ascii="Georgia" w:hAnsi="Georgia"/>
        </w:rPr>
        <w:t>dataset</w:t>
      </w:r>
      <w:proofErr w:type="spellEnd"/>
      <w:r w:rsidRPr="000073B1">
        <w:rPr>
          <w:rFonts w:ascii="Georgia" w:hAnsi="Georgia"/>
        </w:rPr>
        <w:t xml:space="preserve"> grande, genera un árbol </w:t>
      </w:r>
      <w:r>
        <w:rPr>
          <w:rFonts w:ascii="Georgia" w:hAnsi="Georgia"/>
        </w:rPr>
        <w:t>(</w:t>
      </w:r>
      <w:proofErr w:type="spellStart"/>
      <w:r w:rsidRPr="000073B1">
        <w:rPr>
          <w:rFonts w:ascii="Georgia" w:hAnsi="Georgia"/>
        </w:rPr>
        <w:t>dendrograma</w:t>
      </w:r>
      <w:proofErr w:type="spellEnd"/>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7180A7FF" w14:textId="77777777" w:rsidR="002B0AFE" w:rsidRPr="000073B1" w:rsidRDefault="002B0AFE" w:rsidP="009F0408">
      <w:pPr>
        <w:rPr>
          <w:rFonts w:ascii="Georgia" w:hAnsi="Georgia"/>
        </w:rPr>
      </w:pPr>
    </w:p>
    <w:p w14:paraId="6FB9DBD8" w14:textId="77777777" w:rsidR="002B0AFE" w:rsidRDefault="002B0AFE" w:rsidP="009F0408">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proofErr w:type="spellStart"/>
      <w:r>
        <w:rPr>
          <w:rFonts w:ascii="Georgia" w:hAnsi="Georgia"/>
          <w:b/>
          <w:i/>
        </w:rPr>
        <w:t>outlier</w:t>
      </w:r>
      <w:r w:rsidRPr="00A122DE">
        <w:rPr>
          <w:rFonts w:ascii="Georgia" w:hAnsi="Georgia"/>
          <w:b/>
          <w:i/>
        </w:rPr>
        <w:t>s</w:t>
      </w:r>
      <w:proofErr w:type="spellEnd"/>
      <w:r w:rsidRPr="00A122DE">
        <w:rPr>
          <w:rFonts w:ascii="Georgia" w:hAnsi="Georgia"/>
        </w:rPr>
        <w:t xml:space="preserve">.  </w:t>
      </w:r>
    </w:p>
    <w:p w14:paraId="4833D133" w14:textId="77777777" w:rsidR="002B0AFE" w:rsidRPr="00A122DE" w:rsidRDefault="002B0AFE" w:rsidP="009F0408">
      <w:pPr>
        <w:rPr>
          <w:rFonts w:ascii="Georgia" w:hAnsi="Georgia"/>
        </w:rPr>
      </w:pPr>
      <w:r w:rsidRPr="00A122DE">
        <w:rPr>
          <w:rFonts w:ascii="Georgia" w:hAnsi="Georgia"/>
        </w:rPr>
        <w:t xml:space="preserve">El problema radica en el número de </w:t>
      </w:r>
      <w:proofErr w:type="spellStart"/>
      <w:r w:rsidRPr="00A122DE">
        <w:rPr>
          <w:rFonts w:ascii="Georgia" w:hAnsi="Georgia"/>
        </w:rPr>
        <w:t>clusters</w:t>
      </w:r>
      <w:proofErr w:type="spellEnd"/>
      <w:r w:rsidRPr="00A122DE">
        <w:rPr>
          <w:rFonts w:ascii="Georgia" w:hAnsi="Georgia"/>
        </w:rPr>
        <w:t xml:space="preserve">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proofErr w:type="spellStart"/>
      <w:r>
        <w:rPr>
          <w:rFonts w:ascii="Georgia" w:hAnsi="Georgia"/>
        </w:rPr>
        <w:t>outlier</w:t>
      </w:r>
      <w:r w:rsidRPr="00A122DE">
        <w:rPr>
          <w:rFonts w:ascii="Georgia" w:hAnsi="Georgia"/>
        </w:rPr>
        <w:t>s</w:t>
      </w:r>
      <w:proofErr w:type="spellEnd"/>
      <w:r w:rsidRPr="00A122DE">
        <w:rPr>
          <w:rFonts w:ascii="Georgia" w:hAnsi="Georgia"/>
        </w:rPr>
        <w:t xml:space="preserve">” los suele asociar en un clúster de forma aislada.  </w:t>
      </w:r>
    </w:p>
    <w:p w14:paraId="06ED6261" w14:textId="77777777" w:rsidR="002B0AFE" w:rsidRDefault="002B0AFE" w:rsidP="009F0408">
      <w:r w:rsidRPr="00A122DE">
        <w:rPr>
          <w:rFonts w:ascii="Georgia" w:hAnsi="Georgia"/>
        </w:rPr>
        <w:t xml:space="preserve">Por regla general, es un algoritmo que funciona mucho mejor cuando el </w:t>
      </w:r>
      <w:proofErr w:type="spellStart"/>
      <w:r w:rsidRPr="00A122DE">
        <w:rPr>
          <w:rFonts w:ascii="Georgia" w:hAnsi="Georgia"/>
        </w:rPr>
        <w:t>dataset</w:t>
      </w:r>
      <w:proofErr w:type="spellEnd"/>
      <w:r w:rsidRPr="00A122DE">
        <w:rPr>
          <w:rFonts w:ascii="Georgia" w:hAnsi="Georgia"/>
        </w:rPr>
        <w:t xml:space="preserve"> está formado por unos pocos cientos de datos por agrupar. </w:t>
      </w:r>
    </w:p>
    <w:p w14:paraId="5BE3D657" w14:textId="77777777" w:rsidR="005C41AF" w:rsidRDefault="005C41AF" w:rsidP="009F0408">
      <w:pPr>
        <w:rPr>
          <w:rFonts w:ascii="Georgia" w:hAnsi="Georgia" w:cstheme="minorHAnsi"/>
          <w:iCs/>
          <w:lang w:bidi="he-IL"/>
        </w:rPr>
      </w:pPr>
    </w:p>
    <w:p w14:paraId="4EA29CCC" w14:textId="77777777" w:rsidR="00A73DB2" w:rsidRPr="00AD27C1" w:rsidRDefault="00A73DB2" w:rsidP="009F0408">
      <w:pPr>
        <w:pStyle w:val="Heading2"/>
        <w:rPr>
          <w:rFonts w:asciiTheme="minorHAnsi" w:hAnsiTheme="minorHAnsi" w:cstheme="minorHAnsi"/>
          <w:iCs/>
          <w:color w:val="1F497D" w:themeColor="text2"/>
          <w:sz w:val="20"/>
          <w:szCs w:val="27"/>
          <w:lang w:bidi="he-IL"/>
        </w:rPr>
      </w:pPr>
      <w:bookmarkStart w:id="31" w:name="_Toc488695620"/>
      <w:r w:rsidRPr="00AD27C1">
        <w:rPr>
          <w:sz w:val="24"/>
          <w:lang w:bidi="he-IL"/>
        </w:rPr>
        <w:t xml:space="preserve">Fases del proceso de </w:t>
      </w:r>
      <w:proofErr w:type="spellStart"/>
      <w:r w:rsidRPr="00AD27C1">
        <w:rPr>
          <w:sz w:val="24"/>
          <w:lang w:bidi="he-IL"/>
        </w:rPr>
        <w:t>Clustering</w:t>
      </w:r>
      <w:bookmarkEnd w:id="31"/>
      <w:proofErr w:type="spellEnd"/>
      <w:r w:rsidRPr="00AD27C1">
        <w:rPr>
          <w:sz w:val="24"/>
          <w:lang w:bidi="he-IL"/>
        </w:rPr>
        <w:t xml:space="preserve">    </w:t>
      </w:r>
    </w:p>
    <w:p w14:paraId="4F662C1A" w14:textId="77777777" w:rsidR="00486B29" w:rsidRDefault="00486B29" w:rsidP="009F0408">
      <w:pPr>
        <w:spacing w:after="0"/>
        <w:rPr>
          <w:rFonts w:ascii="Georgia" w:hAnsi="Georgia" w:cstheme="minorHAnsi"/>
        </w:rPr>
      </w:pPr>
    </w:p>
    <w:p w14:paraId="1DB6D42A" w14:textId="77777777" w:rsidR="00A73DB2" w:rsidRDefault="00A73DB2" w:rsidP="009F0408">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proofErr w:type="spellStart"/>
      <w:r>
        <w:rPr>
          <w:rFonts w:ascii="Georgia" w:hAnsi="Georgia" w:cstheme="minorHAnsi"/>
        </w:rPr>
        <w:t>Clustering</w:t>
      </w:r>
      <w:proofErr w:type="spellEnd"/>
      <w:r>
        <w:rPr>
          <w:rFonts w:ascii="Georgia" w:hAnsi="Georgia" w:cstheme="minorHAnsi"/>
        </w:rPr>
        <w:t xml:space="preserve"> empieza definiendo un </w:t>
      </w:r>
      <w:proofErr w:type="spellStart"/>
      <w:r>
        <w:rPr>
          <w:rFonts w:ascii="Georgia" w:hAnsi="Georgia" w:cstheme="minorHAnsi"/>
        </w:rPr>
        <w:t>cluster</w:t>
      </w:r>
      <w:proofErr w:type="spellEnd"/>
      <w:r>
        <w:rPr>
          <w:rFonts w:ascii="Georgia" w:hAnsi="Georgia" w:cstheme="minorHAnsi"/>
        </w:rPr>
        <w:t xml:space="preserve"> por cada uno de los datos de entrada, y en las sucesivas etapas del algoritmo, los va agrupando, unificando los dos </w:t>
      </w:r>
      <w:proofErr w:type="spellStart"/>
      <w:r>
        <w:rPr>
          <w:rFonts w:ascii="Georgia" w:hAnsi="Georgia" w:cstheme="minorHAnsi"/>
        </w:rPr>
        <w:t>clusters</w:t>
      </w:r>
      <w:proofErr w:type="spellEnd"/>
      <w:r>
        <w:rPr>
          <w:rFonts w:ascii="Georgia" w:hAnsi="Georgia" w:cstheme="minorHAnsi"/>
        </w:rPr>
        <w:t xml:space="preserve"> que se consideran más cercanos, en un nuevo único clúster, basándose en esta distancia. De una forma más detallada, </w:t>
      </w:r>
      <w:r>
        <w:rPr>
          <w:rFonts w:ascii="Georgia" w:hAnsi="Georgia"/>
          <w:lang w:bidi="he-IL"/>
        </w:rPr>
        <w:t xml:space="preserve">las distintas fases que forman el proceso completo de </w:t>
      </w:r>
      <w:proofErr w:type="spellStart"/>
      <w:r>
        <w:rPr>
          <w:rFonts w:ascii="Georgia" w:hAnsi="Georgia"/>
          <w:lang w:bidi="he-IL"/>
        </w:rPr>
        <w:t>Clustering</w:t>
      </w:r>
      <w:proofErr w:type="spellEnd"/>
      <w:r>
        <w:rPr>
          <w:rFonts w:ascii="Georgia" w:hAnsi="Georgia"/>
          <w:lang w:bidi="he-IL"/>
        </w:rPr>
        <w:t xml:space="preserve"> son:</w:t>
      </w:r>
    </w:p>
    <w:p w14:paraId="09F60642" w14:textId="77777777" w:rsidR="00A73DB2" w:rsidRPr="005D4458" w:rsidRDefault="00A73DB2" w:rsidP="009F0408">
      <w:pPr>
        <w:rPr>
          <w:rFonts w:ascii="Georgia" w:hAnsi="Georgia"/>
          <w:lang w:bidi="he-IL"/>
        </w:rPr>
      </w:pPr>
      <w:r>
        <w:rPr>
          <w:rFonts w:ascii="Georgia" w:hAnsi="Georgia"/>
          <w:lang w:bidi="he-IL"/>
        </w:rPr>
        <w:t xml:space="preserve">  </w:t>
      </w:r>
    </w:p>
    <w:p w14:paraId="3E5AD1E4" w14:textId="77777777" w:rsidR="008E0A0E" w:rsidRPr="008E0A0E"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En una primera fase, se contempla el escenario inicial, en el que se definen aquellos parámetros de inicio que corresponden a los datos de entrada que queremos analizar (</w:t>
      </w:r>
      <w:proofErr w:type="spellStart"/>
      <w:r w:rsidRPr="00724A9D">
        <w:rPr>
          <w:rFonts w:ascii="Georgia" w:hAnsi="Georgia" w:cs="Times New Roman"/>
        </w:rPr>
        <w:t>dataset</w:t>
      </w:r>
      <w:proofErr w:type="spellEnd"/>
      <w:r w:rsidRPr="00724A9D">
        <w:rPr>
          <w:rFonts w:ascii="Georgia" w:hAnsi="Georgia" w:cs="Times New Roman"/>
        </w:rPr>
        <w:t xml:space="preserve">). </w:t>
      </w:r>
    </w:p>
    <w:p w14:paraId="3D32EF58" w14:textId="77777777" w:rsidR="00724A9D" w:rsidRPr="00724A9D" w:rsidRDefault="00A73DB2" w:rsidP="008E0A0E">
      <w:pPr>
        <w:pStyle w:val="ListParagraph"/>
        <w:autoSpaceDE w:val="0"/>
        <w:autoSpaceDN w:val="0"/>
        <w:adjustRightInd w:val="0"/>
        <w:spacing w:after="0" w:line="360" w:lineRule="auto"/>
        <w:ind w:left="426"/>
        <w:jc w:val="both"/>
        <w:rPr>
          <w:rFonts w:ascii="Georgia" w:hAnsi="Georgia" w:cs="Times New Roman"/>
          <w:iCs/>
          <w:lang w:bidi="he-IL"/>
        </w:rPr>
      </w:pPr>
      <w:r w:rsidRPr="00724A9D">
        <w:rPr>
          <w:rFonts w:ascii="Georgia" w:hAnsi="Georgia" w:cs="Times New Roman"/>
        </w:rPr>
        <w:lastRenderedPageBreak/>
        <w:t>Estos datos, lógicamente, están sin agrupar en ningún tipo de clúster.</w:t>
      </w:r>
      <w:r w:rsidR="00724A9D" w:rsidRPr="00724A9D">
        <w:rPr>
          <w:rFonts w:ascii="Georgia" w:hAnsi="Georgia" w:cs="Times New Roman"/>
        </w:rPr>
        <w:t xml:space="preserve"> Si definimos </w:t>
      </w:r>
      <w:r w:rsidR="00724A9D" w:rsidRPr="00724A9D">
        <w:rPr>
          <w:rFonts w:ascii="Georgia" w:hAnsi="Georgia" w:cs="Times New Roman"/>
          <w:iCs/>
          <w:lang w:bidi="he-IL"/>
        </w:rPr>
        <w:t>L(k)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14:paraId="6614E2CD" w14:textId="77777777" w:rsidR="00724A9D" w:rsidRPr="005D4458" w:rsidRDefault="00724A9D" w:rsidP="009F0408">
      <w:pPr>
        <w:pStyle w:val="ListParagraph"/>
        <w:autoSpaceDE w:val="0"/>
        <w:autoSpaceDN w:val="0"/>
        <w:adjustRightInd w:val="0"/>
        <w:spacing w:after="0" w:line="360" w:lineRule="auto"/>
        <w:ind w:left="426"/>
        <w:jc w:val="both"/>
        <w:rPr>
          <w:rFonts w:ascii="Georgia" w:hAnsi="Georgia" w:cs="Times New Roman"/>
        </w:rPr>
      </w:pPr>
    </w:p>
    <w:p w14:paraId="4A4DB886" w14:textId="77777777" w:rsidR="00A73DB2" w:rsidRPr="002722D5"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14:paraId="22ACD5A8" w14:textId="77777777" w:rsidR="00A73DB2" w:rsidRPr="00724A9D" w:rsidRDefault="003F67E3" w:rsidP="009F0408">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14:paraId="5B8D53DD" w14:textId="77777777" w:rsidR="00787912" w:rsidRPr="00960E44" w:rsidRDefault="00C933D7" w:rsidP="00960E44">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14:paraId="57D72A36" w14:textId="77777777" w:rsidR="00A73DB2" w:rsidRPr="00647F83"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 xml:space="preserve">ados 2 </w:t>
      </w:r>
      <w:proofErr w:type="spellStart"/>
      <w:r w:rsidRPr="00647F83">
        <w:rPr>
          <w:rFonts w:ascii="Georgia" w:hAnsi="Georgia" w:cs="Times New Roman"/>
          <w:iCs/>
          <w:lang w:bidi="he-IL"/>
        </w:rPr>
        <w:t>clusters</w:t>
      </w:r>
      <w:proofErr w:type="spellEnd"/>
      <w:r w:rsidRPr="00647F83">
        <w:rPr>
          <w:rFonts w:ascii="Georgia" w:hAnsi="Georgia" w:cs="Times New Roman"/>
          <w:iCs/>
          <w:lang w:bidi="he-IL"/>
        </w:rPr>
        <w:t xml:space="preserve"> A y B, se define como:</w:t>
      </w:r>
    </w:p>
    <w:p w14:paraId="747B4D27" w14:textId="77777777" w:rsidR="00A73DB2" w:rsidRPr="005D4458" w:rsidRDefault="00A73DB2" w:rsidP="009F0408">
      <w:pPr>
        <w:pStyle w:val="ListParagraph"/>
        <w:autoSpaceDE w:val="0"/>
        <w:autoSpaceDN w:val="0"/>
        <w:adjustRightInd w:val="0"/>
        <w:spacing w:after="0" w:line="360" w:lineRule="auto"/>
        <w:ind w:left="426"/>
        <w:jc w:val="both"/>
        <w:rPr>
          <w:rFonts w:ascii="Georgia" w:hAnsi="Georgia" w:cs="Times New Roman"/>
          <w:iCs/>
          <w:lang w:bidi="he-IL"/>
        </w:rPr>
      </w:pPr>
    </w:p>
    <w:p w14:paraId="394BD4D1" w14:textId="77777777" w:rsidR="00A73DB2" w:rsidRPr="00BF6640"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w:t>
      </w:r>
      <w:proofErr w:type="gramStart"/>
      <w:r w:rsidRPr="00BF6640">
        <w:rPr>
          <w:rFonts w:ascii="Georgia" w:hAnsi="Georgia" w:cs="Times New Roman"/>
          <w:i/>
          <w:iCs/>
          <w:lang w:val="en-US" w:bidi="he-IL"/>
        </w:rPr>
        <w:t>A ,</w:t>
      </w:r>
      <w:proofErr w:type="gramEnd"/>
      <w:r w:rsidRPr="00BF6640">
        <w:rPr>
          <w:rFonts w:ascii="Georgia" w:hAnsi="Georgia" w:cs="Times New Roman"/>
          <w:i/>
          <w:iCs/>
          <w:lang w:val="en-US" w:bidi="he-IL"/>
        </w:rPr>
        <w:t xml:space="preserve"> B] = mean ( d[(</w:t>
      </w:r>
      <w:proofErr w:type="spellStart"/>
      <w:r w:rsidRPr="00BF6640">
        <w:rPr>
          <w:rFonts w:ascii="Georgia" w:hAnsi="Georgia" w:cs="Times New Roman"/>
          <w:i/>
          <w:iCs/>
          <w:lang w:val="en-US" w:bidi="he-IL"/>
        </w:rPr>
        <w:t>i</w:t>
      </w:r>
      <w:proofErr w:type="spellEnd"/>
      <w:r w:rsidRPr="00BF6640">
        <w:rPr>
          <w:rFonts w:ascii="Georgia" w:hAnsi="Georgia" w:cs="Times New Roman"/>
          <w:i/>
          <w:iCs/>
          <w:lang w:val="en-US" w:bidi="he-IL"/>
        </w:rPr>
        <w:t>),(j)] )</w:t>
      </w:r>
    </w:p>
    <w:p w14:paraId="2D303550" w14:textId="77777777" w:rsidR="00A73DB2" w:rsidRPr="00BF6640" w:rsidRDefault="00A73DB2" w:rsidP="009F0408">
      <w:pPr>
        <w:autoSpaceDE w:val="0"/>
        <w:autoSpaceDN w:val="0"/>
        <w:adjustRightInd w:val="0"/>
        <w:spacing w:after="0"/>
        <w:rPr>
          <w:rFonts w:ascii="Georgia" w:hAnsi="Georgia" w:cs="Times New Roman"/>
          <w:i/>
          <w:iCs/>
          <w:lang w:val="en-US" w:bidi="he-IL"/>
        </w:rPr>
      </w:pPr>
    </w:p>
    <w:p w14:paraId="2D79FA4E" w14:textId="77777777" w:rsidR="00A73DB2" w:rsidRPr="00BF6640" w:rsidRDefault="00A73DB2" w:rsidP="009F0408">
      <w:pPr>
        <w:autoSpaceDE w:val="0"/>
        <w:autoSpaceDN w:val="0"/>
        <w:adjustRightInd w:val="0"/>
        <w:spacing w:after="0"/>
        <w:rPr>
          <w:rFonts w:ascii="Georgia" w:hAnsi="Georgia" w:cs="Times New Roman"/>
          <w:lang w:val="en-US"/>
        </w:rPr>
      </w:pPr>
    </w:p>
    <w:p w14:paraId="3B845DAD"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w:t>
      </w:r>
      <w:proofErr w:type="spellStart"/>
      <w:r w:rsidRPr="005D4458">
        <w:rPr>
          <w:rFonts w:ascii="Georgia" w:hAnsi="Georgia" w:cs="Times New Roman"/>
          <w:i/>
          <w:iCs/>
          <w:lang w:bidi="he-IL"/>
        </w:rPr>
        <w:t>clusters</w:t>
      </w:r>
      <w:proofErr w:type="spellEnd"/>
      <w:r w:rsidRPr="005D4458">
        <w:rPr>
          <w:rFonts w:ascii="Georgia" w:hAnsi="Georgia" w:cs="Times New Roman"/>
          <w:i/>
          <w:iCs/>
          <w:lang w:bidi="he-IL"/>
        </w:rPr>
        <w:t xml:space="preserve"> en un </w:t>
      </w:r>
      <w:r>
        <w:rPr>
          <w:rFonts w:ascii="Georgia" w:hAnsi="Georgia" w:cs="Times New Roman"/>
          <w:i/>
          <w:iCs/>
          <w:lang w:bidi="he-IL"/>
        </w:rPr>
        <w:t xml:space="preserve">único </w:t>
      </w:r>
      <w:proofErr w:type="spellStart"/>
      <w:r w:rsidRPr="005D4458">
        <w:rPr>
          <w:rFonts w:ascii="Georgia" w:hAnsi="Georgia" w:cs="Times New Roman"/>
          <w:i/>
          <w:iCs/>
          <w:lang w:bidi="he-IL"/>
        </w:rPr>
        <w:t>cluster</w:t>
      </w:r>
      <w:proofErr w:type="spellEnd"/>
      <w:r w:rsidRPr="005D4458">
        <w:rPr>
          <w:rFonts w:ascii="Georgia" w:hAnsi="Georgia" w:cs="Times New Roman"/>
          <w:i/>
          <w:iCs/>
          <w:lang w:bidi="he-IL"/>
        </w:rPr>
        <w:t xml:space="preserve">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w:t>
      </w:r>
      <w:proofErr w:type="spellStart"/>
      <w:r w:rsidRPr="005D4458">
        <w:rPr>
          <w:rFonts w:ascii="Georgia" w:hAnsi="Georgia" w:cs="Times New Roman"/>
          <w:iCs/>
          <w:lang w:bidi="he-IL"/>
        </w:rPr>
        <w:t>clustering</w:t>
      </w:r>
      <w:proofErr w:type="spellEnd"/>
      <w:r w:rsidRPr="005D4458">
        <w:rPr>
          <w:rFonts w:ascii="Georgia" w:hAnsi="Georgia" w:cs="Times New Roman"/>
          <w:iCs/>
          <w:lang w:bidi="he-IL"/>
        </w:rPr>
        <w:t xml:space="preserve">  </w:t>
      </w:r>
      <w:r w:rsidRPr="005D4458">
        <w:rPr>
          <w:rFonts w:ascii="Georgia" w:hAnsi="Georgia" w:cs="Times New Roman"/>
          <w:i/>
          <w:iCs/>
          <w:lang w:bidi="he-IL"/>
        </w:rPr>
        <w:t xml:space="preserve">m  y se define el nivel de </w:t>
      </w:r>
      <w:proofErr w:type="spellStart"/>
      <w:r w:rsidRPr="005D4458">
        <w:rPr>
          <w:rFonts w:ascii="Georgia" w:hAnsi="Georgia" w:cs="Times New Roman"/>
          <w:i/>
          <w:iCs/>
          <w:lang w:bidi="he-IL"/>
        </w:rPr>
        <w:t>clustering</w:t>
      </w:r>
      <w:proofErr w:type="spellEnd"/>
      <w:r w:rsidRPr="005D4458">
        <w:rPr>
          <w:rFonts w:ascii="Georgia" w:hAnsi="Georgia" w:cs="Times New Roman"/>
          <w:i/>
          <w:iCs/>
          <w:lang w:bidi="he-IL"/>
        </w:rPr>
        <w:t xml:space="preserve"> </w:t>
      </w:r>
      <w:r>
        <w:rPr>
          <w:rFonts w:ascii="Georgia" w:hAnsi="Georgia" w:cs="Times New Roman"/>
          <w:i/>
          <w:iCs/>
          <w:lang w:bidi="he-IL"/>
        </w:rPr>
        <w:t>como:</w:t>
      </w:r>
    </w:p>
    <w:p w14:paraId="600A796E" w14:textId="77777777" w:rsidR="00A73DB2" w:rsidRPr="005D4458" w:rsidRDefault="00A73DB2" w:rsidP="009F0408">
      <w:pPr>
        <w:autoSpaceDE w:val="0"/>
        <w:autoSpaceDN w:val="0"/>
        <w:adjustRightInd w:val="0"/>
        <w:spacing w:after="0"/>
        <w:rPr>
          <w:rFonts w:ascii="Georgia" w:hAnsi="Georgia" w:cs="Times New Roman"/>
          <w:i/>
          <w:iCs/>
          <w:lang w:bidi="he-IL"/>
        </w:rPr>
      </w:pPr>
    </w:p>
    <w:p w14:paraId="0CE16B06" w14:textId="77777777" w:rsidR="00A73DB2" w:rsidRPr="005D4458" w:rsidRDefault="00464A30" w:rsidP="009F0408">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14:paraId="3ED37489" w14:textId="77777777" w:rsidR="00A73DB2" w:rsidRPr="005D4458" w:rsidRDefault="00A73DB2" w:rsidP="009F0408">
      <w:pPr>
        <w:autoSpaceDE w:val="0"/>
        <w:autoSpaceDN w:val="0"/>
        <w:adjustRightInd w:val="0"/>
        <w:spacing w:after="0"/>
        <w:rPr>
          <w:rFonts w:ascii="Georgia" w:hAnsi="Georgia" w:cs="Times New Roman"/>
        </w:rPr>
      </w:pPr>
    </w:p>
    <w:p w14:paraId="512A7DD1"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w:t>
      </w:r>
      <w:proofErr w:type="spellStart"/>
      <w:r w:rsidRPr="005D4458">
        <w:rPr>
          <w:rFonts w:ascii="Georgia" w:hAnsi="Georgia" w:cs="Times New Roman"/>
        </w:rPr>
        <w:t>clusters</w:t>
      </w:r>
      <w:proofErr w:type="spellEnd"/>
      <w:r w:rsidRPr="005D4458">
        <w:rPr>
          <w:rFonts w:ascii="Georgia" w:hAnsi="Georgia" w:cs="Times New Roman"/>
        </w:rPr>
        <w:t xml:space="preserve">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proofErr w:type="spellStart"/>
      <w:r w:rsidRPr="005D4458">
        <w:rPr>
          <w:rFonts w:ascii="Georgia" w:hAnsi="Georgia" w:cs="Times New Roman"/>
        </w:rPr>
        <w:t>cluster</w:t>
      </w:r>
      <w:proofErr w:type="spellEnd"/>
      <w:r w:rsidRPr="005D4458">
        <w:rPr>
          <w:rFonts w:ascii="Georgia" w:hAnsi="Georgia" w:cs="Times New Roman"/>
        </w:rPr>
        <w:t xml:space="preserve"> generado en la anterior fase.</w:t>
      </w:r>
    </w:p>
    <w:p w14:paraId="662990CB" w14:textId="77777777" w:rsidR="00A73DB2" w:rsidRPr="005D4458" w:rsidRDefault="00A73DB2" w:rsidP="009F0408">
      <w:pPr>
        <w:autoSpaceDE w:val="0"/>
        <w:autoSpaceDN w:val="0"/>
        <w:adjustRightInd w:val="0"/>
        <w:spacing w:after="0"/>
        <w:rPr>
          <w:rFonts w:ascii="Georgia" w:hAnsi="Georgia" w:cs="Times New Roman"/>
        </w:rPr>
      </w:pPr>
    </w:p>
    <w:p w14:paraId="63A49BBA" w14:textId="77777777" w:rsidR="00A73DB2" w:rsidRDefault="00A73DB2" w:rsidP="009F0408">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3CF7228F" w14:textId="77777777" w:rsidR="00A82C00" w:rsidRPr="005C41AF" w:rsidRDefault="00A82C00" w:rsidP="009F0408">
      <w:pPr>
        <w:autoSpaceDE w:val="0"/>
        <w:autoSpaceDN w:val="0"/>
        <w:adjustRightInd w:val="0"/>
        <w:spacing w:after="0"/>
        <w:ind w:firstLine="426"/>
        <w:rPr>
          <w:rFonts w:ascii="Georgia" w:hAnsi="Georgia" w:cs="Times New Roman"/>
          <w:i/>
          <w:iCs/>
          <w:lang w:bidi="he-IL"/>
        </w:rPr>
      </w:pPr>
    </w:p>
    <w:p w14:paraId="6FF5A8AE" w14:textId="77777777" w:rsidR="00A73DB2" w:rsidRPr="00A67EA6"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3E550828" w14:textId="77777777" w:rsidR="00A73DB2" w:rsidRPr="005C41AF" w:rsidRDefault="00A73DB2" w:rsidP="009F0408">
      <w:pPr>
        <w:autoSpaceDE w:val="0"/>
        <w:autoSpaceDN w:val="0"/>
        <w:adjustRightInd w:val="0"/>
        <w:spacing w:after="0"/>
        <w:rPr>
          <w:rFonts w:ascii="Georgia" w:hAnsi="Georgia" w:cs="Times New Roman"/>
        </w:rPr>
      </w:pPr>
    </w:p>
    <w:p w14:paraId="5F26C491"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 xml:space="preserve">Todos los objetos están agrupados en clúster único, en cuyo caso, se daría por finalizado el proceso de </w:t>
      </w:r>
      <w:proofErr w:type="spellStart"/>
      <w:r w:rsidRPr="005D4458">
        <w:rPr>
          <w:rFonts w:ascii="Georgia" w:hAnsi="Georgia" w:cs="Times New Roman"/>
        </w:rPr>
        <w:t>clustering</w:t>
      </w:r>
      <w:proofErr w:type="spellEnd"/>
      <w:r>
        <w:rPr>
          <w:rFonts w:ascii="Georgia" w:hAnsi="Georgia" w:cs="Times New Roman"/>
        </w:rPr>
        <w:t>.</w:t>
      </w:r>
    </w:p>
    <w:p w14:paraId="6D4FC6F0" w14:textId="77777777" w:rsidR="00A73DB2" w:rsidRPr="005D4458" w:rsidRDefault="00A73DB2" w:rsidP="009F0408">
      <w:pPr>
        <w:pStyle w:val="ListParagraph"/>
        <w:autoSpaceDE w:val="0"/>
        <w:autoSpaceDN w:val="0"/>
        <w:adjustRightInd w:val="0"/>
        <w:spacing w:after="0" w:line="360" w:lineRule="auto"/>
        <w:jc w:val="both"/>
        <w:rPr>
          <w:rFonts w:ascii="Georgia" w:hAnsi="Georgia" w:cs="Times New Roman"/>
          <w:i/>
          <w:iCs/>
          <w:lang w:bidi="he-IL"/>
        </w:rPr>
      </w:pPr>
    </w:p>
    <w:p w14:paraId="288FE458"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 xml:space="preserve">Se ha alcanzado el umbral definido de número de </w:t>
      </w:r>
      <w:proofErr w:type="spellStart"/>
      <w:r w:rsidRPr="005D4458">
        <w:rPr>
          <w:rFonts w:ascii="Georgia" w:hAnsi="Georgia" w:cs="Times New Roman"/>
          <w:iCs/>
          <w:lang w:bidi="he-IL"/>
        </w:rPr>
        <w:t>clusters</w:t>
      </w:r>
      <w:proofErr w:type="spellEnd"/>
      <w:r w:rsidRPr="005D4458">
        <w:rPr>
          <w:rFonts w:ascii="Georgia" w:hAnsi="Georgia" w:cs="Times New Roman"/>
          <w:iCs/>
          <w:lang w:bidi="he-IL"/>
        </w:rPr>
        <w:t xml:space="preserve">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3337C0E3" w14:textId="77777777" w:rsidR="00A73DB2" w:rsidRPr="005D4458" w:rsidRDefault="00A73DB2" w:rsidP="009F0408">
      <w:pPr>
        <w:autoSpaceDE w:val="0"/>
        <w:autoSpaceDN w:val="0"/>
        <w:adjustRightInd w:val="0"/>
        <w:spacing w:after="0"/>
        <w:rPr>
          <w:rFonts w:ascii="Georgia" w:hAnsi="Georgia" w:cs="Times New Roman"/>
          <w:i/>
          <w:iCs/>
          <w:lang w:bidi="he-IL"/>
        </w:rPr>
      </w:pPr>
    </w:p>
    <w:p w14:paraId="7CEF91CA"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0DB8DD9C" w14:textId="77777777" w:rsidR="00A73DB2" w:rsidRDefault="00A73DB2" w:rsidP="009F0408">
      <w:pPr>
        <w:pStyle w:val="Heading2"/>
      </w:pPr>
      <w:bookmarkStart w:id="32" w:name="_Toc488695621"/>
      <w:r>
        <w:lastRenderedPageBreak/>
        <w:t>Implementación en R</w:t>
      </w:r>
      <w:bookmarkEnd w:id="32"/>
    </w:p>
    <w:p w14:paraId="081A5A74" w14:textId="77777777" w:rsidR="00A73DB2" w:rsidRDefault="00A73DB2" w:rsidP="009F0408">
      <w:pPr>
        <w:spacing w:after="0"/>
      </w:pPr>
    </w:p>
    <w:p w14:paraId="760CD121" w14:textId="77777777" w:rsidR="00A73DB2" w:rsidRDefault="00353219" w:rsidP="009F0408">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 xml:space="preserve">mo se realizaría el proceso de </w:t>
      </w:r>
      <w:proofErr w:type="spellStart"/>
      <w:r>
        <w:rPr>
          <w:rFonts w:ascii="Georgia" w:hAnsi="Georgia" w:cstheme="minorHAnsi"/>
        </w:rPr>
        <w:t>clustering</w:t>
      </w:r>
      <w:proofErr w:type="spellEnd"/>
      <w:r>
        <w:rPr>
          <w:rFonts w:ascii="Georgia" w:hAnsi="Georgia" w:cstheme="minorHAnsi"/>
        </w:rPr>
        <w:t xml:space="preserve"> jerárquico con el paquete estadístico R. Para su ilustración se utilizarán los datos del caso práctico utilizado en este TFM</w:t>
      </w:r>
      <w:r w:rsidR="00DC4FD9">
        <w:rPr>
          <w:rFonts w:ascii="Georgia" w:hAnsi="Georgia" w:cstheme="minorHAnsi"/>
        </w:rPr>
        <w:t xml:space="preserve">, en concreto, el código correspondiente a la concentración de </w:t>
      </w:r>
      <w:proofErr w:type="spellStart"/>
      <w:r w:rsidR="00DC4FD9">
        <w:rPr>
          <w:rFonts w:ascii="Georgia" w:hAnsi="Georgia" w:cstheme="minorHAnsi"/>
        </w:rPr>
        <w:t>Hazium</w:t>
      </w:r>
      <w:proofErr w:type="spellEnd"/>
      <w:r w:rsidR="00DC4FD9">
        <w:rPr>
          <w:rFonts w:ascii="Georgia" w:hAnsi="Georgia" w:cstheme="minorHAnsi"/>
        </w:rPr>
        <w:t>.</w:t>
      </w:r>
    </w:p>
    <w:p w14:paraId="64BFD9A5" w14:textId="77777777" w:rsidR="00A73DB2" w:rsidRDefault="00A73DB2" w:rsidP="009F0408">
      <w:pPr>
        <w:spacing w:after="0"/>
        <w:rPr>
          <w:rFonts w:ascii="Georgia" w:hAnsi="Georgia" w:cstheme="minorHAnsi"/>
        </w:rPr>
      </w:pPr>
    </w:p>
    <w:p w14:paraId="2F0D761E" w14:textId="77777777" w:rsidR="00A73DB2" w:rsidRDefault="00A73DB2" w:rsidP="009F0408">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w:t>
      </w:r>
      <w:proofErr w:type="spellStart"/>
      <w:r w:rsidR="00867F19">
        <w:rPr>
          <w:rFonts w:ascii="Georgia" w:hAnsi="Georgia" w:cstheme="minorHAnsi"/>
          <w:b/>
          <w:i/>
        </w:rPr>
        <w:t>Dynamic</w:t>
      </w:r>
      <w:proofErr w:type="spellEnd"/>
      <w:r w:rsidR="00867F19">
        <w:rPr>
          <w:rFonts w:ascii="Georgia" w:hAnsi="Georgia" w:cstheme="minorHAnsi"/>
          <w:b/>
          <w:i/>
        </w:rPr>
        <w:t xml:space="preserve"> Time </w:t>
      </w:r>
      <w:proofErr w:type="spellStart"/>
      <w:r w:rsidR="00867F19">
        <w:rPr>
          <w:rFonts w:ascii="Georgia" w:hAnsi="Georgia" w:cstheme="minorHAnsi"/>
          <w:b/>
          <w:i/>
        </w:rPr>
        <w:t>Warping</w:t>
      </w:r>
      <w:proofErr w:type="spellEnd"/>
      <w:r w:rsidR="00867F19">
        <w:rPr>
          <w:rFonts w:ascii="Georgia" w:hAnsi="Georgia" w:cstheme="minorHAnsi"/>
          <w:b/>
          <w:i/>
        </w:rPr>
        <w:t xml:space="preserve">).                    </w:t>
      </w:r>
      <w:r>
        <w:rPr>
          <w:rFonts w:ascii="Georgia" w:hAnsi="Georgia" w:cstheme="minorHAnsi"/>
        </w:rPr>
        <w:t xml:space="preserve">  Más en concreto, se ha decidido utilizar el paquete del mismo nombre -</w:t>
      </w:r>
      <w:proofErr w:type="spellStart"/>
      <w:r>
        <w:rPr>
          <w:rFonts w:ascii="Georgia" w:hAnsi="Georgia" w:cstheme="minorHAnsi"/>
          <w:i/>
        </w:rPr>
        <w:t>dtw</w:t>
      </w:r>
      <w:proofErr w:type="spellEnd"/>
      <w:r>
        <w:rPr>
          <w:rFonts w:ascii="Georgia" w:hAnsi="Georgia" w:cstheme="minorHAnsi"/>
          <w:i/>
        </w:rPr>
        <w:t xml:space="preserve">-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32793B4F" w14:textId="77777777" w:rsidR="00A73DB2" w:rsidRPr="00F43B81" w:rsidRDefault="00A73DB2" w:rsidP="009F0408">
      <w:pPr>
        <w:spacing w:after="0"/>
        <w:rPr>
          <w:rFonts w:ascii="Georgia" w:hAnsi="Georgia" w:cstheme="minorHAnsi"/>
        </w:rPr>
      </w:pPr>
    </w:p>
    <w:p w14:paraId="6FE51A71" w14:textId="77777777" w:rsidR="00A73DB2" w:rsidRDefault="00A73DB2" w:rsidP="009F0408">
      <w:pPr>
        <w:spacing w:after="0"/>
        <w:rPr>
          <w:rFonts w:ascii="Georgia" w:hAnsi="Georgia" w:cstheme="minorHAnsi"/>
        </w:rPr>
      </w:pPr>
      <w:r>
        <w:rPr>
          <w:rFonts w:ascii="Georgia" w:hAnsi="Georgia" w:cstheme="minorHAnsi"/>
        </w:rPr>
        <w:t xml:space="preserve">Por último, respecto al proceso de </w:t>
      </w:r>
      <w:proofErr w:type="spellStart"/>
      <w:r>
        <w:rPr>
          <w:rFonts w:ascii="Georgia" w:hAnsi="Georgia" w:cstheme="minorHAnsi"/>
        </w:rPr>
        <w:t>Clustering</w:t>
      </w:r>
      <w:proofErr w:type="spellEnd"/>
      <w:r>
        <w:rPr>
          <w:rFonts w:ascii="Georgia" w:hAnsi="Georgia" w:cstheme="minorHAnsi"/>
        </w:rPr>
        <w:t xml:space="preserve"> Jerárquico, su implementación en R se ha llevado a cabo mediante el uso del paquete </w:t>
      </w:r>
      <w:r w:rsidR="00F33F7A">
        <w:rPr>
          <w:rFonts w:ascii="Georgia" w:hAnsi="Georgia" w:cstheme="minorHAnsi"/>
        </w:rPr>
        <w:t xml:space="preserve"> </w:t>
      </w:r>
      <w:proofErr w:type="spellStart"/>
      <w:r>
        <w:rPr>
          <w:rFonts w:ascii="Georgia" w:hAnsi="Georgia" w:cstheme="minorHAnsi"/>
          <w:b/>
          <w:i/>
        </w:rPr>
        <w:t>hclust</w:t>
      </w:r>
      <w:proofErr w:type="spellEnd"/>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w:t>
      </w:r>
      <w:proofErr w:type="spellStart"/>
      <w:r>
        <w:rPr>
          <w:rFonts w:ascii="Georgia" w:hAnsi="Georgia" w:cstheme="minorHAnsi"/>
        </w:rPr>
        <w:t>dendrogramas</w:t>
      </w:r>
      <w:proofErr w:type="spellEnd"/>
      <w:r>
        <w:rPr>
          <w:rFonts w:ascii="Georgia" w:hAnsi="Georgia" w:cstheme="minorHAnsi"/>
        </w:rPr>
        <w:t xml:space="preserve">.  </w:t>
      </w:r>
    </w:p>
    <w:p w14:paraId="43344B99" w14:textId="77777777" w:rsidR="00276C04" w:rsidRDefault="00276C04" w:rsidP="009F0408">
      <w:pPr>
        <w:spacing w:after="0"/>
        <w:rPr>
          <w:rFonts w:ascii="Georgia" w:hAnsi="Georgia"/>
        </w:rPr>
      </w:pPr>
    </w:p>
    <w:p w14:paraId="484511CF" w14:textId="77777777" w:rsidR="000A395A" w:rsidRDefault="007003E3" w:rsidP="009F0408">
      <w:pPr>
        <w:pStyle w:val="Heading3"/>
      </w:pPr>
      <w:bookmarkStart w:id="33" w:name="_Toc488695622"/>
      <w:r>
        <w:t>Ejemplo</w:t>
      </w:r>
      <w:bookmarkEnd w:id="33"/>
    </w:p>
    <w:p w14:paraId="1CC91B40" w14:textId="77777777" w:rsidR="0088739D" w:rsidRPr="0088739D" w:rsidRDefault="00C6297E" w:rsidP="009F0408">
      <w:pPr>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47328" behindDoc="0" locked="0" layoutInCell="1" allowOverlap="1" wp14:anchorId="0C114D20" wp14:editId="0EC875DB">
                <wp:simplePos x="0" y="0"/>
                <wp:positionH relativeFrom="column">
                  <wp:posOffset>156210</wp:posOffset>
                </wp:positionH>
                <wp:positionV relativeFrom="paragraph">
                  <wp:posOffset>107315</wp:posOffset>
                </wp:positionV>
                <wp:extent cx="5504180" cy="4102735"/>
                <wp:effectExtent l="0" t="0" r="1270" b="0"/>
                <wp:wrapNone/>
                <wp:docPr id="342" nam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4180" cy="41027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5800AF" id=" 65" o:spid="_x0000_s1026" style="position:absolute;margin-left:12.3pt;margin-top:8.45pt;width:433.4pt;height:3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">
                <v:fill opacity="0"/>
                <v:path arrowok="t"/>
              </v:rect>
            </w:pict>
          </mc:Fallback>
        </mc:AlternateContent>
      </w:r>
    </w:p>
    <w:p w14:paraId="6A27330D" w14:textId="77777777" w:rsidR="000A395A" w:rsidRPr="00251C30" w:rsidRDefault="000A395A" w:rsidP="009F0408">
      <w:pPr>
        <w:spacing w:after="0"/>
        <w:ind w:left="708"/>
        <w:jc w:val="left"/>
        <w:rPr>
          <w:rFonts w:ascii="Georgia" w:hAnsi="Georgia"/>
          <w:sz w:val="20"/>
          <w:lang w:val="en-US"/>
        </w:rPr>
      </w:pPr>
      <w:proofErr w:type="spellStart"/>
      <w:r w:rsidRPr="00251C30">
        <w:rPr>
          <w:rFonts w:ascii="Georgia" w:hAnsi="Georgia"/>
          <w:sz w:val="20"/>
          <w:lang w:val="en-US"/>
        </w:rPr>
        <w:t>setwd</w:t>
      </w:r>
      <w:proofErr w:type="spellEnd"/>
      <w:r w:rsidRPr="00251C30">
        <w:rPr>
          <w:rFonts w:ascii="Georgia" w:hAnsi="Georgia"/>
          <w:sz w:val="20"/>
          <w:lang w:val="en-US"/>
        </w:rPr>
        <w:t>=("</w:t>
      </w:r>
      <w:r w:rsidR="00875313" w:rsidRPr="00251C30">
        <w:rPr>
          <w:rFonts w:ascii="Georgia" w:hAnsi="Georgia"/>
          <w:sz w:val="20"/>
          <w:lang w:val="en-US"/>
        </w:rPr>
        <w:t>&lt;</w:t>
      </w:r>
      <w:proofErr w:type="spellStart"/>
      <w:r w:rsidR="00875313" w:rsidRPr="00251C30">
        <w:rPr>
          <w:rFonts w:ascii="Georgia" w:hAnsi="Georgia"/>
          <w:sz w:val="20"/>
          <w:lang w:val="en-US"/>
        </w:rPr>
        <w:t>dir</w:t>
      </w:r>
      <w:proofErr w:type="spellEnd"/>
      <w:r w:rsidR="00875313" w:rsidRPr="00251C30">
        <w:rPr>
          <w:rFonts w:ascii="Georgia" w:hAnsi="Georgia"/>
          <w:sz w:val="20"/>
          <w:lang w:val="en-US"/>
        </w:rPr>
        <w:t>&gt;</w:t>
      </w:r>
      <w:r w:rsidRPr="00251C30">
        <w:rPr>
          <w:rFonts w:ascii="Georgia" w:hAnsi="Georgia"/>
          <w:sz w:val="20"/>
          <w:lang w:val="en-US"/>
        </w:rPr>
        <w:t>")</w:t>
      </w:r>
    </w:p>
    <w:p w14:paraId="7CDE5A87" w14:textId="77777777" w:rsidR="008C4FE6" w:rsidRPr="00251C30" w:rsidRDefault="008C4FE6" w:rsidP="009F0408">
      <w:pPr>
        <w:spacing w:after="0"/>
        <w:jc w:val="left"/>
        <w:rPr>
          <w:rFonts w:ascii="Georgia" w:hAnsi="Georgia"/>
          <w:sz w:val="20"/>
          <w:lang w:val="en-US"/>
        </w:rPr>
      </w:pPr>
    </w:p>
    <w:p w14:paraId="7943E0F4" w14:textId="77777777" w:rsidR="008C4FE6" w:rsidRPr="00251C30" w:rsidRDefault="008C4FE6" w:rsidP="009F0408">
      <w:pPr>
        <w:spacing w:after="0"/>
        <w:ind w:firstLine="708"/>
        <w:jc w:val="left"/>
        <w:rPr>
          <w:rFonts w:ascii="Georgia" w:hAnsi="Georgia"/>
          <w:sz w:val="20"/>
          <w:lang w:val="en-US"/>
        </w:rPr>
      </w:pPr>
      <w:proofErr w:type="spellStart"/>
      <w:proofErr w:type="gramStart"/>
      <w:r w:rsidRPr="00251C30">
        <w:rPr>
          <w:rFonts w:ascii="Georgia" w:hAnsi="Georgia"/>
          <w:sz w:val="20"/>
          <w:lang w:val="en-US"/>
        </w:rPr>
        <w:t>install.packages</w:t>
      </w:r>
      <w:proofErr w:type="spellEnd"/>
      <w:proofErr w:type="gramEnd"/>
      <w:r w:rsidRPr="00251C30">
        <w:rPr>
          <w:rFonts w:ascii="Georgia" w:hAnsi="Georgia"/>
          <w:sz w:val="20"/>
          <w:lang w:val="en-US"/>
        </w:rPr>
        <w:t>("</w:t>
      </w:r>
      <w:proofErr w:type="spellStart"/>
      <w:r w:rsidRPr="00251C30">
        <w:rPr>
          <w:rFonts w:ascii="Georgia" w:hAnsi="Georgia"/>
          <w:sz w:val="20"/>
          <w:lang w:val="en-US"/>
        </w:rPr>
        <w:t>dtw</w:t>
      </w:r>
      <w:proofErr w:type="spellEnd"/>
      <w:r w:rsidRPr="00251C30">
        <w:rPr>
          <w:rFonts w:ascii="Georgia" w:hAnsi="Georgia"/>
          <w:sz w:val="20"/>
          <w:lang w:val="en-US"/>
        </w:rPr>
        <w:t>")</w:t>
      </w:r>
    </w:p>
    <w:p w14:paraId="3C19F0D8"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w:t>
      </w:r>
      <w:proofErr w:type="spellStart"/>
      <w:r w:rsidRPr="00251C30">
        <w:rPr>
          <w:rFonts w:ascii="Georgia" w:hAnsi="Georgia"/>
          <w:sz w:val="20"/>
          <w:lang w:val="en-US"/>
        </w:rPr>
        <w:t>dtw</w:t>
      </w:r>
      <w:proofErr w:type="spellEnd"/>
      <w:r w:rsidRPr="00251C30">
        <w:rPr>
          <w:rFonts w:ascii="Georgia" w:hAnsi="Georgia"/>
          <w:sz w:val="20"/>
          <w:lang w:val="en-US"/>
        </w:rPr>
        <w:t>)</w:t>
      </w:r>
    </w:p>
    <w:p w14:paraId="4A396037" w14:textId="77777777" w:rsidR="008C4FE6" w:rsidRPr="00251C30" w:rsidRDefault="008C4FE6" w:rsidP="009F0408">
      <w:pPr>
        <w:spacing w:after="0"/>
        <w:ind w:firstLine="708"/>
        <w:jc w:val="left"/>
        <w:rPr>
          <w:rFonts w:ascii="Georgia" w:hAnsi="Georgia"/>
          <w:sz w:val="20"/>
          <w:lang w:val="en-US"/>
        </w:rPr>
      </w:pPr>
    </w:p>
    <w:p w14:paraId="162CFE57"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pr1 &lt;- read.csv(file="&lt;</w:t>
      </w:r>
      <w:proofErr w:type="spellStart"/>
      <w:r w:rsidRPr="00251C30">
        <w:rPr>
          <w:rFonts w:ascii="Georgia" w:hAnsi="Georgia"/>
          <w:sz w:val="20"/>
          <w:lang w:val="en-US"/>
        </w:rPr>
        <w:t>dir</w:t>
      </w:r>
      <w:proofErr w:type="spellEnd"/>
      <w:r w:rsidRPr="00251C30">
        <w:rPr>
          <w:rFonts w:ascii="Georgia" w:hAnsi="Georgia"/>
          <w:sz w:val="20"/>
          <w:lang w:val="en-US"/>
        </w:rPr>
        <w:t xml:space="preserve">&gt;/f1z8a-MC2.csv", header=T, </w:t>
      </w:r>
      <w:proofErr w:type="spellStart"/>
      <w:r w:rsidRPr="00251C30">
        <w:rPr>
          <w:rFonts w:ascii="Georgia" w:hAnsi="Georgia"/>
          <w:sz w:val="20"/>
          <w:lang w:val="en-US"/>
        </w:rPr>
        <w:t>sep</w:t>
      </w:r>
      <w:proofErr w:type="spellEnd"/>
      <w:r w:rsidRPr="00251C30">
        <w:rPr>
          <w:rFonts w:ascii="Georgia" w:hAnsi="Georgia"/>
          <w:sz w:val="20"/>
          <w:lang w:val="en-US"/>
        </w:rPr>
        <w:t xml:space="preserve"> = ",")</w:t>
      </w:r>
    </w:p>
    <w:p w14:paraId="572619B5"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(pr1</w:t>
      </w:r>
      <w:proofErr w:type="gramStart"/>
      <w:r w:rsidRPr="00251C30">
        <w:rPr>
          <w:rFonts w:ascii="Georgia" w:hAnsi="Georgia"/>
          <w:sz w:val="20"/>
          <w:lang w:val="en-US"/>
        </w:rPr>
        <w:t>[,c</w:t>
      </w:r>
      <w:proofErr w:type="gramEnd"/>
      <w:r w:rsidRPr="00251C30">
        <w:rPr>
          <w:rFonts w:ascii="Georgia" w:hAnsi="Georgia"/>
          <w:sz w:val="20"/>
          <w:lang w:val="en-US"/>
        </w:rPr>
        <w:t>(1,2)])</w:t>
      </w:r>
    </w:p>
    <w:p w14:paraId="6BB5273E" w14:textId="77777777"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write.csv(</w:t>
      </w:r>
      <w:proofErr w:type="gramEnd"/>
      <w:r w:rsidRPr="00251C30">
        <w:rPr>
          <w:rFonts w:ascii="Georgia" w:hAnsi="Georgia"/>
          <w:sz w:val="20"/>
          <w:lang w:val="en-US"/>
        </w:rPr>
        <w:t>pr2, file = "&lt;</w:t>
      </w:r>
      <w:proofErr w:type="spellStart"/>
      <w:r w:rsidRPr="00251C30">
        <w:rPr>
          <w:rFonts w:ascii="Georgia" w:hAnsi="Georgia"/>
          <w:sz w:val="20"/>
          <w:lang w:val="en-US"/>
        </w:rPr>
        <w:t>dir</w:t>
      </w:r>
      <w:proofErr w:type="spellEnd"/>
      <w:r w:rsidRPr="00251C30">
        <w:rPr>
          <w:rFonts w:ascii="Georgia" w:hAnsi="Georgia"/>
          <w:sz w:val="20"/>
          <w:lang w:val="en-US"/>
        </w:rPr>
        <w:t xml:space="preserve">&gt;/pr1.csv", </w:t>
      </w:r>
      <w:proofErr w:type="spellStart"/>
      <w:r w:rsidRPr="00251C30">
        <w:rPr>
          <w:rFonts w:ascii="Georgia" w:hAnsi="Georgia"/>
          <w:sz w:val="20"/>
          <w:lang w:val="en-US"/>
        </w:rPr>
        <w:t>row.names</w:t>
      </w:r>
      <w:proofErr w:type="spellEnd"/>
      <w:r w:rsidRPr="00251C30">
        <w:rPr>
          <w:rFonts w:ascii="Georgia" w:hAnsi="Georgia"/>
          <w:sz w:val="20"/>
          <w:lang w:val="en-US"/>
        </w:rPr>
        <w:t>=FALSE)</w:t>
      </w:r>
    </w:p>
    <w:p w14:paraId="1FAF6458" w14:textId="77777777" w:rsidR="008C4FE6" w:rsidRPr="00251C30" w:rsidRDefault="008C4FE6" w:rsidP="009F0408">
      <w:pPr>
        <w:spacing w:after="0"/>
        <w:ind w:firstLine="708"/>
        <w:jc w:val="left"/>
        <w:rPr>
          <w:rFonts w:ascii="Georgia" w:hAnsi="Georgia"/>
          <w:sz w:val="20"/>
          <w:lang w:val="en-US"/>
        </w:rPr>
      </w:pPr>
    </w:p>
    <w:p w14:paraId="26A95053"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pr2$DateTime = </w:t>
      </w:r>
      <w:proofErr w:type="spellStart"/>
      <w:proofErr w:type="gramStart"/>
      <w:r w:rsidRPr="00251C30">
        <w:rPr>
          <w:rFonts w:ascii="Georgia" w:hAnsi="Georgia"/>
          <w:sz w:val="20"/>
          <w:lang w:val="en-US"/>
        </w:rPr>
        <w:t>as.POSIXct</w:t>
      </w:r>
      <w:proofErr w:type="spellEnd"/>
      <w:proofErr w:type="gramEnd"/>
      <w:r w:rsidRPr="00251C30">
        <w:rPr>
          <w:rFonts w:ascii="Georgia" w:hAnsi="Georgia"/>
          <w:sz w:val="20"/>
          <w:lang w:val="en-US"/>
        </w:rPr>
        <w:t>(pr2$Date.Time, format="%Y-%m-%d %H:%M:%S",</w:t>
      </w:r>
      <w:proofErr w:type="spellStart"/>
      <w:r w:rsidRPr="00251C30">
        <w:rPr>
          <w:rFonts w:ascii="Georgia" w:hAnsi="Georgia"/>
          <w:sz w:val="20"/>
          <w:lang w:val="en-US"/>
        </w:rPr>
        <w:t>tz</w:t>
      </w:r>
      <w:proofErr w:type="spellEnd"/>
      <w:r w:rsidRPr="00251C30">
        <w:rPr>
          <w:rFonts w:ascii="Georgia" w:hAnsi="Georgia"/>
          <w:sz w:val="20"/>
          <w:lang w:val="en-US"/>
        </w:rPr>
        <w:t>="CET")</w:t>
      </w:r>
    </w:p>
    <w:p w14:paraId="487B3726" w14:textId="77777777" w:rsidR="008C4FE6" w:rsidRPr="00251C30" w:rsidRDefault="008C4FE6" w:rsidP="009F0408">
      <w:pPr>
        <w:spacing w:after="0"/>
        <w:ind w:firstLine="708"/>
        <w:jc w:val="left"/>
        <w:rPr>
          <w:rFonts w:ascii="Georgia" w:hAnsi="Georgia"/>
          <w:sz w:val="20"/>
          <w:lang w:val="en-US"/>
        </w:rPr>
      </w:pPr>
    </w:p>
    <w:p w14:paraId="39FF9315"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(pr2</w:t>
      </w:r>
      <w:proofErr w:type="gramStart"/>
      <w:r w:rsidRPr="00251C30">
        <w:rPr>
          <w:rFonts w:ascii="Georgia" w:hAnsi="Georgia"/>
          <w:sz w:val="20"/>
          <w:lang w:val="en-US"/>
        </w:rPr>
        <w:t>[,c</w:t>
      </w:r>
      <w:proofErr w:type="gramEnd"/>
      <w:r w:rsidRPr="00251C30">
        <w:rPr>
          <w:rFonts w:ascii="Georgia" w:hAnsi="Georgia"/>
          <w:sz w:val="20"/>
          <w:lang w:val="en-US"/>
        </w:rPr>
        <w:t>(3,2)])</w:t>
      </w:r>
    </w:p>
    <w:p w14:paraId="1CBA6426" w14:textId="77777777" w:rsidR="008C4FE6" w:rsidRPr="00251C30" w:rsidRDefault="008C4FE6" w:rsidP="009F0408">
      <w:pPr>
        <w:spacing w:after="0"/>
        <w:ind w:firstLine="708"/>
        <w:jc w:val="left"/>
        <w:rPr>
          <w:rFonts w:ascii="Georgia" w:hAnsi="Georgia"/>
          <w:sz w:val="20"/>
          <w:lang w:val="en-US"/>
        </w:rPr>
      </w:pPr>
    </w:p>
    <w:p w14:paraId="35A0BF47"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class(pr2[[1]])</w:t>
      </w:r>
    </w:p>
    <w:p w14:paraId="72D6C67B"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class(pr2[[2]])</w:t>
      </w:r>
    </w:p>
    <w:p w14:paraId="348945A9" w14:textId="77777777" w:rsidR="008C4FE6" w:rsidRPr="00251C30" w:rsidRDefault="008C4FE6" w:rsidP="009F0408">
      <w:pPr>
        <w:spacing w:after="0"/>
        <w:ind w:firstLine="708"/>
        <w:jc w:val="left"/>
        <w:rPr>
          <w:rFonts w:ascii="Georgia" w:hAnsi="Georgia"/>
          <w:sz w:val="20"/>
          <w:lang w:val="en-US"/>
        </w:rPr>
      </w:pPr>
    </w:p>
    <w:p w14:paraId="11422A4E" w14:textId="77777777" w:rsidR="008C4FE6" w:rsidRPr="00251C30" w:rsidRDefault="008C4FE6" w:rsidP="009F0408">
      <w:pPr>
        <w:spacing w:after="0"/>
        <w:ind w:firstLine="708"/>
        <w:jc w:val="left"/>
        <w:rPr>
          <w:rFonts w:ascii="Georgia" w:hAnsi="Georgia"/>
          <w:sz w:val="20"/>
          <w:lang w:val="en-US"/>
        </w:rPr>
      </w:pPr>
      <w:proofErr w:type="spellStart"/>
      <w:proofErr w:type="gramStart"/>
      <w:r w:rsidRPr="00251C30">
        <w:rPr>
          <w:rFonts w:ascii="Georgia" w:hAnsi="Georgia"/>
          <w:sz w:val="20"/>
          <w:lang w:val="en-US"/>
        </w:rPr>
        <w:t>install.packages</w:t>
      </w:r>
      <w:proofErr w:type="spellEnd"/>
      <w:proofErr w:type="gramEnd"/>
      <w:r w:rsidRPr="00251C30">
        <w:rPr>
          <w:rFonts w:ascii="Georgia" w:hAnsi="Georgia"/>
          <w:sz w:val="20"/>
          <w:lang w:val="en-US"/>
        </w:rPr>
        <w:t>("reshape")</w:t>
      </w:r>
    </w:p>
    <w:p w14:paraId="325DB7DF"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library(reshape)</w:t>
      </w:r>
    </w:p>
    <w:p w14:paraId="5063AF11" w14:textId="77777777" w:rsidR="008C4FE6" w:rsidRPr="00251C30" w:rsidRDefault="008C4FE6" w:rsidP="009F0408">
      <w:pPr>
        <w:spacing w:after="0"/>
        <w:ind w:firstLine="708"/>
        <w:jc w:val="left"/>
        <w:rPr>
          <w:rFonts w:ascii="Georgia" w:hAnsi="Georgia"/>
          <w:sz w:val="20"/>
          <w:lang w:val="en-US"/>
        </w:rPr>
      </w:pPr>
    </w:p>
    <w:p w14:paraId="1B3FFCD7" w14:textId="77777777" w:rsidR="007540EB" w:rsidRDefault="00C6297E" w:rsidP="009F0408">
      <w:pPr>
        <w:spacing w:after="0"/>
        <w:ind w:firstLine="708"/>
        <w:jc w:val="left"/>
        <w:rPr>
          <w:rFonts w:ascii="Georgia" w:hAnsi="Georgia"/>
          <w:sz w:val="20"/>
          <w:lang w:val="en-US"/>
        </w:rPr>
      </w:pPr>
      <w:r>
        <w:rPr>
          <w:noProof/>
          <w:lang w:val="en-GB" w:eastAsia="en-GB"/>
        </w:rPr>
        <w:lastRenderedPageBreak/>
        <mc:AlternateContent>
          <mc:Choice Requires="wps">
            <w:drawing>
              <wp:anchor distT="0" distB="0" distL="114300" distR="114300" simplePos="0" relativeHeight="251657213" behindDoc="0" locked="0" layoutInCell="1" allowOverlap="1" wp14:anchorId="3B5E12FF" wp14:editId="230BA292">
                <wp:simplePos x="0" y="0"/>
                <wp:positionH relativeFrom="column">
                  <wp:posOffset>156210</wp:posOffset>
                </wp:positionH>
                <wp:positionV relativeFrom="paragraph">
                  <wp:posOffset>96520</wp:posOffset>
                </wp:positionV>
                <wp:extent cx="5584825" cy="2698750"/>
                <wp:effectExtent l="0" t="0" r="0" b="6350"/>
                <wp:wrapNone/>
                <wp:docPr id="341" nam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5AECBB" id=" 66" o:spid="_x0000_s1026" style="position:absolute;margin-left:12.3pt;margin-top:7.6pt;width:439.75pt;height:212.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">
                <v:fill opacity="0"/>
                <v:path arrowok="t"/>
              </v:rect>
            </w:pict>
          </mc:Fallback>
        </mc:AlternateContent>
      </w:r>
    </w:p>
    <w:p w14:paraId="00D37989"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pr2$hour =</w:t>
      </w:r>
      <w:proofErr w:type="spellStart"/>
      <w:proofErr w:type="gramStart"/>
      <w:r w:rsidRPr="00251C30">
        <w:rPr>
          <w:rFonts w:ascii="Georgia" w:hAnsi="Georgia"/>
          <w:sz w:val="20"/>
          <w:lang w:val="en-US"/>
        </w:rPr>
        <w:t>strftime</w:t>
      </w:r>
      <w:proofErr w:type="spellEnd"/>
      <w:r w:rsidRPr="00251C30">
        <w:rPr>
          <w:rFonts w:ascii="Georgia" w:hAnsi="Georgia"/>
          <w:sz w:val="20"/>
          <w:lang w:val="en-US"/>
        </w:rPr>
        <w:t>(</w:t>
      </w:r>
      <w:proofErr w:type="gramEnd"/>
      <w:r w:rsidRPr="00251C30">
        <w:rPr>
          <w:rFonts w:ascii="Georgia" w:hAnsi="Georgia"/>
          <w:sz w:val="20"/>
          <w:lang w:val="en-US"/>
        </w:rPr>
        <w:t>pr2$DateTime, format = "%H:%M")</w:t>
      </w:r>
    </w:p>
    <w:p w14:paraId="4BEA1D70"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pr2$DateTime&lt;- </w:t>
      </w:r>
      <w:proofErr w:type="spellStart"/>
      <w:proofErr w:type="gramStart"/>
      <w:r w:rsidRPr="00251C30">
        <w:rPr>
          <w:rFonts w:ascii="Georgia" w:hAnsi="Georgia"/>
          <w:sz w:val="20"/>
          <w:lang w:val="en-US"/>
        </w:rPr>
        <w:t>as.numeric</w:t>
      </w:r>
      <w:proofErr w:type="spellEnd"/>
      <w:proofErr w:type="gramEnd"/>
      <w:r w:rsidRPr="00251C30">
        <w:rPr>
          <w:rFonts w:ascii="Georgia" w:hAnsi="Georgia"/>
          <w:sz w:val="20"/>
          <w:lang w:val="en-US"/>
        </w:rPr>
        <w:t>(format(pr2$DateTime, format="%d"))</w:t>
      </w:r>
    </w:p>
    <w:p w14:paraId="6F783305"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 &lt;- </w:t>
      </w:r>
      <w:proofErr w:type="gramStart"/>
      <w:r w:rsidRPr="00251C30">
        <w:rPr>
          <w:rFonts w:ascii="Georgia" w:hAnsi="Georgia"/>
          <w:sz w:val="20"/>
          <w:lang w:val="en-US"/>
        </w:rPr>
        <w:t>cast(</w:t>
      </w:r>
      <w:proofErr w:type="gramEnd"/>
      <w:r w:rsidRPr="00251C30">
        <w:rPr>
          <w:rFonts w:ascii="Georgia" w:hAnsi="Georgia"/>
          <w:sz w:val="20"/>
          <w:lang w:val="en-US"/>
        </w:rPr>
        <w:t>pr2,DateTime~hour, value='F_1_Z_8A..Hazium.Concentration')</w:t>
      </w:r>
    </w:p>
    <w:p w14:paraId="714A2A3E" w14:textId="77777777" w:rsidR="008C4FE6" w:rsidRPr="00251C30" w:rsidRDefault="008C4FE6" w:rsidP="009F0408">
      <w:pPr>
        <w:spacing w:after="0"/>
        <w:jc w:val="left"/>
        <w:rPr>
          <w:rFonts w:ascii="Georgia" w:hAnsi="Georgia"/>
          <w:sz w:val="20"/>
          <w:lang w:val="en-US"/>
        </w:rPr>
      </w:pPr>
    </w:p>
    <w:p w14:paraId="45438E39"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res =</w:t>
      </w:r>
      <w:proofErr w:type="spellStart"/>
      <w:proofErr w:type="gramStart"/>
      <w:r w:rsidRPr="00251C30">
        <w:rPr>
          <w:rFonts w:ascii="Georgia" w:hAnsi="Georgia"/>
          <w:sz w:val="20"/>
          <w:lang w:val="en-US"/>
        </w:rPr>
        <w:t>dist</w:t>
      </w:r>
      <w:proofErr w:type="spellEnd"/>
      <w:r w:rsidRPr="00251C30">
        <w:rPr>
          <w:rFonts w:ascii="Georgia" w:hAnsi="Georgia"/>
          <w:sz w:val="20"/>
          <w:lang w:val="en-US"/>
        </w:rPr>
        <w:t>(</w:t>
      </w:r>
      <w:proofErr w:type="gramEnd"/>
      <w:r w:rsidRPr="00251C30">
        <w:rPr>
          <w:rFonts w:ascii="Georgia" w:hAnsi="Georgia"/>
          <w:sz w:val="20"/>
          <w:lang w:val="en-US"/>
        </w:rPr>
        <w:t>pr2, method="DTW")</w:t>
      </w:r>
    </w:p>
    <w:p w14:paraId="4BB40ABB"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clusters = </w:t>
      </w:r>
      <w:proofErr w:type="spellStart"/>
      <w:r w:rsidRPr="00251C30">
        <w:rPr>
          <w:rFonts w:ascii="Georgia" w:hAnsi="Georgia"/>
          <w:sz w:val="20"/>
          <w:lang w:val="en-US"/>
        </w:rPr>
        <w:t>hclust</w:t>
      </w:r>
      <w:proofErr w:type="spellEnd"/>
      <w:r w:rsidRPr="00251C30">
        <w:rPr>
          <w:rFonts w:ascii="Georgia" w:hAnsi="Georgia"/>
          <w:sz w:val="20"/>
          <w:lang w:val="en-US"/>
        </w:rPr>
        <w:t>(res)</w:t>
      </w:r>
    </w:p>
    <w:p w14:paraId="550C8299" w14:textId="77777777" w:rsidR="00D43CD5" w:rsidRPr="00251C30" w:rsidRDefault="008C4FE6" w:rsidP="009F0408">
      <w:pPr>
        <w:spacing w:after="0"/>
        <w:ind w:left="708"/>
        <w:jc w:val="left"/>
        <w:rPr>
          <w:rFonts w:ascii="Georgia" w:hAnsi="Georgia"/>
          <w:sz w:val="20"/>
          <w:lang w:val="en-US"/>
        </w:rPr>
      </w:pPr>
      <w:proofErr w:type="gramStart"/>
      <w:r w:rsidRPr="00251C30">
        <w:rPr>
          <w:rFonts w:ascii="Georgia" w:hAnsi="Georgia"/>
          <w:sz w:val="20"/>
          <w:lang w:val="en-US"/>
        </w:rPr>
        <w:t>plot(</w:t>
      </w:r>
      <w:proofErr w:type="gramEnd"/>
      <w:r w:rsidRPr="00251C30">
        <w:rPr>
          <w:rFonts w:ascii="Georgia" w:hAnsi="Georgia"/>
          <w:sz w:val="20"/>
          <w:lang w:val="en-US"/>
        </w:rPr>
        <w:t xml:space="preserve">clusters, main = "Clustering F_1_Z_8A - </w:t>
      </w:r>
      <w:proofErr w:type="spellStart"/>
      <w:r w:rsidRPr="00251C30">
        <w:rPr>
          <w:rFonts w:ascii="Georgia" w:hAnsi="Georgia"/>
          <w:sz w:val="20"/>
          <w:lang w:val="en-US"/>
        </w:rPr>
        <w:t>Hazium</w:t>
      </w:r>
      <w:proofErr w:type="spellEnd"/>
      <w:r w:rsidRPr="00251C30">
        <w:rPr>
          <w:rFonts w:ascii="Georgia" w:hAnsi="Georgia"/>
          <w:sz w:val="20"/>
          <w:lang w:val="en-US"/>
        </w:rPr>
        <w:t xml:space="preserve"> Concentration", </w:t>
      </w:r>
      <w:proofErr w:type="spellStart"/>
      <w:r w:rsidRPr="00251C30">
        <w:rPr>
          <w:rFonts w:ascii="Georgia" w:hAnsi="Georgia"/>
          <w:sz w:val="20"/>
          <w:lang w:val="en-US"/>
        </w:rPr>
        <w:t>xlab</w:t>
      </w:r>
      <w:proofErr w:type="spellEnd"/>
      <w:r w:rsidRPr="00251C30">
        <w:rPr>
          <w:rFonts w:ascii="Georgia" w:hAnsi="Georgia"/>
          <w:sz w:val="20"/>
          <w:lang w:val="en-US"/>
        </w:rPr>
        <w:t>="Clustering Technique")</w:t>
      </w:r>
    </w:p>
    <w:p w14:paraId="5BFAF92D" w14:textId="77777777" w:rsidR="00D43CD5" w:rsidRPr="00251C30" w:rsidRDefault="00D43CD5" w:rsidP="009F0408">
      <w:pPr>
        <w:spacing w:after="0"/>
        <w:ind w:left="708"/>
        <w:jc w:val="left"/>
        <w:rPr>
          <w:rFonts w:ascii="Georgia" w:hAnsi="Georgia"/>
          <w:sz w:val="20"/>
          <w:lang w:val="en-US"/>
        </w:rPr>
      </w:pPr>
    </w:p>
    <w:p w14:paraId="46362C22" w14:textId="77777777" w:rsidR="00B305ED" w:rsidRPr="00251C30" w:rsidRDefault="00B305ED" w:rsidP="009F0408">
      <w:pPr>
        <w:spacing w:after="0"/>
        <w:ind w:left="708"/>
        <w:jc w:val="left"/>
        <w:rPr>
          <w:rFonts w:ascii="Georgia" w:hAnsi="Georgia"/>
          <w:sz w:val="20"/>
          <w:lang w:val="en-US"/>
        </w:rPr>
      </w:pPr>
    </w:p>
    <w:p w14:paraId="2747E6B3" w14:textId="77777777" w:rsidR="00B305ED" w:rsidRDefault="00E06106" w:rsidP="009F0408">
      <w:pPr>
        <w:spacing w:after="0"/>
        <w:ind w:left="708"/>
        <w:jc w:val="left"/>
        <w:rPr>
          <w:rFonts w:ascii="Georgia" w:hAnsi="Georgia"/>
          <w:sz w:val="20"/>
        </w:rPr>
      </w:pPr>
      <w:r>
        <w:rPr>
          <w:rFonts w:ascii="Georgia" w:hAnsi="Georgia"/>
          <w:sz w:val="20"/>
        </w:rPr>
        <w:t xml:space="preserve">Como resultado se obtiene el siguiente </w:t>
      </w:r>
      <w:proofErr w:type="spellStart"/>
      <w:r>
        <w:rPr>
          <w:rFonts w:ascii="Georgia" w:hAnsi="Georgia"/>
          <w:sz w:val="20"/>
        </w:rPr>
        <w:t>dendrograma</w:t>
      </w:r>
      <w:proofErr w:type="spellEnd"/>
      <w:r>
        <w:rPr>
          <w:rFonts w:ascii="Georgia" w:hAnsi="Georgia"/>
          <w:sz w:val="20"/>
        </w:rPr>
        <w:t>:</w:t>
      </w:r>
    </w:p>
    <w:p w14:paraId="0C6A2C69" w14:textId="77777777" w:rsidR="00E06106" w:rsidRDefault="00E06106" w:rsidP="009F0408">
      <w:pPr>
        <w:spacing w:after="0"/>
        <w:ind w:left="708"/>
        <w:jc w:val="left"/>
        <w:rPr>
          <w:rFonts w:ascii="Georgia" w:hAnsi="Georgia"/>
          <w:sz w:val="20"/>
        </w:rPr>
      </w:pPr>
    </w:p>
    <w:p w14:paraId="60366147" w14:textId="77777777" w:rsidR="00E06106" w:rsidRDefault="00E06106" w:rsidP="009F0408">
      <w:pPr>
        <w:spacing w:after="0"/>
        <w:ind w:left="708"/>
        <w:jc w:val="left"/>
        <w:rPr>
          <w:rFonts w:ascii="Georgia" w:hAnsi="Georgia"/>
          <w:sz w:val="20"/>
        </w:rPr>
      </w:pPr>
    </w:p>
    <w:p w14:paraId="213ED648" w14:textId="77777777" w:rsidR="00B305ED" w:rsidRDefault="00B305ED" w:rsidP="009F0408">
      <w:pPr>
        <w:spacing w:after="0"/>
        <w:ind w:left="708"/>
        <w:jc w:val="left"/>
        <w:rPr>
          <w:rFonts w:ascii="Georgia" w:hAnsi="Georgia"/>
          <w:sz w:val="20"/>
        </w:rPr>
      </w:pPr>
    </w:p>
    <w:p w14:paraId="02AF5ACE" w14:textId="77777777" w:rsidR="00CE3219" w:rsidRDefault="00CE3219" w:rsidP="009F0408">
      <w:pPr>
        <w:spacing w:after="0"/>
        <w:ind w:left="708"/>
        <w:jc w:val="left"/>
        <w:rPr>
          <w:rFonts w:ascii="Georgia" w:hAnsi="Georgia"/>
          <w:sz w:val="20"/>
        </w:rPr>
      </w:pPr>
    </w:p>
    <w:p w14:paraId="1C3B51BA" w14:textId="77777777" w:rsidR="00630A3B" w:rsidRDefault="00C6297E" w:rsidP="009F0408">
      <w:pPr>
        <w:spacing w:after="0"/>
        <w:ind w:left="708"/>
        <w:jc w:val="left"/>
        <w:rPr>
          <w:lang w:val="es-ES"/>
        </w:rPr>
      </w:pPr>
      <w:r>
        <w:rPr>
          <w:noProof/>
          <w:lang w:val="en-GB" w:eastAsia="en-GB"/>
        </w:rPr>
        <mc:AlternateContent>
          <mc:Choice Requires="wps">
            <w:drawing>
              <wp:anchor distT="0" distB="0" distL="114300" distR="114300" simplePos="0" relativeHeight="251766784" behindDoc="0" locked="0" layoutInCell="1" allowOverlap="1" wp14:anchorId="10687E07" wp14:editId="13B794DC">
                <wp:simplePos x="0" y="0"/>
                <wp:positionH relativeFrom="column">
                  <wp:posOffset>156210</wp:posOffset>
                </wp:positionH>
                <wp:positionV relativeFrom="paragraph">
                  <wp:posOffset>2904490</wp:posOffset>
                </wp:positionV>
                <wp:extent cx="5584825" cy="258445"/>
                <wp:effectExtent l="0" t="0" r="0" b="0"/>
                <wp:wrapNone/>
                <wp:docPr id="340" nam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48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4FC80" w14:textId="77777777" w:rsidR="00F13DE8" w:rsidRPr="00CE3219" w:rsidRDefault="00F13DE8" w:rsidP="00CE3219">
                            <w:pPr>
                              <w:pStyle w:val="Caption"/>
                              <w:jc w:val="center"/>
                              <w:rPr>
                                <w:noProof/>
                                <w:color w:val="auto"/>
                              </w:rPr>
                            </w:pPr>
                            <w:r w:rsidRPr="00CE3219">
                              <w:rPr>
                                <w:color w:val="auto"/>
                              </w:rPr>
                              <w:t xml:space="preserve">Figura 7.  </w:t>
                            </w:r>
                            <w:proofErr w:type="spellStart"/>
                            <w:r w:rsidRPr="00CE3219">
                              <w:rPr>
                                <w:color w:val="auto"/>
                              </w:rPr>
                              <w:t>Dendrograma</w:t>
                            </w:r>
                            <w:proofErr w:type="spellEnd"/>
                            <w:r w:rsidRPr="00CE3219">
                              <w:rPr>
                                <w:color w:val="auto"/>
                              </w:rPr>
                              <w:t xml:space="preserve"> concentración </w:t>
                            </w:r>
                            <w:proofErr w:type="spellStart"/>
                            <w:r w:rsidRPr="00CE3219">
                              <w:rPr>
                                <w:color w:val="auto"/>
                              </w:rPr>
                              <w:t>Hazium</w:t>
                            </w:r>
                            <w:proofErr w:type="spellEnd"/>
                            <w:r w:rsidRPr="00CE3219">
                              <w:rPr>
                                <w:color w:val="auto"/>
                              </w:rPr>
                              <w:t xml:space="preserve"> F_1_Z_8a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87E07" id="_x0020_85" o:spid="_x0000_s1037" type="#_x0000_t202" style="position:absolute;left:0;text-align:left;margin-left:12.3pt;margin-top:228.7pt;width:439.75pt;height:2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" stroked="f">
                <v:path arrowok="t"/>
                <v:textbox style="mso-fit-shape-to-text:t" inset="0,0,0,0">
                  <w:txbxContent>
                    <w:p w14:paraId="4144FC80" w14:textId="77777777" w:rsidR="00F13DE8" w:rsidRPr="00CE3219" w:rsidRDefault="00F13DE8" w:rsidP="00CE3219">
                      <w:pPr>
                        <w:pStyle w:val="Caption"/>
                        <w:jc w:val="center"/>
                        <w:rPr>
                          <w:noProof/>
                          <w:color w:val="auto"/>
                        </w:rPr>
                      </w:pPr>
                      <w:r w:rsidRPr="00CE3219">
                        <w:rPr>
                          <w:color w:val="auto"/>
                        </w:rPr>
                        <w:t xml:space="preserve">Figura 7.  </w:t>
                      </w:r>
                      <w:proofErr w:type="spellStart"/>
                      <w:r w:rsidRPr="00CE3219">
                        <w:rPr>
                          <w:color w:val="auto"/>
                        </w:rPr>
                        <w:t>Dendrograma</w:t>
                      </w:r>
                      <w:proofErr w:type="spellEnd"/>
                      <w:r w:rsidRPr="00CE3219">
                        <w:rPr>
                          <w:color w:val="auto"/>
                        </w:rPr>
                        <w:t xml:space="preserve"> concentración </w:t>
                      </w:r>
                      <w:proofErr w:type="spellStart"/>
                      <w:r w:rsidRPr="00CE3219">
                        <w:rPr>
                          <w:color w:val="auto"/>
                        </w:rPr>
                        <w:t>Hazium</w:t>
                      </w:r>
                      <w:proofErr w:type="spellEnd"/>
                      <w:r w:rsidRPr="00CE3219">
                        <w:rPr>
                          <w:color w:val="auto"/>
                        </w:rPr>
                        <w:t xml:space="preserve"> F_1_Z_8a</w:t>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04D665E3" wp14:editId="300F5E27">
                <wp:simplePos x="0" y="0"/>
                <wp:positionH relativeFrom="column">
                  <wp:posOffset>156210</wp:posOffset>
                </wp:positionH>
                <wp:positionV relativeFrom="paragraph">
                  <wp:posOffset>148590</wp:posOffset>
                </wp:positionV>
                <wp:extent cx="5584825" cy="2698750"/>
                <wp:effectExtent l="0" t="0" r="0" b="6350"/>
                <wp:wrapNone/>
                <wp:docPr id="339" nam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786331" id=" 83" o:spid="_x0000_s1026" style="position:absolute;margin-left:12.3pt;margin-top:11.7pt;width:439.75pt;height:2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">
                <v:fill opacity="0"/>
                <v:path arrowok="t"/>
              </v:rect>
            </w:pict>
          </mc:Fallback>
        </mc:AlternateContent>
      </w:r>
    </w:p>
    <w:p w14:paraId="2ABB0B97" w14:textId="77777777" w:rsidR="008F2571" w:rsidRDefault="008F2571" w:rsidP="009F0408">
      <w:pPr>
        <w:jc w:val="center"/>
        <w:rPr>
          <w:lang w:val="es-ES"/>
        </w:rPr>
      </w:pPr>
      <w:r>
        <w:rPr>
          <w:noProof/>
          <w:lang w:val="en-GB" w:eastAsia="en-GB"/>
        </w:rPr>
        <w:drawing>
          <wp:inline distT="0" distB="0" distL="0" distR="0" wp14:anchorId="589BC9D8" wp14:editId="6B9B4ED7">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14:paraId="64B8611E" w14:textId="77777777" w:rsidR="008F2571" w:rsidRDefault="008F2571" w:rsidP="009F0408">
      <w:pPr>
        <w:spacing w:after="0"/>
        <w:ind w:left="708"/>
        <w:jc w:val="left"/>
        <w:rPr>
          <w:rFonts w:eastAsia="Times New Roman" w:cs="Times New Roman"/>
          <w:b/>
          <w:bCs/>
          <w:iCs/>
          <w:sz w:val="36"/>
          <w:szCs w:val="32"/>
          <w:lang w:val="es-ES" w:bidi="en-US"/>
        </w:rPr>
      </w:pPr>
    </w:p>
    <w:p w14:paraId="10729DC2" w14:textId="77777777" w:rsidR="00D43CD5" w:rsidRDefault="00D43CD5" w:rsidP="009F0408">
      <w:pPr>
        <w:spacing w:after="0"/>
        <w:ind w:left="708"/>
        <w:jc w:val="left"/>
        <w:rPr>
          <w:rFonts w:eastAsia="Times New Roman" w:cs="Times New Roman"/>
          <w:b/>
          <w:bCs/>
          <w:iCs/>
          <w:sz w:val="36"/>
          <w:szCs w:val="32"/>
          <w:lang w:val="es-ES" w:bidi="en-US"/>
        </w:rPr>
      </w:pPr>
    </w:p>
    <w:p w14:paraId="181AD77F" w14:textId="77777777" w:rsidR="00B92BA6" w:rsidRDefault="00B92BA6" w:rsidP="009F0408">
      <w:pPr>
        <w:jc w:val="left"/>
        <w:rPr>
          <w:rFonts w:eastAsia="Times New Roman" w:cs="Times New Roman"/>
          <w:b/>
          <w:bCs/>
          <w:iCs/>
          <w:sz w:val="36"/>
          <w:szCs w:val="32"/>
          <w:lang w:val="es-ES" w:bidi="en-US"/>
        </w:rPr>
      </w:pPr>
      <w:r>
        <w:rPr>
          <w:lang w:val="es-ES"/>
        </w:rPr>
        <w:br w:type="page"/>
      </w:r>
    </w:p>
    <w:p w14:paraId="58C9E991" w14:textId="77777777" w:rsidR="00A73DB2" w:rsidRPr="00A73DB2" w:rsidRDefault="00A73DB2" w:rsidP="009F0408">
      <w:pPr>
        <w:pStyle w:val="Heading1"/>
        <w:rPr>
          <w:lang w:val="es-ES"/>
        </w:rPr>
      </w:pPr>
      <w:bookmarkStart w:id="34" w:name="_Toc488695623"/>
      <w:proofErr w:type="spellStart"/>
      <w:r w:rsidRPr="00A73DB2">
        <w:rPr>
          <w:lang w:val="es-ES"/>
        </w:rPr>
        <w:lastRenderedPageBreak/>
        <w:t>Dendrogramas</w:t>
      </w:r>
      <w:bookmarkEnd w:id="34"/>
      <w:proofErr w:type="spellEnd"/>
    </w:p>
    <w:p w14:paraId="551255FD" w14:textId="77777777" w:rsidR="00A73DB2" w:rsidRDefault="00A73DB2" w:rsidP="009F0408"/>
    <w:p w14:paraId="3B799D7B" w14:textId="77777777" w:rsidR="00A73DB2" w:rsidRDefault="00A73DB2" w:rsidP="009F0408">
      <w:pPr>
        <w:pStyle w:val="Heading2"/>
        <w:rPr>
          <w:lang w:bidi="he-IL"/>
        </w:rPr>
      </w:pPr>
      <w:bookmarkStart w:id="35" w:name="_Toc488695624"/>
      <w:r>
        <w:rPr>
          <w:lang w:bidi="he-IL"/>
        </w:rPr>
        <w:t>Definición</w:t>
      </w:r>
      <w:bookmarkEnd w:id="35"/>
      <w:r>
        <w:rPr>
          <w:lang w:bidi="he-IL"/>
        </w:rPr>
        <w:t xml:space="preserve">   </w:t>
      </w:r>
    </w:p>
    <w:p w14:paraId="439B57F7" w14:textId="77777777" w:rsidR="00A73DB2" w:rsidRPr="00AF1874" w:rsidRDefault="00A73DB2" w:rsidP="009F0408">
      <w:pPr>
        <w:spacing w:after="0"/>
        <w:rPr>
          <w:lang w:bidi="he-IL"/>
        </w:rPr>
      </w:pPr>
    </w:p>
    <w:p w14:paraId="398A883B" w14:textId="77777777" w:rsidR="00A73DB2" w:rsidRDefault="00A73DB2" w:rsidP="009F0408">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proofErr w:type="spellStart"/>
      <w:r w:rsidRPr="00E040AE">
        <w:rPr>
          <w:rFonts w:ascii="Georgia" w:hAnsi="Georgia" w:cstheme="minorHAnsi"/>
          <w:i/>
          <w:color w:val="auto"/>
          <w:sz w:val="22"/>
          <w:szCs w:val="22"/>
        </w:rPr>
        <w:t>Dendrograma</w:t>
      </w:r>
      <w:proofErr w:type="spellEnd"/>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w:t>
      </w:r>
      <w:proofErr w:type="spellStart"/>
      <w:r>
        <w:rPr>
          <w:rFonts w:ascii="Georgia" w:hAnsi="Georgia" w:cstheme="minorHAnsi"/>
          <w:color w:val="auto"/>
          <w:sz w:val="22"/>
          <w:szCs w:val="22"/>
        </w:rPr>
        <w:t>clusters</w:t>
      </w:r>
      <w:proofErr w:type="spellEnd"/>
      <w:r>
        <w:rPr>
          <w:rFonts w:ascii="Georgia" w:hAnsi="Georgia" w:cstheme="minorHAnsi"/>
          <w:color w:val="auto"/>
          <w:sz w:val="22"/>
          <w:szCs w:val="22"/>
        </w:rPr>
        <w:t xml:space="preserve">),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proofErr w:type="spellStart"/>
      <w:r w:rsidRPr="00F95831">
        <w:rPr>
          <w:rFonts w:ascii="Georgia" w:hAnsi="Georgia"/>
          <w:i/>
          <w:color w:val="auto"/>
          <w:sz w:val="22"/>
          <w:szCs w:val="22"/>
          <w:shd w:val="clear" w:color="auto" w:fill="FFFFFF"/>
        </w:rPr>
        <w:t>Clustering</w:t>
      </w:r>
      <w:proofErr w:type="spellEnd"/>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12990FAF" w14:textId="77777777" w:rsidR="00A73DB2" w:rsidRPr="00D83ADC" w:rsidRDefault="00A73DB2" w:rsidP="009F0408">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14FB74A8" w14:textId="77777777" w:rsidR="00A73DB2" w:rsidRPr="000E63EC" w:rsidRDefault="00A73DB2" w:rsidP="009F0408">
      <w:pPr>
        <w:pStyle w:val="Heading2"/>
        <w:rPr>
          <w:lang w:bidi="he-IL"/>
        </w:rPr>
      </w:pPr>
      <w:r w:rsidRPr="000E63EC">
        <w:t xml:space="preserve"> </w:t>
      </w:r>
      <w:bookmarkStart w:id="36" w:name="_Toc488695625"/>
      <w:r w:rsidRPr="000E63EC">
        <w:rPr>
          <w:lang w:bidi="he-IL"/>
        </w:rPr>
        <w:t xml:space="preserve">¿Cómo se </w:t>
      </w:r>
      <w:r w:rsidR="007A3ABF">
        <w:rPr>
          <w:lang w:bidi="he-IL"/>
        </w:rPr>
        <w:t xml:space="preserve">interpreta un </w:t>
      </w:r>
      <w:proofErr w:type="spellStart"/>
      <w:r w:rsidR="007A3ABF">
        <w:rPr>
          <w:lang w:bidi="he-IL"/>
        </w:rPr>
        <w:t>Dendrograma</w:t>
      </w:r>
      <w:proofErr w:type="spellEnd"/>
      <w:r w:rsidRPr="000E63EC">
        <w:rPr>
          <w:lang w:bidi="he-IL"/>
        </w:rPr>
        <w:t>?</w:t>
      </w:r>
      <w:bookmarkEnd w:id="36"/>
      <w:r w:rsidRPr="000E63EC">
        <w:rPr>
          <w:lang w:bidi="he-IL"/>
        </w:rPr>
        <w:t xml:space="preserve">   </w:t>
      </w:r>
    </w:p>
    <w:p w14:paraId="0DB720D5"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45735003" w14:textId="77777777" w:rsidR="00A73DB2" w:rsidRPr="005C6DA1" w:rsidRDefault="00A73DB2" w:rsidP="009F0408">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w:t>
      </w:r>
      <w:proofErr w:type="spellStart"/>
      <w:r w:rsidRPr="005C6DA1">
        <w:rPr>
          <w:rFonts w:ascii="Georgia" w:hAnsi="Georgia" w:cstheme="minorHAnsi"/>
          <w:iCs/>
          <w:lang w:bidi="he-IL"/>
        </w:rPr>
        <w:t>dendrograma</w:t>
      </w:r>
      <w:proofErr w:type="spellEnd"/>
      <w:r w:rsidRPr="005C6DA1">
        <w:rPr>
          <w:rFonts w:ascii="Georgia" w:hAnsi="Georgia" w:cstheme="minorHAnsi"/>
          <w:iCs/>
          <w:lang w:bidi="he-IL"/>
        </w:rPr>
        <w:t xml:space="preserve">,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73D16B9D" w14:textId="77777777" w:rsidR="00A73DB2" w:rsidRPr="005C6DA1" w:rsidRDefault="00C6297E" w:rsidP="009F0408">
      <w:pPr>
        <w:rPr>
          <w:rFonts w:ascii="Georgia" w:hAnsi="Georgia" w:cstheme="minorHAnsi"/>
          <w:iCs/>
          <w:lang w:bidi="he-IL"/>
        </w:rPr>
      </w:pPr>
      <w:r>
        <w:rPr>
          <w:noProof/>
          <w:lang w:val="en-GB" w:eastAsia="en-GB"/>
        </w:rPr>
        <mc:AlternateContent>
          <mc:Choice Requires="wps">
            <w:drawing>
              <wp:anchor distT="0" distB="0" distL="114300" distR="114300" simplePos="0" relativeHeight="251764736" behindDoc="0" locked="0" layoutInCell="1" allowOverlap="1" wp14:anchorId="402C731C" wp14:editId="0448CD52">
                <wp:simplePos x="0" y="0"/>
                <wp:positionH relativeFrom="column">
                  <wp:posOffset>-71120</wp:posOffset>
                </wp:positionH>
                <wp:positionV relativeFrom="paragraph">
                  <wp:posOffset>4577715</wp:posOffset>
                </wp:positionV>
                <wp:extent cx="5547360" cy="258445"/>
                <wp:effectExtent l="0" t="0" r="0" b="0"/>
                <wp:wrapNone/>
                <wp:docPr id="338" nam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473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91D3" w14:textId="77777777" w:rsidR="00F13DE8" w:rsidRPr="00C1535A" w:rsidRDefault="00F13DE8" w:rsidP="00C1535A">
                            <w:pPr>
                              <w:pStyle w:val="Caption"/>
                              <w:jc w:val="center"/>
                              <w:rPr>
                                <w:rFonts w:cstheme="minorHAnsi"/>
                                <w:noProof/>
                                <w:color w:val="auto"/>
                              </w:rPr>
                            </w:pPr>
                            <w:r w:rsidRPr="00C1535A">
                              <w:rPr>
                                <w:color w:val="auto"/>
                              </w:rPr>
                              <w:t>Figura 8.  Demanda de potencia eléctrica en la planta 3, zona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2C731C" id="_x0020_84" o:spid="_x0000_s1038" type="#_x0000_t202" style="position:absolute;left:0;text-align:left;margin-left:-5.6pt;margin-top:360.45pt;width:436.8pt;height:2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" stroked="f">
                <v:path arrowok="t"/>
                <v:textbox style="mso-fit-shape-to-text:t" inset="0,0,0,0">
                  <w:txbxContent>
                    <w:p w14:paraId="694D91D3" w14:textId="77777777" w:rsidR="00F13DE8" w:rsidRPr="00C1535A" w:rsidRDefault="00F13DE8" w:rsidP="00C1535A">
                      <w:pPr>
                        <w:pStyle w:val="Caption"/>
                        <w:jc w:val="center"/>
                        <w:rPr>
                          <w:rFonts w:cstheme="minorHAnsi"/>
                          <w:noProof/>
                          <w:color w:val="auto"/>
                        </w:rPr>
                      </w:pPr>
                      <w:r w:rsidRPr="00C1535A">
                        <w:rPr>
                          <w:color w:val="auto"/>
                        </w:rPr>
                        <w:t>Figura 8.  Demanda de potencia eléctrica en la planta 3, zona 1</w:t>
                      </w:r>
                    </w:p>
                  </w:txbxContent>
                </v:textbox>
              </v:shape>
            </w:pict>
          </mc:Fallback>
        </mc:AlternateContent>
      </w:r>
      <w:r w:rsidR="00A73DB2" w:rsidRPr="005C6DA1">
        <w:rPr>
          <w:rFonts w:ascii="Georgia" w:hAnsi="Georgia" w:cstheme="minorHAnsi"/>
          <w:iCs/>
          <w:lang w:bidi="he-IL"/>
        </w:rPr>
        <w:t xml:space="preserve">Estos datos corresponden a la potencia de luz </w:t>
      </w:r>
      <w:r w:rsidR="00A73DB2">
        <w:rPr>
          <w:rFonts w:ascii="Georgia" w:hAnsi="Georgia" w:cstheme="minorHAnsi"/>
          <w:iCs/>
          <w:lang w:bidi="he-IL"/>
        </w:rPr>
        <w:t xml:space="preserve">consumida </w:t>
      </w:r>
      <w:r w:rsidR="00A73DB2"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sidR="00A73DB2">
        <w:rPr>
          <w:rFonts w:ascii="Georgia" w:hAnsi="Georgia" w:cstheme="minorHAnsi"/>
          <w:iCs/>
          <w:lang w:bidi="he-IL"/>
        </w:rPr>
        <w:t xml:space="preserve">(Para ver en más detalle, </w:t>
      </w:r>
      <w:r w:rsidR="00A73DB2" w:rsidRPr="005C6DA1">
        <w:rPr>
          <w:rFonts w:ascii="Georgia" w:hAnsi="Georgia" w:cstheme="minorHAnsi"/>
          <w:iCs/>
          <w:lang w:bidi="he-IL"/>
        </w:rPr>
        <w:t>consultar capítulo de conclusiones</w:t>
      </w:r>
      <w:r w:rsidR="00A73DB2">
        <w:rPr>
          <w:rFonts w:ascii="Georgia" w:hAnsi="Georgia" w:cstheme="minorHAnsi"/>
          <w:iCs/>
          <w:lang w:bidi="he-IL"/>
        </w:rPr>
        <w:t>)</w:t>
      </w:r>
      <w:r w:rsidR="00A73DB2" w:rsidRPr="005C6DA1">
        <w:rPr>
          <w:rFonts w:ascii="Georgia" w:hAnsi="Georgia" w:cstheme="minorHAnsi"/>
          <w:iCs/>
          <w:lang w:bidi="he-IL"/>
        </w:rPr>
        <w:t xml:space="preserve"> </w:t>
      </w:r>
    </w:p>
    <w:p w14:paraId="441A4EC9" w14:textId="77777777" w:rsidR="00A73DB2" w:rsidRPr="000E63EC" w:rsidRDefault="00C6297E" w:rsidP="009F0408">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656188" behindDoc="0" locked="0" layoutInCell="1" allowOverlap="1" wp14:anchorId="77F97596" wp14:editId="3821018A">
                <wp:simplePos x="0" y="0"/>
                <wp:positionH relativeFrom="column">
                  <wp:posOffset>-71120</wp:posOffset>
                </wp:positionH>
                <wp:positionV relativeFrom="paragraph">
                  <wp:posOffset>323215</wp:posOffset>
                </wp:positionV>
                <wp:extent cx="5547360" cy="3127375"/>
                <wp:effectExtent l="0" t="0" r="0" b="0"/>
                <wp:wrapNone/>
                <wp:docPr id="33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7360" cy="312737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43520A" id="Rectangle 49" o:spid="_x0000_s1026" style="position:absolute;margin-left:-5.6pt;margin-top:25.45pt;width:436.8pt;height:246.25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">
                <v:fill opacity="0"/>
                <v:path arrowok="t"/>
              </v:rect>
            </w:pict>
          </mc:Fallback>
        </mc:AlternateContent>
      </w:r>
    </w:p>
    <w:p w14:paraId="404D4C76"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707B23BB" w14:textId="77777777" w:rsidR="00A73DB2" w:rsidRPr="00F1197B" w:rsidRDefault="00C6297E" w:rsidP="009F0408">
      <w:pPr>
        <w:pStyle w:val="Default"/>
        <w:spacing w:line="360" w:lineRule="auto"/>
        <w:jc w:val="both"/>
        <w:rPr>
          <w:rFonts w:asciiTheme="minorHAnsi" w:hAnsiTheme="minorHAnsi" w:cstheme="minorHAnsi"/>
          <w:color w:val="C0504D" w:themeColor="accent2"/>
          <w:sz w:val="22"/>
          <w:szCs w:val="22"/>
        </w:rPr>
      </w:pPr>
      <w:r>
        <w:rPr>
          <w:rFonts w:cstheme="minorHAnsi"/>
          <w:noProof/>
          <w:color w:val="C0504D" w:themeColor="accent2"/>
          <w:lang w:val="en-GB" w:eastAsia="en-GB"/>
        </w:rPr>
        <mc:AlternateContent>
          <mc:Choice Requires="wps">
            <w:drawing>
              <wp:anchor distT="0" distB="0" distL="114300" distR="114300" simplePos="0" relativeHeight="251753472" behindDoc="0" locked="0" layoutInCell="1" allowOverlap="1" wp14:anchorId="6544E352" wp14:editId="1ED1B8FA">
                <wp:simplePos x="0" y="0"/>
                <wp:positionH relativeFrom="column">
                  <wp:posOffset>2476500</wp:posOffset>
                </wp:positionH>
                <wp:positionV relativeFrom="paragraph">
                  <wp:posOffset>550545</wp:posOffset>
                </wp:positionV>
                <wp:extent cx="407035" cy="285115"/>
                <wp:effectExtent l="0" t="0" r="0" b="635"/>
                <wp:wrapNone/>
                <wp:docPr id="336" nam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39BCAE63" w14:textId="77777777" w:rsidR="00F13DE8" w:rsidRDefault="00F13DE8" w:rsidP="005A3AEE">
                            <w:r>
                              <w:t xml:space="preserve">  </w:t>
                            </w:r>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4E352" id="_x0020_74" o:spid="_x0000_s1039" style="position:absolute;left:0;text-align:left;margin-left:195pt;margin-top:43.35pt;width:32.05pt;height:22.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">
                <v:path arrowok="t"/>
                <v:textbox>
                  <w:txbxContent>
                    <w:p w14:paraId="39BCAE63" w14:textId="77777777" w:rsidR="00F13DE8" w:rsidRDefault="00F13DE8" w:rsidP="005A3AEE">
                      <w:r>
                        <w:t xml:space="preserve">  </w:t>
                      </w:r>
                      <w:r>
                        <w:t>B</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52448" behindDoc="0" locked="0" layoutInCell="1" allowOverlap="1" wp14:anchorId="6EB20FC8" wp14:editId="40145801">
                <wp:simplePos x="0" y="0"/>
                <wp:positionH relativeFrom="column">
                  <wp:posOffset>996950</wp:posOffset>
                </wp:positionH>
                <wp:positionV relativeFrom="paragraph">
                  <wp:posOffset>550545</wp:posOffset>
                </wp:positionV>
                <wp:extent cx="407035" cy="285115"/>
                <wp:effectExtent l="0" t="0" r="0" b="635"/>
                <wp:wrapNone/>
                <wp:docPr id="335" nam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044D5BD2" w14:textId="77777777" w:rsidR="00F13DE8" w:rsidRDefault="00F13DE8">
                            <w:r>
                              <w:t xml:space="preserve">  </w:t>
                            </w:r>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20FC8" id="_x0020_73" o:spid="_x0000_s1040" style="position:absolute;left:0;text-align:left;margin-left:78.5pt;margin-top:43.35pt;width:32.05pt;height:22.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">
                <v:path arrowok="t"/>
                <v:textbox>
                  <w:txbxContent>
                    <w:p w14:paraId="044D5BD2" w14:textId="77777777" w:rsidR="00F13DE8" w:rsidRDefault="00F13DE8">
                      <w:r>
                        <w:t xml:space="preserve">  </w:t>
                      </w:r>
                      <w:r>
                        <w:t>A</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6780EB03" wp14:editId="57C4CB53">
                <wp:simplePos x="0" y="0"/>
                <wp:positionH relativeFrom="column">
                  <wp:posOffset>3336925</wp:posOffset>
                </wp:positionH>
                <wp:positionV relativeFrom="paragraph">
                  <wp:posOffset>328295</wp:posOffset>
                </wp:positionV>
                <wp:extent cx="701040" cy="507365"/>
                <wp:effectExtent l="0" t="0" r="3810" b="6985"/>
                <wp:wrapNone/>
                <wp:docPr id="33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1040" cy="507365"/>
                        </a:xfrm>
                        <a:prstGeom prst="rect">
                          <a:avLst/>
                        </a:prstGeom>
                        <a:solidFill>
                          <a:srgbClr val="FFFFFF"/>
                        </a:solidFill>
                        <a:ln w="9525">
                          <a:solidFill>
                            <a:srgbClr val="000000"/>
                          </a:solidFill>
                          <a:miter lim="800000"/>
                          <a:headEnd/>
                          <a:tailEnd/>
                        </a:ln>
                      </wps:spPr>
                      <wps:txbx>
                        <w:txbxContent>
                          <w:p w14:paraId="6C04718B" w14:textId="77777777" w:rsidR="00F13DE8" w:rsidRDefault="00F13DE8" w:rsidP="00A73DB2">
                            <w:pPr>
                              <w:jc w:val="center"/>
                            </w:pPr>
                            <w:proofErr w:type="spellStart"/>
                            <w:r>
                              <w:t>Clades</w:t>
                            </w:r>
                            <w:proofErr w:type="spellEnd"/>
                            <w:r>
                              <w:t xml:space="preserve">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80EB03" id="Text_x0020_Box_x0020_51" o:spid="_x0000_s1041" type="#_x0000_t202" style="position:absolute;left:0;text-align:left;margin-left:262.75pt;margin-top:25.85pt;width:55.2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">
                <v:path arrowok="t"/>
                <v:textbox>
                  <w:txbxContent>
                    <w:p w14:paraId="6C04718B" w14:textId="77777777" w:rsidR="00F13DE8" w:rsidRDefault="00F13DE8" w:rsidP="00A73DB2">
                      <w:pPr>
                        <w:jc w:val="center"/>
                      </w:pPr>
                      <w:proofErr w:type="spellStart"/>
                      <w:r>
                        <w:t>Clades</w:t>
                      </w:r>
                      <w:proofErr w:type="spellEnd"/>
                      <w:r>
                        <w:t xml:space="preserve">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33B904F2" wp14:editId="5BFF90ED">
                <wp:simplePos x="0" y="0"/>
                <wp:positionH relativeFrom="column">
                  <wp:posOffset>1403985</wp:posOffset>
                </wp:positionH>
                <wp:positionV relativeFrom="paragraph">
                  <wp:posOffset>1616075</wp:posOffset>
                </wp:positionV>
                <wp:extent cx="396875" cy="405130"/>
                <wp:effectExtent l="0" t="0" r="3175" b="0"/>
                <wp:wrapNone/>
                <wp:docPr id="33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D2BA8D6" id="Oval 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" strokecolor="red">
                <v:fill opacity="0"/>
                <v:path arrowok="t"/>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7667CC34" wp14:editId="0711ED9E">
                <wp:simplePos x="0" y="0"/>
                <wp:positionH relativeFrom="column">
                  <wp:posOffset>2883535</wp:posOffset>
                </wp:positionH>
                <wp:positionV relativeFrom="paragraph">
                  <wp:posOffset>1288415</wp:posOffset>
                </wp:positionV>
                <wp:extent cx="211455" cy="224155"/>
                <wp:effectExtent l="0" t="0" r="0" b="4445"/>
                <wp:wrapNone/>
                <wp:docPr id="332"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336FAF5" id="Oval 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" strokecolor="red">
                <v:fill opacity="0"/>
                <v:path arrowok="t"/>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55D56A4A" wp14:editId="775B72F2">
                <wp:simplePos x="0" y="0"/>
                <wp:positionH relativeFrom="column">
                  <wp:posOffset>3776345</wp:posOffset>
                </wp:positionH>
                <wp:positionV relativeFrom="paragraph">
                  <wp:posOffset>835660</wp:posOffset>
                </wp:positionV>
                <wp:extent cx="52070" cy="728345"/>
                <wp:effectExtent l="76200" t="0" r="24130" b="33655"/>
                <wp:wrapNone/>
                <wp:docPr id="3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546427" id="AutoShape 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0A55947F" wp14:editId="102E72E1">
                <wp:simplePos x="0" y="0"/>
                <wp:positionH relativeFrom="column">
                  <wp:posOffset>2214880</wp:posOffset>
                </wp:positionH>
                <wp:positionV relativeFrom="paragraph">
                  <wp:posOffset>1771015</wp:posOffset>
                </wp:positionV>
                <wp:extent cx="1613535" cy="707390"/>
                <wp:effectExtent l="0" t="38100" r="43815" b="16510"/>
                <wp:wrapNone/>
                <wp:docPr id="33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CCA5A8" id="AutoShape 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60F9D1B1" wp14:editId="6AEE56BA">
                <wp:simplePos x="0" y="0"/>
                <wp:positionH relativeFrom="column">
                  <wp:posOffset>2214880</wp:posOffset>
                </wp:positionH>
                <wp:positionV relativeFrom="paragraph">
                  <wp:posOffset>1874520</wp:posOffset>
                </wp:positionV>
                <wp:extent cx="836930" cy="457200"/>
                <wp:effectExtent l="0" t="38100" r="39370" b="0"/>
                <wp:wrapNone/>
                <wp:docPr id="32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DC336F" id="AutoShape 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54821F32" wp14:editId="1EF3A44C">
                <wp:simplePos x="0" y="0"/>
                <wp:positionH relativeFrom="column">
                  <wp:posOffset>1706245</wp:posOffset>
                </wp:positionH>
                <wp:positionV relativeFrom="paragraph">
                  <wp:posOffset>1874520</wp:posOffset>
                </wp:positionV>
                <wp:extent cx="198120" cy="396875"/>
                <wp:effectExtent l="38100" t="38100" r="11430" b="3175"/>
                <wp:wrapNone/>
                <wp:docPr id="32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7CCCF" id="AutoShape 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03F2B701" wp14:editId="1163481B">
                <wp:simplePos x="0" y="0"/>
                <wp:positionH relativeFrom="column">
                  <wp:posOffset>3051810</wp:posOffset>
                </wp:positionH>
                <wp:positionV relativeFrom="paragraph">
                  <wp:posOffset>835660</wp:posOffset>
                </wp:positionV>
                <wp:extent cx="577850" cy="504190"/>
                <wp:effectExtent l="38100" t="0" r="12700" b="29210"/>
                <wp:wrapNone/>
                <wp:docPr id="32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364375" id="AutoShape 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">
                <v:stroke endarrow="block"/>
                <o:lock v:ext="edit" shapetype="f"/>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28D1E3C4" wp14:editId="171B9346">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3F16A71B" w14:textId="77777777" w:rsidR="00A73DB2" w:rsidRPr="00F1197B" w:rsidRDefault="00C6297E" w:rsidP="009F0408">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17ED9955" wp14:editId="11200E80">
                <wp:simplePos x="0" y="0"/>
                <wp:positionH relativeFrom="column">
                  <wp:posOffset>1542415</wp:posOffset>
                </wp:positionH>
                <wp:positionV relativeFrom="paragraph">
                  <wp:posOffset>40005</wp:posOffset>
                </wp:positionV>
                <wp:extent cx="672465" cy="514985"/>
                <wp:effectExtent l="0" t="0" r="0" b="0"/>
                <wp:wrapNone/>
                <wp:docPr id="32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5F7D7CAC" w14:textId="77777777" w:rsidR="00F13DE8" w:rsidRDefault="00F13DE8" w:rsidP="00A73DB2">
                            <w:pPr>
                              <w:jc w:val="center"/>
                            </w:pPr>
                            <w:proofErr w:type="spellStart"/>
                            <w:r>
                              <w:t>Leaf</w:t>
                            </w:r>
                            <w:proofErr w:type="spellEnd"/>
                            <w:r>
                              <w:t xml:space="preserve">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ED9955" id="Text_x0020_Box_x0020_50" o:spid="_x0000_s1042" type="#_x0000_t202" style="position:absolute;left:0;text-align:left;margin-left:121.45pt;margin-top:3.1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">
                <v:path arrowok="t"/>
                <v:textbox>
                  <w:txbxContent>
                    <w:p w14:paraId="5F7D7CAC" w14:textId="77777777" w:rsidR="00F13DE8" w:rsidRDefault="00F13DE8" w:rsidP="00A73DB2">
                      <w:pPr>
                        <w:jc w:val="center"/>
                      </w:pPr>
                      <w:proofErr w:type="spellStart"/>
                      <w:r>
                        <w:t>Leaf</w:t>
                      </w:r>
                      <w:proofErr w:type="spellEnd"/>
                      <w:r>
                        <w:t xml:space="preserve"> (rama)</w:t>
                      </w:r>
                    </w:p>
                  </w:txbxContent>
                </v:textbox>
              </v:shape>
            </w:pict>
          </mc:Fallback>
        </mc:AlternateContent>
      </w:r>
    </w:p>
    <w:p w14:paraId="63159F7B" w14:textId="77777777" w:rsidR="00A73DB2" w:rsidRPr="00AF1874" w:rsidRDefault="00A73DB2" w:rsidP="009F0408">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4F94285F" w14:textId="77777777" w:rsidR="00A73DB2" w:rsidRPr="00EF767E" w:rsidRDefault="00A73DB2" w:rsidP="009F0408">
      <w:pPr>
        <w:pStyle w:val="Heading3"/>
      </w:pPr>
      <w:bookmarkStart w:id="37" w:name="_Toc488695626"/>
      <w:r w:rsidRPr="00EF767E">
        <w:lastRenderedPageBreak/>
        <w:t xml:space="preserve">Análisis e Interpretación de un </w:t>
      </w:r>
      <w:proofErr w:type="spellStart"/>
      <w:r w:rsidRPr="00EF767E">
        <w:t>dendrograma</w:t>
      </w:r>
      <w:bookmarkEnd w:id="37"/>
      <w:proofErr w:type="spellEnd"/>
    </w:p>
    <w:p w14:paraId="01DD9391"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2C72C6FE" w14:textId="77777777" w:rsidR="00A73DB2" w:rsidRPr="006550C3" w:rsidRDefault="00A73DB2" w:rsidP="009F0408">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02729B">
        <w:rPr>
          <w:rFonts w:ascii="Georgia" w:hAnsi="Georgia" w:cstheme="minorHAnsi"/>
          <w:color w:val="auto"/>
          <w:sz w:val="22"/>
          <w:szCs w:val="22"/>
        </w:rPr>
        <w:t>8</w:t>
      </w:r>
      <w:r w:rsidRPr="006550C3">
        <w:rPr>
          <w:rFonts w:ascii="Georgia" w:hAnsi="Georgia" w:cstheme="minorHAnsi"/>
          <w:color w:val="auto"/>
          <w:sz w:val="22"/>
          <w:szCs w:val="22"/>
        </w:rPr>
        <w:t xml:space="preserve">, un </w:t>
      </w:r>
      <w:proofErr w:type="spellStart"/>
      <w:r w:rsidRPr="006550C3">
        <w:rPr>
          <w:rFonts w:ascii="Georgia" w:hAnsi="Georgia" w:cstheme="minorHAnsi"/>
          <w:color w:val="auto"/>
          <w:sz w:val="22"/>
          <w:szCs w:val="22"/>
        </w:rPr>
        <w:t>dendrograma</w:t>
      </w:r>
      <w:proofErr w:type="spellEnd"/>
      <w:r w:rsidRPr="006550C3">
        <w:rPr>
          <w:rFonts w:ascii="Georgia" w:hAnsi="Georgia" w:cstheme="minorHAnsi"/>
          <w:color w:val="auto"/>
          <w:sz w:val="22"/>
          <w:szCs w:val="22"/>
        </w:rPr>
        <w:t xml:space="preserve">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4A48C349"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64789D29" w14:textId="77777777" w:rsidR="00401308" w:rsidRDefault="00401308" w:rsidP="009F0408">
      <w:pPr>
        <w:pStyle w:val="Default"/>
        <w:spacing w:line="360" w:lineRule="auto"/>
        <w:jc w:val="both"/>
        <w:rPr>
          <w:rFonts w:asciiTheme="minorHAnsi" w:hAnsiTheme="minorHAnsi" w:cstheme="minorHAnsi"/>
          <w:color w:val="C0504D" w:themeColor="accent2"/>
          <w:sz w:val="22"/>
          <w:szCs w:val="22"/>
        </w:rPr>
      </w:pPr>
    </w:p>
    <w:p w14:paraId="02321F57" w14:textId="77777777" w:rsidR="00A73DB2" w:rsidRPr="00EF767E" w:rsidRDefault="00EF767E" w:rsidP="009F0408">
      <w:pPr>
        <w:pStyle w:val="Heading3"/>
      </w:pPr>
      <w:bookmarkStart w:id="38" w:name="_Toc488695627"/>
      <w:r w:rsidRPr="00EF767E">
        <w:t>Disposición de los elementos</w:t>
      </w:r>
      <w:bookmarkEnd w:id="38"/>
    </w:p>
    <w:p w14:paraId="57E9003B" w14:textId="77777777" w:rsidR="00EF767E" w:rsidRDefault="00EF767E" w:rsidP="009F0408">
      <w:pPr>
        <w:pStyle w:val="Default"/>
        <w:spacing w:line="360" w:lineRule="auto"/>
        <w:jc w:val="both"/>
        <w:rPr>
          <w:rFonts w:ascii="Georgia" w:hAnsi="Georgia" w:cstheme="minorHAnsi"/>
          <w:color w:val="auto"/>
          <w:sz w:val="22"/>
          <w:szCs w:val="22"/>
        </w:rPr>
      </w:pPr>
    </w:p>
    <w:p w14:paraId="20BAB70C"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360D0926"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2D24BCB7"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de forma descendente, de arriba a abajo (top-</w:t>
      </w:r>
      <w:proofErr w:type="spellStart"/>
      <w:r w:rsidRPr="009845D2">
        <w:rPr>
          <w:rFonts w:ascii="Georgia" w:hAnsi="Georgia" w:cstheme="minorHAnsi"/>
          <w:color w:val="auto"/>
          <w:sz w:val="22"/>
          <w:szCs w:val="22"/>
        </w:rPr>
        <w:t>down</w:t>
      </w:r>
      <w:proofErr w:type="spellEnd"/>
      <w:r w:rsidRPr="009845D2">
        <w:rPr>
          <w:rFonts w:ascii="Georgia" w:hAnsi="Georgia" w:cstheme="minorHAnsi"/>
          <w:color w:val="auto"/>
          <w:sz w:val="22"/>
          <w:szCs w:val="22"/>
        </w:rPr>
        <w:t xml:space="preserve">), identificando en primer lugar aquellos puntos de ramificación posicionados en las partes superiores de nuestro árbol resultante. </w:t>
      </w:r>
    </w:p>
    <w:p w14:paraId="75687E03"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44B72882" w14:textId="77777777" w:rsidR="00A73DB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w:t>
      </w:r>
      <w:proofErr w:type="spellStart"/>
      <w:r w:rsidRPr="009845D2">
        <w:rPr>
          <w:rFonts w:ascii="Georgia" w:hAnsi="Georgia" w:cstheme="minorHAnsi"/>
          <w:color w:val="auto"/>
          <w:sz w:val="22"/>
          <w:szCs w:val="22"/>
        </w:rPr>
        <w:t>bottom</w:t>
      </w:r>
      <w:proofErr w:type="spellEnd"/>
      <w:r w:rsidRPr="009845D2">
        <w:rPr>
          <w:rFonts w:ascii="Georgia" w:hAnsi="Georgia" w:cstheme="minorHAnsi"/>
          <w:color w:val="auto"/>
          <w:sz w:val="22"/>
          <w:szCs w:val="22"/>
        </w:rPr>
        <w:t>-up)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4199E0F6" w14:textId="77777777" w:rsidR="00A73DB2" w:rsidRDefault="00A73DB2" w:rsidP="009F0408">
      <w:pPr>
        <w:pStyle w:val="Default"/>
        <w:spacing w:line="360" w:lineRule="auto"/>
        <w:jc w:val="both"/>
        <w:rPr>
          <w:rFonts w:ascii="Georgia" w:hAnsi="Georgia" w:cstheme="minorHAnsi"/>
          <w:color w:val="auto"/>
          <w:sz w:val="22"/>
          <w:szCs w:val="22"/>
        </w:rPr>
      </w:pPr>
    </w:p>
    <w:p w14:paraId="4758201F"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8E4AB5">
        <w:rPr>
          <w:rFonts w:ascii="Georgia" w:hAnsi="Georgia" w:cstheme="minorHAnsi"/>
          <w:color w:val="auto"/>
          <w:sz w:val="22"/>
          <w:szCs w:val="22"/>
        </w:rPr>
        <w:t>8</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w:t>
      </w:r>
      <w:proofErr w:type="spellStart"/>
      <w:r w:rsidRPr="00123E8F">
        <w:rPr>
          <w:rFonts w:ascii="Georgia" w:hAnsi="Georgia" w:cstheme="minorHAnsi"/>
          <w:color w:val="auto"/>
          <w:sz w:val="22"/>
          <w:szCs w:val="22"/>
        </w:rPr>
        <w:t>dendrograma</w:t>
      </w:r>
      <w:proofErr w:type="spellEnd"/>
      <w:r w:rsidRPr="00123E8F">
        <w:rPr>
          <w:rFonts w:ascii="Georgia" w:hAnsi="Georgia" w:cstheme="minorHAnsi"/>
          <w:color w:val="auto"/>
          <w:sz w:val="22"/>
          <w:szCs w:val="22"/>
        </w:rPr>
        <w:t xml:space="preserve">. </w:t>
      </w:r>
    </w:p>
    <w:p w14:paraId="1AD52E8A" w14:textId="77777777" w:rsidR="00A73DB2" w:rsidRPr="00834171" w:rsidRDefault="00A73DB2" w:rsidP="009F0408">
      <w:pPr>
        <w:pStyle w:val="Default"/>
        <w:spacing w:line="360" w:lineRule="auto"/>
        <w:jc w:val="both"/>
        <w:rPr>
          <w:rFonts w:ascii="Georgia" w:hAnsi="Georgia" w:cstheme="minorHAnsi"/>
          <w:color w:val="auto"/>
          <w:sz w:val="22"/>
          <w:szCs w:val="22"/>
        </w:rPr>
      </w:pPr>
    </w:p>
    <w:p w14:paraId="7F671F79" w14:textId="77777777" w:rsidR="00A73DB2" w:rsidRPr="00895FD6" w:rsidRDefault="00A73DB2" w:rsidP="009F0408">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En líneas generales, la interpretación de un </w:t>
      </w:r>
      <w:proofErr w:type="spellStart"/>
      <w:r w:rsidRPr="00895FD6">
        <w:rPr>
          <w:rFonts w:ascii="Georgia" w:hAnsi="Georgia" w:cstheme="minorHAnsi"/>
          <w:color w:val="auto"/>
          <w:sz w:val="22"/>
          <w:szCs w:val="22"/>
        </w:rPr>
        <w:t>dendrograma</w:t>
      </w:r>
      <w:proofErr w:type="spellEnd"/>
      <w:r w:rsidRPr="00895FD6">
        <w:rPr>
          <w:rFonts w:ascii="Georgia" w:hAnsi="Georgia" w:cstheme="minorHAnsi"/>
          <w:color w:val="auto"/>
          <w:sz w:val="22"/>
          <w:szCs w:val="22"/>
        </w:rPr>
        <w:t xml:space="preserve"> se basa en ciertas reglas:</w:t>
      </w:r>
    </w:p>
    <w:p w14:paraId="322F5FC4"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5E79B0F4" w14:textId="77777777" w:rsidR="00A73DB2" w:rsidRDefault="00A73DB2" w:rsidP="009F040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7D8656CE"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25BD18B2" w14:textId="77777777" w:rsidR="00C92A25" w:rsidRDefault="00A73DB2" w:rsidP="000D245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626921E1" w14:textId="77777777" w:rsidR="000D2458" w:rsidRPr="000D2458" w:rsidRDefault="000D2458" w:rsidP="000D2458">
      <w:pPr>
        <w:pStyle w:val="Default"/>
        <w:spacing w:line="360" w:lineRule="auto"/>
        <w:jc w:val="both"/>
        <w:rPr>
          <w:rFonts w:ascii="Georgia" w:hAnsi="Georgia" w:cstheme="minorHAnsi"/>
          <w:color w:val="auto"/>
          <w:sz w:val="22"/>
          <w:szCs w:val="22"/>
        </w:rPr>
      </w:pPr>
    </w:p>
    <w:p w14:paraId="76459DEF" w14:textId="77777777" w:rsidR="00C92A25" w:rsidRDefault="00A73DB2" w:rsidP="009F0408">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w:t>
      </w:r>
      <w:proofErr w:type="spellStart"/>
      <w:r w:rsidRPr="00C92A25">
        <w:rPr>
          <w:rFonts w:ascii="Georgia" w:hAnsi="Georgia" w:cstheme="minorHAnsi"/>
          <w:color w:val="auto"/>
          <w:sz w:val="22"/>
          <w:szCs w:val="22"/>
        </w:rPr>
        <w:t>dendrogramas</w:t>
      </w:r>
      <w:proofErr w:type="spellEnd"/>
      <w:r w:rsidRPr="00C92A25">
        <w:rPr>
          <w:rFonts w:ascii="Georgia" w:hAnsi="Georgia" w:cstheme="minorHAnsi"/>
          <w:color w:val="auto"/>
          <w:sz w:val="22"/>
          <w:szCs w:val="22"/>
        </w:rPr>
        <w:t xml:space="preserve">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14:paraId="67C8DAEC" w14:textId="77777777" w:rsidR="00C92A25" w:rsidRPr="0046271B" w:rsidRDefault="00C92A25" w:rsidP="009F0408">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 xml:space="preserve">cada rama obtenida en el </w:t>
      </w:r>
      <w:proofErr w:type="spellStart"/>
      <w:r w:rsidRPr="0046271B">
        <w:rPr>
          <w:rFonts w:ascii="Georgia" w:hAnsi="Georgia" w:cstheme="minorHAnsi"/>
          <w:color w:val="auto"/>
          <w:sz w:val="22"/>
          <w:szCs w:val="22"/>
        </w:rPr>
        <w:t>dendrograma</w:t>
      </w:r>
      <w:proofErr w:type="spellEnd"/>
      <w:r w:rsidRPr="0046271B">
        <w:rPr>
          <w:rFonts w:ascii="Georgia" w:hAnsi="Georgia" w:cstheme="minorHAnsi"/>
          <w:color w:val="auto"/>
          <w:sz w:val="22"/>
          <w:szCs w:val="22"/>
        </w:rPr>
        <w:t xml:space="preserve"> pertenece a los días en los que se recogieron los datos a analizar.</w:t>
      </w:r>
    </w:p>
    <w:p w14:paraId="1F838EBD" w14:textId="77777777" w:rsidR="00C92A25" w:rsidRPr="00C92A25" w:rsidRDefault="00C92A25" w:rsidP="009F0408">
      <w:pPr>
        <w:pStyle w:val="Default"/>
        <w:spacing w:line="360" w:lineRule="auto"/>
        <w:ind w:left="720"/>
        <w:jc w:val="both"/>
        <w:rPr>
          <w:rFonts w:ascii="Georgia" w:hAnsi="Georgia" w:cstheme="minorHAnsi"/>
          <w:color w:val="auto"/>
          <w:sz w:val="22"/>
          <w:szCs w:val="22"/>
        </w:rPr>
      </w:pPr>
    </w:p>
    <w:p w14:paraId="1507BDEE" w14:textId="77777777" w:rsidR="00A73DB2" w:rsidRPr="0046271B" w:rsidRDefault="008D2BAD" w:rsidP="009F0408">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proofErr w:type="spellStart"/>
      <w:r w:rsidR="00A73DB2" w:rsidRPr="0046271B">
        <w:rPr>
          <w:rFonts w:ascii="Georgia" w:hAnsi="Georgia" w:cstheme="minorHAnsi"/>
          <w:color w:val="auto"/>
          <w:sz w:val="22"/>
          <w:szCs w:val="22"/>
        </w:rPr>
        <w:t>dendrograma</w:t>
      </w:r>
      <w:proofErr w:type="spellEnd"/>
      <w:r w:rsidR="00A73DB2" w:rsidRPr="0046271B">
        <w:rPr>
          <w:rFonts w:ascii="Georgia" w:hAnsi="Georgia" w:cstheme="minorHAnsi"/>
          <w:color w:val="auto"/>
          <w:sz w:val="22"/>
          <w:szCs w:val="22"/>
        </w:rPr>
        <w:t xml:space="preserve">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14:paraId="650E220F" w14:textId="77777777" w:rsidR="00FB28FB" w:rsidRDefault="00FB28FB" w:rsidP="009F0408">
      <w:pPr>
        <w:pStyle w:val="Default"/>
        <w:spacing w:line="360" w:lineRule="auto"/>
        <w:jc w:val="both"/>
        <w:rPr>
          <w:rFonts w:ascii="Georgia" w:hAnsi="Georgia" w:cstheme="minorHAnsi"/>
          <w:color w:val="auto"/>
          <w:sz w:val="22"/>
          <w:szCs w:val="22"/>
        </w:rPr>
      </w:pPr>
    </w:p>
    <w:p w14:paraId="6A3D880B" w14:textId="77777777" w:rsidR="00B10A2E" w:rsidRPr="00895FD6" w:rsidRDefault="00B10A2E" w:rsidP="009F0408">
      <w:pPr>
        <w:pStyle w:val="Default"/>
        <w:spacing w:line="360" w:lineRule="auto"/>
        <w:jc w:val="both"/>
        <w:rPr>
          <w:rFonts w:ascii="Georgia" w:hAnsi="Georgia" w:cstheme="minorHAnsi"/>
          <w:color w:val="auto"/>
          <w:sz w:val="22"/>
          <w:szCs w:val="22"/>
        </w:rPr>
      </w:pPr>
    </w:p>
    <w:p w14:paraId="5598EBBB" w14:textId="77777777" w:rsidR="00A73DB2" w:rsidRPr="002178EF" w:rsidRDefault="003A3596" w:rsidP="009F0408">
      <w:pPr>
        <w:pStyle w:val="Heading3"/>
      </w:pPr>
      <w:bookmarkStart w:id="39" w:name="_Toc488695628"/>
      <w:r>
        <w:t xml:space="preserve">Ejemplo de </w:t>
      </w:r>
      <w:r w:rsidR="00A73DB2" w:rsidRPr="002178EF">
        <w:t>A</w:t>
      </w:r>
      <w:r w:rsidR="008F622C">
        <w:t>nálisis</w:t>
      </w:r>
      <w:bookmarkEnd w:id="39"/>
      <w:r w:rsidR="008F622C">
        <w:t xml:space="preserve">   </w:t>
      </w:r>
    </w:p>
    <w:p w14:paraId="669847B0"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7B031435"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 xml:space="preserve">zamos el </w:t>
      </w:r>
      <w:proofErr w:type="spellStart"/>
      <w:r w:rsidR="00BC5209">
        <w:rPr>
          <w:rFonts w:ascii="Georgia" w:hAnsi="Georgia" w:cstheme="minorHAnsi"/>
          <w:color w:val="auto"/>
          <w:sz w:val="22"/>
          <w:szCs w:val="22"/>
        </w:rPr>
        <w:t>dendrograma</w:t>
      </w:r>
      <w:proofErr w:type="spellEnd"/>
      <w:r w:rsidR="00BC5209">
        <w:rPr>
          <w:rFonts w:ascii="Georgia" w:hAnsi="Georgia" w:cstheme="minorHAnsi"/>
          <w:color w:val="auto"/>
          <w:sz w:val="22"/>
          <w:szCs w:val="22"/>
        </w:rPr>
        <w:t xml:space="preserve"> de la Figura </w:t>
      </w:r>
      <w:r w:rsidR="000D2458">
        <w:rPr>
          <w:rFonts w:ascii="Georgia" w:hAnsi="Georgia" w:cstheme="minorHAnsi"/>
          <w:color w:val="auto"/>
          <w:sz w:val="22"/>
          <w:szCs w:val="22"/>
        </w:rPr>
        <w:t>8</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proofErr w:type="spellStart"/>
      <w:r>
        <w:rPr>
          <w:rFonts w:ascii="Georgia" w:hAnsi="Georgia" w:cstheme="minorHAnsi"/>
          <w:color w:val="auto"/>
          <w:sz w:val="22"/>
          <w:szCs w:val="22"/>
        </w:rPr>
        <w:t>bottom</w:t>
      </w:r>
      <w:proofErr w:type="spellEnd"/>
      <w:r>
        <w:rPr>
          <w:rFonts w:ascii="Georgia" w:hAnsi="Georgia" w:cstheme="minorHAnsi"/>
          <w:color w:val="auto"/>
          <w:sz w:val="22"/>
          <w:szCs w:val="22"/>
        </w:rPr>
        <w:t>-up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402B3D53" w14:textId="77777777" w:rsidR="00F65432" w:rsidRDefault="00F65432" w:rsidP="009F0408">
      <w:pPr>
        <w:pStyle w:val="Default"/>
        <w:spacing w:line="360" w:lineRule="auto"/>
        <w:jc w:val="both"/>
        <w:rPr>
          <w:rFonts w:ascii="Georgia" w:hAnsi="Georgia" w:cstheme="minorHAnsi"/>
          <w:color w:val="auto"/>
          <w:sz w:val="22"/>
          <w:szCs w:val="22"/>
        </w:rPr>
      </w:pPr>
    </w:p>
    <w:p w14:paraId="55DC6D98" w14:textId="77777777" w:rsidR="00A42885"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p>
    <w:p w14:paraId="04655543" w14:textId="77777777" w:rsidR="00A42885" w:rsidRDefault="00A42885" w:rsidP="009F0408">
      <w:pPr>
        <w:pStyle w:val="Default"/>
        <w:spacing w:line="360" w:lineRule="auto"/>
        <w:ind w:left="720"/>
        <w:jc w:val="both"/>
        <w:rPr>
          <w:rFonts w:ascii="Georgia" w:hAnsi="Georgia" w:cstheme="minorHAnsi"/>
          <w:color w:val="auto"/>
          <w:sz w:val="22"/>
          <w:szCs w:val="22"/>
        </w:rPr>
      </w:pPr>
    </w:p>
    <w:p w14:paraId="3E84942D" w14:textId="77777777" w:rsidR="006528B8" w:rsidRDefault="00A42885"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14:paraId="7F355BF5" w14:textId="77777777" w:rsidR="006528B8" w:rsidRDefault="006528B8" w:rsidP="009F0408">
      <w:pPr>
        <w:pStyle w:val="Default"/>
        <w:spacing w:line="360" w:lineRule="auto"/>
        <w:ind w:left="720"/>
        <w:jc w:val="both"/>
        <w:rPr>
          <w:rFonts w:ascii="Georgia" w:hAnsi="Georgia" w:cstheme="minorHAnsi"/>
          <w:color w:val="auto"/>
          <w:sz w:val="22"/>
          <w:szCs w:val="22"/>
        </w:rPr>
      </w:pPr>
    </w:p>
    <w:p w14:paraId="3D15CF7F"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14:paraId="08C620F8" w14:textId="77777777" w:rsidR="006528B8" w:rsidRPr="006528B8" w:rsidRDefault="006528B8" w:rsidP="009F0408">
      <w:pPr>
        <w:pStyle w:val="Default"/>
        <w:spacing w:line="360" w:lineRule="auto"/>
        <w:ind w:left="720"/>
        <w:jc w:val="both"/>
        <w:rPr>
          <w:rFonts w:ascii="Georgia" w:hAnsi="Georgia" w:cstheme="minorHAnsi"/>
          <w:color w:val="auto"/>
          <w:sz w:val="22"/>
          <w:szCs w:val="22"/>
        </w:rPr>
      </w:pPr>
    </w:p>
    <w:p w14:paraId="33EB77CD"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6B5FC5AB" w14:textId="77777777" w:rsidR="00A73DB2" w:rsidRPr="00BF5DA7" w:rsidRDefault="00A73DB2" w:rsidP="009F0408">
      <w:pPr>
        <w:pStyle w:val="Default"/>
        <w:spacing w:line="360" w:lineRule="auto"/>
        <w:ind w:left="720"/>
        <w:jc w:val="both"/>
        <w:rPr>
          <w:rFonts w:ascii="Georgia" w:hAnsi="Georgia" w:cstheme="minorHAnsi"/>
          <w:color w:val="auto"/>
          <w:sz w:val="22"/>
          <w:szCs w:val="22"/>
        </w:rPr>
      </w:pPr>
    </w:p>
    <w:p w14:paraId="542F14ED" w14:textId="77777777" w:rsidR="00A73DB2" w:rsidRDefault="00B10A2E"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14:paraId="2D429FD7" w14:textId="77777777" w:rsidR="0009119A" w:rsidRDefault="0009119A" w:rsidP="009F0408">
      <w:pPr>
        <w:pStyle w:val="Default"/>
        <w:spacing w:line="360" w:lineRule="auto"/>
        <w:jc w:val="both"/>
        <w:rPr>
          <w:rFonts w:ascii="Georgia" w:hAnsi="Georgia" w:cstheme="minorHAnsi"/>
          <w:color w:val="auto"/>
          <w:sz w:val="22"/>
          <w:szCs w:val="22"/>
        </w:rPr>
      </w:pPr>
    </w:p>
    <w:p w14:paraId="6FFAC97A" w14:textId="77777777" w:rsidR="00E519BF" w:rsidRDefault="00E519BF" w:rsidP="009F0408">
      <w:pPr>
        <w:pStyle w:val="Default"/>
        <w:spacing w:line="360" w:lineRule="auto"/>
        <w:jc w:val="both"/>
        <w:rPr>
          <w:rFonts w:ascii="Georgia" w:hAnsi="Georgia" w:cstheme="minorHAnsi"/>
          <w:color w:val="auto"/>
          <w:sz w:val="22"/>
          <w:szCs w:val="22"/>
        </w:rPr>
      </w:pPr>
    </w:p>
    <w:p w14:paraId="03104D60" w14:textId="77777777" w:rsidR="0046271B" w:rsidRDefault="0046271B" w:rsidP="009F0408">
      <w:pPr>
        <w:pStyle w:val="Default"/>
        <w:spacing w:line="360" w:lineRule="auto"/>
        <w:jc w:val="both"/>
        <w:rPr>
          <w:rFonts w:ascii="Georgia" w:hAnsi="Georgia" w:cstheme="minorHAnsi"/>
          <w:color w:val="auto"/>
          <w:sz w:val="22"/>
          <w:szCs w:val="22"/>
        </w:rPr>
      </w:pPr>
    </w:p>
    <w:p w14:paraId="23751FB0" w14:textId="77777777" w:rsidR="00A73DB2" w:rsidRDefault="00A73DB2" w:rsidP="009F0408">
      <w:pPr>
        <w:pStyle w:val="Heading1"/>
        <w:spacing w:before="0"/>
        <w:ind w:left="431" w:hanging="431"/>
      </w:pPr>
      <w:bookmarkStart w:id="40" w:name="_Toc488695629"/>
      <w:r>
        <w:t>DTW</w:t>
      </w:r>
      <w:bookmarkEnd w:id="40"/>
    </w:p>
    <w:p w14:paraId="5F4D652D" w14:textId="77777777" w:rsidR="00963BE3" w:rsidRPr="00963BE3" w:rsidRDefault="00963BE3" w:rsidP="009F0408">
      <w:pPr>
        <w:rPr>
          <w:lang w:val="en-US" w:bidi="en-US"/>
        </w:rPr>
      </w:pPr>
    </w:p>
    <w:p w14:paraId="372F4FB5" w14:textId="77777777" w:rsidR="00A73DB2" w:rsidRPr="00E84A74" w:rsidRDefault="006858E9" w:rsidP="009F0408">
      <w:pPr>
        <w:pStyle w:val="Heading2"/>
        <w:rPr>
          <w:color w:val="FF0000"/>
        </w:rPr>
      </w:pPr>
      <w:bookmarkStart w:id="41" w:name="_Toc488695630"/>
      <w:r>
        <w:lastRenderedPageBreak/>
        <w:t>Introducción</w:t>
      </w:r>
      <w:bookmarkEnd w:id="41"/>
      <w:r w:rsidR="00A73DB2" w:rsidRPr="00AC4843">
        <w:tab/>
      </w:r>
      <w:r w:rsidR="00A73DB2">
        <w:tab/>
      </w:r>
      <w:r w:rsidR="00A73DB2">
        <w:tab/>
      </w:r>
    </w:p>
    <w:p w14:paraId="2D119CDC" w14:textId="77777777" w:rsidR="00A73DB2" w:rsidRDefault="00A73DB2" w:rsidP="009F0408">
      <w:pPr>
        <w:autoSpaceDE w:val="0"/>
        <w:autoSpaceDN w:val="0"/>
        <w:adjustRightInd w:val="0"/>
        <w:spacing w:after="0"/>
        <w:rPr>
          <w:rFonts w:ascii="Georgia" w:hAnsi="Georgia" w:cstheme="minorHAnsi"/>
          <w:i/>
          <w:iCs/>
          <w:lang w:bidi="he-IL"/>
        </w:rPr>
      </w:pPr>
    </w:p>
    <w:p w14:paraId="17BB700D" w14:textId="77777777" w:rsidR="006858E9" w:rsidRDefault="00A73DB2" w:rsidP="009F0408">
      <w:pPr>
        <w:autoSpaceDE w:val="0"/>
        <w:autoSpaceDN w:val="0"/>
        <w:adjustRightInd w:val="0"/>
        <w:spacing w:after="0"/>
        <w:rPr>
          <w:rFonts w:ascii="Georgia" w:hAnsi="Georgia" w:cstheme="minorHAnsi"/>
          <w:iCs/>
          <w:lang w:bidi="he-IL"/>
        </w:rPr>
      </w:pPr>
      <w:proofErr w:type="spellStart"/>
      <w:r w:rsidRPr="00722C14">
        <w:rPr>
          <w:rFonts w:ascii="Georgia" w:hAnsi="Georgia" w:cstheme="minorHAnsi"/>
          <w:i/>
          <w:iCs/>
          <w:lang w:bidi="he-IL"/>
        </w:rPr>
        <w:t>Dynamic</w:t>
      </w:r>
      <w:proofErr w:type="spellEnd"/>
      <w:r w:rsidRPr="00722C14">
        <w:rPr>
          <w:rFonts w:ascii="Georgia" w:hAnsi="Georgia" w:cstheme="minorHAnsi"/>
          <w:i/>
          <w:iCs/>
          <w:lang w:bidi="he-IL"/>
        </w:rPr>
        <w:t xml:space="preserve"> Time </w:t>
      </w:r>
      <w:proofErr w:type="spellStart"/>
      <w:r w:rsidRPr="00722C14">
        <w:rPr>
          <w:rFonts w:ascii="Georgia" w:hAnsi="Georgia" w:cstheme="minorHAnsi"/>
          <w:i/>
          <w:iCs/>
          <w:lang w:bidi="he-IL"/>
        </w:rPr>
        <w:t>Warping</w:t>
      </w:r>
      <w:proofErr w:type="spellEnd"/>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14:paraId="0CC66B2F" w14:textId="77777777" w:rsidR="00A73DB2" w:rsidRDefault="006858E9"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330A8FFD"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 xml:space="preserve">hoy en día es utilizado en todo tipo de área relacionada con el Data </w:t>
      </w:r>
      <w:proofErr w:type="spellStart"/>
      <w:r w:rsidRPr="00722C14">
        <w:rPr>
          <w:rFonts w:ascii="Georgia" w:hAnsi="Georgia" w:cstheme="minorHAnsi"/>
          <w:iCs/>
          <w:lang w:bidi="he-IL"/>
        </w:rPr>
        <w:t>Mining</w:t>
      </w:r>
      <w:proofErr w:type="spellEnd"/>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14:paraId="3742B34E" w14:textId="77777777" w:rsidR="00A73DB2" w:rsidRPr="000C448F"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14E57B60" w14:textId="77777777" w:rsidR="00FE0F06" w:rsidRDefault="00A73DB2" w:rsidP="009F0408">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14:paraId="42BAC2A7" w14:textId="77777777" w:rsidR="00FE0F06" w:rsidRDefault="00FE0F06" w:rsidP="009F0408">
      <w:pPr>
        <w:pStyle w:val="HTMLPreformatted"/>
        <w:shd w:val="clear" w:color="auto" w:fill="FFFFFF"/>
        <w:spacing w:line="360" w:lineRule="auto"/>
        <w:jc w:val="both"/>
        <w:rPr>
          <w:rFonts w:ascii="Georgia" w:hAnsi="Georgia" w:cstheme="minorHAnsi"/>
          <w:sz w:val="22"/>
          <w:szCs w:val="22"/>
        </w:rPr>
      </w:pPr>
    </w:p>
    <w:p w14:paraId="11CA6407" w14:textId="77777777" w:rsidR="00A73DB2" w:rsidRPr="00E530CD" w:rsidRDefault="00FE0F06"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 xml:space="preserve">conceptos como </w:t>
      </w:r>
      <w:proofErr w:type="spellStart"/>
      <w:r w:rsidR="00A73DB2" w:rsidRPr="00E530CD">
        <w:rPr>
          <w:rFonts w:ascii="Georgia" w:hAnsi="Georgia" w:cstheme="minorHAnsi"/>
          <w:sz w:val="22"/>
          <w:szCs w:val="22"/>
        </w:rPr>
        <w:t>Clustering</w:t>
      </w:r>
      <w:proofErr w:type="spellEnd"/>
      <w:r w:rsidR="00A73DB2" w:rsidRPr="00E530CD">
        <w:rPr>
          <w:rFonts w:ascii="Georgia" w:hAnsi="Georgia" w:cstheme="minorHAnsi"/>
          <w:sz w:val="22"/>
          <w:szCs w:val="22"/>
        </w:rPr>
        <w:t xml:space="preserve"> o Clasificación</w:t>
      </w:r>
      <w:r w:rsidR="00A73DB2">
        <w:rPr>
          <w:rFonts w:ascii="Georgia" w:hAnsi="Georgia" w:cstheme="minorHAnsi"/>
          <w:sz w:val="22"/>
          <w:szCs w:val="22"/>
        </w:rPr>
        <w:t xml:space="preserve">, dos de las técnicas más utilizadas en el campo del Data </w:t>
      </w:r>
      <w:proofErr w:type="spellStart"/>
      <w:r w:rsidR="00A73DB2">
        <w:rPr>
          <w:rFonts w:ascii="Georgia" w:hAnsi="Georgia" w:cstheme="minorHAnsi"/>
          <w:sz w:val="22"/>
          <w:szCs w:val="22"/>
        </w:rPr>
        <w:t>Mining</w:t>
      </w:r>
      <w:proofErr w:type="spellEnd"/>
      <w:r w:rsidR="00A73DB2" w:rsidRPr="00E530CD">
        <w:rPr>
          <w:rFonts w:ascii="Georgia" w:hAnsi="Georgia" w:cstheme="minorHAnsi"/>
          <w:sz w:val="22"/>
          <w:szCs w:val="22"/>
        </w:rPr>
        <w:t>.</w:t>
      </w:r>
    </w:p>
    <w:p w14:paraId="1C6C0E7A"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78741F0E"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19D859E5" w14:textId="77777777" w:rsidR="00A73DB2" w:rsidRPr="00E84A74" w:rsidRDefault="00A73DB2" w:rsidP="009F0408">
      <w:pPr>
        <w:pStyle w:val="Heading2"/>
        <w:rPr>
          <w:b w:val="0"/>
          <w:color w:val="FF0000"/>
        </w:rPr>
      </w:pPr>
      <w:bookmarkStart w:id="42" w:name="_Toc488695631"/>
      <w:r>
        <w:t>Ventajas del algoritmo DTW</w:t>
      </w:r>
      <w:bookmarkEnd w:id="42"/>
      <w:r w:rsidRPr="00AC4843">
        <w:rPr>
          <w:b w:val="0"/>
        </w:rPr>
        <w:tab/>
      </w:r>
      <w:r>
        <w:tab/>
      </w:r>
      <w:r>
        <w:tab/>
      </w:r>
    </w:p>
    <w:p w14:paraId="1BFD58C5"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61434858"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proofErr w:type="spellStart"/>
      <w:r>
        <w:rPr>
          <w:rFonts w:ascii="Georgia" w:hAnsi="Georgia" w:cstheme="minorHAnsi"/>
          <w:sz w:val="22"/>
          <w:szCs w:val="22"/>
        </w:rPr>
        <w:t>euclídea</w:t>
      </w:r>
      <w:proofErr w:type="spellEnd"/>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14:paraId="6D3B3C72"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148AD182"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2C9437E0"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4D30696F"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5549B817"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Las principales ventajas del algoritmo DTW s</w:t>
      </w:r>
      <w:r w:rsidR="00C70E50">
        <w:rPr>
          <w:rFonts w:ascii="Georgia" w:hAnsi="Georgia" w:cstheme="minorHAnsi"/>
          <w:sz w:val="22"/>
          <w:szCs w:val="22"/>
        </w:rPr>
        <w:t>on</w:t>
      </w:r>
      <w:r>
        <w:rPr>
          <w:rFonts w:ascii="Georgia" w:hAnsi="Georgia" w:cstheme="minorHAnsi"/>
          <w:sz w:val="22"/>
          <w:szCs w:val="22"/>
        </w:rPr>
        <w:t>:</w:t>
      </w:r>
    </w:p>
    <w:p w14:paraId="0828325C"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0920AB66" w14:textId="77777777" w:rsidR="00A73DB2" w:rsidRPr="005009CD" w:rsidRDefault="00CF0C74" w:rsidP="009F0408">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14:paraId="455C0F78" w14:textId="77777777" w:rsidR="00A73DB2" w:rsidRPr="005009CD" w:rsidRDefault="00A73DB2" w:rsidP="009F0408">
      <w:pPr>
        <w:pStyle w:val="HTMLPreformatted"/>
        <w:shd w:val="clear" w:color="auto" w:fill="FFFFFF"/>
        <w:spacing w:line="360" w:lineRule="auto"/>
        <w:ind w:left="360"/>
        <w:jc w:val="both"/>
        <w:rPr>
          <w:rFonts w:ascii="Georgia" w:hAnsi="Georgia" w:cstheme="minorHAnsi"/>
          <w:sz w:val="22"/>
          <w:szCs w:val="22"/>
        </w:rPr>
      </w:pPr>
    </w:p>
    <w:p w14:paraId="77CA36E5" w14:textId="77777777" w:rsidR="00CF0C74" w:rsidRDefault="00CF0C74" w:rsidP="009F0408">
      <w:pPr>
        <w:pStyle w:val="ListParagraph"/>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14:paraId="23A8FA43" w14:textId="77777777" w:rsidR="00CF0C74" w:rsidRPr="00CF0C74" w:rsidRDefault="00CF0C74" w:rsidP="009F0408">
      <w:pPr>
        <w:pStyle w:val="ListParagraph"/>
        <w:spacing w:line="360" w:lineRule="auto"/>
        <w:rPr>
          <w:rFonts w:ascii="Georgia" w:hAnsi="Georgia" w:cstheme="minorHAnsi"/>
        </w:rPr>
      </w:pPr>
    </w:p>
    <w:p w14:paraId="2495949D" w14:textId="77777777" w:rsidR="00CF0C74" w:rsidRPr="00CF0C74" w:rsidRDefault="00CF0C74" w:rsidP="009F0408">
      <w:pPr>
        <w:pStyle w:val="ListParagraph"/>
        <w:spacing w:line="360" w:lineRule="auto"/>
        <w:jc w:val="both"/>
        <w:rPr>
          <w:rFonts w:ascii="Georgia" w:hAnsi="Georgia" w:cstheme="minorHAnsi"/>
        </w:rPr>
      </w:pPr>
    </w:p>
    <w:p w14:paraId="19730E53" w14:textId="77777777" w:rsidR="00A73DB2" w:rsidRPr="00C36146" w:rsidRDefault="00CF0C74" w:rsidP="009F0408">
      <w:pPr>
        <w:pStyle w:val="ListParagraph"/>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14:paraId="6DF93DF9" w14:textId="77777777" w:rsidR="00C36146" w:rsidRDefault="00C36146" w:rsidP="009F0408">
      <w:pPr>
        <w:pStyle w:val="ListParagraph"/>
        <w:spacing w:line="360" w:lineRule="auto"/>
        <w:jc w:val="both"/>
        <w:rPr>
          <w:rFonts w:ascii="Georgia" w:hAnsi="Georgia" w:cstheme="minorHAnsi"/>
        </w:rPr>
      </w:pPr>
    </w:p>
    <w:p w14:paraId="0DCB5FAA" w14:textId="77777777" w:rsidR="005C41AF" w:rsidRPr="00963BE3" w:rsidRDefault="005C41AF" w:rsidP="009F0408">
      <w:pPr>
        <w:pStyle w:val="ListParagraph"/>
        <w:spacing w:line="360" w:lineRule="auto"/>
        <w:jc w:val="both"/>
        <w:rPr>
          <w:rFonts w:ascii="Georgia" w:hAnsi="Georgia" w:cstheme="minorHAnsi"/>
        </w:rPr>
      </w:pPr>
    </w:p>
    <w:p w14:paraId="4E21A6F1" w14:textId="77777777" w:rsidR="00A73DB2" w:rsidRPr="00FB37A7" w:rsidRDefault="00A73DB2" w:rsidP="009F0408">
      <w:pPr>
        <w:pStyle w:val="Heading2"/>
        <w:rPr>
          <w:rFonts w:eastAsia="Times New Roman"/>
          <w:lang w:eastAsia="es-ES"/>
        </w:rPr>
      </w:pPr>
      <w:bookmarkStart w:id="43" w:name="_Toc488695632"/>
      <w:r w:rsidRPr="00FB37A7">
        <w:rPr>
          <w:rFonts w:eastAsia="Times New Roman"/>
          <w:lang w:eastAsia="es-ES"/>
        </w:rPr>
        <w:t xml:space="preserve">DTW vs Distancia </w:t>
      </w:r>
      <w:proofErr w:type="spellStart"/>
      <w:r w:rsidRPr="00FB37A7">
        <w:rPr>
          <w:rFonts w:eastAsia="Times New Roman"/>
          <w:lang w:eastAsia="es-ES"/>
        </w:rPr>
        <w:t>Euclídea</w:t>
      </w:r>
      <w:bookmarkEnd w:id="43"/>
      <w:proofErr w:type="spellEnd"/>
    </w:p>
    <w:p w14:paraId="7C0E4F80"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C0CED8A"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2701B3B5"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0757E1C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517E2E0B" w14:textId="77777777" w:rsidR="00A73DB2"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70B93B27"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0D1F3B3C"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02302E37"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0D69970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26D48181"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178E9AF"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w:t>
      </w:r>
      <w:proofErr w:type="spellStart"/>
      <w:r w:rsidRPr="00FB37A7">
        <w:rPr>
          <w:rFonts w:ascii="Georgia" w:eastAsia="Times New Roman" w:hAnsi="Georgia" w:cstheme="minorHAnsi"/>
          <w:szCs w:val="20"/>
          <w:lang w:eastAsia="es-ES"/>
        </w:rPr>
        <w:t>Euclídea</w:t>
      </w:r>
      <w:proofErr w:type="spellEnd"/>
      <w:r w:rsidRPr="00FB37A7">
        <w:rPr>
          <w:rFonts w:ascii="Georgia" w:eastAsia="Times New Roman" w:hAnsi="Georgia" w:cstheme="minorHAnsi"/>
          <w:szCs w:val="20"/>
          <w:lang w:eastAsia="es-ES"/>
        </w:rPr>
        <w:t xml:space="preserve">,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w:t>
      </w:r>
      <w:proofErr w:type="spellStart"/>
      <w:r w:rsidRPr="00FB37A7">
        <w:rPr>
          <w:rFonts w:ascii="Georgia" w:eastAsia="Times New Roman" w:hAnsi="Georgia" w:cstheme="minorHAnsi"/>
          <w:szCs w:val="20"/>
          <w:lang w:eastAsia="es-ES"/>
        </w:rPr>
        <w:t>Minkowski</w:t>
      </w:r>
      <w:proofErr w:type="spellEnd"/>
      <w:r w:rsidRPr="00FB37A7">
        <w:rPr>
          <w:rFonts w:ascii="Georgia" w:eastAsia="Times New Roman" w:hAnsi="Georgia" w:cstheme="minorHAnsi"/>
          <w:szCs w:val="20"/>
          <w:lang w:eastAsia="es-ES"/>
        </w:rPr>
        <w:t xml:space="preserve"> y distancia de </w:t>
      </w:r>
      <w:proofErr w:type="spellStart"/>
      <w:r w:rsidRPr="00FB37A7">
        <w:rPr>
          <w:rFonts w:ascii="Georgia" w:eastAsia="Times New Roman" w:hAnsi="Georgia" w:cstheme="minorHAnsi"/>
          <w:szCs w:val="20"/>
          <w:lang w:eastAsia="es-ES"/>
        </w:rPr>
        <w:t>Mahalanobis</w:t>
      </w:r>
      <w:proofErr w:type="spellEnd"/>
      <w:r w:rsidRPr="00FB37A7">
        <w:rPr>
          <w:rFonts w:ascii="Georgia" w:eastAsia="Times New Roman" w:hAnsi="Georgia" w:cstheme="minorHAnsi"/>
          <w:szCs w:val="20"/>
          <w:lang w:eastAsia="es-ES"/>
        </w:rPr>
        <w:t>.</w:t>
      </w:r>
    </w:p>
    <w:p w14:paraId="56A9C4C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9EED6D7"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proofErr w:type="spellStart"/>
      <w:r w:rsidRPr="00284C48">
        <w:rPr>
          <w:rFonts w:ascii="Georgia" w:eastAsia="Times New Roman" w:hAnsi="Georgia" w:cstheme="minorHAnsi"/>
          <w:i/>
          <w:szCs w:val="20"/>
          <w:lang w:eastAsia="es-ES"/>
        </w:rPr>
        <w:t>Euclídea</w:t>
      </w:r>
      <w:proofErr w:type="spellEnd"/>
      <w:r w:rsidRPr="00FB37A7">
        <w:rPr>
          <w:rFonts w:ascii="Georgia" w:eastAsia="Times New Roman" w:hAnsi="Georgia" w:cstheme="minorHAnsi"/>
          <w:szCs w:val="20"/>
          <w:lang w:eastAsia="es-ES"/>
        </w:rPr>
        <w:t xml:space="preserve">, que, para </w:t>
      </w:r>
      <w:r w:rsidR="008037BC">
        <w:rPr>
          <w:rFonts w:ascii="Georgia" w:eastAsia="Times New Roman" w:hAnsi="Georgia" w:cstheme="minorHAnsi"/>
          <w:szCs w:val="20"/>
          <w:lang w:eastAsia="es-ES"/>
        </w:rPr>
        <w:t>2</w:t>
      </w:r>
      <w:r w:rsidRPr="00FB37A7">
        <w:rPr>
          <w:rFonts w:ascii="Georgia" w:eastAsia="Times New Roman" w:hAnsi="Georgia" w:cstheme="minorHAnsi"/>
          <w:szCs w:val="20"/>
          <w:lang w:eastAsia="es-ES"/>
        </w:rPr>
        <w:t xml:space="preserve"> </w:t>
      </w:r>
      <w:proofErr w:type="spellStart"/>
      <w:r w:rsidRPr="00FB37A7">
        <w:rPr>
          <w:rFonts w:ascii="Georgia" w:eastAsia="Times New Roman" w:hAnsi="Georgia" w:cstheme="minorHAnsi"/>
          <w:szCs w:val="20"/>
          <w:lang w:eastAsia="es-ES"/>
        </w:rPr>
        <w:t>clusters</w:t>
      </w:r>
      <w:proofErr w:type="spellEnd"/>
      <w:r w:rsidRPr="00FB37A7">
        <w:rPr>
          <w:rFonts w:ascii="Georgia" w:eastAsia="Times New Roman" w:hAnsi="Georgia" w:cstheme="minorHAnsi"/>
          <w:szCs w:val="20"/>
          <w:lang w:eastAsia="es-ES"/>
        </w:rPr>
        <w:t xml:space="preserve">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6AB4DA0F"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71E5721" w14:textId="77777777" w:rsidR="00A73DB2" w:rsidRDefault="00C6297E" w:rsidP="009F0408">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15D8F5F5" wp14:editId="3F6066FC">
                <wp:simplePos x="0" y="0"/>
                <wp:positionH relativeFrom="column">
                  <wp:posOffset>1904365</wp:posOffset>
                </wp:positionH>
                <wp:positionV relativeFrom="paragraph">
                  <wp:posOffset>40640</wp:posOffset>
                </wp:positionV>
                <wp:extent cx="2191385" cy="526415"/>
                <wp:effectExtent l="0" t="0" r="0" b="6985"/>
                <wp:wrapNone/>
                <wp:docPr id="32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EACB6C" id="Rectangle 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">
                <v:fill opacity="0"/>
                <v:path arrowok="t"/>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705BA71D" wp14:editId="0726EE03">
            <wp:extent cx="1897811" cy="263354"/>
            <wp:effectExtent l="0" t="0" r="0" b="0"/>
            <wp:docPr id="3" name="Imagen 1" descr="eq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17"/>
                    </pic:cNvPr>
                    <pic:cNvPicPr>
                      <a:picLocks noChangeAspect="1" noChangeArrowheads="1"/>
                    </pic:cNvPicPr>
                  </pic:nvPicPr>
                  <pic:blipFill>
                    <a:blip r:embed="rId18"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22015320"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27DEA6B4" w14:textId="77777777" w:rsidR="00776AAA" w:rsidRDefault="00776AAA"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3AE041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lastRenderedPageBreak/>
        <w:t xml:space="preserve">Es especialmente potente en los casos en los que el </w:t>
      </w:r>
      <w:proofErr w:type="spellStart"/>
      <w:r w:rsidRPr="00FB37A7">
        <w:rPr>
          <w:rFonts w:ascii="Georgia" w:eastAsia="Times New Roman" w:hAnsi="Georgia" w:cstheme="minorHAnsi"/>
          <w:szCs w:val="20"/>
          <w:lang w:eastAsia="es-ES"/>
        </w:rPr>
        <w:t>dataset</w:t>
      </w:r>
      <w:proofErr w:type="spellEnd"/>
      <w:r w:rsidRPr="00FB37A7">
        <w:rPr>
          <w:rFonts w:ascii="Georgia" w:eastAsia="Times New Roman" w:hAnsi="Georgia" w:cstheme="minorHAnsi"/>
          <w:szCs w:val="20"/>
          <w:lang w:eastAsia="es-ES"/>
        </w:rPr>
        <w:t xml:space="preserve"> de entrada presenta un volumen cada vez mayor, siendo incluso más efectivo que otras técnicas más complejas. </w:t>
      </w:r>
    </w:p>
    <w:p w14:paraId="65DF7869"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91B4BBB"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37351AE1"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B54EA54"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53AE6205" w14:textId="77777777" w:rsidR="00A73DB2" w:rsidRPr="00FB37A7" w:rsidRDefault="00A73DB2" w:rsidP="009F04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63F33AEC"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0528592A"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77F1432C"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DAAE18C"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w:t>
      </w:r>
      <w:proofErr w:type="spellStart"/>
      <w:r>
        <w:rPr>
          <w:rFonts w:ascii="Georgia" w:eastAsia="Times New Roman" w:hAnsi="Georgia" w:cstheme="minorHAnsi"/>
          <w:szCs w:val="20"/>
          <w:lang w:eastAsia="es-ES"/>
        </w:rPr>
        <w:t>Euclídea</w:t>
      </w:r>
      <w:proofErr w:type="spellEnd"/>
      <w:r>
        <w:rPr>
          <w:rFonts w:ascii="Georgia" w:eastAsia="Times New Roman" w:hAnsi="Georgia" w:cstheme="minorHAnsi"/>
          <w:szCs w:val="20"/>
          <w:lang w:eastAsia="es-ES"/>
        </w:rPr>
        <w:t xml:space="preserve">,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D07937">
        <w:rPr>
          <w:rStyle w:val="FootnoteReference"/>
          <w:rFonts w:ascii="Georgia" w:eastAsia="Times New Roman" w:hAnsi="Georgia" w:cstheme="minorHAnsi"/>
          <w:szCs w:val="20"/>
          <w:lang w:eastAsia="es-ES"/>
        </w:rPr>
        <w:footnoteReference w:id="8"/>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1F9BADB9"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2646168" w14:textId="77777777" w:rsidR="00A73DB2" w:rsidRPr="005A7C6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4FF9AC65" w14:textId="77777777" w:rsidR="00A73DB2" w:rsidRDefault="00A73DB2" w:rsidP="009F0408"/>
    <w:p w14:paraId="385781D3" w14:textId="77777777" w:rsidR="00E944A8" w:rsidRPr="006B7A5D" w:rsidRDefault="00E944A8" w:rsidP="009F0408">
      <w:pPr>
        <w:autoSpaceDE w:val="0"/>
        <w:autoSpaceDN w:val="0"/>
        <w:adjustRightInd w:val="0"/>
        <w:spacing w:after="0"/>
        <w:rPr>
          <w:rFonts w:ascii="Georgia" w:hAnsi="Georgia" w:cstheme="minorHAnsi"/>
          <w:iCs/>
          <w:color w:val="FF0000"/>
          <w:lang w:bidi="he-IL"/>
        </w:rPr>
      </w:pPr>
    </w:p>
    <w:p w14:paraId="101C3B0C" w14:textId="77777777" w:rsidR="00E944A8" w:rsidRDefault="00E944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611E219" w14:textId="77777777" w:rsidR="005C41AF" w:rsidRDefault="005C41AF" w:rsidP="009F0408">
      <w:pPr>
        <w:jc w:val="left"/>
      </w:pPr>
      <w:r>
        <w:br w:type="page"/>
      </w:r>
    </w:p>
    <w:p w14:paraId="171BAF67" w14:textId="77777777" w:rsidR="00A73DB2" w:rsidRDefault="00A73DB2" w:rsidP="009F0408">
      <w:pPr>
        <w:pStyle w:val="Heading2"/>
        <w:rPr>
          <w:rFonts w:eastAsia="Times New Roman"/>
          <w:lang w:eastAsia="es-ES"/>
        </w:rPr>
      </w:pPr>
      <w:bookmarkStart w:id="44" w:name="_Toc488695633"/>
      <w:r>
        <w:rPr>
          <w:rFonts w:eastAsia="Times New Roman"/>
          <w:lang w:eastAsia="es-ES"/>
        </w:rPr>
        <w:lastRenderedPageBreak/>
        <w:t>Ejemplo</w:t>
      </w:r>
      <w:bookmarkEnd w:id="44"/>
      <w:r>
        <w:rPr>
          <w:rFonts w:eastAsia="Times New Roman"/>
          <w:lang w:eastAsia="es-ES"/>
        </w:rPr>
        <w:t xml:space="preserve"> </w:t>
      </w:r>
    </w:p>
    <w:p w14:paraId="1C24BF7D"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8D2D34F" w14:textId="77777777" w:rsidR="00A73DB2" w:rsidRDefault="00C6297E"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68832" behindDoc="0" locked="0" layoutInCell="1" allowOverlap="1" wp14:anchorId="7B85A0E8" wp14:editId="507AF0D9">
                <wp:simplePos x="0" y="0"/>
                <wp:positionH relativeFrom="column">
                  <wp:posOffset>3552190</wp:posOffset>
                </wp:positionH>
                <wp:positionV relativeFrom="paragraph">
                  <wp:posOffset>2289175</wp:posOffset>
                </wp:positionV>
                <wp:extent cx="1930400" cy="258445"/>
                <wp:effectExtent l="0" t="0" r="0" b="0"/>
                <wp:wrapSquare wrapText="bothSides"/>
                <wp:docPr id="324" name="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0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7C746" w14:textId="77777777" w:rsidR="00F13DE8" w:rsidRPr="004D7746" w:rsidRDefault="00F13DE8"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85A0E8" id="_x0020_86" o:spid="_x0000_s1043" type="#_x0000_t202" style="position:absolute;left:0;text-align:left;margin-left:279.7pt;margin-top:180.25pt;width:152pt;height:2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" stroked="f">
                <v:path arrowok="t"/>
                <v:textbox style="mso-fit-shape-to-text:t" inset="0,0,0,0">
                  <w:txbxContent>
                    <w:p w14:paraId="58E7C746" w14:textId="77777777" w:rsidR="00F13DE8" w:rsidRPr="004D7746" w:rsidRDefault="00F13DE8"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v:textbox>
                <w10:wrap type="square"/>
              </v:shape>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17768562" wp14:editId="38E7BE32">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4D7746">
        <w:rPr>
          <w:rFonts w:ascii="Georgia" w:eastAsia="Times New Roman" w:hAnsi="Georgia" w:cstheme="minorHAnsi"/>
          <w:szCs w:val="20"/>
          <w:lang w:eastAsia="es-ES"/>
        </w:rPr>
        <w:t>9</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w:t>
      </w:r>
      <w:proofErr w:type="spellStart"/>
      <w:r w:rsidR="00A73DB2" w:rsidRPr="00E57343">
        <w:rPr>
          <w:rFonts w:ascii="Georgia" w:eastAsia="Times New Roman" w:hAnsi="Georgia" w:cstheme="minorHAnsi"/>
          <w:szCs w:val="20"/>
          <w:lang w:eastAsia="es-ES"/>
        </w:rPr>
        <w:t>euclídea</w:t>
      </w:r>
      <w:proofErr w:type="spellEnd"/>
      <w:r w:rsidR="00A73DB2" w:rsidRPr="00E57343">
        <w:rPr>
          <w:rFonts w:ascii="Georgia" w:eastAsia="Times New Roman" w:hAnsi="Georgia" w:cstheme="minorHAnsi"/>
          <w:szCs w:val="20"/>
          <w:lang w:eastAsia="es-ES"/>
        </w:rPr>
        <w:t xml:space="preserve"> entre ambas señales como suma de las diferencias de frecuencia en cada punto a lo largo de ellas.  </w:t>
      </w:r>
    </w:p>
    <w:p w14:paraId="5B0160AE"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EE6CB06" w14:textId="77777777" w:rsidR="00982A1D"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427F31">
        <w:rPr>
          <w:rFonts w:ascii="Georgia" w:eastAsia="Times New Roman" w:hAnsi="Georgia" w:cstheme="minorHAnsi"/>
          <w:szCs w:val="20"/>
          <w:lang w:eastAsia="es-ES"/>
        </w:rPr>
        <w:t>10</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006E6EF2">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¿cómo sabemos</w:t>
      </w:r>
      <w:r w:rsidR="006E6EF2">
        <w:rPr>
          <w:rFonts w:ascii="Georgia" w:eastAsia="Times New Roman" w:hAnsi="Georgia" w:cstheme="minorHAnsi"/>
          <w:szCs w:val="20"/>
          <w:lang w:eastAsia="es-ES"/>
        </w:rPr>
        <w:t xml:space="preserve"> qué puntos comparar entre sí?</w:t>
      </w:r>
    </w:p>
    <w:p w14:paraId="5707A0E3" w14:textId="77777777" w:rsidR="00982A1D" w:rsidRDefault="00982A1D"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AB3FA08"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458BEF61" w14:textId="77777777" w:rsid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n-GB" w:eastAsia="en-GB"/>
        </w:rPr>
        <w:drawing>
          <wp:anchor distT="0" distB="0" distL="114300" distR="114300" simplePos="0" relativeHeight="251664384" behindDoc="0" locked="0" layoutInCell="1" allowOverlap="1" wp14:anchorId="2D78437B" wp14:editId="79C18BD0">
            <wp:simplePos x="0" y="0"/>
            <wp:positionH relativeFrom="column">
              <wp:posOffset>-79375</wp:posOffset>
            </wp:positionH>
            <wp:positionV relativeFrom="paragraph">
              <wp:posOffset>46990</wp:posOffset>
            </wp:positionV>
            <wp:extent cx="1767840" cy="1295400"/>
            <wp:effectExtent l="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67840" cy="1295400"/>
                    </a:xfrm>
                    <a:prstGeom prst="rect">
                      <a:avLst/>
                    </a:prstGeom>
                    <a:noFill/>
                    <a:ln w="9525">
                      <a:noFill/>
                      <a:miter lim="800000"/>
                      <a:headEnd/>
                      <a:tailEnd/>
                    </a:ln>
                  </pic:spPr>
                </pic:pic>
              </a:graphicData>
            </a:graphic>
          </wp:anchor>
        </w:drawing>
      </w:r>
    </w:p>
    <w:p w14:paraId="246B3A5A" w14:textId="77777777" w:rsidR="00A73DB2" w:rsidRDefault="00A73DB2"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40AA4791" w14:textId="77777777" w:rsidR="00A73DB2" w:rsidRDefault="00C6297E" w:rsidP="00EB19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jc w:val="both"/>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0880" behindDoc="0" locked="0" layoutInCell="1" allowOverlap="1" wp14:anchorId="111DAB5E" wp14:editId="3A43F1EA">
                <wp:simplePos x="0" y="0"/>
                <wp:positionH relativeFrom="column">
                  <wp:posOffset>-1889125</wp:posOffset>
                </wp:positionH>
                <wp:positionV relativeFrom="paragraph">
                  <wp:posOffset>667385</wp:posOffset>
                </wp:positionV>
                <wp:extent cx="1932305" cy="258445"/>
                <wp:effectExtent l="0" t="0" r="0" b="0"/>
                <wp:wrapSquare wrapText="bothSides"/>
                <wp:docPr id="323" nam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23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FDF90" w14:textId="77777777" w:rsidR="00F13DE8" w:rsidRPr="00255736" w:rsidRDefault="00F13DE8" w:rsidP="006E6EF2">
                            <w:pPr>
                              <w:pStyle w:val="Caption"/>
                              <w:rPr>
                                <w:rFonts w:ascii="Georgia" w:hAnsi="Georgia" w:cstheme="minorHAnsi"/>
                                <w:noProof/>
                              </w:rPr>
                            </w:pPr>
                            <w:r>
                              <w:t>Figura 10.   Señales desacopladas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1DAB5E" id="_x0020_87" o:spid="_x0000_s1044" type="#_x0000_t202" style="position:absolute;left:0;text-align:left;margin-left:-148.75pt;margin-top:52.55pt;width:152.15pt;height:2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" stroked="f">
                <v:path arrowok="t"/>
                <v:textbox style="mso-fit-shape-to-text:t" inset="0,0,0,0">
                  <w:txbxContent>
                    <w:p w14:paraId="516FDF90" w14:textId="77777777" w:rsidR="00F13DE8" w:rsidRPr="00255736" w:rsidRDefault="00F13DE8" w:rsidP="006E6EF2">
                      <w:pPr>
                        <w:pStyle w:val="Caption"/>
                        <w:rPr>
                          <w:rFonts w:ascii="Georgia" w:hAnsi="Georgia" w:cstheme="minorHAnsi"/>
                          <w:noProof/>
                        </w:rPr>
                      </w:pPr>
                      <w:r>
                        <w:t>Figura 10.   Señales desacopladas</w:t>
                      </w:r>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En una primera fase, se comparan todos los puntos de una señal con cada punto de la segunda señal, y a partir de esta</w:t>
      </w:r>
      <w:r w:rsidR="00EB196A">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 xml:space="preserve">comparativa, genera una matriz. </w:t>
      </w:r>
    </w:p>
    <w:p w14:paraId="5F885A58" w14:textId="77777777" w:rsidR="00D33C31" w:rsidRP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val="es-ES" w:eastAsia="es-ES"/>
        </w:rPr>
      </w:pPr>
      <w:r>
        <w:rPr>
          <w:noProof/>
          <w:lang w:val="en-GB" w:eastAsia="en-GB"/>
        </w:rPr>
        <w:drawing>
          <wp:anchor distT="0" distB="0" distL="114300" distR="114300" simplePos="0" relativeHeight="251665408" behindDoc="0" locked="0" layoutInCell="1" allowOverlap="1" wp14:anchorId="5BA483C2" wp14:editId="515F9CF1">
            <wp:simplePos x="0" y="0"/>
            <wp:positionH relativeFrom="column">
              <wp:posOffset>1425575</wp:posOffset>
            </wp:positionH>
            <wp:positionV relativeFrom="paragraph">
              <wp:posOffset>165735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0CFEC58D"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24ED7510"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44B09B30" w14:textId="77777777" w:rsidR="00A73DB2" w:rsidRPr="00F621B1" w:rsidRDefault="00C6297E"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2928" behindDoc="0" locked="0" layoutInCell="1" allowOverlap="1" wp14:anchorId="5C149FDE" wp14:editId="1E45EB15">
                <wp:simplePos x="0" y="0"/>
                <wp:positionH relativeFrom="column">
                  <wp:posOffset>3902075</wp:posOffset>
                </wp:positionH>
                <wp:positionV relativeFrom="paragraph">
                  <wp:posOffset>228600</wp:posOffset>
                </wp:positionV>
                <wp:extent cx="1933575" cy="258445"/>
                <wp:effectExtent l="0" t="0" r="0" b="0"/>
                <wp:wrapSquare wrapText="bothSides"/>
                <wp:docPr id="322" name="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3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E8619" w14:textId="77777777" w:rsidR="00F13DE8" w:rsidRPr="00EB196A" w:rsidRDefault="00F13DE8" w:rsidP="00EB196A">
                            <w:pPr>
                              <w:pStyle w:val="Caption"/>
                              <w:jc w:val="center"/>
                              <w:rPr>
                                <w:rFonts w:ascii="Georgia" w:eastAsia="Times New Roman" w:hAnsi="Georgia" w:cstheme="minorHAnsi"/>
                                <w:noProof/>
                                <w:color w:val="auto"/>
                                <w:szCs w:val="20"/>
                              </w:rPr>
                            </w:pPr>
                            <w:r w:rsidRPr="00EB196A">
                              <w:rPr>
                                <w:color w:val="auto"/>
                              </w:rPr>
                              <w:t xml:space="preserve">Figura 11.  </w:t>
                            </w:r>
                            <w:proofErr w:type="spellStart"/>
                            <w:r w:rsidRPr="00EB196A">
                              <w:rPr>
                                <w:color w:val="auto"/>
                              </w:rPr>
                              <w:t>Warping</w:t>
                            </w:r>
                            <w:proofErr w:type="spellEnd"/>
                            <w:r w:rsidRPr="00EB196A">
                              <w:rPr>
                                <w:color w:val="auto"/>
                              </w:rPr>
                              <w:t xml:space="preserve"> </w:t>
                            </w:r>
                            <w:proofErr w:type="spellStart"/>
                            <w:r w:rsidRPr="00EB196A">
                              <w:rPr>
                                <w:color w:val="auto"/>
                              </w:rPr>
                              <w:t>Path</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149FDE" id="_x0020_88" o:spid="_x0000_s1045" type="#_x0000_t202" style="position:absolute;left:0;text-align:left;margin-left:307.25pt;margin-top:18pt;width:152.25pt;height:2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" stroked="f">
                <v:path arrowok="t"/>
                <v:textbox style="mso-fit-shape-to-text:t" inset="0,0,0,0">
                  <w:txbxContent>
                    <w:p w14:paraId="7B0E8619" w14:textId="77777777" w:rsidR="00F13DE8" w:rsidRPr="00EB196A" w:rsidRDefault="00F13DE8" w:rsidP="00EB196A">
                      <w:pPr>
                        <w:pStyle w:val="Caption"/>
                        <w:jc w:val="center"/>
                        <w:rPr>
                          <w:rFonts w:ascii="Georgia" w:eastAsia="Times New Roman" w:hAnsi="Georgia" w:cstheme="minorHAnsi"/>
                          <w:noProof/>
                          <w:color w:val="auto"/>
                          <w:szCs w:val="20"/>
                        </w:rPr>
                      </w:pPr>
                      <w:r w:rsidRPr="00EB196A">
                        <w:rPr>
                          <w:color w:val="auto"/>
                        </w:rPr>
                        <w:t xml:space="preserve">Figura 11.  </w:t>
                      </w:r>
                      <w:proofErr w:type="spellStart"/>
                      <w:r w:rsidRPr="00EB196A">
                        <w:rPr>
                          <w:color w:val="auto"/>
                        </w:rPr>
                        <w:t>Warping</w:t>
                      </w:r>
                      <w:proofErr w:type="spellEnd"/>
                      <w:r w:rsidRPr="00EB196A">
                        <w:rPr>
                          <w:color w:val="auto"/>
                        </w:rPr>
                        <w:t xml:space="preserve"> </w:t>
                      </w:r>
                      <w:proofErr w:type="spellStart"/>
                      <w:r w:rsidRPr="00EB196A">
                        <w:rPr>
                          <w:color w:val="auto"/>
                        </w:rPr>
                        <w:t>Path</w:t>
                      </w:r>
                      <w:proofErr w:type="spellEnd"/>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463E5901"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0E949A9"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proofErr w:type="spellStart"/>
      <w:r w:rsidRPr="00F621B1">
        <w:rPr>
          <w:rFonts w:ascii="Georgia" w:eastAsia="Times New Roman" w:hAnsi="Georgia" w:cstheme="minorHAnsi"/>
          <w:i/>
          <w:szCs w:val="20"/>
          <w:lang w:eastAsia="es-ES"/>
        </w:rPr>
        <w:t>Warping</w:t>
      </w:r>
      <w:proofErr w:type="spellEnd"/>
      <w:r w:rsidRPr="00F621B1">
        <w:rPr>
          <w:rFonts w:ascii="Georgia" w:eastAsia="Times New Roman" w:hAnsi="Georgia" w:cstheme="minorHAnsi"/>
          <w:i/>
          <w:szCs w:val="20"/>
          <w:lang w:eastAsia="es-ES"/>
        </w:rPr>
        <w:t xml:space="preserve"> </w:t>
      </w:r>
      <w:proofErr w:type="spellStart"/>
      <w:r w:rsidRPr="00F621B1">
        <w:rPr>
          <w:rFonts w:ascii="Georgia" w:eastAsia="Times New Roman" w:hAnsi="Georgia" w:cstheme="minorHAnsi"/>
          <w:i/>
          <w:szCs w:val="20"/>
          <w:lang w:eastAsia="es-ES"/>
        </w:rPr>
        <w:t>Path</w:t>
      </w:r>
      <w:proofErr w:type="spellEnd"/>
      <w:r>
        <w:rPr>
          <w:rFonts w:ascii="Georgia" w:eastAsia="Times New Roman" w:hAnsi="Georgia" w:cstheme="minorHAnsi"/>
          <w:i/>
          <w:szCs w:val="20"/>
          <w:lang w:eastAsia="es-ES"/>
        </w:rPr>
        <w:t xml:space="preserve">  </w:t>
      </w:r>
      <w:r w:rsidRPr="00427F31">
        <w:rPr>
          <w:rFonts w:ascii="Georgia" w:eastAsia="Times New Roman" w:hAnsi="Georgia" w:cstheme="minorHAnsi"/>
          <w:szCs w:val="20"/>
          <w:lang w:eastAsia="es-ES"/>
        </w:rPr>
        <w:t>(Fig</w:t>
      </w:r>
      <w:r w:rsidR="005C44C9" w:rsidRPr="00427F31">
        <w:rPr>
          <w:rFonts w:ascii="Georgia" w:eastAsia="Times New Roman" w:hAnsi="Georgia" w:cstheme="minorHAnsi"/>
          <w:szCs w:val="20"/>
          <w:lang w:eastAsia="es-ES"/>
        </w:rPr>
        <w:t xml:space="preserve">ura </w:t>
      </w:r>
      <w:r w:rsidR="00427F31" w:rsidRPr="00427F31">
        <w:rPr>
          <w:rFonts w:ascii="Georgia" w:eastAsia="Times New Roman" w:hAnsi="Georgia" w:cstheme="minorHAnsi"/>
          <w:szCs w:val="20"/>
          <w:lang w:eastAsia="es-ES"/>
        </w:rPr>
        <w:t>11</w:t>
      </w:r>
      <w:r w:rsidRPr="00427F31">
        <w:rPr>
          <w:rFonts w:ascii="Georgia" w:eastAsia="Times New Roman" w:hAnsi="Georgia" w:cstheme="minorHAnsi"/>
          <w:szCs w:val="20"/>
          <w:lang w:eastAsia="es-ES"/>
        </w:rPr>
        <w:t>)</w:t>
      </w:r>
      <w:r w:rsidRPr="00F621B1">
        <w:rPr>
          <w:rFonts w:ascii="Georgia" w:eastAsia="Times New Roman" w:hAnsi="Georgia" w:cstheme="minorHAnsi"/>
          <w:szCs w:val="20"/>
          <w:lang w:eastAsia="es-ES"/>
        </w:rPr>
        <w:t>.</w:t>
      </w:r>
    </w:p>
    <w:p w14:paraId="70BBD17A" w14:textId="77777777" w:rsidR="00A73DB2" w:rsidRPr="006B4026" w:rsidRDefault="00A73DB2" w:rsidP="006B4026">
      <w:pPr>
        <w:spacing w:after="0"/>
        <w:rPr>
          <w:rFonts w:ascii="Georgia" w:hAnsi="Georgia" w:cstheme="minorHAnsi"/>
          <w:sz w:val="20"/>
        </w:rPr>
      </w:pPr>
    </w:p>
    <w:p w14:paraId="7060238A" w14:textId="77777777" w:rsidR="00A73DB2" w:rsidRPr="00217B1B" w:rsidRDefault="00A73DB2" w:rsidP="009F0408">
      <w:pPr>
        <w:pStyle w:val="Heading2"/>
      </w:pPr>
      <w:bookmarkStart w:id="45" w:name="_Toc488695634"/>
      <w:r w:rsidRPr="00217B1B">
        <w:t xml:space="preserve">Medida de similitud </w:t>
      </w:r>
      <w:r>
        <w:t xml:space="preserve"> </w:t>
      </w:r>
      <w:r w:rsidRPr="00217B1B">
        <w:t>DTW</w:t>
      </w:r>
      <w:bookmarkEnd w:id="45"/>
    </w:p>
    <w:p w14:paraId="33404677" w14:textId="77777777" w:rsidR="001B3091" w:rsidRDefault="001B3091" w:rsidP="009F0408">
      <w:pPr>
        <w:spacing w:after="0"/>
        <w:rPr>
          <w:rFonts w:ascii="Georgia" w:hAnsi="Georgia"/>
        </w:rPr>
      </w:pPr>
    </w:p>
    <w:p w14:paraId="43DC1B45" w14:textId="77777777" w:rsidR="00A73DB2" w:rsidRPr="008A4D1B" w:rsidRDefault="00A73DB2" w:rsidP="009F0408">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6E0F1050" w14:textId="77777777" w:rsidR="00A73DB2" w:rsidRPr="008A4D1B" w:rsidRDefault="00C6297E" w:rsidP="009F0408">
      <w:pPr>
        <w:spacing w:after="0"/>
        <w:rPr>
          <w:rFonts w:ascii="Georgia" w:hAnsi="Georgia"/>
          <w:i/>
        </w:rPr>
      </w:pPr>
      <w:r>
        <w:rPr>
          <w:noProof/>
          <w:lang w:val="en-GB" w:eastAsia="en-GB"/>
        </w:rPr>
        <mc:AlternateContent>
          <mc:Choice Requires="wps">
            <w:drawing>
              <wp:anchor distT="0" distB="0" distL="114300" distR="114300" simplePos="0" relativeHeight="251774976" behindDoc="0" locked="0" layoutInCell="1" allowOverlap="1" wp14:anchorId="7B583986" wp14:editId="02A3D307">
                <wp:simplePos x="0" y="0"/>
                <wp:positionH relativeFrom="column">
                  <wp:posOffset>2451735</wp:posOffset>
                </wp:positionH>
                <wp:positionV relativeFrom="paragraph">
                  <wp:posOffset>2457450</wp:posOffset>
                </wp:positionV>
                <wp:extent cx="3027680" cy="258445"/>
                <wp:effectExtent l="0" t="0" r="0" b="0"/>
                <wp:wrapSquare wrapText="bothSides"/>
                <wp:docPr id="321" name="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276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DF183" w14:textId="77777777" w:rsidR="00F13DE8" w:rsidRPr="00527370" w:rsidRDefault="00F13DE8"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 xml:space="preserve">2  </w:t>
                            </w:r>
                            <w:proofErr w:type="spellStart"/>
                            <w:r w:rsidRPr="00527370">
                              <w:rPr>
                                <w:color w:val="auto"/>
                              </w:rPr>
                              <w:t>Warping</w:t>
                            </w:r>
                            <w:proofErr w:type="spellEnd"/>
                            <w:r w:rsidRPr="00527370">
                              <w:rPr>
                                <w:color w:val="auto"/>
                              </w:rPr>
                              <w:t xml:space="preserve"> </w:t>
                            </w:r>
                            <w:proofErr w:type="spellStart"/>
                            <w:r w:rsidRPr="00527370">
                              <w:rPr>
                                <w:color w:val="auto"/>
                              </w:rPr>
                              <w:t>function</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583986" id="_x0020_90" o:spid="_x0000_s1046" type="#_x0000_t202" style="position:absolute;left:0;text-align:left;margin-left:193.05pt;margin-top:193.5pt;width:238.4pt;height:2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" stroked="f">
                <v:path arrowok="t"/>
                <v:textbox style="mso-fit-shape-to-text:t" inset="0,0,0,0">
                  <w:txbxContent>
                    <w:p w14:paraId="3BEDF183" w14:textId="77777777" w:rsidR="00F13DE8" w:rsidRPr="00527370" w:rsidRDefault="00F13DE8"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 xml:space="preserve">2  </w:t>
                      </w:r>
                      <w:proofErr w:type="spellStart"/>
                      <w:r w:rsidRPr="00527370">
                        <w:rPr>
                          <w:color w:val="auto"/>
                        </w:rPr>
                        <w:t>Warping</w:t>
                      </w:r>
                      <w:proofErr w:type="spellEnd"/>
                      <w:r w:rsidRPr="00527370">
                        <w:rPr>
                          <w:color w:val="auto"/>
                        </w:rPr>
                        <w:t xml:space="preserve"> </w:t>
                      </w:r>
                      <w:proofErr w:type="spellStart"/>
                      <w:r w:rsidRPr="00527370">
                        <w:rPr>
                          <w:color w:val="auto"/>
                        </w:rPr>
                        <w:t>function</w:t>
                      </w:r>
                      <w:proofErr w:type="spellEnd"/>
                    </w:p>
                  </w:txbxContent>
                </v:textbox>
                <w10:wrap type="square"/>
              </v:shape>
            </w:pict>
          </mc:Fallback>
        </mc:AlternateContent>
      </w:r>
      <w:r w:rsidR="00A73DB2" w:rsidRPr="008A4D1B">
        <w:rPr>
          <w:rFonts w:ascii="Georgia" w:hAnsi="Georgia"/>
          <w:noProof/>
          <w:lang w:val="en-GB" w:eastAsia="en-GB"/>
        </w:rPr>
        <w:drawing>
          <wp:anchor distT="0" distB="0" distL="114300" distR="114300" simplePos="0" relativeHeight="251672576" behindDoc="0" locked="0" layoutInCell="1" allowOverlap="1" wp14:anchorId="61E36512" wp14:editId="6BA93FDA">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00A73DB2" w:rsidRPr="008A4D1B">
        <w:rPr>
          <w:rFonts w:ascii="Georgia" w:hAnsi="Georgia"/>
        </w:rPr>
        <w:t xml:space="preserve">   </w:t>
      </w:r>
      <w:r w:rsidR="00A73DB2">
        <w:rPr>
          <w:rFonts w:ascii="Georgia" w:hAnsi="Georgia"/>
        </w:rPr>
        <w:t xml:space="preserve"> </w:t>
      </w:r>
      <w:r w:rsidR="00A73DB2" w:rsidRPr="008A4D1B">
        <w:rPr>
          <w:rFonts w:ascii="Georgia" w:hAnsi="Georgia"/>
          <w:i/>
        </w:rPr>
        <w:t>A = a</w:t>
      </w:r>
      <w:r w:rsidR="00A73DB2" w:rsidRPr="008A4D1B">
        <w:rPr>
          <w:rFonts w:ascii="Georgia" w:hAnsi="Georgia"/>
          <w:i/>
          <w:vertAlign w:val="subscript"/>
        </w:rPr>
        <w:t>1</w:t>
      </w:r>
      <w:r w:rsidR="00A73DB2" w:rsidRPr="008A4D1B">
        <w:rPr>
          <w:rFonts w:ascii="Georgia" w:hAnsi="Georgia"/>
          <w:i/>
        </w:rPr>
        <w:t xml:space="preserve"> , a</w:t>
      </w:r>
      <w:r w:rsidR="00A73DB2" w:rsidRPr="008A4D1B">
        <w:rPr>
          <w:rFonts w:ascii="Georgia" w:hAnsi="Georgia"/>
          <w:i/>
          <w:vertAlign w:val="subscript"/>
        </w:rPr>
        <w:t>2</w:t>
      </w:r>
      <w:r w:rsidR="00A73DB2" w:rsidRPr="008A4D1B">
        <w:rPr>
          <w:rFonts w:ascii="Georgia" w:hAnsi="Georgia"/>
          <w:i/>
        </w:rPr>
        <w:t xml:space="preserve"> , a</w:t>
      </w:r>
      <w:r w:rsidR="00A73DB2" w:rsidRPr="008A4D1B">
        <w:rPr>
          <w:rFonts w:ascii="Georgia" w:hAnsi="Georgia"/>
          <w:i/>
          <w:vertAlign w:val="subscript"/>
        </w:rPr>
        <w:t xml:space="preserve">3 </w:t>
      </w:r>
      <w:r w:rsidR="00A73DB2" w:rsidRPr="008A4D1B">
        <w:rPr>
          <w:rFonts w:ascii="Georgia" w:hAnsi="Georgia"/>
          <w:i/>
        </w:rPr>
        <w:t xml:space="preserve"> … </w:t>
      </w:r>
      <w:proofErr w:type="spellStart"/>
      <w:r w:rsidR="00A73DB2" w:rsidRPr="008A4D1B">
        <w:rPr>
          <w:rFonts w:ascii="Georgia" w:hAnsi="Georgia"/>
          <w:i/>
        </w:rPr>
        <w:t>a</w:t>
      </w:r>
      <w:r w:rsidR="00A73DB2" w:rsidRPr="008A4D1B">
        <w:rPr>
          <w:rFonts w:ascii="Georgia" w:hAnsi="Georgia"/>
          <w:i/>
          <w:vertAlign w:val="subscript"/>
        </w:rPr>
        <w:t>i</w:t>
      </w:r>
      <w:proofErr w:type="spellEnd"/>
      <w:r w:rsidR="00A73DB2" w:rsidRPr="008A4D1B">
        <w:rPr>
          <w:rFonts w:ascii="Georgia" w:hAnsi="Georgia"/>
          <w:i/>
        </w:rPr>
        <w:t xml:space="preserve"> … </w:t>
      </w:r>
      <w:proofErr w:type="spellStart"/>
      <w:r w:rsidR="00A73DB2" w:rsidRPr="008A4D1B">
        <w:rPr>
          <w:rFonts w:ascii="Georgia" w:hAnsi="Georgia"/>
          <w:i/>
        </w:rPr>
        <w:t>a</w:t>
      </w:r>
      <w:r w:rsidR="00A73DB2" w:rsidRPr="008A4D1B">
        <w:rPr>
          <w:rFonts w:ascii="Georgia" w:hAnsi="Georgia"/>
          <w:i/>
          <w:vertAlign w:val="subscript"/>
        </w:rPr>
        <w:t>I</w:t>
      </w:r>
      <w:proofErr w:type="spellEnd"/>
      <w:r w:rsidR="00A73DB2" w:rsidRPr="008A4D1B">
        <w:rPr>
          <w:rFonts w:ascii="Georgia" w:hAnsi="Georgia"/>
          <w:i/>
          <w:vertAlign w:val="subscript"/>
        </w:rPr>
        <w:t xml:space="preserve">   </w:t>
      </w:r>
      <w:r w:rsidR="00A73DB2" w:rsidRPr="008A4D1B">
        <w:rPr>
          <w:rFonts w:ascii="Georgia" w:hAnsi="Georgia"/>
          <w:i/>
        </w:rPr>
        <w:t xml:space="preserve">     </w:t>
      </w:r>
    </w:p>
    <w:p w14:paraId="52F1BCA1" w14:textId="77777777" w:rsidR="00A73DB2" w:rsidRPr="008A4D1B" w:rsidRDefault="00A73DB2" w:rsidP="009F0408">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bj</w:t>
      </w:r>
      <w:proofErr w:type="spellEnd"/>
      <w:r w:rsidRPr="008A4D1B">
        <w:rPr>
          <w:rFonts w:ascii="Georgia" w:hAnsi="Georgia"/>
          <w:i/>
        </w:rPr>
        <w:t xml:space="preserve"> … </w:t>
      </w:r>
      <w:proofErr w:type="spellStart"/>
      <w:r w:rsidRPr="008A4D1B">
        <w:rPr>
          <w:rFonts w:ascii="Georgia" w:hAnsi="Georgia"/>
          <w:i/>
        </w:rPr>
        <w:t>b</w:t>
      </w:r>
      <w:r w:rsidRPr="008A4D1B">
        <w:rPr>
          <w:rFonts w:ascii="Georgia" w:hAnsi="Georgia"/>
          <w:i/>
          <w:vertAlign w:val="subscript"/>
        </w:rPr>
        <w:t>J</w:t>
      </w:r>
      <w:proofErr w:type="spellEnd"/>
      <w:r w:rsidRPr="008A4D1B">
        <w:rPr>
          <w:rFonts w:ascii="Georgia" w:hAnsi="Georgia"/>
          <w:i/>
          <w:vertAlign w:val="subscript"/>
        </w:rPr>
        <w:t xml:space="preserve">   </w:t>
      </w:r>
      <w:r w:rsidRPr="008A4D1B">
        <w:rPr>
          <w:rFonts w:ascii="Georgia" w:hAnsi="Georgia"/>
          <w:i/>
        </w:rPr>
        <w:t xml:space="preserve">      </w:t>
      </w:r>
    </w:p>
    <w:p w14:paraId="1EDE582A" w14:textId="77777777" w:rsidR="00AE7C0B" w:rsidRDefault="00AE7C0B" w:rsidP="009F0408">
      <w:pPr>
        <w:rPr>
          <w:rFonts w:ascii="Georgia" w:hAnsi="Georgia"/>
        </w:rPr>
      </w:pPr>
    </w:p>
    <w:p w14:paraId="52E8F768" w14:textId="77777777" w:rsidR="00A73DB2" w:rsidRPr="008A4D1B" w:rsidRDefault="00A73DB2" w:rsidP="009F0408">
      <w:pPr>
        <w:rPr>
          <w:rFonts w:ascii="Georgia" w:hAnsi="Georgia"/>
        </w:rPr>
      </w:pPr>
      <w:r>
        <w:rPr>
          <w:rFonts w:ascii="Georgia" w:hAnsi="Georgia"/>
        </w:rPr>
        <w:t xml:space="preserve">considerando en </w:t>
      </w:r>
      <w:r w:rsidR="00595779">
        <w:rPr>
          <w:rFonts w:ascii="Georgia" w:hAnsi="Georgia"/>
        </w:rPr>
        <w:t xml:space="preserve">la Figura 12 </w:t>
      </w:r>
      <w:r>
        <w:rPr>
          <w:rFonts w:ascii="Georgia" w:hAnsi="Georgia"/>
        </w:rPr>
        <w:t xml:space="preserve">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4E683ACE" w14:textId="77777777" w:rsidR="00BA634C" w:rsidRDefault="00A73DB2" w:rsidP="009F0408">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570376A5" wp14:editId="3AEB79E0">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0FA4CB81" w14:textId="77777777" w:rsidR="00BA634C" w:rsidRDefault="00BA634C" w:rsidP="009F0408">
      <w:pPr>
        <w:rPr>
          <w:rFonts w:ascii="Georgia" w:hAnsi="Georgia"/>
        </w:rPr>
      </w:pPr>
      <w:r>
        <w:rPr>
          <w:rFonts w:ascii="Georgia" w:hAnsi="Georgia"/>
        </w:rPr>
        <w:t>siendo</w:t>
      </w:r>
    </w:p>
    <w:p w14:paraId="401FBF19" w14:textId="77777777" w:rsidR="00BA634C" w:rsidRDefault="00AE7C0B" w:rsidP="009F0408">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76AF495C" wp14:editId="3D9E3719">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1CF2F481" w14:textId="77777777" w:rsidR="00BA634C" w:rsidRDefault="00BA634C" w:rsidP="009F0408">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79B48A7A" wp14:editId="1E3166B4">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2F9ACB36" w14:textId="77777777" w:rsidR="00BA634C" w:rsidRDefault="00BA634C" w:rsidP="009F0408">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6072A1FE" w14:textId="77777777" w:rsidR="00A73DB2" w:rsidRPr="008A4D1B" w:rsidRDefault="00A73DB2" w:rsidP="009F0408">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28BD8323" w14:textId="77777777" w:rsidR="00A73DB2" w:rsidRPr="008A4D1B" w:rsidRDefault="00A73DB2" w:rsidP="009F0408">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095CA4D8" w14:textId="77777777" w:rsidR="00A73DB2" w:rsidRDefault="00A73DB2" w:rsidP="009F0408">
      <w:pPr>
        <w:jc w:val="center"/>
        <w:rPr>
          <w:rFonts w:ascii="Georgia" w:hAnsi="Georgia"/>
        </w:rPr>
      </w:pPr>
      <w:r w:rsidRPr="008A4D1B">
        <w:rPr>
          <w:rFonts w:ascii="Georgia" w:hAnsi="Georgia"/>
          <w:noProof/>
          <w:lang w:val="en-GB" w:eastAsia="en-GB"/>
        </w:rPr>
        <w:drawing>
          <wp:inline distT="0" distB="0" distL="0" distR="0" wp14:anchorId="683DCEF2" wp14:editId="263905AA">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422C9EC0" w14:textId="77777777" w:rsidR="00A73DB2" w:rsidRPr="008A4D1B" w:rsidRDefault="00A73DB2" w:rsidP="009F0408">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44D31300" w14:textId="77777777" w:rsidR="00A73DB2" w:rsidRPr="008A4D1B" w:rsidRDefault="00A73DB2" w:rsidP="009F0408">
      <w:pPr>
        <w:jc w:val="center"/>
        <w:rPr>
          <w:rFonts w:ascii="Georgia" w:hAnsi="Georgia"/>
        </w:rPr>
      </w:pPr>
      <w:r w:rsidRPr="008A4D1B">
        <w:rPr>
          <w:rFonts w:ascii="Georgia" w:hAnsi="Georgia"/>
          <w:noProof/>
          <w:lang w:val="en-GB" w:eastAsia="en-GB"/>
        </w:rPr>
        <w:drawing>
          <wp:inline distT="0" distB="0" distL="0" distR="0" wp14:anchorId="749B05E0" wp14:editId="7A3D4846">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708CCC60" w14:textId="77777777" w:rsidR="00A73DB2" w:rsidRDefault="00A73DB2" w:rsidP="009F0408">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proofErr w:type="spellStart"/>
      <w:r w:rsidRPr="00830CC6">
        <w:rPr>
          <w:rFonts w:ascii="Georgia" w:hAnsi="Georgia"/>
          <w:i/>
        </w:rPr>
        <w:t>Fopt</w:t>
      </w:r>
      <w:proofErr w:type="spellEnd"/>
      <w:r>
        <w:rPr>
          <w:rFonts w:ascii="Georgia" w:hAnsi="Georgia"/>
        </w:rPr>
        <w:t xml:space="preserve"> , cuya </w:t>
      </w:r>
      <w:r w:rsidRPr="008A4D1B">
        <w:rPr>
          <w:rFonts w:ascii="Georgia" w:hAnsi="Georgia"/>
        </w:rPr>
        <w:t xml:space="preserve">suma resultante </w:t>
      </w:r>
      <w:r w:rsidRPr="00830CC6">
        <w:rPr>
          <w:rFonts w:ascii="Georgia" w:hAnsi="Georgia"/>
          <w:i/>
        </w:rPr>
        <w:t xml:space="preserve"> S(</w:t>
      </w:r>
      <w:proofErr w:type="spellStart"/>
      <w:r w:rsidRPr="00830CC6">
        <w:rPr>
          <w:rFonts w:ascii="Georgia" w:hAnsi="Georgia"/>
          <w:i/>
        </w:rPr>
        <w:t>Fopt</w:t>
      </w:r>
      <w:proofErr w:type="spellEnd"/>
      <w:r w:rsidRPr="00830CC6">
        <w:rPr>
          <w:rFonts w:ascii="Georgia" w:hAnsi="Georgia"/>
          <w:i/>
        </w:rPr>
        <w:t xml:space="preserve">)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648975DC" w14:textId="77777777" w:rsidR="00A73DB2" w:rsidRPr="008A4D1B" w:rsidRDefault="009F5116" w:rsidP="0053004E">
      <w:pPr>
        <w:jc w:val="center"/>
        <w:rPr>
          <w:rFonts w:ascii="Georgia" w:hAnsi="Georgia"/>
        </w:rPr>
      </w:pPr>
      <w:r w:rsidRPr="008A4D1B">
        <w:rPr>
          <w:rFonts w:ascii="Georgia" w:hAnsi="Georgia"/>
          <w:noProof/>
          <w:lang w:val="en-GB" w:eastAsia="en-GB"/>
        </w:rPr>
        <w:lastRenderedPageBreak/>
        <w:drawing>
          <wp:inline distT="0" distB="0" distL="0" distR="0" wp14:anchorId="1C0AA6D5" wp14:editId="5FAF0787">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087B63D9" w14:textId="77777777" w:rsidR="00A73DB2" w:rsidRPr="00100EE5" w:rsidRDefault="00A73DB2" w:rsidP="009F0408">
      <w:pPr>
        <w:pStyle w:val="Heading2"/>
      </w:pPr>
      <w:bookmarkStart w:id="46" w:name="_Toc488695635"/>
      <w:r>
        <w:t>Cálculo de Trayectorias</w:t>
      </w:r>
      <w:bookmarkEnd w:id="46"/>
      <w:r w:rsidRPr="00100EE5">
        <w:t xml:space="preserve"> </w:t>
      </w:r>
    </w:p>
    <w:p w14:paraId="00B23708" w14:textId="77777777" w:rsidR="00A73DB2" w:rsidRDefault="00A73DB2" w:rsidP="009F0408"/>
    <w:p w14:paraId="4FF5CE0D" w14:textId="77777777" w:rsidR="00A73DB2" w:rsidRPr="00542B22" w:rsidRDefault="00A73DB2" w:rsidP="009F0408">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23EE9FA5" w14:textId="77777777" w:rsidR="00A73DB2" w:rsidRPr="00542B22" w:rsidRDefault="00A73DB2" w:rsidP="009F0408">
      <w:pPr>
        <w:spacing w:after="0"/>
        <w:ind w:firstLine="709"/>
        <w:rPr>
          <w:rFonts w:ascii="Georgia" w:hAnsi="Georgia"/>
        </w:rPr>
      </w:pPr>
    </w:p>
    <w:p w14:paraId="146F307F" w14:textId="77777777" w:rsidR="00A73DB2" w:rsidRPr="00542B22" w:rsidRDefault="00A73DB2" w:rsidP="009F0408">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58C0B130" wp14:editId="735A74E5">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08A42A6B"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1CFBF9C7" w14:textId="77777777" w:rsidR="00A73DB2" w:rsidRDefault="00A73DB2" w:rsidP="009F0408">
      <w:pPr>
        <w:pStyle w:val="ListParagraph"/>
        <w:spacing w:line="360" w:lineRule="auto"/>
        <w:ind w:left="426"/>
        <w:jc w:val="both"/>
        <w:rPr>
          <w:rFonts w:ascii="Georgia" w:hAnsi="Georgia"/>
        </w:rPr>
      </w:pPr>
    </w:p>
    <w:p w14:paraId="09AA15E5" w14:textId="77777777" w:rsidR="00A73DB2" w:rsidRPr="00D0696D" w:rsidRDefault="00A73DB2" w:rsidP="009F0408">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70437C0F" wp14:editId="67FB49DA">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5D16BA6C"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4BFA9EF8" w14:textId="77777777" w:rsidR="00A73DB2" w:rsidRPr="00542B22" w:rsidRDefault="00A73DB2" w:rsidP="009F0408">
      <w:pPr>
        <w:ind w:left="708"/>
        <w:rPr>
          <w:rFonts w:ascii="Georgia" w:hAnsi="Georgia"/>
        </w:rPr>
      </w:pPr>
    </w:p>
    <w:p w14:paraId="68B172D9" w14:textId="77777777" w:rsidR="00A73DB2" w:rsidRPr="00542B22" w:rsidRDefault="00A73DB2" w:rsidP="009F0408">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7A8FD81A" w14:textId="77777777" w:rsidR="00A73DB2" w:rsidRPr="00542B22" w:rsidRDefault="00A73DB2" w:rsidP="009F0408">
      <w:pPr>
        <w:jc w:val="center"/>
        <w:rPr>
          <w:rFonts w:ascii="Georgia" w:hAnsi="Georgia"/>
        </w:rPr>
      </w:pPr>
      <w:r w:rsidRPr="00542B22">
        <w:rPr>
          <w:rFonts w:ascii="Georgia" w:hAnsi="Georgia"/>
          <w:noProof/>
          <w:lang w:val="en-GB" w:eastAsia="en-GB"/>
        </w:rPr>
        <w:drawing>
          <wp:inline distT="0" distB="0" distL="0" distR="0" wp14:anchorId="2E4D1A85" wp14:editId="5EFF307D">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7B626583" w14:textId="77777777" w:rsidR="00A73DB2" w:rsidRPr="00542B22" w:rsidRDefault="00A73DB2" w:rsidP="009F0408">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7EF412E2" wp14:editId="74856262">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08DD4D67" w14:textId="77777777" w:rsidR="00A73DB2" w:rsidRPr="00565BDC"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2CEF10CE" w14:textId="77777777" w:rsidR="00A73DB2" w:rsidRDefault="00A73DB2" w:rsidP="009F0408">
      <w:pPr>
        <w:rPr>
          <w:rFonts w:ascii="Georgia" w:hAnsi="Georgia"/>
        </w:rPr>
      </w:pPr>
    </w:p>
    <w:p w14:paraId="6A648500" w14:textId="77777777" w:rsidR="00A73DB2"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2D4F4CDC" w14:textId="77777777" w:rsidR="00A73DB2" w:rsidRDefault="00A73DB2" w:rsidP="009F0408">
      <w:pPr>
        <w:pStyle w:val="ListParagraph"/>
        <w:spacing w:line="360" w:lineRule="auto"/>
        <w:ind w:left="426"/>
        <w:jc w:val="both"/>
        <w:rPr>
          <w:rFonts w:ascii="Georgia" w:hAnsi="Georgia"/>
        </w:rPr>
      </w:pPr>
    </w:p>
    <w:p w14:paraId="56445110" w14:textId="77777777" w:rsidR="00A73DB2" w:rsidRPr="00421341" w:rsidRDefault="00A73DB2" w:rsidP="009F0408">
      <w:pPr>
        <w:pStyle w:val="ListParagraph"/>
        <w:spacing w:line="360" w:lineRule="auto"/>
        <w:rPr>
          <w:rFonts w:ascii="Georgia" w:hAnsi="Georgia"/>
        </w:rPr>
      </w:pPr>
    </w:p>
    <w:p w14:paraId="15E6B50C" w14:textId="77777777" w:rsidR="00371794" w:rsidRDefault="00371794" w:rsidP="009F0408">
      <w:pPr>
        <w:pStyle w:val="ListParagraph"/>
        <w:spacing w:line="360" w:lineRule="auto"/>
        <w:ind w:left="426"/>
        <w:jc w:val="center"/>
        <w:rPr>
          <w:rFonts w:ascii="Georgia" w:hAnsi="Georgia"/>
        </w:rPr>
      </w:pPr>
    </w:p>
    <w:p w14:paraId="4EBC45DB" w14:textId="77777777" w:rsidR="00A73DB2" w:rsidRDefault="00C6297E" w:rsidP="009F0408">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3C1C343A" wp14:editId="210C5AD5">
                <wp:simplePos x="0" y="0"/>
                <wp:positionH relativeFrom="column">
                  <wp:posOffset>1016000</wp:posOffset>
                </wp:positionH>
                <wp:positionV relativeFrom="paragraph">
                  <wp:posOffset>213360</wp:posOffset>
                </wp:positionV>
                <wp:extent cx="2493010" cy="293370"/>
                <wp:effectExtent l="0" t="0" r="2540" b="0"/>
                <wp:wrapNone/>
                <wp:docPr id="32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4DE5CCE9" w14:textId="77777777" w:rsidR="00F13DE8" w:rsidRPr="00E2118F" w:rsidRDefault="00F13DE8"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03F2ECED" w14:textId="77777777" w:rsidR="00F13DE8" w:rsidRDefault="00F13DE8"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343A" id="Rectangle_x0020_12" o:spid="_x0000_s1047"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">
                <v:path arrowok="t"/>
                <v:textbox>
                  <w:txbxContent>
                    <w:p w14:paraId="4DE5CCE9" w14:textId="77777777" w:rsidR="00F13DE8" w:rsidRPr="00E2118F" w:rsidRDefault="00F13DE8"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03F2ECED" w14:textId="77777777" w:rsidR="00F13DE8" w:rsidRDefault="00F13DE8" w:rsidP="00A73DB2"/>
                  </w:txbxContent>
                </v:textbox>
              </v:rect>
            </w:pict>
          </mc:Fallback>
        </mc:AlternateContent>
      </w:r>
      <w:r>
        <w:rPr>
          <w:noProof/>
          <w:lang w:val="en-GB" w:eastAsia="en-GB"/>
        </w:rPr>
        <mc:AlternateContent>
          <mc:Choice Requires="wps">
            <w:drawing>
              <wp:anchor distT="0" distB="0" distL="114300" distR="114300" simplePos="0" relativeHeight="251777024" behindDoc="0" locked="0" layoutInCell="1" allowOverlap="1" wp14:anchorId="720554F9" wp14:editId="5199CC1E">
                <wp:simplePos x="0" y="0"/>
                <wp:positionH relativeFrom="column">
                  <wp:posOffset>774700</wp:posOffset>
                </wp:positionH>
                <wp:positionV relativeFrom="paragraph">
                  <wp:posOffset>2289175</wp:posOffset>
                </wp:positionV>
                <wp:extent cx="3994150" cy="258445"/>
                <wp:effectExtent l="0" t="0" r="0" b="0"/>
                <wp:wrapNone/>
                <wp:docPr id="319" nam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94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6F0416" w14:textId="77777777" w:rsidR="00F13DE8" w:rsidRPr="0053004E" w:rsidRDefault="00F13DE8" w:rsidP="0053004E">
                            <w:pPr>
                              <w:pStyle w:val="Caption"/>
                              <w:jc w:val="center"/>
                              <w:rPr>
                                <w:noProof/>
                                <w:color w:val="auto"/>
                              </w:rPr>
                            </w:pPr>
                            <w:r w:rsidRPr="0053004E">
                              <w:rPr>
                                <w:color w:val="auto"/>
                              </w:rPr>
                              <w:t>Figura  13   Restricción en la pendiente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0554F9" id="_x0020_91" o:spid="_x0000_s1048" type="#_x0000_t202" style="position:absolute;left:0;text-align:left;margin-left:61pt;margin-top:180.25pt;width:314.5pt;height:20.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" stroked="f">
                <v:path arrowok="t"/>
                <v:textbox style="mso-fit-shape-to-text:t" inset="0,0,0,0">
                  <w:txbxContent>
                    <w:p w14:paraId="296F0416" w14:textId="77777777" w:rsidR="00F13DE8" w:rsidRPr="0053004E" w:rsidRDefault="00F13DE8" w:rsidP="0053004E">
                      <w:pPr>
                        <w:pStyle w:val="Caption"/>
                        <w:jc w:val="center"/>
                        <w:rPr>
                          <w:noProof/>
                          <w:color w:val="auto"/>
                        </w:rPr>
                      </w:pPr>
                      <w:r w:rsidRPr="0053004E">
                        <w:rPr>
                          <w:color w:val="auto"/>
                        </w:rPr>
                        <w:t>Figura  13   Restricción en la pendiente</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143877E3" wp14:editId="555C02E6">
                <wp:simplePos x="0" y="0"/>
                <wp:positionH relativeFrom="column">
                  <wp:posOffset>774700</wp:posOffset>
                </wp:positionH>
                <wp:positionV relativeFrom="paragraph">
                  <wp:posOffset>15875</wp:posOffset>
                </wp:positionV>
                <wp:extent cx="3994150" cy="2216150"/>
                <wp:effectExtent l="0" t="0" r="6350" b="0"/>
                <wp:wrapNone/>
                <wp:docPr id="31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180662" id="Rectangle 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">
                <v:fill opacity="0"/>
                <v:path arrowok="t"/>
              </v:rect>
            </w:pict>
          </mc:Fallback>
        </mc:AlternateContent>
      </w:r>
      <w:r w:rsidR="00A73DB2">
        <w:rPr>
          <w:noProof/>
          <w:lang w:val="en-GB" w:eastAsia="en-GB"/>
        </w:rPr>
        <w:drawing>
          <wp:inline distT="0" distB="0" distL="0" distR="0" wp14:anchorId="45E81DAD" wp14:editId="74C753CE">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27D0BAC0" w14:textId="77777777" w:rsidR="00371794" w:rsidRDefault="00371794" w:rsidP="009F0408">
      <w:pPr>
        <w:pStyle w:val="ListParagraph"/>
        <w:spacing w:line="360" w:lineRule="auto"/>
        <w:ind w:left="426"/>
        <w:jc w:val="center"/>
        <w:rPr>
          <w:rFonts w:ascii="Georgia" w:hAnsi="Georgia"/>
        </w:rPr>
      </w:pPr>
    </w:p>
    <w:p w14:paraId="0D992993" w14:textId="77777777" w:rsidR="00371794" w:rsidRPr="00421341" w:rsidRDefault="00371794" w:rsidP="009F0408">
      <w:pPr>
        <w:pStyle w:val="ListParagraph"/>
        <w:spacing w:line="360" w:lineRule="auto"/>
        <w:ind w:left="426"/>
        <w:jc w:val="center"/>
        <w:rPr>
          <w:rFonts w:ascii="Georgia" w:hAnsi="Georgia"/>
        </w:rPr>
      </w:pPr>
    </w:p>
    <w:p w14:paraId="47DCAD5D" w14:textId="77777777" w:rsidR="00A73DB2" w:rsidRDefault="00A73DB2" w:rsidP="009F0408">
      <w:pPr>
        <w:rPr>
          <w:rFonts w:ascii="Georgia" w:hAnsi="Georgia"/>
        </w:rPr>
      </w:pPr>
      <w:r>
        <w:rPr>
          <w:rFonts w:ascii="Georgia" w:hAnsi="Georgia"/>
        </w:rPr>
        <w:t xml:space="preserve">Como condición </w:t>
      </w:r>
      <w:r w:rsidR="0053004E">
        <w:rPr>
          <w:rFonts w:ascii="Georgia" w:hAnsi="Georgia"/>
        </w:rPr>
        <w:t xml:space="preserve">(Figura 13) </w:t>
      </w:r>
      <w:r>
        <w:rPr>
          <w:rFonts w:ascii="Georgia" w:hAnsi="Georgia"/>
        </w:rPr>
        <w:t xml:space="preserve">se establece el siguiente criterio: si un punto  </w:t>
      </w:r>
      <w:proofErr w:type="spellStart"/>
      <w:r>
        <w:rPr>
          <w:rFonts w:ascii="Georgia" w:hAnsi="Georgia"/>
        </w:rPr>
        <w:t>C</w:t>
      </w:r>
      <w:r>
        <w:rPr>
          <w:rFonts w:ascii="Georgia" w:hAnsi="Georgia"/>
          <w:vertAlign w:val="subscript"/>
        </w:rPr>
        <w:t>k</w:t>
      </w:r>
      <w:proofErr w:type="spellEnd"/>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77F3B521" w14:textId="77777777" w:rsidR="00A73DB2" w:rsidRDefault="00A73DB2" w:rsidP="009F0408">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5B78A5DA" w14:textId="77777777" w:rsidR="00A73DB2" w:rsidRDefault="00A73DB2" w:rsidP="009F0408">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3E7F8791" w14:textId="77777777" w:rsidR="005A4EBC" w:rsidRDefault="005A4EBC" w:rsidP="009F0408">
      <w:pPr>
        <w:jc w:val="left"/>
        <w:rPr>
          <w:rFonts w:ascii="Calibri" w:hAnsi="Calibri" w:cs="Calibri"/>
          <w:sz w:val="24"/>
          <w:szCs w:val="24"/>
        </w:rPr>
      </w:pPr>
      <w:r>
        <w:rPr>
          <w:rFonts w:ascii="Calibri" w:hAnsi="Calibri" w:cs="Calibri"/>
          <w:sz w:val="24"/>
          <w:szCs w:val="24"/>
        </w:rPr>
        <w:br w:type="page"/>
      </w:r>
    </w:p>
    <w:p w14:paraId="3D80AAAE" w14:textId="77777777" w:rsidR="00622642" w:rsidRDefault="00622642" w:rsidP="009F0408">
      <w:pPr>
        <w:pStyle w:val="Heading2"/>
      </w:pPr>
      <w:bookmarkStart w:id="47" w:name="_Toc488695636"/>
      <w:r>
        <w:lastRenderedPageBreak/>
        <w:t>Complejidad del algoritmo</w:t>
      </w:r>
      <w:bookmarkEnd w:id="47"/>
    </w:p>
    <w:p w14:paraId="0C20A95C" w14:textId="77777777" w:rsidR="00622642" w:rsidRDefault="00622642" w:rsidP="009F0408">
      <w:pPr>
        <w:autoSpaceDE w:val="0"/>
        <w:autoSpaceDN w:val="0"/>
        <w:adjustRightInd w:val="0"/>
        <w:spacing w:after="0"/>
        <w:rPr>
          <w:rFonts w:ascii="Calibri" w:hAnsi="Calibri" w:cs="Calibri"/>
          <w:sz w:val="24"/>
          <w:szCs w:val="24"/>
        </w:rPr>
      </w:pPr>
    </w:p>
    <w:p w14:paraId="5C0DE139" w14:textId="77777777" w:rsidR="00622642" w:rsidRPr="0014468A" w:rsidRDefault="00622642" w:rsidP="009F0408">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A733BA">
        <w:rPr>
          <w:rStyle w:val="FootnoteReference"/>
          <w:rFonts w:ascii="Calibri" w:hAnsi="Calibri" w:cs="Calibri"/>
          <w:sz w:val="24"/>
          <w:szCs w:val="24"/>
        </w:rPr>
        <w:footnoteReference w:id="9"/>
      </w:r>
    </w:p>
    <w:p w14:paraId="1B862765" w14:textId="77777777" w:rsidR="004108BD" w:rsidRDefault="004108BD" w:rsidP="009F0408">
      <w:pPr>
        <w:jc w:val="left"/>
        <w:rPr>
          <w:rFonts w:ascii="Calibri" w:hAnsi="Calibri" w:cs="Calibri"/>
          <w:sz w:val="24"/>
          <w:szCs w:val="24"/>
        </w:rPr>
      </w:pPr>
    </w:p>
    <w:p w14:paraId="04A1FF73" w14:textId="77777777" w:rsidR="00622642" w:rsidRDefault="00622642" w:rsidP="009F0408">
      <w:pPr>
        <w:jc w:val="left"/>
        <w:rPr>
          <w:rFonts w:ascii="Calibri" w:hAnsi="Calibri" w:cs="Calibri"/>
          <w:sz w:val="24"/>
          <w:szCs w:val="24"/>
        </w:rPr>
      </w:pPr>
    </w:p>
    <w:p w14:paraId="55D18344" w14:textId="77777777" w:rsidR="00A73DB2" w:rsidRDefault="00A73DB2" w:rsidP="009F0408">
      <w:pPr>
        <w:pStyle w:val="Heading2"/>
      </w:pPr>
      <w:bookmarkStart w:id="48" w:name="_Toc488695637"/>
      <w:r>
        <w:t>Algoritmos de aproximación del método DTW</w:t>
      </w:r>
      <w:bookmarkEnd w:id="48"/>
    </w:p>
    <w:p w14:paraId="61A5B326" w14:textId="77777777" w:rsidR="00A73DB2" w:rsidRDefault="00A73DB2" w:rsidP="009F0408">
      <w:pPr>
        <w:autoSpaceDE w:val="0"/>
        <w:autoSpaceDN w:val="0"/>
        <w:adjustRightInd w:val="0"/>
        <w:spacing w:after="0"/>
        <w:rPr>
          <w:rFonts w:ascii="Calibri" w:hAnsi="Calibri" w:cs="Calibri"/>
          <w:sz w:val="24"/>
          <w:szCs w:val="24"/>
        </w:rPr>
      </w:pPr>
    </w:p>
    <w:p w14:paraId="2CD6A4C7"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14:paraId="417C3651" w14:textId="77777777" w:rsidR="004108BD" w:rsidRDefault="004108BD" w:rsidP="009F0408">
      <w:pPr>
        <w:autoSpaceDE w:val="0"/>
        <w:autoSpaceDN w:val="0"/>
        <w:adjustRightInd w:val="0"/>
        <w:spacing w:after="0"/>
        <w:rPr>
          <w:rFonts w:ascii="Georgia" w:hAnsi="Georgia" w:cs="Calibri"/>
          <w:szCs w:val="24"/>
        </w:rPr>
      </w:pPr>
    </w:p>
    <w:p w14:paraId="553C9AF7" w14:textId="77777777" w:rsidR="00A73DB2" w:rsidRDefault="00A73DB2" w:rsidP="009F0408">
      <w:pPr>
        <w:autoSpaceDE w:val="0"/>
        <w:autoSpaceDN w:val="0"/>
        <w:adjustRightInd w:val="0"/>
        <w:spacing w:after="0"/>
        <w:rPr>
          <w:rFonts w:ascii="Georgia" w:hAnsi="Georgia" w:cs="Calibri"/>
          <w:szCs w:val="24"/>
        </w:rPr>
      </w:pPr>
    </w:p>
    <w:p w14:paraId="1111D1E5"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73AE01B3" w14:textId="77777777" w:rsidR="00A73DB2" w:rsidRDefault="00A73DB2" w:rsidP="009F0408">
      <w:pPr>
        <w:autoSpaceDE w:val="0"/>
        <w:autoSpaceDN w:val="0"/>
        <w:adjustRightInd w:val="0"/>
        <w:spacing w:after="0"/>
        <w:rPr>
          <w:rFonts w:ascii="Georgia" w:hAnsi="Georgia" w:cs="Calibri"/>
          <w:szCs w:val="24"/>
        </w:rPr>
      </w:pPr>
    </w:p>
    <w:p w14:paraId="7584231D"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69440FBC" w14:textId="77777777" w:rsidR="00A73DB2" w:rsidRDefault="00A73DB2" w:rsidP="009F0408">
      <w:pPr>
        <w:pStyle w:val="ListParagraph"/>
        <w:autoSpaceDE w:val="0"/>
        <w:autoSpaceDN w:val="0"/>
        <w:adjustRightInd w:val="0"/>
        <w:spacing w:after="0" w:line="360" w:lineRule="auto"/>
        <w:jc w:val="both"/>
        <w:rPr>
          <w:rFonts w:ascii="Georgia" w:hAnsi="Georgia" w:cs="Calibri"/>
          <w:szCs w:val="24"/>
        </w:rPr>
      </w:pPr>
    </w:p>
    <w:p w14:paraId="731C9767"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2AE95124" w14:textId="77777777" w:rsidR="00A73DB2" w:rsidRPr="00AD683B" w:rsidRDefault="00A73DB2" w:rsidP="009F0408">
      <w:pPr>
        <w:pStyle w:val="ListParagraph"/>
        <w:spacing w:line="360" w:lineRule="auto"/>
        <w:rPr>
          <w:rFonts w:ascii="Georgia" w:hAnsi="Georgia" w:cs="Calibri"/>
          <w:szCs w:val="24"/>
        </w:rPr>
      </w:pPr>
    </w:p>
    <w:p w14:paraId="53DA9C55" w14:textId="77777777" w:rsidR="00A73DB2" w:rsidRPr="00AD683B" w:rsidRDefault="00A73DB2" w:rsidP="009F0408">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proofErr w:type="spellStart"/>
      <w:r w:rsidRPr="00AD683B">
        <w:rPr>
          <w:rFonts w:ascii="Georgia" w:hAnsi="Georgia" w:cs="Calibri"/>
          <w:szCs w:val="24"/>
        </w:rPr>
        <w:t>FastDTW</w:t>
      </w:r>
      <w:proofErr w:type="spellEnd"/>
      <w:r>
        <w:rPr>
          <w:rFonts w:ascii="Georgia" w:hAnsi="Georgia" w:cs="Calibri"/>
          <w:szCs w:val="24"/>
        </w:rPr>
        <w:t>)</w:t>
      </w:r>
      <w:r w:rsidRPr="00AD683B">
        <w:rPr>
          <w:rFonts w:ascii="Georgia" w:hAnsi="Georgia" w:cs="Courier New"/>
          <w:szCs w:val="24"/>
        </w:rPr>
        <w:t xml:space="preserve"> </w:t>
      </w:r>
    </w:p>
    <w:p w14:paraId="04AC42F2" w14:textId="77777777" w:rsidR="00A73DB2" w:rsidRDefault="00A73DB2" w:rsidP="009F0408">
      <w:pPr>
        <w:autoSpaceDE w:val="0"/>
        <w:autoSpaceDN w:val="0"/>
        <w:adjustRightInd w:val="0"/>
        <w:spacing w:after="0"/>
        <w:rPr>
          <w:rFonts w:ascii="Georgia" w:hAnsi="Georgia" w:cs="Calibri"/>
          <w:szCs w:val="24"/>
        </w:rPr>
      </w:pPr>
    </w:p>
    <w:p w14:paraId="5F90FE20" w14:textId="77777777" w:rsidR="00622642" w:rsidRDefault="00622642" w:rsidP="009F0408">
      <w:pPr>
        <w:autoSpaceDE w:val="0"/>
        <w:autoSpaceDN w:val="0"/>
        <w:adjustRightInd w:val="0"/>
        <w:spacing w:after="0"/>
        <w:rPr>
          <w:rFonts w:ascii="Georgia" w:hAnsi="Georgia" w:cs="Calibri"/>
          <w:szCs w:val="24"/>
        </w:rPr>
      </w:pPr>
    </w:p>
    <w:p w14:paraId="58720503" w14:textId="77777777" w:rsidR="00CB45D7" w:rsidRDefault="00CB45D7" w:rsidP="009F0408">
      <w:pPr>
        <w:autoSpaceDE w:val="0"/>
        <w:autoSpaceDN w:val="0"/>
        <w:adjustRightInd w:val="0"/>
        <w:spacing w:after="0"/>
        <w:rPr>
          <w:rFonts w:ascii="Georgia" w:hAnsi="Georgia" w:cs="Calibri"/>
          <w:szCs w:val="24"/>
        </w:rPr>
      </w:pPr>
    </w:p>
    <w:p w14:paraId="293739CE" w14:textId="77777777" w:rsidR="00A73DB2" w:rsidRPr="00622642" w:rsidRDefault="004108BD" w:rsidP="009F0408">
      <w:pPr>
        <w:jc w:val="left"/>
        <w:rPr>
          <w:rFonts w:ascii="Georgia" w:hAnsi="Georgia" w:cs="Calibri"/>
          <w:sz w:val="20"/>
          <w:szCs w:val="24"/>
        </w:rPr>
      </w:pPr>
      <w:r>
        <w:rPr>
          <w:rFonts w:ascii="Georgia" w:hAnsi="Georgia" w:cs="Calibri"/>
          <w:sz w:val="20"/>
          <w:szCs w:val="24"/>
        </w:rPr>
        <w:br w:type="page"/>
      </w:r>
    </w:p>
    <w:p w14:paraId="46B15506" w14:textId="77777777" w:rsidR="00A73DB2" w:rsidRPr="00E07EBF" w:rsidRDefault="00A73DB2" w:rsidP="009F0408">
      <w:pPr>
        <w:pStyle w:val="Heading2"/>
      </w:pPr>
      <w:bookmarkStart w:id="49" w:name="_Toc488695638"/>
      <w:r w:rsidRPr="00E07EBF">
        <w:lastRenderedPageBreak/>
        <w:t>Restricciones en las trayectorias</w:t>
      </w:r>
      <w:bookmarkEnd w:id="49"/>
    </w:p>
    <w:p w14:paraId="1C17A212" w14:textId="77777777" w:rsidR="00A73DB2" w:rsidRPr="00032004" w:rsidRDefault="00A73DB2" w:rsidP="009F0408">
      <w:pPr>
        <w:pStyle w:val="ListParagraph"/>
        <w:autoSpaceDE w:val="0"/>
        <w:autoSpaceDN w:val="0"/>
        <w:adjustRightInd w:val="0"/>
        <w:spacing w:after="0" w:line="360" w:lineRule="auto"/>
        <w:jc w:val="both"/>
        <w:rPr>
          <w:rFonts w:ascii="Georgia" w:hAnsi="Georgia" w:cs="Calibri"/>
          <w:szCs w:val="24"/>
        </w:rPr>
      </w:pPr>
    </w:p>
    <w:p w14:paraId="51B14CAD" w14:textId="77777777" w:rsidR="006A3099" w:rsidRDefault="00A73DB2" w:rsidP="009F0408">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p>
    <w:p w14:paraId="19D77546" w14:textId="77777777" w:rsidR="006A3099" w:rsidRDefault="006A3099" w:rsidP="009F0408">
      <w:pPr>
        <w:autoSpaceDE w:val="0"/>
        <w:autoSpaceDN w:val="0"/>
        <w:adjustRightInd w:val="0"/>
        <w:spacing w:after="0"/>
        <w:rPr>
          <w:rFonts w:ascii="Georgia" w:hAnsi="Georgia" w:cs="Calibri"/>
          <w:szCs w:val="24"/>
        </w:rPr>
      </w:pPr>
    </w:p>
    <w:p w14:paraId="79BAAB89"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La respuesta, como e</w:t>
      </w:r>
      <w:r w:rsidR="00590F3A">
        <w:rPr>
          <w:rFonts w:ascii="Georgia" w:hAnsi="Georgia" w:cs="Calibri"/>
          <w:szCs w:val="24"/>
        </w:rPr>
        <w:t>ra</w:t>
      </w:r>
      <w:r>
        <w:rPr>
          <w:rFonts w:ascii="Georgia" w:hAnsi="Georgia" w:cs="Calibri"/>
          <w:szCs w:val="24"/>
        </w:rPr>
        <w:t xml:space="preserve"> lo esperado, es negativa.</w:t>
      </w:r>
      <w:r w:rsidR="006A3099">
        <w:rPr>
          <w:rFonts w:ascii="Georgia" w:hAnsi="Georgia" w:cs="Calibri"/>
          <w:szCs w:val="24"/>
        </w:rPr>
        <w:t xml:space="preserve"> </w:t>
      </w:r>
      <w:r>
        <w:rPr>
          <w:rFonts w:ascii="Calibri" w:hAnsi="Calibri" w:cs="Calibri"/>
          <w:noProof/>
          <w:sz w:val="24"/>
          <w:szCs w:val="24"/>
          <w:lang w:val="en-GB" w:eastAsia="en-GB"/>
        </w:rPr>
        <w:drawing>
          <wp:anchor distT="0" distB="0" distL="114300" distR="114300" simplePos="0" relativeHeight="251670528" behindDoc="0" locked="0" layoutInCell="1" allowOverlap="1" wp14:anchorId="1DE6FD80" wp14:editId="4197CE1F">
            <wp:simplePos x="0" y="0"/>
            <wp:positionH relativeFrom="column">
              <wp:posOffset>4034155</wp:posOffset>
            </wp:positionH>
            <wp:positionV relativeFrom="paragraph">
              <wp:posOffset>339725</wp:posOffset>
            </wp:positionV>
            <wp:extent cx="1388745" cy="1397000"/>
            <wp:effectExtent l="19050" t="0" r="1905"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 xml:space="preserve">Bandas de </w:t>
      </w:r>
      <w:proofErr w:type="spellStart"/>
      <w:r w:rsidRPr="000A25C8">
        <w:rPr>
          <w:rFonts w:ascii="Georgia" w:hAnsi="Georgia" w:cs="Calibri"/>
          <w:i/>
          <w:szCs w:val="24"/>
        </w:rPr>
        <w:t>Sakoe</w:t>
      </w:r>
      <w:proofErr w:type="spellEnd"/>
      <w:r w:rsidRPr="000A25C8">
        <w:rPr>
          <w:rFonts w:ascii="Georgia" w:hAnsi="Georgia" w:cs="Calibri"/>
          <w:i/>
          <w:szCs w:val="24"/>
        </w:rPr>
        <w:t>-Chiba</w:t>
      </w:r>
      <w:r w:rsidR="008273C9">
        <w:rPr>
          <w:rFonts w:ascii="Georgia" w:hAnsi="Georgia" w:cs="Calibri"/>
          <w:i/>
          <w:sz w:val="24"/>
          <w:szCs w:val="24"/>
          <w:vertAlign w:val="superscript"/>
        </w:rPr>
        <w:t xml:space="preserve"> </w:t>
      </w:r>
      <w:r w:rsidR="001E1138">
        <w:rPr>
          <w:rStyle w:val="FootnoteReference"/>
          <w:rFonts w:ascii="Georgia" w:hAnsi="Georgia" w:cs="Calibri"/>
          <w:i/>
          <w:sz w:val="24"/>
          <w:szCs w:val="24"/>
        </w:rPr>
        <w:footnoteReference w:id="10"/>
      </w:r>
      <w:r>
        <w:rPr>
          <w:rFonts w:ascii="Georgia" w:hAnsi="Georgia" w:cs="Calibri"/>
          <w:szCs w:val="24"/>
        </w:rPr>
        <w:t>, en la que se puede encontrar el camino más óptimo con una mayor probabilidad.</w:t>
      </w:r>
    </w:p>
    <w:p w14:paraId="09538DF3"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77CB650F" wp14:editId="50F0DC92">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65795B66" w14:textId="77777777" w:rsidR="00A73DB2" w:rsidRDefault="00C6297E"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79072" behindDoc="0" locked="0" layoutInCell="1" allowOverlap="1" wp14:anchorId="434AAB13" wp14:editId="2291D02C">
                <wp:simplePos x="0" y="0"/>
                <wp:positionH relativeFrom="column">
                  <wp:posOffset>3692525</wp:posOffset>
                </wp:positionH>
                <wp:positionV relativeFrom="paragraph">
                  <wp:posOffset>113030</wp:posOffset>
                </wp:positionV>
                <wp:extent cx="2147570" cy="258445"/>
                <wp:effectExtent l="0" t="0" r="0" b="0"/>
                <wp:wrapSquare wrapText="bothSides"/>
                <wp:docPr id="317" name="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475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B1F2F" w14:textId="77777777" w:rsidR="00F13DE8" w:rsidRPr="001E10C8" w:rsidRDefault="00F13DE8" w:rsidP="001E10C8">
                            <w:pPr>
                              <w:pStyle w:val="Caption"/>
                              <w:jc w:val="center"/>
                              <w:rPr>
                                <w:rFonts w:ascii="Georgia" w:hAnsi="Georgia" w:cs="Calibri"/>
                                <w:color w:val="auto"/>
                                <w:szCs w:val="24"/>
                              </w:rPr>
                            </w:pPr>
                            <w:r w:rsidRPr="001E10C8">
                              <w:rPr>
                                <w:color w:val="auto"/>
                              </w:rPr>
                              <w:t xml:space="preserve">Figura  14  Bandas de </w:t>
                            </w:r>
                            <w:proofErr w:type="spellStart"/>
                            <w:r w:rsidRPr="001E10C8">
                              <w:rPr>
                                <w:color w:val="auto"/>
                              </w:rPr>
                              <w:t>Sakoe</w:t>
                            </w:r>
                            <w:proofErr w:type="spellEnd"/>
                            <w:r w:rsidRPr="001E10C8">
                              <w:rPr>
                                <w:color w:val="auto"/>
                              </w:rPr>
                              <w:t>-Chiba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4AAB13" id="_x0020_92" o:spid="_x0000_s1049" type="#_x0000_t202" style="position:absolute;left:0;text-align:left;margin-left:290.75pt;margin-top:8.9pt;width:169.1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" stroked="f">
                <v:path arrowok="t"/>
                <v:textbox style="mso-fit-shape-to-text:t" inset="0,0,0,0">
                  <w:txbxContent>
                    <w:p w14:paraId="4BBB1F2F" w14:textId="77777777" w:rsidR="00F13DE8" w:rsidRPr="001E10C8" w:rsidRDefault="00F13DE8" w:rsidP="001E10C8">
                      <w:pPr>
                        <w:pStyle w:val="Caption"/>
                        <w:jc w:val="center"/>
                        <w:rPr>
                          <w:rFonts w:ascii="Georgia" w:hAnsi="Georgia" w:cs="Calibri"/>
                          <w:color w:val="auto"/>
                          <w:szCs w:val="24"/>
                        </w:rPr>
                      </w:pPr>
                      <w:r w:rsidRPr="001E10C8">
                        <w:rPr>
                          <w:color w:val="auto"/>
                        </w:rPr>
                        <w:t xml:space="preserve">Figura  14  Bandas de </w:t>
                      </w:r>
                      <w:proofErr w:type="spellStart"/>
                      <w:r w:rsidRPr="001E10C8">
                        <w:rPr>
                          <w:color w:val="auto"/>
                        </w:rPr>
                        <w:t>Sakoe</w:t>
                      </w:r>
                      <w:proofErr w:type="spellEnd"/>
                      <w:r w:rsidRPr="001E10C8">
                        <w:rPr>
                          <w:color w:val="auto"/>
                        </w:rPr>
                        <w:t>-Chiba</w:t>
                      </w:r>
                    </w:p>
                  </w:txbxContent>
                </v:textbox>
                <w10:wrap type="square"/>
              </v:shape>
            </w:pict>
          </mc:Fallback>
        </mc:AlternateContent>
      </w: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4EEBDA69" wp14:editId="4926D159">
                <wp:simplePos x="0" y="0"/>
                <wp:positionH relativeFrom="column">
                  <wp:posOffset>4180840</wp:posOffset>
                </wp:positionH>
                <wp:positionV relativeFrom="paragraph">
                  <wp:posOffset>140970</wp:posOffset>
                </wp:positionV>
                <wp:extent cx="1285240" cy="215900"/>
                <wp:effectExtent l="0" t="0" r="0" b="0"/>
                <wp:wrapSquare wrapText="bothSides"/>
                <wp:docPr id="3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24D04DFF" w14:textId="77777777" w:rsidR="00F13DE8" w:rsidRPr="00CF4047" w:rsidRDefault="00F13DE8"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BDA69" id="Rectangle_x0020_13" o:spid="_x0000_s1050" style="position:absolute;left:0;text-align:left;margin-left:329.2pt;margin-top:11.1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">
                <v:path arrowok="t"/>
                <v:textbox>
                  <w:txbxContent>
                    <w:p w14:paraId="24D04DFF" w14:textId="77777777" w:rsidR="00F13DE8" w:rsidRPr="00CF4047" w:rsidRDefault="00F13DE8"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v:textbox>
                <w10:wrap type="square"/>
              </v:rect>
            </w:pict>
          </mc:Fallback>
        </mc:AlternateContent>
      </w:r>
      <w:r w:rsidR="00A73DB2">
        <w:rPr>
          <w:rFonts w:ascii="Georgia" w:hAnsi="Georgia" w:cs="Calibri"/>
          <w:szCs w:val="24"/>
        </w:rPr>
        <w:t xml:space="preserve">Este tipo de restricciones son del tipo:     </w:t>
      </w:r>
    </w:p>
    <w:p w14:paraId="7BB433C3" w14:textId="77777777" w:rsidR="00A73DB2" w:rsidRPr="00B1625B" w:rsidRDefault="00A73DB2" w:rsidP="009F0408">
      <w:pPr>
        <w:autoSpaceDE w:val="0"/>
        <w:autoSpaceDN w:val="0"/>
        <w:adjustRightInd w:val="0"/>
        <w:spacing w:after="0"/>
        <w:ind w:left="708" w:firstLine="708"/>
        <w:rPr>
          <w:rFonts w:ascii="Georgia" w:hAnsi="Georgia" w:cs="Calibri"/>
          <w:szCs w:val="24"/>
        </w:rPr>
      </w:pPr>
      <w:r>
        <w:rPr>
          <w:rFonts w:ascii="Georgia" w:hAnsi="Georgia" w:cs="Calibri"/>
          <w:szCs w:val="24"/>
        </w:rPr>
        <w:t xml:space="preserve"> </w:t>
      </w:r>
    </w:p>
    <w:p w14:paraId="4B32CCA1" w14:textId="77777777" w:rsidR="00A73DB2" w:rsidRDefault="00A73DB2" w:rsidP="009F0408">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713A300D" wp14:editId="60525211">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76E12203" w14:textId="77777777" w:rsidR="00A73DB2" w:rsidRDefault="00A73DB2" w:rsidP="009F0408">
      <w:pPr>
        <w:autoSpaceDE w:val="0"/>
        <w:autoSpaceDN w:val="0"/>
        <w:adjustRightInd w:val="0"/>
        <w:spacing w:after="0"/>
        <w:rPr>
          <w:rFonts w:ascii="Georgia" w:hAnsi="Georgia" w:cs="Calibri"/>
          <w:szCs w:val="24"/>
        </w:rPr>
      </w:pPr>
    </w:p>
    <w:p w14:paraId="35E2D203" w14:textId="77777777" w:rsidR="00A73DB2" w:rsidRPr="00B1625B" w:rsidRDefault="00C6297E"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81120" behindDoc="0" locked="0" layoutInCell="1" allowOverlap="1" wp14:anchorId="51232D04" wp14:editId="4D82E04C">
                <wp:simplePos x="0" y="0"/>
                <wp:positionH relativeFrom="column">
                  <wp:posOffset>3797300</wp:posOffset>
                </wp:positionH>
                <wp:positionV relativeFrom="paragraph">
                  <wp:posOffset>225425</wp:posOffset>
                </wp:positionV>
                <wp:extent cx="2042795" cy="258445"/>
                <wp:effectExtent l="0" t="0" r="0" b="0"/>
                <wp:wrapSquare wrapText="bothSides"/>
                <wp:docPr id="315" nam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27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B94D9" w14:textId="77777777" w:rsidR="00F13DE8" w:rsidRPr="001E10C8" w:rsidRDefault="00F13DE8" w:rsidP="001E10C8">
                            <w:pPr>
                              <w:pStyle w:val="Caption"/>
                              <w:jc w:val="center"/>
                              <w:rPr>
                                <w:rFonts w:ascii="Calibri" w:hAnsi="Calibri" w:cs="Calibri"/>
                                <w:noProof/>
                                <w:color w:val="auto"/>
                                <w:sz w:val="24"/>
                                <w:szCs w:val="24"/>
                              </w:rPr>
                            </w:pPr>
                            <w:r w:rsidRPr="001E10C8">
                              <w:rPr>
                                <w:color w:val="auto"/>
                              </w:rPr>
                              <w:t xml:space="preserve">Figura  15 Paralelogramo de </w:t>
                            </w:r>
                            <w:proofErr w:type="spellStart"/>
                            <w:r w:rsidRPr="001E10C8">
                              <w:rPr>
                                <w:color w:val="auto"/>
                              </w:rPr>
                              <w:t>Itakura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232D04" id="_x0020_93" o:spid="_x0000_s1051" type="#_x0000_t202" style="position:absolute;left:0;text-align:left;margin-left:299pt;margin-top:17.75pt;width:160.8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" stroked="f">
                <v:path arrowok="t"/>
                <v:textbox style="mso-fit-shape-to-text:t" inset="0,0,0,0">
                  <w:txbxContent>
                    <w:p w14:paraId="328B94D9" w14:textId="77777777" w:rsidR="00F13DE8" w:rsidRPr="001E10C8" w:rsidRDefault="00F13DE8" w:rsidP="001E10C8">
                      <w:pPr>
                        <w:pStyle w:val="Caption"/>
                        <w:jc w:val="center"/>
                        <w:rPr>
                          <w:rFonts w:ascii="Calibri" w:hAnsi="Calibri" w:cs="Calibri"/>
                          <w:noProof/>
                          <w:color w:val="auto"/>
                          <w:sz w:val="24"/>
                          <w:szCs w:val="24"/>
                        </w:rPr>
                      </w:pPr>
                      <w:r w:rsidRPr="001E10C8">
                        <w:rPr>
                          <w:color w:val="auto"/>
                        </w:rPr>
                        <w:t xml:space="preserve">Figura  15 Paralelogramo de </w:t>
                      </w:r>
                      <w:proofErr w:type="spellStart"/>
                      <w:r w:rsidRPr="001E10C8">
                        <w:rPr>
                          <w:color w:val="auto"/>
                        </w:rPr>
                        <w:t>Itakura</w:t>
                      </w:r>
                      <w:proofErr w:type="spellEnd"/>
                    </w:p>
                  </w:txbxContent>
                </v:textbox>
                <w10:wrap type="square"/>
              </v:shape>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599F9FEB" w14:textId="77777777" w:rsidR="00A73DB2" w:rsidRDefault="00A73DB2" w:rsidP="009F0408">
      <w:pPr>
        <w:autoSpaceDE w:val="0"/>
        <w:autoSpaceDN w:val="0"/>
        <w:adjustRightInd w:val="0"/>
        <w:spacing w:after="0"/>
        <w:rPr>
          <w:rFonts w:ascii="Calibri" w:hAnsi="Calibri" w:cs="Calibri"/>
          <w:sz w:val="24"/>
          <w:szCs w:val="24"/>
        </w:rPr>
      </w:pPr>
    </w:p>
    <w:p w14:paraId="5BC6EA9D" w14:textId="77777777" w:rsidR="00A73DB2" w:rsidRDefault="00A73DB2" w:rsidP="009F0408">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7923669E" w14:textId="77777777" w:rsidR="00A73DB2" w:rsidRDefault="00A73DB2" w:rsidP="009F0408">
      <w:pPr>
        <w:autoSpaceDE w:val="0"/>
        <w:autoSpaceDN w:val="0"/>
        <w:adjustRightInd w:val="0"/>
        <w:spacing w:after="0"/>
        <w:rPr>
          <w:rFonts w:ascii="Georgia" w:hAnsi="Georgia" w:cs="Calibri"/>
          <w:szCs w:val="24"/>
        </w:rPr>
      </w:pPr>
    </w:p>
    <w:p w14:paraId="5E24B694" w14:textId="77777777" w:rsidR="00A73DB2" w:rsidRPr="008273C9" w:rsidRDefault="00A73DB2" w:rsidP="009F0408">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1E1138">
        <w:rPr>
          <w:rStyle w:val="FootnoteReference"/>
          <w:rFonts w:ascii="Georgia" w:hAnsi="Georgia" w:cs="Calibri"/>
          <w:szCs w:val="24"/>
        </w:rPr>
        <w:footnoteReference w:id="11"/>
      </w:r>
    </w:p>
    <w:p w14:paraId="417D3D48" w14:textId="77777777" w:rsidR="00A73DB2" w:rsidRPr="00D35849" w:rsidRDefault="00A73DB2" w:rsidP="009F0408">
      <w:pPr>
        <w:pStyle w:val="Heading1"/>
        <w:rPr>
          <w:lang w:val="es-ES"/>
        </w:rPr>
      </w:pPr>
      <w:bookmarkStart w:id="50" w:name="_Toc488695639"/>
      <w:r w:rsidRPr="00D35849">
        <w:rPr>
          <w:lang w:val="es-ES"/>
        </w:rPr>
        <w:lastRenderedPageBreak/>
        <w:t>Caso práctico: medidas de sensores</w:t>
      </w:r>
      <w:bookmarkEnd w:id="50"/>
    </w:p>
    <w:p w14:paraId="7CA4D41C" w14:textId="77777777" w:rsidR="00A73DB2" w:rsidRDefault="00A73DB2" w:rsidP="009F0408">
      <w:pPr>
        <w:rPr>
          <w:rFonts w:ascii="Georgia" w:hAnsi="Georgia"/>
        </w:rPr>
      </w:pPr>
    </w:p>
    <w:p w14:paraId="5A6A3805" w14:textId="77777777" w:rsidR="00A73DB2" w:rsidRPr="00BB2D89" w:rsidRDefault="00A73DB2" w:rsidP="009F0408">
      <w:pPr>
        <w:pStyle w:val="Heading2"/>
        <w:spacing w:before="0"/>
      </w:pPr>
      <w:bookmarkStart w:id="51" w:name="_Toc488695640"/>
      <w:r>
        <w:t>Introducción</w:t>
      </w:r>
      <w:r w:rsidR="006C6E16">
        <w:t xml:space="preserve"> </w:t>
      </w:r>
      <w:commentRangeStart w:id="52"/>
      <w:r w:rsidR="00FD568A">
        <w:rPr>
          <w:rStyle w:val="FootnoteReference"/>
        </w:rPr>
        <w:footnoteReference w:id="12"/>
      </w:r>
      <w:bookmarkEnd w:id="51"/>
      <w:commentRangeEnd w:id="52"/>
      <w:r w:rsidR="00746365">
        <w:rPr>
          <w:rStyle w:val="CommentReference"/>
          <w:rFonts w:asciiTheme="minorHAnsi" w:eastAsiaTheme="minorHAnsi" w:hAnsiTheme="minorHAnsi" w:cstheme="minorBidi"/>
          <w:b w:val="0"/>
          <w:bCs w:val="0"/>
          <w:lang w:val="es-ES"/>
        </w:rPr>
        <w:commentReference w:id="52"/>
      </w:r>
    </w:p>
    <w:p w14:paraId="37F40FC7" w14:textId="77777777" w:rsidR="00A73DB2" w:rsidRPr="00014706" w:rsidRDefault="00A73DB2" w:rsidP="009F0408">
      <w:pPr>
        <w:spacing w:after="0"/>
        <w:rPr>
          <w:rFonts w:ascii="Georgia" w:hAnsi="Georgia"/>
        </w:rPr>
      </w:pPr>
    </w:p>
    <w:p w14:paraId="290E17B7" w14:textId="77777777" w:rsidR="00A73DB2" w:rsidRPr="00DC48B2" w:rsidRDefault="00A73DB2" w:rsidP="009F0408">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proofErr w:type="spellStart"/>
      <w:r w:rsidR="00350B6B">
        <w:rPr>
          <w:rFonts w:ascii="Georgia" w:hAnsi="Georgia"/>
        </w:rPr>
        <w:t>c</w:t>
      </w:r>
      <w:r w:rsidR="00350B6B">
        <w:rPr>
          <w:rFonts w:ascii="Georgia" w:hAnsi="Georgia"/>
          <w:i/>
        </w:rPr>
        <w:t>lustering</w:t>
      </w:r>
      <w:proofErr w:type="spellEnd"/>
      <w:r w:rsidR="00350B6B">
        <w:rPr>
          <w:rFonts w:ascii="Georgia" w:hAnsi="Georgia"/>
          <w:i/>
        </w:rPr>
        <w:t xml:space="preserve"> j</w:t>
      </w:r>
      <w:r w:rsidRPr="00C71933">
        <w:rPr>
          <w:rFonts w:ascii="Georgia" w:hAnsi="Georgia"/>
          <w:i/>
        </w:rPr>
        <w:t>erárquico</w:t>
      </w:r>
      <w:r w:rsidR="0096592E">
        <w:rPr>
          <w:rFonts w:ascii="Georgia" w:hAnsi="Georgia"/>
        </w:rPr>
        <w:t xml:space="preserve"> </w:t>
      </w:r>
      <w:r w:rsidR="00350B6B">
        <w:rPr>
          <w:rFonts w:ascii="Georgia" w:hAnsi="Georgia"/>
        </w:rPr>
        <w:t xml:space="preserve">combinado con el análisis visual de los datos originales </w:t>
      </w:r>
      <w:r>
        <w:rPr>
          <w:rFonts w:ascii="Georgia" w:hAnsi="Georgia"/>
        </w:rPr>
        <w:t>durante el análisis de los datos.</w:t>
      </w:r>
    </w:p>
    <w:p w14:paraId="1CB099D4" w14:textId="77777777" w:rsidR="006B02F2" w:rsidRDefault="00A73DB2" w:rsidP="009F0408">
      <w:pPr>
        <w:spacing w:after="0"/>
        <w:rPr>
          <w:rFonts w:ascii="Georgia" w:hAnsi="Georgia"/>
        </w:rPr>
      </w:pPr>
      <w:r w:rsidRPr="00014706">
        <w:rPr>
          <w:rFonts w:ascii="Georgia" w:hAnsi="Georgia"/>
        </w:rPr>
        <w:t xml:space="preserve">El caso práctico desarrollado parte de un </w:t>
      </w:r>
      <w:proofErr w:type="spellStart"/>
      <w:r w:rsidRPr="00014706">
        <w:rPr>
          <w:rFonts w:ascii="Georgia" w:hAnsi="Georgia"/>
        </w:rPr>
        <w:t>dataset</w:t>
      </w:r>
      <w:proofErr w:type="spellEnd"/>
      <w:r w:rsidRPr="00014706">
        <w:rPr>
          <w:rFonts w:ascii="Georgia" w:hAnsi="Georgia"/>
        </w:rPr>
        <w:t xml:space="preserve">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 xml:space="preserve">(del 31 de mayo al 13 de junio), a intervalos de tiempo de 5 minutos. </w:t>
      </w:r>
      <w:r w:rsidR="006B02F2">
        <w:rPr>
          <w:rFonts w:ascii="Georgia" w:hAnsi="Georgia"/>
        </w:rPr>
        <w:t xml:space="preserve">                                </w:t>
      </w:r>
    </w:p>
    <w:p w14:paraId="3E0A2565" w14:textId="77777777" w:rsidR="007D2896" w:rsidRDefault="007D2896" w:rsidP="009F0408">
      <w:pPr>
        <w:spacing w:after="0"/>
        <w:rPr>
          <w:rFonts w:ascii="Georgia" w:hAnsi="Georgia"/>
        </w:rPr>
      </w:pPr>
    </w:p>
    <w:p w14:paraId="26496331" w14:textId="77777777" w:rsidR="007D2896" w:rsidRDefault="006B02F2" w:rsidP="009F0408">
      <w:pPr>
        <w:rPr>
          <w:rFonts w:ascii="Georgia" w:hAnsi="Georgia"/>
        </w:rPr>
      </w:pPr>
      <w:r>
        <w:rPr>
          <w:rFonts w:ascii="Georgia" w:hAnsi="Georgia"/>
        </w:rPr>
        <w:t xml:space="preserve">Los parámetros </w:t>
      </w:r>
      <w:r w:rsidR="00A73DB2" w:rsidRPr="00014706">
        <w:rPr>
          <w:rFonts w:ascii="Georgia" w:hAnsi="Georgia"/>
        </w:rPr>
        <w:t>que se miden son de diversa naturaleza</w:t>
      </w:r>
      <w:r>
        <w:rPr>
          <w:rFonts w:ascii="Georgia" w:hAnsi="Georgia"/>
        </w:rPr>
        <w:t xml:space="preserve">: </w:t>
      </w:r>
    </w:p>
    <w:p w14:paraId="686F1DEC" w14:textId="77777777" w:rsidR="007D2896" w:rsidRDefault="007D2896" w:rsidP="009F0408">
      <w:pPr>
        <w:pStyle w:val="ListParagraph"/>
        <w:numPr>
          <w:ilvl w:val="0"/>
          <w:numId w:val="27"/>
        </w:numPr>
        <w:spacing w:line="360" w:lineRule="auto"/>
        <w:jc w:val="both"/>
        <w:rPr>
          <w:rFonts w:ascii="Georgia" w:hAnsi="Georgia"/>
        </w:rPr>
      </w:pPr>
      <w:r w:rsidRPr="00AB01F2">
        <w:rPr>
          <w:rFonts w:ascii="Georgia" w:hAnsi="Georgia"/>
          <w:b/>
        </w:rPr>
        <w:t>Suministro eléctrico</w:t>
      </w:r>
      <w:r>
        <w:rPr>
          <w:rFonts w:ascii="Georgia" w:hAnsi="Georgia"/>
        </w:rPr>
        <w:t xml:space="preserve">: se mide la demanda </w:t>
      </w:r>
      <w:r w:rsidR="006B02F2" w:rsidRPr="007D2896">
        <w:rPr>
          <w:rFonts w:ascii="Georgia" w:hAnsi="Georgia"/>
        </w:rPr>
        <w:t>eléctrica</w:t>
      </w:r>
      <w:r>
        <w:rPr>
          <w:rFonts w:ascii="Georgia" w:hAnsi="Georgia"/>
        </w:rPr>
        <w:t xml:space="preserve"> total del edificio, la potencia del sistema de aire acondicionado frío/caliente (sistema HVAC), la potencia medida por diversos ventiladores y bobinas del edificio</w:t>
      </w:r>
      <w:r w:rsidR="00DE667C">
        <w:rPr>
          <w:rFonts w:ascii="Georgia" w:hAnsi="Georgia"/>
        </w:rPr>
        <w:t xml:space="preserve">, el sistema de agua caliente, </w:t>
      </w:r>
      <w:r>
        <w:rPr>
          <w:rFonts w:ascii="Georgia" w:hAnsi="Georgia"/>
        </w:rPr>
        <w:t>la potencia de diferentes aparatos eléctricos</w:t>
      </w:r>
      <w:r w:rsidR="00DE667C">
        <w:rPr>
          <w:rFonts w:ascii="Georgia" w:hAnsi="Georgia"/>
        </w:rPr>
        <w:t xml:space="preserve"> y la potencia de luz de las diferentes zonas</w:t>
      </w:r>
      <w:r>
        <w:rPr>
          <w:rFonts w:ascii="Georgia" w:hAnsi="Georgia"/>
        </w:rPr>
        <w:t>.</w:t>
      </w:r>
    </w:p>
    <w:p w14:paraId="09DBDFBF" w14:textId="77777777" w:rsidR="007D2896" w:rsidRDefault="007D2896" w:rsidP="009F0408">
      <w:pPr>
        <w:pStyle w:val="ListParagraph"/>
        <w:spacing w:line="360" w:lineRule="auto"/>
        <w:jc w:val="both"/>
        <w:rPr>
          <w:rFonts w:ascii="Georgia" w:hAnsi="Georgia"/>
        </w:rPr>
      </w:pPr>
    </w:p>
    <w:p w14:paraId="53236346" w14:textId="77777777" w:rsidR="00DE667C" w:rsidRDefault="007D2896" w:rsidP="009F0408">
      <w:pPr>
        <w:pStyle w:val="ListParagraph"/>
        <w:numPr>
          <w:ilvl w:val="0"/>
          <w:numId w:val="27"/>
        </w:numPr>
        <w:spacing w:line="360" w:lineRule="auto"/>
        <w:jc w:val="both"/>
        <w:rPr>
          <w:rFonts w:ascii="Georgia" w:hAnsi="Georgia"/>
        </w:rPr>
      </w:pPr>
      <w:r w:rsidRPr="00AB01F2">
        <w:rPr>
          <w:rFonts w:ascii="Georgia" w:hAnsi="Georgia"/>
          <w:b/>
        </w:rPr>
        <w:t>Temperatura</w:t>
      </w:r>
      <w:r w:rsidR="00730908">
        <w:rPr>
          <w:rFonts w:ascii="Georgia" w:hAnsi="Georgia"/>
        </w:rPr>
        <w:t>: se mide</w:t>
      </w:r>
      <w:r>
        <w:rPr>
          <w:rFonts w:ascii="Georgia" w:hAnsi="Georgia"/>
        </w:rPr>
        <w:t xml:space="preserve"> </w:t>
      </w:r>
      <w:r w:rsidR="00DE667C">
        <w:rPr>
          <w:rFonts w:ascii="Georgia" w:hAnsi="Georgia"/>
        </w:rPr>
        <w:t xml:space="preserve">la temperatura que registra el aire existente </w:t>
      </w:r>
      <w:r w:rsidR="00407E92">
        <w:rPr>
          <w:rFonts w:ascii="Georgia" w:hAnsi="Georgia"/>
        </w:rPr>
        <w:t xml:space="preserve">junto con la temperatura de retorno del sistema HVAC,  </w:t>
      </w:r>
      <w:r w:rsidR="00DE667C">
        <w:rPr>
          <w:rFonts w:ascii="Georgia" w:hAnsi="Georgia"/>
        </w:rPr>
        <w:t>la temperatura a la que está el agua en el sistema del agua caliente, la temperatura que tiene el aire que entra en una zona por el sistema de ventilación y la temperatura de cada zona.</w:t>
      </w:r>
    </w:p>
    <w:p w14:paraId="0FA459D0" w14:textId="77777777" w:rsidR="00DE667C" w:rsidRPr="00DE667C" w:rsidRDefault="00DE667C" w:rsidP="009F0408">
      <w:pPr>
        <w:pStyle w:val="ListParagraph"/>
        <w:spacing w:line="360" w:lineRule="auto"/>
        <w:rPr>
          <w:rFonts w:ascii="Georgia" w:hAnsi="Georgia"/>
        </w:rPr>
      </w:pPr>
    </w:p>
    <w:p w14:paraId="2F162AD3" w14:textId="77777777" w:rsidR="007D2896" w:rsidRDefault="00AB01F2" w:rsidP="009F0408">
      <w:pPr>
        <w:pStyle w:val="ListParagraph"/>
        <w:numPr>
          <w:ilvl w:val="0"/>
          <w:numId w:val="27"/>
        </w:numPr>
        <w:spacing w:line="360" w:lineRule="auto"/>
        <w:jc w:val="both"/>
        <w:rPr>
          <w:rFonts w:ascii="Georgia" w:hAnsi="Georgia"/>
        </w:rPr>
      </w:pPr>
      <w:r w:rsidRPr="00AB01F2">
        <w:rPr>
          <w:rFonts w:ascii="Georgia" w:hAnsi="Georgia"/>
          <w:b/>
        </w:rPr>
        <w:t>Sistema HVAC</w:t>
      </w:r>
      <w:r>
        <w:rPr>
          <w:rFonts w:ascii="Georgia" w:hAnsi="Georgia"/>
        </w:rPr>
        <w:t>: s</w:t>
      </w:r>
      <w:r w:rsidR="00730908">
        <w:rPr>
          <w:rFonts w:ascii="Georgia" w:hAnsi="Georgia"/>
        </w:rPr>
        <w:t>e mide e</w:t>
      </w:r>
      <w:r w:rsidR="007363EF">
        <w:rPr>
          <w:rFonts w:ascii="Georgia" w:hAnsi="Georgia"/>
        </w:rPr>
        <w:t xml:space="preserve">l </w:t>
      </w:r>
      <w:r w:rsidR="007363EF" w:rsidRPr="00AB01F2">
        <w:rPr>
          <w:rFonts w:ascii="Georgia" w:hAnsi="Georgia"/>
        </w:rPr>
        <w:t>estado</w:t>
      </w:r>
      <w:r w:rsidR="004567E4">
        <w:rPr>
          <w:rFonts w:ascii="Georgia" w:hAnsi="Georgia"/>
        </w:rPr>
        <w:t xml:space="preserve"> </w:t>
      </w:r>
      <w:proofErr w:type="spellStart"/>
      <w:r w:rsidR="004567E4">
        <w:rPr>
          <w:rFonts w:ascii="Georgia" w:hAnsi="Georgia"/>
        </w:rPr>
        <w:t>on</w:t>
      </w:r>
      <w:proofErr w:type="spellEnd"/>
      <w:r w:rsidR="004567E4">
        <w:rPr>
          <w:rFonts w:ascii="Georgia" w:hAnsi="Georgia"/>
        </w:rPr>
        <w:t>/o</w:t>
      </w:r>
      <w:r w:rsidR="007363EF">
        <w:rPr>
          <w:rFonts w:ascii="Georgia" w:hAnsi="Georgia"/>
        </w:rPr>
        <w:t xml:space="preserve">ff del sistema HVAC cuando está programado que esté apagado. </w:t>
      </w:r>
      <w:r w:rsidR="00DE667C">
        <w:rPr>
          <w:rFonts w:ascii="Georgia" w:hAnsi="Georgia"/>
        </w:rPr>
        <w:t xml:space="preserve"> </w:t>
      </w:r>
    </w:p>
    <w:p w14:paraId="0075A537" w14:textId="77777777" w:rsidR="00360F88" w:rsidRPr="00360F88" w:rsidRDefault="00360F88" w:rsidP="009F0408">
      <w:pPr>
        <w:pStyle w:val="ListParagraph"/>
        <w:spacing w:line="360" w:lineRule="auto"/>
        <w:rPr>
          <w:rFonts w:ascii="Georgia" w:hAnsi="Georgia"/>
        </w:rPr>
      </w:pPr>
    </w:p>
    <w:p w14:paraId="3C4FEA2D" w14:textId="77777777" w:rsidR="000F7405" w:rsidRDefault="009A41C7" w:rsidP="009F0408">
      <w:pPr>
        <w:pStyle w:val="ListParagraph"/>
        <w:numPr>
          <w:ilvl w:val="0"/>
          <w:numId w:val="27"/>
        </w:numPr>
        <w:spacing w:line="360" w:lineRule="auto"/>
        <w:jc w:val="both"/>
        <w:rPr>
          <w:rFonts w:ascii="Georgia" w:hAnsi="Georgia"/>
        </w:rPr>
      </w:pPr>
      <w:r w:rsidRPr="00AB01F2">
        <w:rPr>
          <w:rFonts w:ascii="Georgia" w:hAnsi="Georgia"/>
          <w:b/>
        </w:rPr>
        <w:t>Flujos de aire y agua</w:t>
      </w:r>
      <w:r>
        <w:rPr>
          <w:rFonts w:ascii="Georgia" w:hAnsi="Georgia"/>
        </w:rPr>
        <w:t xml:space="preserve">: se mide el flujo de aire de entrega </w:t>
      </w:r>
      <w:r w:rsidR="00CB521A">
        <w:rPr>
          <w:rFonts w:ascii="Georgia" w:hAnsi="Georgia"/>
        </w:rPr>
        <w:t xml:space="preserve">a las zonas del edificio </w:t>
      </w:r>
      <w:r>
        <w:rPr>
          <w:rFonts w:ascii="Georgia" w:hAnsi="Georgia"/>
        </w:rPr>
        <w:t xml:space="preserve">por parte del sistema HCAV,  </w:t>
      </w:r>
      <w:r w:rsidR="00CB521A">
        <w:rPr>
          <w:rFonts w:ascii="Georgia" w:hAnsi="Georgia"/>
        </w:rPr>
        <w:t>así como su flujo de retorno al propio sistema y el de salida al exterior, y, por último, el flujo de agua al sistema de agua caliente.</w:t>
      </w:r>
    </w:p>
    <w:p w14:paraId="60D786DB" w14:textId="77777777" w:rsidR="00FD568A" w:rsidRPr="00FD568A" w:rsidRDefault="00FD568A" w:rsidP="009F0408">
      <w:pPr>
        <w:pStyle w:val="ListParagraph"/>
        <w:numPr>
          <w:ilvl w:val="0"/>
          <w:numId w:val="27"/>
        </w:numPr>
        <w:spacing w:line="360" w:lineRule="auto"/>
        <w:jc w:val="both"/>
        <w:rPr>
          <w:rFonts w:ascii="Georgia" w:hAnsi="Georgia"/>
        </w:rPr>
      </w:pPr>
    </w:p>
    <w:p w14:paraId="475D61F0" w14:textId="77777777" w:rsidR="00FD568A" w:rsidRPr="00FD568A" w:rsidRDefault="00FD568A" w:rsidP="00FD568A">
      <w:pPr>
        <w:pStyle w:val="ListParagraph"/>
        <w:spacing w:line="360" w:lineRule="auto"/>
        <w:jc w:val="both"/>
        <w:rPr>
          <w:rFonts w:ascii="Georgia" w:hAnsi="Georgia"/>
        </w:rPr>
      </w:pPr>
    </w:p>
    <w:p w14:paraId="648320FB" w14:textId="77777777" w:rsidR="00FD568A" w:rsidRPr="008E0041" w:rsidRDefault="00D97041" w:rsidP="00FD568A">
      <w:pPr>
        <w:pStyle w:val="ListParagraph"/>
        <w:numPr>
          <w:ilvl w:val="0"/>
          <w:numId w:val="27"/>
        </w:numPr>
        <w:spacing w:line="360" w:lineRule="auto"/>
        <w:jc w:val="both"/>
        <w:rPr>
          <w:rFonts w:ascii="Georgia" w:hAnsi="Georgia"/>
        </w:rPr>
      </w:pPr>
      <w:r w:rsidRPr="008E0041">
        <w:rPr>
          <w:rFonts w:ascii="Georgia" w:hAnsi="Georgia"/>
          <w:b/>
        </w:rPr>
        <w:lastRenderedPageBreak/>
        <w:t>Concentración del aire</w:t>
      </w:r>
      <w:r w:rsidRPr="008E0041">
        <w:rPr>
          <w:rFonts w:ascii="Georgia" w:hAnsi="Georgia"/>
        </w:rPr>
        <w:t>: s</w:t>
      </w:r>
      <w:r w:rsidR="000F7405" w:rsidRPr="008E0041">
        <w:rPr>
          <w:rFonts w:ascii="Georgia" w:hAnsi="Georgia"/>
        </w:rPr>
        <w:t xml:space="preserve">e mide la concentración </w:t>
      </w:r>
      <w:r w:rsidRPr="008E0041">
        <w:rPr>
          <w:rFonts w:ascii="Georgia" w:hAnsi="Georgia"/>
        </w:rPr>
        <w:t>de</w:t>
      </w:r>
      <w:r w:rsidR="000F7405" w:rsidRPr="008E0041">
        <w:rPr>
          <w:rFonts w:ascii="Georgia" w:hAnsi="Georgia"/>
        </w:rPr>
        <w:t xml:space="preserve"> CO</w:t>
      </w:r>
      <w:r w:rsidR="000F7405" w:rsidRPr="008E0041">
        <w:rPr>
          <w:rFonts w:ascii="Georgia" w:hAnsi="Georgia"/>
          <w:vertAlign w:val="subscript"/>
        </w:rPr>
        <w:t xml:space="preserve">2  </w:t>
      </w:r>
      <w:r w:rsidR="000F7405" w:rsidRPr="008E0041">
        <w:rPr>
          <w:rFonts w:ascii="Georgia" w:hAnsi="Georgia"/>
        </w:rPr>
        <w:t>en todas las zonas del edificio.</w:t>
      </w:r>
    </w:p>
    <w:p w14:paraId="15953380" w14:textId="77777777" w:rsidR="00FD568A" w:rsidRPr="008E0041" w:rsidRDefault="00FC38FA" w:rsidP="00FD568A">
      <w:pPr>
        <w:pStyle w:val="ListParagraph"/>
        <w:numPr>
          <w:ilvl w:val="0"/>
          <w:numId w:val="27"/>
        </w:numPr>
        <w:spacing w:line="360" w:lineRule="auto"/>
        <w:jc w:val="both"/>
        <w:rPr>
          <w:rFonts w:ascii="Georgia" w:hAnsi="Georgia"/>
        </w:rPr>
      </w:pPr>
      <w:r w:rsidRPr="008E0041">
        <w:rPr>
          <w:rFonts w:ascii="Georgia" w:hAnsi="Georgia"/>
          <w:b/>
        </w:rPr>
        <w:t>Otras medidas</w:t>
      </w:r>
      <w:r w:rsidRPr="008E0041">
        <w:rPr>
          <w:rFonts w:ascii="Georgia" w:hAnsi="Georgia"/>
        </w:rPr>
        <w:t>: se miden parámetros como el porcentaje de aire del exterior que entrega el sistema HVAC, la dirección y velocidad del viento en las cercanías del edificio o la programación del punto de enfriamiento/calentamiento de la zona.</w:t>
      </w:r>
      <w:r w:rsidR="00FD568A" w:rsidRPr="008E0041">
        <w:rPr>
          <w:rFonts w:ascii="Georgia" w:hAnsi="Georgia"/>
        </w:rPr>
        <w:t xml:space="preserve">                    </w:t>
      </w:r>
    </w:p>
    <w:p w14:paraId="17E561B6" w14:textId="77777777" w:rsidR="00FD568A" w:rsidRPr="008E0041" w:rsidRDefault="00FD568A" w:rsidP="00FD568A">
      <w:pPr>
        <w:rPr>
          <w:rFonts w:ascii="Georgia" w:hAnsi="Georgia"/>
        </w:rPr>
      </w:pPr>
    </w:p>
    <w:p w14:paraId="55E23D09" w14:textId="77777777" w:rsidR="00C743A8" w:rsidRPr="00D118E2" w:rsidRDefault="003B081B" w:rsidP="00FD568A">
      <w:pPr>
        <w:rPr>
          <w:rFonts w:ascii="Georgia" w:hAnsi="Georgia"/>
        </w:rPr>
      </w:pPr>
      <w:r>
        <w:rPr>
          <w:rFonts w:ascii="Georgia" w:hAnsi="Georgia"/>
        </w:rPr>
        <w:t>El volumen de datos analizados es elevado.  Para hacernos una idea, diremos que l</w:t>
      </w:r>
      <w:r w:rsidR="00C743A8" w:rsidRPr="008E0041">
        <w:rPr>
          <w:rFonts w:ascii="Georgia" w:hAnsi="Georgia"/>
        </w:rPr>
        <w:t xml:space="preserve">os sensores </w:t>
      </w:r>
      <w:r w:rsidR="00A73DB2" w:rsidRPr="008E0041">
        <w:rPr>
          <w:rFonts w:ascii="Georgia" w:hAnsi="Georgia"/>
        </w:rPr>
        <w:t>están distribuidos por diversas zonas a lo largo de las tres plantas de que consta el edificio</w:t>
      </w:r>
      <w:r>
        <w:rPr>
          <w:rFonts w:ascii="Georgia" w:hAnsi="Georgia"/>
        </w:rPr>
        <w:t>:   en la primera planta, existen hasta 9 zonas definidas en las que se toman diferentes medidas, en la segunda planta hay un total de 16 zonas y, por último, en la tercera planta, existen 13 zonas</w:t>
      </w:r>
      <w:r w:rsidR="00D118E2">
        <w:rPr>
          <w:rFonts w:ascii="Georgia" w:hAnsi="Georgia"/>
        </w:rPr>
        <w:t xml:space="preserve">. </w:t>
      </w:r>
      <w:r w:rsidRPr="00D118E2">
        <w:rPr>
          <w:rFonts w:ascii="Georgia" w:hAnsi="Georgia"/>
        </w:rPr>
        <w:t xml:space="preserve">  </w:t>
      </w:r>
      <w:r w:rsidR="00C743A8" w:rsidRPr="00D118E2">
        <w:rPr>
          <w:rFonts w:ascii="Georgia" w:hAnsi="Georgia"/>
        </w:rPr>
        <w:t xml:space="preserve"> </w:t>
      </w:r>
    </w:p>
    <w:p w14:paraId="634C6BC4" w14:textId="77777777" w:rsidR="009B682E" w:rsidRPr="008E0041" w:rsidRDefault="009B682E" w:rsidP="009F0408">
      <w:pPr>
        <w:rPr>
          <w:rFonts w:ascii="Georgia" w:hAnsi="Georgia"/>
          <w:color w:val="FF0000"/>
          <w:sz w:val="32"/>
        </w:rPr>
      </w:pPr>
      <w:r w:rsidRPr="00D118E2">
        <w:rPr>
          <w:rFonts w:ascii="Georgia" w:hAnsi="Georgia" w:cstheme="minorHAnsi"/>
        </w:rPr>
        <w:t xml:space="preserve">En el </w:t>
      </w:r>
      <w:proofErr w:type="spellStart"/>
      <w:r w:rsidRPr="00D118E2">
        <w:rPr>
          <w:rFonts w:ascii="Georgia" w:hAnsi="Georgia" w:cstheme="minorHAnsi"/>
        </w:rPr>
        <w:t>dataset</w:t>
      </w:r>
      <w:proofErr w:type="spellEnd"/>
      <w:r w:rsidRPr="00D118E2">
        <w:rPr>
          <w:rFonts w:ascii="Georgia" w:hAnsi="Georgia" w:cstheme="minorHAnsi"/>
        </w:rPr>
        <w:t xml:space="preserve"> de entrada, el volumen </w:t>
      </w:r>
      <w:r w:rsidR="005B1498" w:rsidRPr="00D118E2">
        <w:rPr>
          <w:rFonts w:ascii="Georgia" w:hAnsi="Georgia" w:cstheme="minorHAnsi"/>
        </w:rPr>
        <w:t xml:space="preserve">de </w:t>
      </w:r>
      <w:r w:rsidRPr="00D118E2">
        <w:rPr>
          <w:rFonts w:ascii="Georgia" w:hAnsi="Georgia" w:cstheme="minorHAnsi"/>
        </w:rPr>
        <w:t xml:space="preserve">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 medidas de la concentración de </w:t>
      </w:r>
      <w:proofErr w:type="spellStart"/>
      <w:r w:rsidRPr="00D118E2">
        <w:rPr>
          <w:rFonts w:ascii="Georgia" w:hAnsi="Georgia" w:cstheme="minorHAnsi"/>
        </w:rPr>
        <w:t>Hazium</w:t>
      </w:r>
      <w:proofErr w:type="spellEnd"/>
      <w:r w:rsidRPr="00D118E2">
        <w:rPr>
          <w:rFonts w:ascii="Georgia" w:hAnsi="Georgia" w:cstheme="minorHAnsi"/>
        </w:rPr>
        <w:t xml:space="preserve"> (sólo tiene dos columnas), así como datos informativos sobre el propio edificio.</w:t>
      </w:r>
    </w:p>
    <w:p w14:paraId="05CF34D2" w14:textId="77777777" w:rsidR="009B682E" w:rsidRPr="009B682E" w:rsidRDefault="009B682E" w:rsidP="009F0408">
      <w:pPr>
        <w:rPr>
          <w:rFonts w:ascii="Georgia" w:hAnsi="Georgia"/>
          <w:sz w:val="24"/>
        </w:rPr>
      </w:pPr>
    </w:p>
    <w:p w14:paraId="7929FE01" w14:textId="77777777" w:rsidR="0072202E" w:rsidRDefault="0072202E" w:rsidP="009F0408">
      <w:pPr>
        <w:pStyle w:val="Heading2"/>
      </w:pPr>
      <w:bookmarkStart w:id="53" w:name="_Toc488695641"/>
      <w:r>
        <w:t>Hipótesis de Trabajo</w:t>
      </w:r>
      <w:bookmarkEnd w:id="53"/>
    </w:p>
    <w:p w14:paraId="5B026286" w14:textId="77777777" w:rsidR="0072202E" w:rsidRPr="0072202E" w:rsidRDefault="0072202E" w:rsidP="009F0408"/>
    <w:p w14:paraId="058A99C2" w14:textId="77777777" w:rsidR="00A73DB2" w:rsidRDefault="00A73DB2" w:rsidP="009F0408">
      <w:pPr>
        <w:pStyle w:val="Heading3"/>
      </w:pPr>
      <w:bookmarkStart w:id="54" w:name="_Toc488695642"/>
      <w:r>
        <w:t>Fases del proceso</w:t>
      </w:r>
      <w:bookmarkEnd w:id="54"/>
    </w:p>
    <w:p w14:paraId="31394A3F" w14:textId="77777777" w:rsidR="00A73DB2" w:rsidRPr="0041696F" w:rsidRDefault="00A73DB2" w:rsidP="009F0408">
      <w:pPr>
        <w:spacing w:after="0"/>
      </w:pPr>
    </w:p>
    <w:p w14:paraId="7DE21126" w14:textId="77777777" w:rsidR="00A73DB2" w:rsidRPr="00952B1D" w:rsidRDefault="00A73DB2" w:rsidP="009F0408">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64B8DCD5" w14:textId="77777777" w:rsidR="00432350" w:rsidRDefault="00A73DB2" w:rsidP="009F0408">
      <w:pPr>
        <w:rPr>
          <w:rFonts w:ascii="Georgia" w:hAnsi="Georgia"/>
        </w:rPr>
      </w:pPr>
      <w:r w:rsidRPr="00952B1D">
        <w:rPr>
          <w:rFonts w:ascii="Georgia" w:hAnsi="Georgia"/>
        </w:rPr>
        <w:t>En primer lugar, se han tratado los datos de entrada (</w:t>
      </w:r>
      <w:proofErr w:type="spellStart"/>
      <w:r w:rsidRPr="00952B1D">
        <w:rPr>
          <w:rFonts w:ascii="Georgia" w:hAnsi="Georgia"/>
        </w:rPr>
        <w:t>dataset</w:t>
      </w:r>
      <w:proofErr w:type="spellEnd"/>
      <w:r w:rsidRPr="00952B1D">
        <w:rPr>
          <w:rFonts w:ascii="Georgia" w:hAnsi="Georgia"/>
        </w:rPr>
        <w:t>). Dado el volumen</w:t>
      </w:r>
      <w:r>
        <w:rPr>
          <w:rFonts w:ascii="Georgia" w:hAnsi="Georgia"/>
        </w:rPr>
        <w:t xml:space="preserve"> que presentaba el fichero, </w:t>
      </w:r>
      <w:r w:rsidR="00312975">
        <w:rPr>
          <w:rFonts w:ascii="Georgia" w:hAnsi="Georgia"/>
        </w:rPr>
        <w:t xml:space="preserve">ha interesado </w:t>
      </w:r>
      <w:r w:rsidR="004C0656">
        <w:rPr>
          <w:rFonts w:ascii="Georgia" w:hAnsi="Georgia"/>
        </w:rPr>
        <w:t>explorar los sensores de forma individual</w:t>
      </w:r>
      <w:r w:rsidR="00312975">
        <w:rPr>
          <w:rFonts w:ascii="Georgia" w:hAnsi="Georgia"/>
        </w:rPr>
        <w:t xml:space="preserve"> a lo largo de los 14 días de toma de datos, lo que</w:t>
      </w:r>
      <w:r w:rsidR="00866E27">
        <w:rPr>
          <w:rFonts w:ascii="Georgia" w:hAnsi="Georgia"/>
        </w:rPr>
        <w:t xml:space="preserve"> facilitaba el análisis</w:t>
      </w:r>
      <w:r w:rsidR="00312975">
        <w:rPr>
          <w:rFonts w:ascii="Georgia" w:hAnsi="Georgia"/>
        </w:rPr>
        <w:t>.</w:t>
      </w:r>
      <w:r w:rsidR="00432350">
        <w:rPr>
          <w:rFonts w:ascii="Georgia" w:hAnsi="Georgia"/>
        </w:rPr>
        <w:t xml:space="preserve">  Estos valores se han agrupado por planta. </w:t>
      </w:r>
    </w:p>
    <w:p w14:paraId="22FCC54D" w14:textId="77777777" w:rsidR="00A73DB2" w:rsidRDefault="00432350" w:rsidP="009F0408">
      <w:pPr>
        <w:rPr>
          <w:rFonts w:ascii="Georgia" w:hAnsi="Georgia"/>
        </w:rPr>
      </w:pPr>
      <w:r>
        <w:rPr>
          <w:rFonts w:ascii="Georgia" w:hAnsi="Georgia"/>
        </w:rPr>
        <w:t>P</w:t>
      </w:r>
      <w:r w:rsidR="00A73DB2">
        <w:rPr>
          <w:rFonts w:ascii="Georgia" w:hAnsi="Georgia"/>
        </w:rPr>
        <w:t xml:space="preserve">or ejemplo, si queremos analizar la potencia de luz en el edificio, vemos qué columnas del fichero de entrada tienen esos valores y así puedo realizar tareas de Data </w:t>
      </w:r>
      <w:proofErr w:type="spellStart"/>
      <w:r w:rsidR="00A73DB2">
        <w:rPr>
          <w:rFonts w:ascii="Georgia" w:hAnsi="Georgia"/>
        </w:rPr>
        <w:t>Mining</w:t>
      </w:r>
      <w:proofErr w:type="spellEnd"/>
      <w:r w:rsidR="00A73DB2">
        <w:rPr>
          <w:rFonts w:ascii="Georgia" w:hAnsi="Georgia"/>
        </w:rPr>
        <w:t xml:space="preserve"> sobre ellos. </w:t>
      </w:r>
    </w:p>
    <w:p w14:paraId="5629E05B" w14:textId="736B132F" w:rsidR="00A73DB2" w:rsidRDefault="00A73DB2" w:rsidP="009F0408">
      <w:pPr>
        <w:rPr>
          <w:rFonts w:ascii="Georgia" w:hAnsi="Georgia"/>
        </w:rPr>
      </w:pPr>
      <w:r>
        <w:rPr>
          <w:rFonts w:ascii="Georgia" w:hAnsi="Georgia"/>
        </w:rPr>
        <w:t xml:space="preserve">Ha sido de gran utilidad aplicar conocimientos de Shell Scripting en un emulador de entorno UNIX instalado en local en mi PC. </w:t>
      </w:r>
      <w:commentRangeStart w:id="55"/>
      <w:del w:id="56" w:author="DANIEL ALCAIDE VILLAR" w:date="2017-07-25T07:20:00Z">
        <w:r w:rsidDel="006D5EC2">
          <w:rPr>
            <w:rFonts w:ascii="Georgia" w:hAnsi="Georgia"/>
          </w:rPr>
          <w:delText>En</w:delText>
        </w:r>
      </w:del>
      <w:ins w:id="57" w:author="DANIEL ALCAIDE VILLAR" w:date="2017-07-25T07:21:00Z">
        <w:r w:rsidR="0050146E">
          <w:rPr>
            <w:rFonts w:ascii="Georgia" w:hAnsi="Georgia"/>
          </w:rPr>
          <w:t>El</w:t>
        </w:r>
      </w:ins>
      <w:r>
        <w:rPr>
          <w:rFonts w:ascii="Georgia" w:hAnsi="Georgia"/>
        </w:rPr>
        <w:t xml:space="preserve"> </w:t>
      </w:r>
      <w:del w:id="58" w:author="DANIEL ALCAIDE VILLAR" w:date="2017-07-25T07:20:00Z">
        <w:r w:rsidDel="006D5EC2">
          <w:rPr>
            <w:rFonts w:ascii="Georgia" w:hAnsi="Georgia"/>
          </w:rPr>
          <w:delText>mi</w:delText>
        </w:r>
      </w:del>
      <w:r>
        <w:rPr>
          <w:rFonts w:ascii="Georgia" w:hAnsi="Georgia"/>
        </w:rPr>
        <w:t xml:space="preserve"> </w:t>
      </w:r>
      <w:del w:id="59" w:author="DANIEL ALCAIDE VILLAR" w:date="2017-07-25T07:20:00Z">
        <w:r w:rsidDel="006D5EC2">
          <w:rPr>
            <w:rFonts w:ascii="Georgia" w:hAnsi="Georgia"/>
          </w:rPr>
          <w:delText>opinión</w:delText>
        </w:r>
        <w:commentRangeEnd w:id="55"/>
        <w:r w:rsidR="0072154E" w:rsidDel="006D5EC2">
          <w:rPr>
            <w:rStyle w:val="CommentReference"/>
            <w:rFonts w:asciiTheme="minorHAnsi" w:hAnsiTheme="minorHAnsi"/>
            <w:lang w:val="es-ES"/>
          </w:rPr>
          <w:commentReference w:id="55"/>
        </w:r>
      </w:del>
      <w:del w:id="60" w:author="DANIEL ALCAIDE VILLAR" w:date="2017-07-25T07:17:00Z">
        <w:r w:rsidDel="00325907">
          <w:rPr>
            <w:rFonts w:ascii="Georgia" w:hAnsi="Georgia"/>
          </w:rPr>
          <w:delText>,</w:delText>
        </w:r>
      </w:del>
      <w:del w:id="61" w:author="DANIEL ALCAIDE VILLAR" w:date="2017-07-25T07:20:00Z">
        <w:r w:rsidDel="006D5EC2">
          <w:rPr>
            <w:rFonts w:ascii="Georgia" w:hAnsi="Georgia"/>
          </w:rPr>
          <w:delText xml:space="preserve"> e</w:delText>
        </w:r>
      </w:del>
      <w:del w:id="62" w:author="DANIEL ALCAIDE VILLAR" w:date="2017-07-25T07:21:00Z">
        <w:r w:rsidDel="0050146E">
          <w:rPr>
            <w:rFonts w:ascii="Georgia" w:hAnsi="Georgia"/>
          </w:rPr>
          <w:delText xml:space="preserve">l </w:delText>
        </w:r>
      </w:del>
      <w:r>
        <w:rPr>
          <w:rFonts w:ascii="Georgia" w:hAnsi="Georgia"/>
        </w:rPr>
        <w:t xml:space="preserve">uso de bucles tipo </w:t>
      </w:r>
      <w:proofErr w:type="spellStart"/>
      <w:r w:rsidRPr="006247D8">
        <w:rPr>
          <w:rFonts w:ascii="Georgia" w:hAnsi="Georgia"/>
          <w:i/>
        </w:rPr>
        <w:t>for</w:t>
      </w:r>
      <w:proofErr w:type="spellEnd"/>
      <w:r>
        <w:rPr>
          <w:rFonts w:ascii="Georgia" w:hAnsi="Georgia"/>
        </w:rPr>
        <w:t xml:space="preserve"> y </w:t>
      </w:r>
      <w:proofErr w:type="spellStart"/>
      <w:r w:rsidRPr="006247D8">
        <w:rPr>
          <w:rFonts w:ascii="Georgia" w:hAnsi="Georgia"/>
          <w:i/>
        </w:rPr>
        <w:t>while</w:t>
      </w:r>
      <w:proofErr w:type="spellEnd"/>
      <w:r>
        <w:rPr>
          <w:rFonts w:ascii="Georgia" w:hAnsi="Georgia"/>
        </w:rPr>
        <w:t xml:space="preserve"> es </w:t>
      </w:r>
      <w:ins w:id="63" w:author="DANIEL ALCAIDE VILLAR" w:date="2017-07-25T07:21:00Z">
        <w:r w:rsidR="0050146E">
          <w:rPr>
            <w:rFonts w:ascii="Georgia" w:hAnsi="Georgia"/>
          </w:rPr>
          <w:t xml:space="preserve">una de las </w:t>
        </w:r>
      </w:ins>
      <w:ins w:id="64" w:author="DANIEL ALCAIDE VILLAR" w:date="2017-07-25T07:22:00Z">
        <w:r w:rsidR="00F732DF">
          <w:rPr>
            <w:rFonts w:ascii="Georgia" w:hAnsi="Georgia"/>
          </w:rPr>
          <w:t xml:space="preserve">formas </w:t>
        </w:r>
      </w:ins>
      <w:del w:id="65" w:author="DANIEL ALCAIDE VILLAR" w:date="2017-07-25T07:21:00Z">
        <w:r w:rsidDel="0050146E">
          <w:rPr>
            <w:rFonts w:ascii="Georgia" w:hAnsi="Georgia"/>
          </w:rPr>
          <w:delText>la fo</w:delText>
        </w:r>
      </w:del>
      <w:del w:id="66" w:author="DANIEL ALCAIDE VILLAR" w:date="2017-07-25T07:22:00Z">
        <w:r w:rsidDel="00F732DF">
          <w:rPr>
            <w:rFonts w:ascii="Georgia" w:hAnsi="Georgia"/>
          </w:rPr>
          <w:delText xml:space="preserve">rma </w:delText>
        </w:r>
      </w:del>
      <w:r>
        <w:rPr>
          <w:rFonts w:ascii="Georgia" w:hAnsi="Georgia"/>
        </w:rPr>
        <w:t xml:space="preserve">más </w:t>
      </w:r>
      <w:del w:id="67" w:author="DANIEL ALCAIDE VILLAR" w:date="2017-07-25T07:22:00Z">
        <w:r w:rsidDel="00F732DF">
          <w:rPr>
            <w:rFonts w:ascii="Georgia" w:hAnsi="Georgia"/>
          </w:rPr>
          <w:delText>eficaz</w:delText>
        </w:r>
      </w:del>
      <w:ins w:id="68" w:author="DANIEL ALCAIDE VILLAR" w:date="2017-07-25T07:22:00Z">
        <w:r w:rsidR="00F732DF">
          <w:rPr>
            <w:rFonts w:ascii="Georgia" w:hAnsi="Georgia"/>
          </w:rPr>
          <w:t>eficaces</w:t>
        </w:r>
      </w:ins>
      <w:r>
        <w:rPr>
          <w:rFonts w:ascii="Georgia" w:hAnsi="Georgia"/>
        </w:rPr>
        <w:t xml:space="preserve">  de generalizar los comandos aplicados sobre una columna a todas las columnas que se quieran seleccionar en cada momento. </w:t>
      </w:r>
    </w:p>
    <w:p w14:paraId="1F90E48B" w14:textId="52B872B3" w:rsidR="00A73DB2" w:rsidRDefault="00A73DB2" w:rsidP="009F0408">
      <w:pPr>
        <w:rPr>
          <w:rFonts w:ascii="Georgia" w:hAnsi="Georgia"/>
        </w:rPr>
      </w:pPr>
      <w:r>
        <w:rPr>
          <w:rFonts w:ascii="Georgia" w:hAnsi="Georgia"/>
        </w:rPr>
        <w:lastRenderedPageBreak/>
        <w:t>Todo el trabajo se ha desarrollado en un entorno de programación R, mediante el uso de librer</w:t>
      </w:r>
      <w:r w:rsidR="0072202E">
        <w:rPr>
          <w:rFonts w:ascii="Georgia" w:hAnsi="Georgia"/>
        </w:rPr>
        <w:t xml:space="preserve">ías específicas de data </w:t>
      </w:r>
      <w:proofErr w:type="spellStart"/>
      <w:r w:rsidR="0072202E">
        <w:rPr>
          <w:rFonts w:ascii="Georgia" w:hAnsi="Georgia"/>
        </w:rPr>
        <w:t>Mining</w:t>
      </w:r>
      <w:proofErr w:type="spellEnd"/>
      <w:r w:rsidR="0072202E">
        <w:rPr>
          <w:rFonts w:ascii="Georgia" w:hAnsi="Georgia"/>
        </w:rPr>
        <w:t xml:space="preserve"> </w:t>
      </w:r>
      <w:r>
        <w:rPr>
          <w:rFonts w:ascii="Georgia" w:hAnsi="Georgia"/>
        </w:rPr>
        <w:t>(</w:t>
      </w:r>
      <w:proofErr w:type="spellStart"/>
      <w:ins w:id="69" w:author="DANIEL ALCAIDE VILLAR" w:date="2017-07-25T07:23:00Z">
        <w:r w:rsidR="004551DB">
          <w:rPr>
            <w:rFonts w:ascii="Georgia" w:hAnsi="Georgia"/>
          </w:rPr>
          <w:t>r</w:t>
        </w:r>
      </w:ins>
      <w:del w:id="70" w:author="DANIEL ALCAIDE VILLAR" w:date="2017-07-25T07:23:00Z">
        <w:r w:rsidDel="004551DB">
          <w:rPr>
            <w:rFonts w:ascii="Georgia" w:hAnsi="Georgia"/>
          </w:rPr>
          <w:delText>R</w:delText>
        </w:r>
      </w:del>
      <w:r>
        <w:rPr>
          <w:rFonts w:ascii="Georgia" w:hAnsi="Georgia"/>
        </w:rPr>
        <w:t>eshape</w:t>
      </w:r>
      <w:proofErr w:type="spellEnd"/>
      <w:r>
        <w:rPr>
          <w:rFonts w:ascii="Georgia" w:hAnsi="Georgia"/>
        </w:rPr>
        <w:t xml:space="preserve">, ggplot2  o </w:t>
      </w:r>
      <w:commentRangeStart w:id="71"/>
      <w:proofErr w:type="spellStart"/>
      <w:r>
        <w:rPr>
          <w:rFonts w:ascii="Georgia" w:hAnsi="Georgia"/>
        </w:rPr>
        <w:t>plotly</w:t>
      </w:r>
      <w:commentRangeEnd w:id="71"/>
      <w:proofErr w:type="spellEnd"/>
      <w:r w:rsidR="00E62997">
        <w:rPr>
          <w:rStyle w:val="CommentReference"/>
          <w:rFonts w:asciiTheme="minorHAnsi" w:hAnsiTheme="minorHAnsi"/>
          <w:lang w:val="es-ES"/>
        </w:rPr>
        <w:commentReference w:id="71"/>
      </w:r>
      <w:del w:id="72" w:author="DANIEL ALCAIDE VILLAR" w:date="2017-07-25T07:24:00Z">
        <w:r w:rsidDel="0042096F">
          <w:rPr>
            <w:rFonts w:ascii="Georgia" w:hAnsi="Georgia"/>
          </w:rPr>
          <w:delText>…</w:delText>
        </w:r>
      </w:del>
      <w:r>
        <w:rPr>
          <w:rFonts w:ascii="Georgia" w:hAnsi="Georgia"/>
        </w:rPr>
        <w:t>), así como di</w:t>
      </w:r>
      <w:r w:rsidR="0072202E">
        <w:rPr>
          <w:rFonts w:ascii="Georgia" w:hAnsi="Georgia"/>
        </w:rPr>
        <w:t>versas funciones (</w:t>
      </w:r>
      <w:proofErr w:type="spellStart"/>
      <w:ins w:id="73" w:author="DANIEL ALCAIDE VILLAR" w:date="2017-07-25T07:26:00Z">
        <w:r w:rsidR="00E91A9F">
          <w:rPr>
            <w:rFonts w:ascii="Georgia" w:hAnsi="Georgia"/>
          </w:rPr>
          <w:t>c</w:t>
        </w:r>
      </w:ins>
      <w:del w:id="74" w:author="DANIEL ALCAIDE VILLAR" w:date="2017-07-25T07:26:00Z">
        <w:r w:rsidR="0072202E" w:rsidDel="00E91A9F">
          <w:rPr>
            <w:rFonts w:ascii="Georgia" w:hAnsi="Georgia"/>
          </w:rPr>
          <w:delText>C</w:delText>
        </w:r>
      </w:del>
      <w:r w:rsidR="0072202E">
        <w:rPr>
          <w:rFonts w:ascii="Georgia" w:hAnsi="Georgia"/>
        </w:rPr>
        <w:t>ast</w:t>
      </w:r>
      <w:proofErr w:type="spellEnd"/>
      <w:r w:rsidR="0072202E">
        <w:rPr>
          <w:rFonts w:ascii="Georgia" w:hAnsi="Georgia"/>
        </w:rPr>
        <w:t xml:space="preserve">, </w:t>
      </w:r>
      <w:proofErr w:type="spellStart"/>
      <w:ins w:id="75" w:author="DANIEL ALCAIDE VILLAR" w:date="2017-07-25T07:26:00Z">
        <w:r w:rsidR="00E91A9F">
          <w:rPr>
            <w:rFonts w:ascii="Georgia" w:hAnsi="Georgia"/>
          </w:rPr>
          <w:t>m</w:t>
        </w:r>
      </w:ins>
      <w:del w:id="76" w:author="DANIEL ALCAIDE VILLAR" w:date="2017-07-25T07:26:00Z">
        <w:r w:rsidR="0072202E" w:rsidDel="00E91A9F">
          <w:rPr>
            <w:rFonts w:ascii="Georgia" w:hAnsi="Georgia"/>
          </w:rPr>
          <w:delText>M</w:delText>
        </w:r>
      </w:del>
      <w:r w:rsidR="0072202E">
        <w:rPr>
          <w:rFonts w:ascii="Georgia" w:hAnsi="Georgia"/>
        </w:rPr>
        <w:t>elt</w:t>
      </w:r>
      <w:proofErr w:type="spellEnd"/>
      <w:r w:rsidR="0072202E">
        <w:rPr>
          <w:rFonts w:ascii="Georgia" w:hAnsi="Georgia"/>
        </w:rPr>
        <w:t xml:space="preserve">, </w:t>
      </w:r>
      <w:proofErr w:type="spellStart"/>
      <w:r>
        <w:rPr>
          <w:rFonts w:ascii="Georgia" w:hAnsi="Georgia"/>
        </w:rPr>
        <w:t>hclust</w:t>
      </w:r>
      <w:proofErr w:type="spellEnd"/>
      <w:r>
        <w:rPr>
          <w:rFonts w:ascii="Georgia" w:hAnsi="Georgia"/>
        </w:rPr>
        <w:t xml:space="preserve">, </w:t>
      </w:r>
      <w:proofErr w:type="spellStart"/>
      <w:r>
        <w:rPr>
          <w:rFonts w:ascii="Georgia" w:hAnsi="Georgia"/>
        </w:rPr>
        <w:t>facet_wrap</w:t>
      </w:r>
      <w:proofErr w:type="spellEnd"/>
      <w:del w:id="77" w:author="DANIEL ALCAIDE VILLAR" w:date="2017-07-25T07:24:00Z">
        <w:r w:rsidDel="0042096F">
          <w:rPr>
            <w:rFonts w:ascii="Georgia" w:hAnsi="Georgia"/>
          </w:rPr>
          <w:delText>…</w:delText>
        </w:r>
      </w:del>
      <w:r>
        <w:rPr>
          <w:rFonts w:ascii="Georgia" w:hAnsi="Georgia"/>
        </w:rPr>
        <w:t>), cada una con su funcionalidad.</w:t>
      </w:r>
    </w:p>
    <w:p w14:paraId="149C680A" w14:textId="77777777" w:rsidR="00D15C32" w:rsidRDefault="00A73DB2" w:rsidP="009F0408">
      <w:pPr>
        <w:rPr>
          <w:rFonts w:ascii="Georgia" w:hAnsi="Georgia"/>
        </w:rPr>
      </w:pPr>
      <w:r>
        <w:rPr>
          <w:rFonts w:ascii="Georgia" w:hAnsi="Georgia"/>
        </w:rPr>
        <w:t>Respecto a</w:t>
      </w:r>
      <w:r w:rsidR="009457FA">
        <w:rPr>
          <w:rFonts w:ascii="Georgia" w:hAnsi="Georgia"/>
        </w:rPr>
        <w:t xml:space="preserve"> la visualización de resultados</w:t>
      </w:r>
      <w:r>
        <w:rPr>
          <w:rFonts w:ascii="Georgia" w:hAnsi="Georgia"/>
        </w:rPr>
        <w:t xml:space="preserve"> se ha optado por </w:t>
      </w:r>
      <w:r w:rsidR="009457FA">
        <w:rPr>
          <w:rFonts w:ascii="Georgia" w:hAnsi="Georgia"/>
        </w:rPr>
        <w:t xml:space="preserve">diferentes representaciones:           </w:t>
      </w:r>
      <w:r w:rsidRPr="00090C83">
        <w:rPr>
          <w:rFonts w:ascii="Georgia" w:hAnsi="Georgia"/>
          <w:i/>
        </w:rPr>
        <w:t>gráficos</w:t>
      </w:r>
      <w:r w:rsidR="009457FA" w:rsidRPr="00090C83">
        <w:rPr>
          <w:rFonts w:ascii="Georgia" w:hAnsi="Georgia"/>
          <w:i/>
        </w:rPr>
        <w:t xml:space="preserve"> simples</w:t>
      </w:r>
      <w:r w:rsidR="009457FA">
        <w:rPr>
          <w:rFonts w:ascii="Georgia" w:hAnsi="Georgia"/>
        </w:rPr>
        <w:t>, en los que se representa un parámetro para un día en concreto</w:t>
      </w:r>
      <w:r w:rsidR="00090C83">
        <w:rPr>
          <w:rFonts w:ascii="Georgia" w:hAnsi="Georgia"/>
        </w:rPr>
        <w:t>, o</w:t>
      </w:r>
      <w:r w:rsidR="009457FA">
        <w:rPr>
          <w:rFonts w:ascii="Georgia" w:hAnsi="Georgia"/>
        </w:rPr>
        <w:t xml:space="preserve"> </w:t>
      </w:r>
      <w:r w:rsidR="00090C83">
        <w:rPr>
          <w:rFonts w:ascii="Georgia" w:hAnsi="Georgia"/>
        </w:rPr>
        <w:t xml:space="preserve">                       </w:t>
      </w:r>
      <w:r w:rsidR="009457FA" w:rsidRPr="00090C83">
        <w:rPr>
          <w:rFonts w:ascii="Georgia" w:hAnsi="Georgia"/>
          <w:i/>
        </w:rPr>
        <w:t>gráficos compuestos</w:t>
      </w:r>
      <w:r w:rsidR="009457FA">
        <w:rPr>
          <w:rFonts w:ascii="Georgia" w:hAnsi="Georgia"/>
        </w:rPr>
        <w:t xml:space="preserve"> en un único p</w:t>
      </w:r>
      <w:r w:rsidR="00D15C32">
        <w:rPr>
          <w:rFonts w:ascii="Georgia" w:hAnsi="Georgia"/>
        </w:rPr>
        <w:t xml:space="preserve">anel, en los que se representa un mismo parámetro para los 14 días en los que se han recolectado los datos. </w:t>
      </w:r>
    </w:p>
    <w:p w14:paraId="4F4FFC4F" w14:textId="593A4D2D" w:rsidR="00A73DB2" w:rsidRDefault="00D15C32" w:rsidP="009F0408">
      <w:pPr>
        <w:rPr>
          <w:rFonts w:ascii="Georgia" w:hAnsi="Georgia"/>
        </w:rPr>
      </w:pPr>
      <w:r>
        <w:rPr>
          <w:rFonts w:ascii="Georgia" w:hAnsi="Georgia"/>
        </w:rPr>
        <w:t>B</w:t>
      </w:r>
      <w:r w:rsidR="00A73DB2">
        <w:rPr>
          <w:rFonts w:ascii="Georgia" w:hAnsi="Georgia"/>
        </w:rPr>
        <w:t xml:space="preserve">asado en técnicas de </w:t>
      </w:r>
      <w:proofErr w:type="spellStart"/>
      <w:r w:rsidR="00A73DB2">
        <w:rPr>
          <w:rFonts w:ascii="Georgia" w:hAnsi="Georgia"/>
        </w:rPr>
        <w:t>Clustering</w:t>
      </w:r>
      <w:proofErr w:type="spellEnd"/>
      <w:r w:rsidR="00A73DB2">
        <w:rPr>
          <w:rFonts w:ascii="Georgia" w:hAnsi="Georgia"/>
        </w:rPr>
        <w:t xml:space="preserve">, </w:t>
      </w:r>
      <w:r>
        <w:rPr>
          <w:rFonts w:ascii="Georgia" w:hAnsi="Georgia"/>
        </w:rPr>
        <w:t xml:space="preserve">el análisis se ha basado en la </w:t>
      </w:r>
      <w:r w:rsidR="00A73DB2">
        <w:rPr>
          <w:rFonts w:ascii="Georgia" w:hAnsi="Georgia"/>
        </w:rPr>
        <w:t xml:space="preserve">representación en </w:t>
      </w:r>
      <w:proofErr w:type="spellStart"/>
      <w:r w:rsidR="00A73DB2">
        <w:rPr>
          <w:rFonts w:ascii="Georgia" w:hAnsi="Georgia"/>
        </w:rPr>
        <w:t>dendrogramas</w:t>
      </w:r>
      <w:proofErr w:type="spellEnd"/>
      <w:r w:rsidR="00A73DB2">
        <w:rPr>
          <w:rFonts w:ascii="Georgia" w:hAnsi="Georgia"/>
        </w:rPr>
        <w:t xml:space="preserve">; </w:t>
      </w:r>
      <w:ins w:id="78" w:author="DANIEL ALCAIDE VILLAR" w:date="2017-07-25T07:29:00Z">
        <w:r w:rsidR="00A05EA5">
          <w:rPr>
            <w:rFonts w:ascii="Georgia" w:hAnsi="Georgia"/>
          </w:rPr>
          <w:t>a</w:t>
        </w:r>
      </w:ins>
      <w:del w:id="79" w:author="DANIEL ALCAIDE VILLAR" w:date="2017-07-25T07:29:00Z">
        <w:r w:rsidR="00A73DB2" w:rsidDel="00A05EA5">
          <w:rPr>
            <w:rFonts w:ascii="Georgia" w:hAnsi="Georgia"/>
          </w:rPr>
          <w:delText>A</w:delText>
        </w:r>
      </w:del>
      <w:r w:rsidR="00A73DB2">
        <w:rPr>
          <w:rFonts w:ascii="Georgia" w:hAnsi="Georgia"/>
        </w:rPr>
        <w:t>mbas técnicas han posibilitado la interpretación de los resultados obtenidos (ver capítulo de conclusiones).</w:t>
      </w:r>
    </w:p>
    <w:p w14:paraId="4A8F30C6" w14:textId="77777777" w:rsidR="00044FA5" w:rsidRDefault="00044FA5" w:rsidP="009F0408">
      <w:pPr>
        <w:pStyle w:val="Heading3"/>
        <w:numPr>
          <w:ilvl w:val="0"/>
          <w:numId w:val="0"/>
        </w:numPr>
        <w:ind w:left="720"/>
      </w:pPr>
    </w:p>
    <w:p w14:paraId="724F001B" w14:textId="77777777" w:rsidR="00A73DB2" w:rsidRDefault="0072202E" w:rsidP="009F0408">
      <w:pPr>
        <w:pStyle w:val="Heading3"/>
      </w:pPr>
      <w:bookmarkStart w:id="80" w:name="_Toc488695643"/>
      <w:r>
        <w:t>A</w:t>
      </w:r>
      <w:r w:rsidR="00A73DB2">
        <w:t>nálisis de ficheros</w:t>
      </w:r>
      <w:bookmarkEnd w:id="80"/>
      <w:r w:rsidR="00A73DB2">
        <w:t xml:space="preserve"> </w:t>
      </w:r>
    </w:p>
    <w:p w14:paraId="5BC40664" w14:textId="77777777" w:rsidR="0072202E" w:rsidRDefault="0072202E" w:rsidP="009F0408">
      <w:pPr>
        <w:rPr>
          <w:rFonts w:ascii="Georgia" w:hAnsi="Georgia"/>
        </w:rPr>
      </w:pPr>
    </w:p>
    <w:p w14:paraId="0A360A77" w14:textId="77777777" w:rsidR="00A73DB2" w:rsidRDefault="00A73DB2" w:rsidP="009F0408">
      <w:pPr>
        <w:rPr>
          <w:rFonts w:ascii="Georgia" w:hAnsi="Georgia"/>
        </w:rPr>
      </w:pPr>
      <w:r>
        <w:rPr>
          <w:rFonts w:ascii="Georgia" w:hAnsi="Georgia"/>
        </w:rPr>
        <w:t>Como analistas de datos, se nos ha entregado un conjunto de datos (</w:t>
      </w:r>
      <w:proofErr w:type="spellStart"/>
      <w:r>
        <w:rPr>
          <w:rFonts w:ascii="Georgia" w:hAnsi="Georgia"/>
        </w:rPr>
        <w:t>dataset</w:t>
      </w:r>
      <w:proofErr w:type="spellEnd"/>
      <w:r>
        <w:rPr>
          <w:rFonts w:ascii="Georgia" w:hAnsi="Georgia"/>
        </w:rPr>
        <w:t xml:space="preserve"> de entrada) extraído en formato CSV. </w:t>
      </w:r>
    </w:p>
    <w:p w14:paraId="563C2C6E" w14:textId="77777777" w:rsidR="0072202E" w:rsidRDefault="00A73DB2" w:rsidP="009F0408">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5D815073" w14:textId="77777777" w:rsidR="00A73DB2" w:rsidRDefault="00A73DB2" w:rsidP="009F0408">
      <w:pPr>
        <w:rPr>
          <w:rFonts w:ascii="Georgia" w:hAnsi="Georgia"/>
        </w:rPr>
      </w:pPr>
      <w:r>
        <w:rPr>
          <w:rFonts w:ascii="Georgia" w:hAnsi="Georgia"/>
        </w:rPr>
        <w:t xml:space="preserve">Con toda esa información, se ha optado por el cruce de ciertas medidas, ya que analizando la relación entre valores a priori inconexos, se puede verificar la interpretación que se haya dado con anterioridad. </w:t>
      </w:r>
    </w:p>
    <w:p w14:paraId="44F83979" w14:textId="77777777" w:rsidR="00A73DB2" w:rsidRDefault="00A73DB2" w:rsidP="009F0408">
      <w:pPr>
        <w:rPr>
          <w:rFonts w:ascii="Georgia" w:hAnsi="Georgia"/>
        </w:rPr>
      </w:pPr>
      <w:r>
        <w:rPr>
          <w:rFonts w:ascii="Georgia" w:hAnsi="Georgia"/>
        </w:rPr>
        <w:t xml:space="preserve">Obviamente, por el volumen tratado en los ficheros, dado que el objetivo final es la detección de anomalías, se ha estudiado aquellos </w:t>
      </w:r>
      <w:commentRangeStart w:id="81"/>
      <w:r>
        <w:rPr>
          <w:rFonts w:ascii="Georgia" w:hAnsi="Georgia"/>
        </w:rPr>
        <w:t>parámetros</w:t>
      </w:r>
      <w:commentRangeEnd w:id="81"/>
      <w:r w:rsidR="002248FF">
        <w:rPr>
          <w:rStyle w:val="CommentReference"/>
          <w:rFonts w:asciiTheme="minorHAnsi" w:hAnsiTheme="minorHAnsi"/>
          <w:lang w:val="es-ES"/>
        </w:rPr>
        <w:commentReference w:id="81"/>
      </w:r>
      <w:r>
        <w:rPr>
          <w:rFonts w:ascii="Georgia" w:hAnsi="Georgia"/>
        </w:rPr>
        <w:t xml:space="preserve"> que resultaran más convenientes a la hora de obtener conclusiones.  </w:t>
      </w:r>
    </w:p>
    <w:p w14:paraId="01C1ADCE" w14:textId="77777777" w:rsidR="00A73DB2" w:rsidRDefault="00A73DB2" w:rsidP="009F0408">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comportamientos que resulten atípicos, es decir, </w:t>
      </w:r>
      <w:r w:rsidR="00804BE6">
        <w:rPr>
          <w:rFonts w:ascii="Georgia" w:hAnsi="Georgia"/>
        </w:rPr>
        <w:t xml:space="preserve">la detección de </w:t>
      </w:r>
      <w:r>
        <w:rPr>
          <w:rFonts w:ascii="Georgia" w:hAnsi="Georgia"/>
        </w:rPr>
        <w:t xml:space="preserve">anomalías significativas, que era nuestro objetivo marcado desde el primer momento. </w:t>
      </w:r>
    </w:p>
    <w:p w14:paraId="7E3558F3" w14:textId="77777777" w:rsidR="00A73DB2" w:rsidRPr="00314856" w:rsidRDefault="00A73DB2" w:rsidP="009F0408">
      <w:pPr>
        <w:pStyle w:val="Heading3"/>
      </w:pPr>
      <w:bookmarkStart w:id="82" w:name="_Toc488695644"/>
      <w:r w:rsidRPr="00314856">
        <w:t xml:space="preserve">Formato de las Columnas </w:t>
      </w:r>
      <w:r>
        <w:t>y Mapas del edificio</w:t>
      </w:r>
      <w:bookmarkEnd w:id="82"/>
    </w:p>
    <w:p w14:paraId="5FA26D6B" w14:textId="77777777" w:rsidR="00A73DB2" w:rsidRDefault="00A73DB2" w:rsidP="009F0408">
      <w:pPr>
        <w:spacing w:after="0"/>
        <w:rPr>
          <w:rFonts w:ascii="Georgia" w:hAnsi="Georgia"/>
          <w:sz w:val="16"/>
          <w:szCs w:val="18"/>
          <w:lang w:val="es-ES"/>
        </w:rPr>
      </w:pPr>
    </w:p>
    <w:p w14:paraId="754C9E79" w14:textId="77777777" w:rsidR="00A73DB2" w:rsidRDefault="00A73DB2" w:rsidP="009F0408">
      <w:pPr>
        <w:spacing w:after="0"/>
        <w:rPr>
          <w:rFonts w:ascii="Georgia" w:hAnsi="Georgia"/>
        </w:rPr>
      </w:pPr>
      <w:r>
        <w:rPr>
          <w:rFonts w:ascii="Georgia" w:hAnsi="Georgia"/>
        </w:rPr>
        <w:lastRenderedPageBreak/>
        <w:t xml:space="preserve">Los campos tienen un formato concreto de nomenclatura. Es equivalente en todas las columnas del fichero, por lo que para explicarlo, utilizamos como ejemplo el fichero de </w:t>
      </w:r>
      <w:proofErr w:type="spellStart"/>
      <w:r w:rsidRPr="00FA77F7">
        <w:rPr>
          <w:rFonts w:ascii="Georgia" w:hAnsi="Georgia"/>
          <w:i/>
        </w:rPr>
        <w:t>Hazium</w:t>
      </w:r>
      <w:proofErr w:type="spellEnd"/>
      <w:r>
        <w:rPr>
          <w:rFonts w:ascii="Georgia" w:hAnsi="Georgia"/>
        </w:rPr>
        <w:t>, una sustancia potencialmente peligrosa en concentraciones elevadas, que exige vigilar su presencia en el edificio.</w:t>
      </w:r>
    </w:p>
    <w:p w14:paraId="17688AC9" w14:textId="77777777" w:rsidR="00A73DB2" w:rsidRDefault="00A73DB2" w:rsidP="009F0408">
      <w:pPr>
        <w:spacing w:after="0"/>
        <w:rPr>
          <w:rFonts w:ascii="Georgia" w:hAnsi="Georgia"/>
        </w:rPr>
      </w:pPr>
    </w:p>
    <w:p w14:paraId="20A0FA31" w14:textId="77777777" w:rsidR="00A73DB2" w:rsidRDefault="00A73DB2" w:rsidP="009F0408">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5AAAF3FA" w14:textId="77777777" w:rsidR="00A73DB2" w:rsidRDefault="00A73DB2" w:rsidP="009F0408">
      <w:pPr>
        <w:spacing w:after="0"/>
        <w:rPr>
          <w:rFonts w:ascii="Georgia" w:hAnsi="Georgia"/>
        </w:rPr>
      </w:pPr>
    </w:p>
    <w:p w14:paraId="6B5EB747" w14:textId="7D7BEF9C" w:rsidR="00A73DB2" w:rsidRDefault="00A73DB2" w:rsidP="009F0408">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ariable (</w:t>
      </w:r>
      <w:proofErr w:type="spellStart"/>
      <w:r w:rsidR="00E16637">
        <w:rPr>
          <w:rFonts w:ascii="Georgia" w:hAnsi="Georgia"/>
        </w:rPr>
        <w:t>Hazium</w:t>
      </w:r>
      <w:proofErr w:type="spellEnd"/>
      <w:r w:rsidR="00E16637">
        <w:rPr>
          <w:rFonts w:ascii="Georgia" w:hAnsi="Georgia"/>
        </w:rPr>
        <w:t xml:space="preserve"> en este caso)</w:t>
      </w:r>
      <w:ins w:id="83" w:author="DANIEL ALCAIDE VILLAR" w:date="2017-07-25T07:32:00Z">
        <w:r w:rsidR="00616439">
          <w:rPr>
            <w:rFonts w:ascii="Georgia" w:hAnsi="Georgia"/>
          </w:rPr>
          <w:t>.</w:t>
        </w:r>
      </w:ins>
      <w:del w:id="84" w:author="DANIEL ALCAIDE VILLAR" w:date="2017-07-25T07:32:00Z">
        <w:r w:rsidR="00E16637" w:rsidDel="0082574A">
          <w:rPr>
            <w:rFonts w:ascii="Georgia" w:hAnsi="Georgia"/>
          </w:rPr>
          <w:delText>:</w:delText>
        </w:r>
      </w:del>
      <w:r w:rsidR="00E16637">
        <w:rPr>
          <w:rFonts w:ascii="Georgia" w:hAnsi="Georgia"/>
        </w:rPr>
        <w:t xml:space="preserve"> </w:t>
      </w:r>
      <w:ins w:id="85" w:author="DANIEL ALCAIDE VILLAR" w:date="2017-07-25T07:32:00Z">
        <w:r w:rsidR="00616439">
          <w:rPr>
            <w:rFonts w:ascii="Georgia" w:hAnsi="Georgia"/>
          </w:rPr>
          <w:t>P</w:t>
        </w:r>
      </w:ins>
      <w:del w:id="86" w:author="DANIEL ALCAIDE VILLAR" w:date="2017-07-25T07:32:00Z">
        <w:r w:rsidR="00E16637" w:rsidDel="00616439">
          <w:rPr>
            <w:rFonts w:ascii="Georgia" w:hAnsi="Georgia"/>
          </w:rPr>
          <w:delText>p</w:delText>
        </w:r>
      </w:del>
      <w:r w:rsidR="00E16637">
        <w:rPr>
          <w:rFonts w:ascii="Georgia" w:hAnsi="Georgia"/>
        </w:rPr>
        <w:t xml:space="preserve">or </w:t>
      </w:r>
      <w:r w:rsidRPr="00FA77F7">
        <w:rPr>
          <w:rFonts w:ascii="Georgia" w:hAnsi="Georgia"/>
          <w:lang w:val="es-ES"/>
        </w:rPr>
        <w:t>ejemplo</w:t>
      </w:r>
      <w:ins w:id="87" w:author="DANIEL ALCAIDE VILLAR" w:date="2017-07-25T07:32:00Z">
        <w:r w:rsidR="00616439">
          <w:rPr>
            <w:rFonts w:ascii="Georgia" w:hAnsi="Georgia"/>
            <w:lang w:val="es-ES"/>
          </w:rPr>
          <w:t>,</w:t>
        </w:r>
      </w:ins>
      <w:r w:rsidRPr="00FA77F7">
        <w:rPr>
          <w:rFonts w:ascii="Georgia" w:hAnsi="Georgia"/>
          <w:lang w:val="es-ES"/>
        </w:rPr>
        <w:t xml:space="preserve">  </w:t>
      </w:r>
      <w:r w:rsidRPr="00710629">
        <w:rPr>
          <w:rFonts w:ascii="Georgia" w:hAnsi="Georgia"/>
          <w:i/>
          <w:lang w:val="es-ES"/>
        </w:rPr>
        <w:t xml:space="preserve">F_1_Z_1: </w:t>
      </w:r>
      <w:proofErr w:type="spellStart"/>
      <w:r w:rsidRPr="00710629">
        <w:rPr>
          <w:rFonts w:ascii="Georgia" w:hAnsi="Georgia"/>
          <w:i/>
          <w:lang w:val="es-ES"/>
        </w:rPr>
        <w:t>Hazium</w:t>
      </w:r>
      <w:proofErr w:type="spellEnd"/>
      <w:r w:rsidRPr="00710629">
        <w:rPr>
          <w:rFonts w:ascii="Georgia" w:hAnsi="Georgia"/>
          <w:i/>
          <w:lang w:val="es-ES"/>
        </w:rPr>
        <w:t xml:space="preserve"> </w:t>
      </w:r>
      <w:proofErr w:type="spellStart"/>
      <w:r w:rsidRPr="00710629">
        <w:rPr>
          <w:rFonts w:ascii="Georgia" w:hAnsi="Georgia"/>
          <w:i/>
          <w:lang w:val="es-ES"/>
        </w:rPr>
        <w:t>Concentration</w:t>
      </w:r>
      <w:proofErr w:type="spellEnd"/>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proofErr w:type="spellStart"/>
      <w:r w:rsidRPr="00FA77F7">
        <w:rPr>
          <w:rFonts w:ascii="Georgia" w:hAnsi="Georgia"/>
          <w:lang w:val="es-ES"/>
        </w:rPr>
        <w:t>floor</w:t>
      </w:r>
      <w:proofErr w:type="spellEnd"/>
      <w:r w:rsidRPr="00FA77F7">
        <w:rPr>
          <w:rFonts w:ascii="Georgia" w:hAnsi="Georgia"/>
          <w:lang w:val="es-ES"/>
        </w:rPr>
        <w:t xml:space="preserve"> 1, </w:t>
      </w:r>
      <w:r w:rsidRPr="00FA77F7">
        <w:rPr>
          <w:rFonts w:ascii="Georgia" w:hAnsi="Georgia"/>
        </w:rPr>
        <w:t xml:space="preserve">Z = </w:t>
      </w:r>
      <w:proofErr w:type="spellStart"/>
      <w:r w:rsidRPr="00FA77F7">
        <w:rPr>
          <w:rFonts w:ascii="Georgia" w:hAnsi="Georgia"/>
          <w:lang w:val="es-ES"/>
        </w:rPr>
        <w:t>zone</w:t>
      </w:r>
      <w:proofErr w:type="spellEnd"/>
      <w:r w:rsidR="00FC295C">
        <w:rPr>
          <w:rFonts w:ascii="Georgia" w:hAnsi="Georgia"/>
        </w:rPr>
        <w:t>) y está midiendo la c</w:t>
      </w:r>
      <w:r>
        <w:rPr>
          <w:rFonts w:ascii="Georgia" w:hAnsi="Georgia"/>
        </w:rPr>
        <w:t xml:space="preserve">oncentración de </w:t>
      </w:r>
      <w:proofErr w:type="spellStart"/>
      <w:r>
        <w:rPr>
          <w:rFonts w:ascii="Georgia" w:hAnsi="Georgia"/>
        </w:rPr>
        <w:t>Hazium</w:t>
      </w:r>
      <w:proofErr w:type="spellEnd"/>
      <w:r>
        <w:rPr>
          <w:rFonts w:ascii="Georgia" w:hAnsi="Georgia"/>
        </w:rPr>
        <w:t xml:space="preserve"> en esa zona determinada. </w:t>
      </w:r>
    </w:p>
    <w:p w14:paraId="2BAA097E" w14:textId="77777777" w:rsidR="00A73DB2" w:rsidRDefault="00A73DB2" w:rsidP="009F0408">
      <w:pPr>
        <w:spacing w:after="0"/>
        <w:rPr>
          <w:rFonts w:ascii="Georgia" w:hAnsi="Georgia"/>
        </w:rPr>
      </w:pPr>
    </w:p>
    <w:p w14:paraId="353AF36D" w14:textId="77777777" w:rsidR="00A73DB2" w:rsidRDefault="00A73DB2" w:rsidP="009F0408">
      <w:pPr>
        <w:spacing w:after="0"/>
        <w:rPr>
          <w:rFonts w:ascii="Georgia" w:hAnsi="Georgia"/>
        </w:rPr>
      </w:pPr>
      <w:r>
        <w:rPr>
          <w:rFonts w:ascii="Georgia" w:hAnsi="Georgia"/>
        </w:rPr>
        <w:t xml:space="preserve">A partir de la información contenida en los ficheros de </w:t>
      </w:r>
      <w:commentRangeStart w:id="88"/>
      <w:r>
        <w:rPr>
          <w:rFonts w:ascii="Georgia" w:hAnsi="Georgia"/>
        </w:rPr>
        <w:t>Mapas</w:t>
      </w:r>
      <w:commentRangeEnd w:id="88"/>
      <w:r w:rsidR="00A50836">
        <w:rPr>
          <w:rStyle w:val="CommentReference"/>
          <w:rFonts w:asciiTheme="minorHAnsi" w:hAnsiTheme="minorHAnsi"/>
          <w:lang w:val="es-ES"/>
        </w:rPr>
        <w:commentReference w:id="88"/>
      </w:r>
      <w:r>
        <w:rPr>
          <w:rFonts w:ascii="Georgia" w:hAnsi="Georgia"/>
        </w:rPr>
        <w:t>, podemos de forma visual, saber dónde está dicho sensor. Para la planta 1 sería la zona indicada:</w:t>
      </w:r>
    </w:p>
    <w:p w14:paraId="31996F78" w14:textId="77777777" w:rsidR="00A73DB2" w:rsidRDefault="00C6297E"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30E3A864" wp14:editId="28BFC392">
                <wp:simplePos x="0" y="0"/>
                <wp:positionH relativeFrom="column">
                  <wp:posOffset>2584450</wp:posOffset>
                </wp:positionH>
                <wp:positionV relativeFrom="paragraph">
                  <wp:posOffset>145415</wp:posOffset>
                </wp:positionV>
                <wp:extent cx="2374265" cy="728345"/>
                <wp:effectExtent l="0" t="0" r="6985" b="0"/>
                <wp:wrapNone/>
                <wp:docPr id="314"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5F42C8B7" w14:textId="77777777" w:rsidR="00F13DE8" w:rsidRPr="00294373" w:rsidRDefault="00F13DE8"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201AF3F1" w14:textId="77777777" w:rsidR="00F13DE8" w:rsidRPr="00294373" w:rsidRDefault="00F13DE8"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3A864" id="_x0033_0_x0020_Rect_x00e1_ngulo" o:spid="_x0000_s1052"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" fillcolor="white [3201]" strokecolor="black [3200]" strokeweight="2pt">
                <v:path arrowok="t"/>
                <v:textbox>
                  <w:txbxContent>
                    <w:p w14:paraId="5F42C8B7" w14:textId="77777777" w:rsidR="00F13DE8" w:rsidRPr="00294373" w:rsidRDefault="00F13DE8"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201AF3F1" w14:textId="77777777" w:rsidR="00F13DE8" w:rsidRPr="00294373" w:rsidRDefault="00F13DE8"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66562462" w14:textId="77777777" w:rsidR="00A73DB2" w:rsidRDefault="00A73DB2" w:rsidP="009F0408">
      <w:pPr>
        <w:spacing w:after="0"/>
        <w:rPr>
          <w:rFonts w:ascii="Georgia" w:hAnsi="Georgia"/>
        </w:rPr>
      </w:pPr>
    </w:p>
    <w:p w14:paraId="11BEC2FC" w14:textId="77777777" w:rsidR="00A73DB2" w:rsidRDefault="00C6297E"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5FBE7734" wp14:editId="28EFE474">
                <wp:simplePos x="0" y="0"/>
                <wp:positionH relativeFrom="column">
                  <wp:posOffset>282575</wp:posOffset>
                </wp:positionH>
                <wp:positionV relativeFrom="paragraph">
                  <wp:posOffset>118110</wp:posOffset>
                </wp:positionV>
                <wp:extent cx="1558925" cy="1473200"/>
                <wp:effectExtent l="38100" t="38100" r="22225" b="12700"/>
                <wp:wrapNone/>
                <wp:docPr id="313"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8925" cy="147320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A41971" id="31 Rectángulo" o:spid="_x0000_s1026" style="position:absolute;margin-left:22.25pt;margin-top:9.3pt;width:122.75pt;height:1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" fillcolor="red" strokecolor="red" strokeweight="6.5pt">
                <v:fill opacity="0"/>
                <v:path arrowok="t"/>
              </v:rect>
            </w:pict>
          </mc:Fallback>
        </mc:AlternateContent>
      </w:r>
    </w:p>
    <w:p w14:paraId="5E4AE8EE" w14:textId="77777777" w:rsidR="00B55208" w:rsidRDefault="00C6297E" w:rsidP="00B55208">
      <w:pPr>
        <w:keepNext/>
        <w:spacing w:after="0"/>
        <w:jc w:val="cente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161BF276" wp14:editId="493154CF">
                <wp:simplePos x="0" y="0"/>
                <wp:positionH relativeFrom="column">
                  <wp:posOffset>942340</wp:posOffset>
                </wp:positionH>
                <wp:positionV relativeFrom="paragraph">
                  <wp:posOffset>79375</wp:posOffset>
                </wp:positionV>
                <wp:extent cx="1136650" cy="318135"/>
                <wp:effectExtent l="0" t="0" r="6350" b="5715"/>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24BB3B0F" w14:textId="77777777" w:rsidR="00F13DE8" w:rsidRDefault="00F13DE8"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BF276" id="Cuadro_x0020_de_x0020_texto_x0020_2" o:spid="_x0000_s1053"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" strokecolor="white [3212]">
                <v:path arrowok="t"/>
                <v:textbox>
                  <w:txbxContent>
                    <w:p w14:paraId="24BB3B0F" w14:textId="77777777" w:rsidR="00F13DE8" w:rsidRDefault="00F13DE8" w:rsidP="00A73DB2"/>
                  </w:txbxContent>
                </v:textbox>
              </v:shape>
            </w:pict>
          </mc:Fallback>
        </mc:AlternateContent>
      </w:r>
      <w:r w:rsidR="00A73DB2">
        <w:rPr>
          <w:rFonts w:ascii="Georgia" w:hAnsi="Georgia"/>
          <w:noProof/>
          <w:lang w:val="en-GB" w:eastAsia="en-GB"/>
        </w:rPr>
        <w:drawing>
          <wp:inline distT="0" distB="0" distL="0" distR="0" wp14:anchorId="048F6F08" wp14:editId="0DA3339E">
            <wp:extent cx="4991100" cy="342012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1934" cy="3427544"/>
                    </a:xfrm>
                    <a:prstGeom prst="rect">
                      <a:avLst/>
                    </a:prstGeom>
                    <a:noFill/>
                    <a:ln>
                      <a:noFill/>
                    </a:ln>
                  </pic:spPr>
                </pic:pic>
              </a:graphicData>
            </a:graphic>
          </wp:inline>
        </w:drawing>
      </w:r>
    </w:p>
    <w:p w14:paraId="7AD6D2D1" w14:textId="77777777" w:rsidR="00A73DB2" w:rsidRDefault="00B55208" w:rsidP="00B55208">
      <w:pPr>
        <w:pStyle w:val="Caption"/>
        <w:jc w:val="center"/>
        <w:rPr>
          <w:rFonts w:ascii="Georgia" w:hAnsi="Georgia"/>
        </w:rPr>
      </w:pPr>
      <w:r>
        <w:t xml:space="preserve">Figura  16  </w:t>
      </w:r>
      <w:r w:rsidR="00F2288B">
        <w:t>Mapa de z</w:t>
      </w:r>
      <w:r>
        <w:t xml:space="preserve">onas </w:t>
      </w:r>
      <w:r w:rsidR="008377FC">
        <w:t xml:space="preserve">en la </w:t>
      </w:r>
      <w:r>
        <w:t>planta 1</w:t>
      </w:r>
    </w:p>
    <w:p w14:paraId="1E628C65" w14:textId="77777777" w:rsidR="00A73DB2" w:rsidRDefault="00A73DB2" w:rsidP="009F0408">
      <w:pPr>
        <w:spacing w:after="0"/>
        <w:rPr>
          <w:rFonts w:ascii="Georgia" w:hAnsi="Georgia"/>
        </w:rPr>
      </w:pPr>
    </w:p>
    <w:p w14:paraId="45B0CAE5" w14:textId="77777777" w:rsidR="00A73DB2" w:rsidRDefault="00A73DB2" w:rsidP="009F0408">
      <w:pPr>
        <w:spacing w:after="0"/>
        <w:rPr>
          <w:rFonts w:ascii="Georgia" w:hAnsi="Georgia"/>
        </w:rPr>
      </w:pPr>
      <w:r>
        <w:rPr>
          <w:rFonts w:ascii="Georgia" w:hAnsi="Georgia"/>
        </w:rPr>
        <w:t>La descripción de este parámetro medido por los sensores se describe como:</w:t>
      </w:r>
    </w:p>
    <w:p w14:paraId="2A64829E" w14:textId="77777777" w:rsidR="004E1CF5" w:rsidRDefault="004E1CF5" w:rsidP="009F0408">
      <w:pPr>
        <w:spacing w:after="0"/>
        <w:rPr>
          <w:rFonts w:ascii="Georgia" w:hAnsi="Georgia"/>
        </w:rPr>
      </w:pPr>
    </w:p>
    <w:p w14:paraId="6CF3AF8D" w14:textId="77777777" w:rsidR="001B5FB2" w:rsidRDefault="00A73DB2" w:rsidP="009F0408">
      <w:pPr>
        <w:spacing w:after="0"/>
        <w:rPr>
          <w:rFonts w:ascii="Georgia" w:hAnsi="Georgia"/>
        </w:rPr>
      </w:pPr>
      <w:commentRangeStart w:id="89"/>
      <w:r>
        <w:rPr>
          <w:rFonts w:ascii="Georgia" w:hAnsi="Georgia"/>
          <w:noProof/>
          <w:lang w:val="en-GB" w:eastAsia="en-GB"/>
        </w:rPr>
        <w:drawing>
          <wp:inline distT="0" distB="0" distL="0" distR="0" wp14:anchorId="48FFE03B" wp14:editId="1B4A1B3E">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commentRangeEnd w:id="89"/>
      <w:r w:rsidR="007A6421">
        <w:rPr>
          <w:rStyle w:val="CommentReference"/>
          <w:rFonts w:asciiTheme="minorHAnsi" w:hAnsiTheme="minorHAnsi"/>
          <w:lang w:val="es-ES"/>
        </w:rPr>
        <w:commentReference w:id="89"/>
      </w:r>
    </w:p>
    <w:p w14:paraId="5BA2B15A" w14:textId="77777777" w:rsidR="007E7654" w:rsidRPr="00C47EC8" w:rsidRDefault="007E7654" w:rsidP="009F0408"/>
    <w:p w14:paraId="0B7AB0BA" w14:textId="77777777" w:rsidR="001B5FB2" w:rsidRDefault="00E22AFC" w:rsidP="009F0408">
      <w:pPr>
        <w:pStyle w:val="Heading2"/>
        <w:spacing w:before="0"/>
      </w:pPr>
      <w:bookmarkStart w:id="90" w:name="_Toc488695645"/>
      <w:r>
        <w:t>Análisis</w:t>
      </w:r>
      <w:bookmarkEnd w:id="90"/>
      <w:r>
        <w:t xml:space="preserve"> </w:t>
      </w:r>
    </w:p>
    <w:p w14:paraId="7CDA79AD" w14:textId="77777777" w:rsidR="0036553F" w:rsidRPr="00024D01" w:rsidRDefault="0036553F" w:rsidP="009F0408">
      <w:pPr>
        <w:autoSpaceDE w:val="0"/>
        <w:autoSpaceDN w:val="0"/>
        <w:adjustRightInd w:val="0"/>
        <w:spacing w:after="0"/>
        <w:rPr>
          <w:rFonts w:ascii="Georgia" w:hAnsi="Georgia" w:cs="Times New Roman"/>
          <w:szCs w:val="24"/>
        </w:rPr>
      </w:pPr>
    </w:p>
    <w:p w14:paraId="647AE532" w14:textId="4A82490B" w:rsidR="0036553F" w:rsidRPr="00024D01" w:rsidRDefault="0036553F" w:rsidP="009F0408">
      <w:pPr>
        <w:autoSpaceDE w:val="0"/>
        <w:autoSpaceDN w:val="0"/>
        <w:adjustRightInd w:val="0"/>
        <w:spacing w:after="0"/>
        <w:rPr>
          <w:rFonts w:ascii="Georgia" w:hAnsi="Georgia" w:cs="Times New Roman"/>
          <w:szCs w:val="24"/>
        </w:rPr>
      </w:pPr>
      <w:r w:rsidRPr="00024D01">
        <w:rPr>
          <w:rFonts w:ascii="Georgia" w:hAnsi="Georgia" w:cs="Times New Roman"/>
          <w:szCs w:val="24"/>
        </w:rPr>
        <w:t xml:space="preserve">En el análisis realizado, </w:t>
      </w:r>
      <w:del w:id="91" w:author="DANIEL ALCAIDE VILLAR" w:date="2017-07-25T07:35:00Z">
        <w:r w:rsidRPr="00024D01" w:rsidDel="000930A1">
          <w:rPr>
            <w:rFonts w:ascii="Georgia" w:hAnsi="Georgia" w:cs="Times New Roman"/>
            <w:szCs w:val="24"/>
          </w:rPr>
          <w:delText>como</w:delText>
        </w:r>
      </w:del>
      <w:r w:rsidRPr="00024D01">
        <w:rPr>
          <w:rFonts w:ascii="Georgia" w:hAnsi="Georgia" w:cs="Times New Roman"/>
          <w:szCs w:val="24"/>
        </w:rPr>
        <w:t xml:space="preserve"> </w:t>
      </w:r>
      <w:del w:id="92" w:author="DANIEL ALCAIDE VILLAR" w:date="2017-07-25T07:35:00Z">
        <w:r w:rsidRPr="00024D01" w:rsidDel="000930A1">
          <w:rPr>
            <w:rFonts w:ascii="Georgia" w:hAnsi="Georgia" w:cs="Times New Roman"/>
            <w:szCs w:val="24"/>
          </w:rPr>
          <w:delText>es</w:delText>
        </w:r>
      </w:del>
      <w:r w:rsidRPr="00024D01">
        <w:rPr>
          <w:rFonts w:ascii="Georgia" w:hAnsi="Georgia" w:cs="Times New Roman"/>
          <w:szCs w:val="24"/>
        </w:rPr>
        <w:t xml:space="preserve"> </w:t>
      </w:r>
      <w:del w:id="93" w:author="DANIEL ALCAIDE VILLAR" w:date="2017-07-25T07:35:00Z">
        <w:r w:rsidRPr="00024D01" w:rsidDel="000930A1">
          <w:rPr>
            <w:rFonts w:ascii="Georgia" w:hAnsi="Georgia" w:cs="Times New Roman"/>
            <w:szCs w:val="24"/>
          </w:rPr>
          <w:delText xml:space="preserve">sabido, </w:delText>
        </w:r>
      </w:del>
      <w:r w:rsidRPr="00024D01">
        <w:rPr>
          <w:rFonts w:ascii="Georgia" w:hAnsi="Georgia" w:cs="Times New Roman"/>
          <w:szCs w:val="24"/>
        </w:rPr>
        <w:t xml:space="preserve">se han tratado datos recabados por distintos sensores distribuidos en distintas zonas de un edificio de oficinas. Las conclusiones obtenidas a partir de dicho análisis, nos permite definir una metodología concreta que posibilite detectar aquellos datos que pueden ser considerados como valores atípicos.                </w:t>
      </w:r>
    </w:p>
    <w:p w14:paraId="59B79909" w14:textId="77777777" w:rsidR="0036553F" w:rsidRPr="00024D01" w:rsidRDefault="0036553F" w:rsidP="009F0408">
      <w:pPr>
        <w:spacing w:after="0"/>
        <w:rPr>
          <w:rFonts w:ascii="Georgia" w:hAnsi="Georgia"/>
        </w:rPr>
      </w:pPr>
    </w:p>
    <w:p w14:paraId="7376E15B" w14:textId="13DF64F4" w:rsidR="0036553F" w:rsidRPr="00024D01" w:rsidRDefault="0036553F" w:rsidP="009F0408">
      <w:pPr>
        <w:spacing w:after="0"/>
        <w:rPr>
          <w:rFonts w:ascii="Georgia" w:hAnsi="Georgia"/>
        </w:rPr>
      </w:pPr>
      <w:r w:rsidRPr="00024D01">
        <w:rPr>
          <w:rFonts w:ascii="Georgia" w:hAnsi="Georgia"/>
        </w:rPr>
        <w:t xml:space="preserve">La metodología definida en este trabajo se basa principalmente en el uso de técnicas de </w:t>
      </w:r>
      <w:proofErr w:type="spellStart"/>
      <w:r w:rsidRPr="00024D01">
        <w:rPr>
          <w:rFonts w:ascii="Georgia" w:hAnsi="Georgia"/>
          <w:i/>
        </w:rPr>
        <w:t>Clustering</w:t>
      </w:r>
      <w:proofErr w:type="spellEnd"/>
      <w:r w:rsidRPr="00024D01">
        <w:rPr>
          <w:rFonts w:ascii="Georgia" w:hAnsi="Georgia"/>
          <w:i/>
        </w:rPr>
        <w:t xml:space="preserve"> Jerárquico</w:t>
      </w:r>
      <w:r w:rsidRPr="00024D01">
        <w:rPr>
          <w:rFonts w:ascii="Georgia" w:hAnsi="Georgia"/>
        </w:rPr>
        <w:t xml:space="preserve">, tomando como método de distancia entre </w:t>
      </w:r>
      <w:del w:id="94" w:author="DANIEL ALCAIDE VILLAR" w:date="2017-07-25T07:36:00Z">
        <w:r w:rsidRPr="00024D01" w:rsidDel="00D02FFB">
          <w:rPr>
            <w:rFonts w:ascii="Georgia" w:hAnsi="Georgia"/>
          </w:rPr>
          <w:delText>c</w:delText>
        </w:r>
      </w:del>
      <w:ins w:id="95" w:author="DANIEL ALCAIDE VILLAR" w:date="2017-07-25T07:36:00Z">
        <w:r w:rsidR="00D02FFB">
          <w:rPr>
            <w:rFonts w:ascii="Georgia" w:hAnsi="Georgia"/>
          </w:rPr>
          <w:t>elementos</w:t>
        </w:r>
      </w:ins>
      <w:del w:id="96" w:author="DANIEL ALCAIDE VILLAR" w:date="2017-07-25T07:36:00Z">
        <w:r w:rsidRPr="00024D01" w:rsidDel="00D02FFB">
          <w:rPr>
            <w:rFonts w:ascii="Georgia" w:hAnsi="Georgia"/>
          </w:rPr>
          <w:delText>lusters</w:delText>
        </w:r>
      </w:del>
      <w:r w:rsidRPr="00024D01">
        <w:rPr>
          <w:rFonts w:ascii="Georgia" w:hAnsi="Georgia"/>
        </w:rPr>
        <w:t xml:space="preserve"> la distancia </w:t>
      </w:r>
      <w:r w:rsidRPr="00024D01">
        <w:rPr>
          <w:rFonts w:ascii="Georgia" w:hAnsi="Georgia"/>
          <w:i/>
        </w:rPr>
        <w:t>DTW</w:t>
      </w:r>
      <w:r w:rsidRPr="00024D01">
        <w:rPr>
          <w:rFonts w:ascii="Georgia" w:hAnsi="Georgia"/>
        </w:rPr>
        <w:t xml:space="preserve">.  </w:t>
      </w:r>
    </w:p>
    <w:p w14:paraId="32B06043" w14:textId="77777777" w:rsidR="0036553F" w:rsidRPr="00024D01" w:rsidRDefault="0036553F" w:rsidP="009F0408">
      <w:pPr>
        <w:spacing w:after="0"/>
        <w:rPr>
          <w:rFonts w:ascii="Georgia" w:hAnsi="Georgia"/>
        </w:rPr>
      </w:pPr>
    </w:p>
    <w:p w14:paraId="3369BC16" w14:textId="77777777" w:rsidR="0036553F" w:rsidRPr="00024D01" w:rsidRDefault="0036553F" w:rsidP="009F0408">
      <w:pPr>
        <w:spacing w:after="0"/>
        <w:rPr>
          <w:rFonts w:ascii="Georgia" w:hAnsi="Georgia"/>
        </w:rPr>
      </w:pPr>
      <w:r w:rsidRPr="00024D01">
        <w:rPr>
          <w:rFonts w:ascii="Georgia" w:hAnsi="Georgia"/>
        </w:rPr>
        <w:t xml:space="preserve">La visualización de los datos se ha resuelto mediante la generación de </w:t>
      </w:r>
      <w:proofErr w:type="spellStart"/>
      <w:r w:rsidRPr="00024D01">
        <w:rPr>
          <w:rFonts w:ascii="Georgia" w:hAnsi="Georgia"/>
        </w:rPr>
        <w:t>dendrogramas</w:t>
      </w:r>
      <w:proofErr w:type="spellEnd"/>
      <w:r w:rsidRPr="00024D01">
        <w:rPr>
          <w:rFonts w:ascii="Georgia" w:hAnsi="Georgia"/>
        </w:rPr>
        <w:t>, complementado con el estudio puntual mediante gráficos. Ambos modelos permiten que, por parte del usuario, se lleve a cabo un análisis y una verificación del escenario rápida y efectiva.</w:t>
      </w:r>
    </w:p>
    <w:p w14:paraId="7A617859" w14:textId="77777777" w:rsidR="0036553F" w:rsidRPr="00024D01" w:rsidRDefault="0036553F" w:rsidP="009F0408">
      <w:pPr>
        <w:spacing w:after="0"/>
        <w:rPr>
          <w:rFonts w:ascii="Georgia" w:hAnsi="Georgia"/>
        </w:rPr>
      </w:pPr>
    </w:p>
    <w:p w14:paraId="0852DECE" w14:textId="77777777" w:rsidR="0036553F" w:rsidRPr="00024D01" w:rsidRDefault="0036553F" w:rsidP="009F0408">
      <w:pPr>
        <w:spacing w:after="0"/>
        <w:rPr>
          <w:rFonts w:ascii="Georgia" w:hAnsi="Georgia"/>
        </w:rPr>
      </w:pPr>
      <w:r w:rsidRPr="00024D01">
        <w:rPr>
          <w:rFonts w:ascii="Georgia" w:hAnsi="Georgia"/>
        </w:rPr>
        <w:t xml:space="preserve">El análisis detallado de los datos empieza por la visualización directa de los </w:t>
      </w:r>
      <w:proofErr w:type="spellStart"/>
      <w:r w:rsidRPr="00024D01">
        <w:rPr>
          <w:rFonts w:ascii="Georgia" w:hAnsi="Georgia"/>
        </w:rPr>
        <w:t>dendrogramas</w:t>
      </w:r>
      <w:proofErr w:type="spellEnd"/>
      <w:r w:rsidRPr="00024D01">
        <w:rPr>
          <w:rFonts w:ascii="Georgia" w:hAnsi="Georgia"/>
        </w:rPr>
        <w:t xml:space="preserve"> que se han generado.  Esta primera fase nos va a permitir detectar de forma visual aquellos grupos de datos (clústeres) que se comportan de una manera atípica, y que por tanto, podrían constituir una posible anomalía. </w:t>
      </w:r>
    </w:p>
    <w:p w14:paraId="6E3A2AAC" w14:textId="77777777" w:rsidR="0036553F" w:rsidRPr="00024D01" w:rsidRDefault="0036553F" w:rsidP="009F0408">
      <w:pPr>
        <w:spacing w:after="0"/>
        <w:rPr>
          <w:rFonts w:ascii="Georgia" w:hAnsi="Georgia"/>
        </w:rPr>
      </w:pPr>
    </w:p>
    <w:p w14:paraId="4883FE45" w14:textId="77777777" w:rsidR="0036553F" w:rsidRPr="00024D01" w:rsidRDefault="0036553F" w:rsidP="009F0408">
      <w:pPr>
        <w:spacing w:after="0"/>
        <w:rPr>
          <w:rFonts w:ascii="Georgia" w:hAnsi="Georgia"/>
        </w:rPr>
      </w:pPr>
      <w:r w:rsidRPr="00024D01">
        <w:rPr>
          <w:rFonts w:ascii="Georgia" w:hAnsi="Georgia"/>
        </w:rPr>
        <w:t xml:space="preserve">La segunda fase consiste en verificar dicho comportamiento mediante las correspondientes gráficas obtenidas para esos datos, llevándose a cabo un análisis más específico, de una forma más puntual. </w:t>
      </w:r>
    </w:p>
    <w:p w14:paraId="0ABE8B97" w14:textId="77777777" w:rsidR="0036553F" w:rsidRPr="00024D01" w:rsidRDefault="0036553F" w:rsidP="009F0408">
      <w:pPr>
        <w:spacing w:after="0"/>
        <w:rPr>
          <w:rFonts w:ascii="Georgia" w:hAnsi="Georgia"/>
        </w:rPr>
      </w:pPr>
    </w:p>
    <w:p w14:paraId="4AFDD042" w14:textId="77777777" w:rsidR="0036553F" w:rsidRPr="00024D01" w:rsidRDefault="0036553F" w:rsidP="009F0408">
      <w:pPr>
        <w:spacing w:after="0"/>
        <w:rPr>
          <w:rFonts w:ascii="Georgia" w:hAnsi="Georgia"/>
        </w:rPr>
      </w:pPr>
      <w:r w:rsidRPr="00024D01">
        <w:rPr>
          <w:rFonts w:ascii="Georgia" w:hAnsi="Georgia"/>
        </w:rPr>
        <w:t>En esta segunda fase, podemos diferenciar dos formas de afrontar el análisis:</w:t>
      </w:r>
    </w:p>
    <w:p w14:paraId="062B5ADB" w14:textId="77777777" w:rsidR="0036553F" w:rsidRPr="00024D01" w:rsidRDefault="0036553F" w:rsidP="009F0408">
      <w:pPr>
        <w:spacing w:after="0"/>
        <w:rPr>
          <w:rFonts w:ascii="Georgia" w:hAnsi="Georgia"/>
        </w:rPr>
      </w:pPr>
    </w:p>
    <w:p w14:paraId="48494618" w14:textId="77777777" w:rsidR="0036553F" w:rsidRPr="00024D01" w:rsidRDefault="0036553F" w:rsidP="009F0408">
      <w:pPr>
        <w:pStyle w:val="ListParagraph"/>
        <w:numPr>
          <w:ilvl w:val="0"/>
          <w:numId w:val="36"/>
        </w:numPr>
        <w:spacing w:after="0" w:line="360" w:lineRule="auto"/>
        <w:rPr>
          <w:rFonts w:ascii="Georgia" w:hAnsi="Georgia"/>
        </w:rPr>
      </w:pPr>
      <w:r w:rsidRPr="00024D01">
        <w:rPr>
          <w:rFonts w:ascii="Georgia" w:hAnsi="Georgia"/>
        </w:rPr>
        <w:t>Comparando los datos de diferentes parámetros para una fecha determinada</w:t>
      </w:r>
    </w:p>
    <w:p w14:paraId="3E12EBF3" w14:textId="77777777" w:rsidR="0036553F" w:rsidRPr="00024D01" w:rsidRDefault="0036553F" w:rsidP="009F0408">
      <w:pPr>
        <w:pStyle w:val="ListParagraph"/>
        <w:spacing w:after="0" w:line="360" w:lineRule="auto"/>
        <w:ind w:left="360"/>
        <w:rPr>
          <w:rFonts w:ascii="Georgia" w:hAnsi="Georgia"/>
        </w:rPr>
      </w:pPr>
    </w:p>
    <w:p w14:paraId="76F28BF6" w14:textId="77777777" w:rsidR="0036553F" w:rsidRPr="00024D01" w:rsidRDefault="0036553F" w:rsidP="009F0408">
      <w:pPr>
        <w:spacing w:after="0"/>
        <w:ind w:left="360"/>
        <w:rPr>
          <w:rFonts w:ascii="Georgia" w:hAnsi="Georgia"/>
        </w:rPr>
      </w:pPr>
      <w:r w:rsidRPr="00024D01">
        <w:rPr>
          <w:rFonts w:ascii="Georgia" w:hAnsi="Georgia"/>
        </w:rPr>
        <w:t xml:space="preserve">Se realiza un análisis de otros parámetros diferentes al analizado de forma aislada y se comparan con el fin de encontrar una posible relación entre ellos. </w:t>
      </w:r>
    </w:p>
    <w:p w14:paraId="51F04F88" w14:textId="77777777" w:rsidR="0036553F" w:rsidRPr="00024D01" w:rsidRDefault="0036553F" w:rsidP="009F0408">
      <w:pPr>
        <w:spacing w:after="0"/>
        <w:ind w:left="360"/>
        <w:rPr>
          <w:rFonts w:ascii="Georgia" w:hAnsi="Georgia"/>
        </w:rPr>
      </w:pPr>
      <w:r w:rsidRPr="00024D01">
        <w:rPr>
          <w:rFonts w:ascii="Georgia" w:hAnsi="Georgia"/>
        </w:rPr>
        <w:t xml:space="preserve">De esta forma, podemos suponer que en una fecha determinada, los datos presentan un comportamiento anómalo,  tal y como queríamos verificar.  </w:t>
      </w:r>
    </w:p>
    <w:p w14:paraId="0B27F54B" w14:textId="77777777" w:rsidR="0036553F" w:rsidRPr="00024D01" w:rsidRDefault="0036553F" w:rsidP="009F0408">
      <w:pPr>
        <w:pStyle w:val="ListParagraph"/>
        <w:numPr>
          <w:ilvl w:val="0"/>
          <w:numId w:val="27"/>
        </w:numPr>
        <w:spacing w:after="0" w:line="360" w:lineRule="auto"/>
        <w:rPr>
          <w:rFonts w:ascii="Georgia" w:hAnsi="Georgia"/>
        </w:rPr>
      </w:pPr>
      <w:r w:rsidRPr="00024D01">
        <w:rPr>
          <w:rFonts w:ascii="Georgia" w:hAnsi="Georgia"/>
        </w:rPr>
        <w:t xml:space="preserve">Comparando los datos del mismo parámetro para los 14 días </w:t>
      </w:r>
    </w:p>
    <w:p w14:paraId="16F9EC68" w14:textId="77777777" w:rsidR="0036553F" w:rsidRPr="00024D01" w:rsidRDefault="0036553F" w:rsidP="009F0408">
      <w:pPr>
        <w:spacing w:after="0"/>
        <w:rPr>
          <w:rFonts w:ascii="Georgia" w:hAnsi="Georgia"/>
        </w:rPr>
      </w:pPr>
    </w:p>
    <w:p w14:paraId="0CEF0110" w14:textId="77777777" w:rsidR="0036553F" w:rsidRPr="00024D01" w:rsidRDefault="0036553F" w:rsidP="009F0408">
      <w:pPr>
        <w:spacing w:after="0"/>
        <w:ind w:left="360"/>
        <w:rPr>
          <w:rFonts w:ascii="Georgia" w:hAnsi="Georgia"/>
        </w:rPr>
      </w:pPr>
      <w:r w:rsidRPr="00024D01">
        <w:rPr>
          <w:rFonts w:ascii="Georgia" w:hAnsi="Georgia"/>
        </w:rPr>
        <w:t>Se analizan los gráficos obtenidos para un parámetro determinado a lo largo de                   los 14 días que se han analizado en el estudio y se comparan los datos. El comportamiento más repetido a lo largo de los días se va a definir como normal, mientras que aquellos cambios puntuales que se observen se van a poder considerar datos anómalos.</w:t>
      </w:r>
    </w:p>
    <w:p w14:paraId="48088DE4" w14:textId="77777777" w:rsidR="0036553F" w:rsidRPr="00024D01" w:rsidRDefault="0036553F" w:rsidP="009F0408">
      <w:pPr>
        <w:spacing w:after="0"/>
        <w:rPr>
          <w:rFonts w:ascii="Georgia" w:hAnsi="Georgia"/>
        </w:rPr>
      </w:pPr>
    </w:p>
    <w:p w14:paraId="0B383DD2" w14:textId="77777777" w:rsidR="0036553F" w:rsidRPr="00024D01" w:rsidRDefault="0036553F" w:rsidP="009F0408">
      <w:pPr>
        <w:spacing w:after="0"/>
        <w:rPr>
          <w:rFonts w:ascii="Georgia" w:hAnsi="Georgia"/>
        </w:rPr>
      </w:pPr>
    </w:p>
    <w:p w14:paraId="07A85A8A" w14:textId="77777777" w:rsidR="0036553F" w:rsidRPr="00024D01" w:rsidRDefault="0036553F" w:rsidP="009F0408">
      <w:pPr>
        <w:spacing w:after="0"/>
        <w:rPr>
          <w:rFonts w:ascii="Georgia" w:hAnsi="Georgia"/>
        </w:rPr>
      </w:pPr>
      <w:r w:rsidRPr="00024D01">
        <w:rPr>
          <w:rFonts w:ascii="Georgia" w:hAnsi="Georgia"/>
        </w:rPr>
        <w:t xml:space="preserve">El objetivo final es encontrar un método con el que confirmar que se cumple nuestra hipótesis inicial de que se trata de una anomalía. Los datos que no son similares a aquellos que se consideran “normales”, se presentan como que tienen un comportamiento atípico, y por tanto, una vez se han verificado, pasan a pertenecer al grupo de anomalías. </w:t>
      </w:r>
    </w:p>
    <w:p w14:paraId="60A60AEA" w14:textId="77777777" w:rsidR="0036553F" w:rsidRDefault="0036553F" w:rsidP="009F0408">
      <w:pPr>
        <w:spacing w:after="0"/>
        <w:rPr>
          <w:rFonts w:ascii="Georgia" w:hAnsi="Georgia"/>
        </w:rPr>
      </w:pPr>
    </w:p>
    <w:p w14:paraId="5CFDA858" w14:textId="77777777" w:rsidR="00BD314A" w:rsidRDefault="0036553F" w:rsidP="009F0408">
      <w:pPr>
        <w:spacing w:after="0"/>
        <w:rPr>
          <w:rFonts w:ascii="Georgia" w:hAnsi="Georgia"/>
        </w:rPr>
      </w:pPr>
      <w:r w:rsidRPr="00024D01">
        <w:rPr>
          <w:rFonts w:ascii="Georgia" w:hAnsi="Georgia"/>
        </w:rPr>
        <w:t>Como norma general, una metodología es más fi</w:t>
      </w:r>
      <w:r w:rsidR="00024D01" w:rsidRPr="00024D01">
        <w:rPr>
          <w:rFonts w:ascii="Georgia" w:hAnsi="Georgia"/>
        </w:rPr>
        <w:t>able cuanta</w:t>
      </w:r>
      <w:r w:rsidRPr="00024D01">
        <w:rPr>
          <w:rFonts w:ascii="Georgia" w:hAnsi="Georgia"/>
        </w:rPr>
        <w:t xml:space="preserve"> mayor capacidad presenta para </w:t>
      </w:r>
      <w:r w:rsidRPr="00024D01">
        <w:rPr>
          <w:rFonts w:ascii="Georgia" w:hAnsi="Georgia" w:cs="Times New Roman"/>
          <w:szCs w:val="24"/>
        </w:rPr>
        <w:t>llegar a conclusiones fiables y verdaderas</w:t>
      </w:r>
      <w:r w:rsidR="00347753" w:rsidRPr="00024D01">
        <w:rPr>
          <w:rFonts w:ascii="Georgia" w:hAnsi="Georgia" w:cs="Times New Roman"/>
          <w:szCs w:val="24"/>
        </w:rPr>
        <w:t xml:space="preserve">. </w:t>
      </w:r>
      <w:r w:rsidR="007A0770" w:rsidRPr="00024D01">
        <w:rPr>
          <w:rFonts w:ascii="Georgia" w:hAnsi="Georgia" w:cs="Times New Roman"/>
          <w:szCs w:val="24"/>
        </w:rPr>
        <w:t xml:space="preserve">Se deben de </w:t>
      </w:r>
      <w:r w:rsidRPr="00024D01">
        <w:rPr>
          <w:rFonts w:ascii="Georgia" w:hAnsi="Georgia" w:cs="Times New Roman"/>
          <w:szCs w:val="24"/>
        </w:rPr>
        <w:t>evita</w:t>
      </w:r>
      <w:r w:rsidR="007A0770" w:rsidRPr="00024D01">
        <w:rPr>
          <w:rFonts w:ascii="Georgia" w:hAnsi="Georgia" w:cs="Times New Roman"/>
          <w:szCs w:val="24"/>
        </w:rPr>
        <w:t>r</w:t>
      </w:r>
      <w:r w:rsidRPr="00024D01">
        <w:rPr>
          <w:rFonts w:ascii="Georgia" w:hAnsi="Georgia" w:cs="Times New Roman"/>
          <w:szCs w:val="24"/>
        </w:rPr>
        <w:t xml:space="preserve"> tanto los </w:t>
      </w:r>
      <w:r w:rsidRPr="00024D01">
        <w:rPr>
          <w:rFonts w:ascii="Georgia" w:hAnsi="Georgia"/>
        </w:rPr>
        <w:t xml:space="preserve"> </w:t>
      </w:r>
      <w:r w:rsidRPr="00024D01">
        <w:rPr>
          <w:rFonts w:ascii="Georgia" w:hAnsi="Georgia"/>
          <w:i/>
        </w:rPr>
        <w:t>falsos positivos</w:t>
      </w:r>
      <w:r w:rsidRPr="00024D01">
        <w:rPr>
          <w:rFonts w:ascii="Georgia" w:hAnsi="Georgia"/>
        </w:rPr>
        <w:t xml:space="preserve">, en los que un dato se trata como anómalo </w:t>
      </w:r>
      <w:r w:rsidR="00347753" w:rsidRPr="00024D01">
        <w:rPr>
          <w:rFonts w:ascii="Georgia" w:hAnsi="Georgia"/>
        </w:rPr>
        <w:t xml:space="preserve"> </w:t>
      </w:r>
      <w:r w:rsidRPr="00024D01">
        <w:rPr>
          <w:rFonts w:ascii="Georgia" w:hAnsi="Georgia"/>
        </w:rPr>
        <w:t xml:space="preserve">pero realmente es un comportamiento normal, como los  </w:t>
      </w:r>
      <w:r w:rsidRPr="00024D01">
        <w:rPr>
          <w:rFonts w:ascii="Georgia" w:hAnsi="Georgia"/>
          <w:i/>
        </w:rPr>
        <w:t>falsos negativos</w:t>
      </w:r>
      <w:r w:rsidRPr="00024D01">
        <w:rPr>
          <w:rFonts w:ascii="Georgia" w:hAnsi="Georgia"/>
        </w:rPr>
        <w:t>, en los que el resultado es tratado como un dato normal,  pero en realidad presenta un comportamiento anómalo.</w:t>
      </w:r>
      <w:r w:rsidR="00BD314A">
        <w:rPr>
          <w:rFonts w:ascii="Georgia" w:hAnsi="Georgia"/>
        </w:rPr>
        <w:t xml:space="preserve"> </w:t>
      </w:r>
    </w:p>
    <w:p w14:paraId="0A30230B" w14:textId="77777777" w:rsidR="00BD314A" w:rsidRDefault="00BD314A" w:rsidP="009F0408">
      <w:pPr>
        <w:spacing w:after="0"/>
        <w:rPr>
          <w:rFonts w:ascii="Georgia" w:hAnsi="Georgia"/>
        </w:rPr>
      </w:pPr>
    </w:p>
    <w:p w14:paraId="73BD2620" w14:textId="77777777" w:rsidR="001B5FB2" w:rsidRPr="00024D01" w:rsidRDefault="00BD314A" w:rsidP="009F0408">
      <w:pPr>
        <w:spacing w:after="0"/>
        <w:rPr>
          <w:rFonts w:ascii="Georgia" w:hAnsi="Georgia" w:cs="Times New Roman"/>
          <w:szCs w:val="24"/>
        </w:rPr>
      </w:pPr>
      <w:r>
        <w:rPr>
          <w:rFonts w:ascii="Georgia" w:hAnsi="Georgia"/>
        </w:rPr>
        <w:t>Como es lógico, e</w:t>
      </w:r>
      <w:r>
        <w:rPr>
          <w:rFonts w:ascii="Georgia" w:hAnsi="Georgia" w:cs="Times New Roman"/>
          <w:szCs w:val="24"/>
        </w:rPr>
        <w:t xml:space="preserve">ste último caso es crítico, dado que </w:t>
      </w:r>
      <w:r w:rsidR="001B5FB2" w:rsidRPr="00024D01">
        <w:rPr>
          <w:rFonts w:ascii="Georgia" w:hAnsi="Georgia" w:cs="Times New Roman"/>
          <w:szCs w:val="24"/>
        </w:rPr>
        <w:t>podría ocurrir algún evento que conlleve un riesgo</w:t>
      </w:r>
      <w:r>
        <w:rPr>
          <w:rFonts w:ascii="Georgia" w:hAnsi="Georgia" w:cs="Times New Roman"/>
          <w:szCs w:val="24"/>
        </w:rPr>
        <w:t xml:space="preserve">, </w:t>
      </w:r>
      <w:r w:rsidR="001B5FB2" w:rsidRPr="00024D01">
        <w:rPr>
          <w:rFonts w:ascii="Georgia" w:hAnsi="Georgia" w:cs="Times New Roman"/>
          <w:szCs w:val="24"/>
        </w:rPr>
        <w:t xml:space="preserve">incluso para la salud de algún empleado, como se </w:t>
      </w:r>
      <w:r>
        <w:rPr>
          <w:rFonts w:ascii="Georgia" w:hAnsi="Georgia" w:cs="Times New Roman"/>
          <w:szCs w:val="24"/>
        </w:rPr>
        <w:t xml:space="preserve">da </w:t>
      </w:r>
      <w:r w:rsidR="001B5FB2" w:rsidRPr="00024D01">
        <w:rPr>
          <w:rFonts w:ascii="Georgia" w:hAnsi="Georgia" w:cs="Times New Roman"/>
          <w:szCs w:val="24"/>
        </w:rPr>
        <w:t>po</w:t>
      </w:r>
      <w:r>
        <w:rPr>
          <w:rFonts w:ascii="Georgia" w:hAnsi="Georgia" w:cs="Times New Roman"/>
          <w:szCs w:val="24"/>
        </w:rPr>
        <w:t xml:space="preserve">r ejemplo </w:t>
      </w:r>
      <w:r w:rsidR="001B5FB2" w:rsidRPr="00024D01">
        <w:rPr>
          <w:rFonts w:ascii="Georgia" w:hAnsi="Georgia" w:cs="Times New Roman"/>
          <w:szCs w:val="24"/>
        </w:rPr>
        <w:t xml:space="preserve">en el caso de la medida de </w:t>
      </w:r>
      <w:proofErr w:type="spellStart"/>
      <w:r w:rsidR="001B5FB2" w:rsidRPr="00024D01">
        <w:rPr>
          <w:rFonts w:ascii="Georgia" w:hAnsi="Georgia" w:cs="Times New Roman"/>
          <w:szCs w:val="24"/>
        </w:rPr>
        <w:t>Hazium</w:t>
      </w:r>
      <w:proofErr w:type="spellEnd"/>
      <w:r w:rsidR="001B5FB2" w:rsidRPr="00024D01">
        <w:rPr>
          <w:rFonts w:ascii="Georgia" w:hAnsi="Georgia" w:cs="Times New Roman"/>
          <w:szCs w:val="24"/>
        </w:rPr>
        <w:t>, un gas potencialmente peligroso en concentraciones altas, como se constata en los siguientes apartados.</w:t>
      </w:r>
    </w:p>
    <w:p w14:paraId="3A6C7E41" w14:textId="77777777" w:rsidR="00C47EC8" w:rsidRDefault="00C47EC8" w:rsidP="009F0408">
      <w:pPr>
        <w:spacing w:after="0"/>
        <w:jc w:val="left"/>
        <w:rPr>
          <w:rFonts w:eastAsiaTheme="majorEastAsia" w:cstheme="majorBidi"/>
          <w:b/>
          <w:bCs/>
          <w:lang w:val="es-ES"/>
        </w:rPr>
      </w:pPr>
    </w:p>
    <w:p w14:paraId="6F345B5A" w14:textId="77777777" w:rsidR="00C47EC8" w:rsidRDefault="00C47EC8" w:rsidP="009F0408">
      <w:pPr>
        <w:pStyle w:val="Heading3"/>
        <w:numPr>
          <w:ilvl w:val="0"/>
          <w:numId w:val="0"/>
        </w:numPr>
        <w:spacing w:before="0"/>
        <w:ind w:left="720"/>
        <w:rPr>
          <w:lang w:val="es-ES"/>
        </w:rPr>
      </w:pPr>
    </w:p>
    <w:p w14:paraId="46A1806F" w14:textId="77777777" w:rsidR="001B5FB2" w:rsidRPr="00A73DB2" w:rsidRDefault="001B5FB2" w:rsidP="009F0408">
      <w:pPr>
        <w:pStyle w:val="Heading3"/>
        <w:spacing w:before="0"/>
        <w:rPr>
          <w:lang w:val="es-ES"/>
        </w:rPr>
      </w:pPr>
      <w:bookmarkStart w:id="97" w:name="_Toc488695646"/>
      <w:proofErr w:type="spellStart"/>
      <w:r w:rsidRPr="00A73DB2">
        <w:rPr>
          <w:lang w:val="es-ES"/>
        </w:rPr>
        <w:t>Hazium</w:t>
      </w:r>
      <w:bookmarkEnd w:id="97"/>
      <w:proofErr w:type="spellEnd"/>
      <w:r w:rsidRPr="00A73DB2">
        <w:rPr>
          <w:lang w:val="es-ES"/>
        </w:rPr>
        <w:t xml:space="preserve"> </w:t>
      </w:r>
    </w:p>
    <w:p w14:paraId="3CC8FC2A" w14:textId="77777777" w:rsidR="001B5FB2" w:rsidRDefault="001B5FB2" w:rsidP="009F0408">
      <w:pPr>
        <w:spacing w:after="0"/>
      </w:pPr>
    </w:p>
    <w:p w14:paraId="057EA8EF" w14:textId="0960F95A" w:rsidR="001B5FB2" w:rsidRPr="006274B8" w:rsidRDefault="001B5FB2" w:rsidP="009F0408">
      <w:pPr>
        <w:rPr>
          <w:rFonts w:ascii="Georgia" w:hAnsi="Georgia"/>
        </w:rPr>
      </w:pPr>
      <w:r w:rsidRPr="006274B8">
        <w:rPr>
          <w:rFonts w:ascii="Georgia" w:hAnsi="Georgia"/>
        </w:rPr>
        <w:t xml:space="preserve">El </w:t>
      </w:r>
      <w:proofErr w:type="spellStart"/>
      <w:r w:rsidRPr="006274B8">
        <w:rPr>
          <w:rFonts w:ascii="Georgia" w:hAnsi="Georgia"/>
          <w:i/>
        </w:rPr>
        <w:t>Hazium</w:t>
      </w:r>
      <w:proofErr w:type="spellEnd"/>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w:t>
      </w:r>
      <w:ins w:id="98" w:author="DANIEL ALCAIDE VILLAR" w:date="2017-07-25T07:44:00Z">
        <w:r w:rsidR="00D02FFB">
          <w:rPr>
            <w:rFonts w:ascii="Georgia" w:hAnsi="Georgia"/>
          </w:rPr>
          <w:t>l</w:t>
        </w:r>
      </w:ins>
      <w:del w:id="99" w:author="DANIEL ALCAIDE VILLAR" w:date="2017-07-25T07:44:00Z">
        <w:r w:rsidRPr="006274B8" w:rsidDel="00D02FFB">
          <w:rPr>
            <w:rFonts w:ascii="Georgia" w:hAnsi="Georgia"/>
          </w:rPr>
          <w:delText>un</w:delText>
        </w:r>
      </w:del>
      <w:r w:rsidRPr="006274B8">
        <w:rPr>
          <w:rFonts w:ascii="Georgia" w:hAnsi="Georgia"/>
        </w:rPr>
        <w:t>a anomalía</w:t>
      </w:r>
      <w:del w:id="100" w:author="DANIEL ALCAIDE VILLAR" w:date="2017-07-25T07:44:00Z">
        <w:r w:rsidRPr="006274B8" w:rsidDel="00D02FFB">
          <w:rPr>
            <w:rFonts w:ascii="Georgia" w:hAnsi="Georgia"/>
          </w:rPr>
          <w:delText>,</w:delText>
        </w:r>
      </w:del>
      <w:r w:rsidRPr="006274B8">
        <w:rPr>
          <w:rFonts w:ascii="Georgia" w:hAnsi="Georgia"/>
        </w:rPr>
        <w:t xml:space="preserve"> es muy alto para todo el personal que se encuentre dentro de las zonas afectadas. Puede ser que por su naturaleza, tienda a tener mayor concentración en las plantas altas del edificio.</w:t>
      </w:r>
    </w:p>
    <w:p w14:paraId="67238BD9" w14:textId="7FE64DEF" w:rsidR="001B5FB2" w:rsidRPr="006274B8" w:rsidRDefault="001B5FB2" w:rsidP="009F0408">
      <w:pPr>
        <w:rPr>
          <w:rFonts w:ascii="Georgia" w:hAnsi="Georgia"/>
        </w:rPr>
      </w:pPr>
      <w:r w:rsidRPr="006274B8">
        <w:rPr>
          <w:rFonts w:ascii="Georgia" w:hAnsi="Georgia"/>
        </w:rPr>
        <w:t xml:space="preserve">Los datos que se han analizado durante dos semanas (del 31 de mayo al 13 de junio), nos llevan a concluir, </w:t>
      </w:r>
      <w:commentRangeStart w:id="101"/>
      <w:r w:rsidRPr="006274B8">
        <w:rPr>
          <w:rFonts w:ascii="Georgia" w:hAnsi="Georgia"/>
        </w:rPr>
        <w:t>desde mi punto de vista</w:t>
      </w:r>
      <w:commentRangeEnd w:id="101"/>
      <w:r w:rsidR="003924FC">
        <w:rPr>
          <w:rStyle w:val="CommentReference"/>
          <w:rFonts w:asciiTheme="minorHAnsi" w:hAnsiTheme="minorHAnsi"/>
          <w:lang w:val="es-ES"/>
        </w:rPr>
        <w:commentReference w:id="101"/>
      </w:r>
      <w:r w:rsidRPr="006274B8">
        <w:rPr>
          <w:rFonts w:ascii="Georgia" w:hAnsi="Georgia"/>
        </w:rPr>
        <w:t>, que el edificio puede tener ciertos problemas de concentración de este gas</w:t>
      </w:r>
      <w:ins w:id="102" w:author="DANIEL ALCAIDE VILLAR" w:date="2017-07-25T07:47:00Z">
        <w:r w:rsidR="00701FE9">
          <w:rPr>
            <w:rFonts w:ascii="Georgia" w:hAnsi="Georgia"/>
          </w:rPr>
          <w:t>:</w:t>
        </w:r>
      </w:ins>
      <w:del w:id="103" w:author="DANIEL ALCAIDE VILLAR" w:date="2017-07-25T07:47:00Z">
        <w:r w:rsidRPr="006274B8" w:rsidDel="00701FE9">
          <w:rPr>
            <w:rFonts w:ascii="Georgia" w:hAnsi="Georgia"/>
          </w:rPr>
          <w:delText>.</w:delText>
        </w:r>
      </w:del>
      <w:r w:rsidRPr="006274B8">
        <w:rPr>
          <w:rFonts w:ascii="Georgia" w:hAnsi="Georgia"/>
        </w:rPr>
        <w:t xml:space="preserve">  </w:t>
      </w:r>
      <w:del w:id="104" w:author="DANIEL ALCAIDE VILLAR" w:date="2017-07-25T07:46:00Z">
        <w:r w:rsidRPr="006274B8" w:rsidDel="000B02CB">
          <w:rPr>
            <w:rFonts w:ascii="Georgia" w:hAnsi="Georgia"/>
          </w:rPr>
          <w:delText>Veamos</w:delText>
        </w:r>
      </w:del>
      <w:r w:rsidRPr="006274B8">
        <w:rPr>
          <w:rFonts w:ascii="Georgia" w:hAnsi="Georgia"/>
        </w:rPr>
        <w:t xml:space="preserve"> </w:t>
      </w:r>
      <w:del w:id="105" w:author="DANIEL ALCAIDE VILLAR" w:date="2017-07-25T07:46:00Z">
        <w:r w:rsidRPr="006274B8" w:rsidDel="000B02CB">
          <w:rPr>
            <w:rFonts w:ascii="Georgia" w:hAnsi="Georgia"/>
          </w:rPr>
          <w:delText>por</w:delText>
        </w:r>
      </w:del>
      <w:r w:rsidRPr="006274B8">
        <w:rPr>
          <w:rFonts w:ascii="Georgia" w:hAnsi="Georgia"/>
        </w:rPr>
        <w:t xml:space="preserve"> </w:t>
      </w:r>
      <w:del w:id="106" w:author="DANIEL ALCAIDE VILLAR" w:date="2017-07-25T07:46:00Z">
        <w:r w:rsidRPr="006274B8" w:rsidDel="000B02CB">
          <w:rPr>
            <w:rFonts w:ascii="Georgia" w:hAnsi="Georgia"/>
          </w:rPr>
          <w:delText>qué:</w:delText>
        </w:r>
      </w:del>
    </w:p>
    <w:p w14:paraId="59B8F86B" w14:textId="5D6F2E00" w:rsidR="00BD314A" w:rsidRDefault="001B5FB2" w:rsidP="009F0408">
      <w:pPr>
        <w:spacing w:after="120"/>
        <w:rPr>
          <w:rFonts w:ascii="Georgia" w:hAnsi="Georgia"/>
        </w:rPr>
      </w:pPr>
      <w:r w:rsidRPr="006274B8">
        <w:rPr>
          <w:rFonts w:ascii="Georgia" w:hAnsi="Georgia"/>
        </w:rPr>
        <w:lastRenderedPageBreak/>
        <w:t xml:space="preserve">La concentración de </w:t>
      </w:r>
      <w:proofErr w:type="spellStart"/>
      <w:r w:rsidRPr="006274B8">
        <w:rPr>
          <w:rFonts w:ascii="Georgia" w:hAnsi="Georgia"/>
        </w:rPr>
        <w:t>Hazium</w:t>
      </w:r>
      <w:proofErr w:type="spellEnd"/>
      <w:r w:rsidRPr="006274B8">
        <w:rPr>
          <w:rFonts w:ascii="Georgia" w:hAnsi="Georgia"/>
        </w:rPr>
        <w:t xml:space="preserve"> se analiza en 4 zonas del edificio</w:t>
      </w:r>
      <w:ins w:id="107" w:author="DANIEL ALCAIDE VILLAR" w:date="2017-07-25T07:50:00Z">
        <w:r w:rsidR="001F3A93">
          <w:rPr>
            <w:rFonts w:ascii="Georgia" w:hAnsi="Georgia"/>
          </w:rPr>
          <w:t>,</w:t>
        </w:r>
      </w:ins>
      <w:r w:rsidRPr="006274B8">
        <w:rPr>
          <w:rFonts w:ascii="Georgia" w:hAnsi="Georgia"/>
        </w:rPr>
        <w:t xml:space="preserve"> </w:t>
      </w:r>
      <w:del w:id="108" w:author="DANIEL ALCAIDE VILLAR" w:date="2017-07-25T07:50:00Z">
        <w:r w:rsidRPr="006274B8" w:rsidDel="008A617B">
          <w:rPr>
            <w:rFonts w:ascii="Georgia" w:hAnsi="Georgia"/>
          </w:rPr>
          <w:delText>-</w:delText>
        </w:r>
      </w:del>
      <w:r w:rsidR="001105DD">
        <w:rPr>
          <w:rFonts w:ascii="Georgia" w:hAnsi="Georgia"/>
        </w:rPr>
        <w:t>una zona</w:t>
      </w:r>
      <w:r w:rsidRPr="006274B8">
        <w:rPr>
          <w:rFonts w:ascii="Georgia" w:hAnsi="Georgia"/>
        </w:rPr>
        <w:t xml:space="preserve"> en </w:t>
      </w:r>
      <w:r w:rsidR="00E16637">
        <w:rPr>
          <w:rFonts w:ascii="Georgia" w:hAnsi="Georgia"/>
        </w:rPr>
        <w:t xml:space="preserve">la primera y tercera planta, y </w:t>
      </w:r>
      <w:r w:rsidR="001105DD">
        <w:rPr>
          <w:rFonts w:ascii="Georgia" w:hAnsi="Georgia"/>
        </w:rPr>
        <w:t>dos</w:t>
      </w:r>
      <w:r w:rsidRPr="006274B8">
        <w:rPr>
          <w:rFonts w:ascii="Georgia" w:hAnsi="Georgia"/>
        </w:rPr>
        <w:t xml:space="preserve">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281F12FD" w14:textId="77777777" w:rsidR="00BD314A" w:rsidRDefault="00BD314A" w:rsidP="009F0408">
      <w:pPr>
        <w:spacing w:after="120"/>
        <w:rPr>
          <w:rFonts w:ascii="Georgia" w:hAnsi="Georgia"/>
        </w:rPr>
      </w:pPr>
    </w:p>
    <w:p w14:paraId="4B283FE3" w14:textId="51638589" w:rsidR="001B5FB2" w:rsidRPr="00FA2C76" w:rsidRDefault="001B5FB2" w:rsidP="009F0408">
      <w:pPr>
        <w:spacing w:after="120"/>
        <w:rPr>
          <w:rFonts w:ascii="Georgia" w:hAnsi="Georgia"/>
          <w:color w:val="FF0000"/>
        </w:rPr>
      </w:pPr>
      <w:commentRangeStart w:id="109"/>
      <w:r w:rsidRPr="00FA2C76">
        <w:rPr>
          <w:rFonts w:ascii="Georgia" w:hAnsi="Georgia"/>
          <w:color w:val="FF0000"/>
        </w:rPr>
        <w:t>Durante los días laborales (lunes a viernes) destacan picos de concentración los días 3 y 9 de junio</w:t>
      </w:r>
      <w:ins w:id="110" w:author="DANIEL ALCAIDE VILLAR" w:date="2017-07-25T07:52:00Z">
        <w:r w:rsidR="00E7278B">
          <w:rPr>
            <w:rFonts w:ascii="Georgia" w:hAnsi="Georgia"/>
            <w:color w:val="FF0000"/>
          </w:rPr>
          <w:t>.</w:t>
        </w:r>
      </w:ins>
      <w:del w:id="111" w:author="DANIEL ALCAIDE VILLAR" w:date="2017-07-25T07:52:00Z">
        <w:r w:rsidRPr="00FA2C76" w:rsidDel="00E7278B">
          <w:rPr>
            <w:rFonts w:ascii="Georgia" w:hAnsi="Georgia"/>
            <w:color w:val="FF0000"/>
          </w:rPr>
          <w:delText>;</w:delText>
        </w:r>
      </w:del>
      <w:r w:rsidRPr="00FA2C76">
        <w:rPr>
          <w:rFonts w:ascii="Georgia" w:hAnsi="Georgia"/>
          <w:color w:val="FF0000"/>
        </w:rPr>
        <w:t xml:space="preserve"> </w:t>
      </w:r>
      <w:ins w:id="112" w:author="DANIEL ALCAIDE VILLAR" w:date="2017-07-25T07:52:00Z">
        <w:r w:rsidR="001F35A9">
          <w:rPr>
            <w:rFonts w:ascii="Georgia" w:hAnsi="Georgia"/>
            <w:color w:val="FF0000"/>
          </w:rPr>
          <w:t>P</w:t>
        </w:r>
      </w:ins>
      <w:commentRangeStart w:id="113"/>
      <w:del w:id="114" w:author="DANIEL ALCAIDE VILLAR" w:date="2017-07-25T07:51:00Z">
        <w:r w:rsidRPr="00FA2C76" w:rsidDel="001F35A9">
          <w:rPr>
            <w:rFonts w:ascii="Georgia" w:hAnsi="Georgia"/>
            <w:color w:val="FF0000"/>
          </w:rPr>
          <w:delText>Me p</w:delText>
        </w:r>
      </w:del>
      <w:r w:rsidRPr="00FA2C76">
        <w:rPr>
          <w:rFonts w:ascii="Georgia" w:hAnsi="Georgia"/>
          <w:color w:val="FF0000"/>
        </w:rPr>
        <w:t>arece</w:t>
      </w:r>
      <w:commentRangeEnd w:id="113"/>
      <w:r w:rsidR="001F35A9">
        <w:rPr>
          <w:rStyle w:val="CommentReference"/>
          <w:rFonts w:asciiTheme="minorHAnsi" w:hAnsiTheme="minorHAnsi"/>
          <w:lang w:val="es-ES"/>
        </w:rPr>
        <w:commentReference w:id="113"/>
      </w:r>
      <w:r w:rsidRPr="00FA2C76">
        <w:rPr>
          <w:rFonts w:ascii="Georgia" w:hAnsi="Georgia"/>
          <w:color w:val="FF0000"/>
        </w:rPr>
        <w:t xml:space="preserve"> curioso que este aumento respecto a la media, se da</w:t>
      </w:r>
      <w:del w:id="115" w:author="DANIEL ALCAIDE VILLAR" w:date="2017-07-25T07:53:00Z">
        <w:r w:rsidRPr="00FA2C76" w:rsidDel="007A7FD4">
          <w:rPr>
            <w:rFonts w:ascii="Georgia" w:hAnsi="Georgia"/>
            <w:color w:val="FF0000"/>
          </w:rPr>
          <w:delText xml:space="preserve"> en mayor </w:delText>
        </w:r>
        <w:commentRangeStart w:id="116"/>
        <w:r w:rsidRPr="00FA2C76" w:rsidDel="007A7FD4">
          <w:rPr>
            <w:rFonts w:ascii="Georgia" w:hAnsi="Georgia"/>
            <w:color w:val="FF0000"/>
          </w:rPr>
          <w:delText>o meno</w:delText>
        </w:r>
      </w:del>
      <w:ins w:id="117" w:author="DANIEL ALCAIDE VILLAR" w:date="2017-07-25T07:53:00Z">
        <w:r w:rsidR="007A7FD4">
          <w:rPr>
            <w:rFonts w:ascii="Georgia" w:hAnsi="Georgia"/>
            <w:color w:val="FF0000"/>
          </w:rPr>
          <w:t xml:space="preserve"> de manera homogénea</w:t>
        </w:r>
      </w:ins>
      <w:del w:id="118" w:author="DANIEL ALCAIDE VILLAR" w:date="2017-07-25T07:53:00Z">
        <w:r w:rsidRPr="00FA2C76" w:rsidDel="007A7FD4">
          <w:rPr>
            <w:rFonts w:ascii="Georgia" w:hAnsi="Georgia"/>
            <w:color w:val="FF0000"/>
          </w:rPr>
          <w:delText>r</w:delText>
        </w:r>
      </w:del>
      <w:commentRangeEnd w:id="116"/>
      <w:r w:rsidR="007A7FD4">
        <w:rPr>
          <w:rStyle w:val="CommentReference"/>
          <w:rFonts w:asciiTheme="minorHAnsi" w:hAnsiTheme="minorHAnsi"/>
          <w:lang w:val="es-ES"/>
        </w:rPr>
        <w:commentReference w:id="116"/>
      </w:r>
      <w:r w:rsidRPr="00FA2C76">
        <w:rPr>
          <w:rFonts w:ascii="Georgia" w:hAnsi="Georgia"/>
          <w:color w:val="FF0000"/>
        </w:rPr>
        <w:t xml:space="preserve"> </w:t>
      </w:r>
      <w:del w:id="119" w:author="DANIEL ALCAIDE VILLAR" w:date="2017-07-25T07:53:00Z">
        <w:r w:rsidRPr="00FA2C76" w:rsidDel="007A7FD4">
          <w:rPr>
            <w:rFonts w:ascii="Georgia" w:hAnsi="Georgia"/>
            <w:color w:val="FF0000"/>
          </w:rPr>
          <w:delText xml:space="preserve">cuantía </w:delText>
        </w:r>
      </w:del>
      <w:r w:rsidRPr="00FA2C76">
        <w:rPr>
          <w:rFonts w:ascii="Georgia" w:hAnsi="Georgia"/>
          <w:color w:val="FF0000"/>
        </w:rPr>
        <w:t>en todas las plantas del edificio. Además, se detecta un ligero aumento el día 7 de junio, sobre todo en la planta segunda.</w:t>
      </w:r>
      <w:commentRangeEnd w:id="109"/>
      <w:r w:rsidR="004E6152">
        <w:rPr>
          <w:rStyle w:val="CommentReference"/>
          <w:rFonts w:asciiTheme="minorHAnsi" w:hAnsiTheme="minorHAnsi"/>
          <w:lang w:val="es-ES"/>
        </w:rPr>
        <w:commentReference w:id="109"/>
      </w:r>
    </w:p>
    <w:p w14:paraId="6227C858" w14:textId="77777777" w:rsidR="001B5FB2" w:rsidRPr="006274B8" w:rsidRDefault="001B5FB2" w:rsidP="009F0408">
      <w:pPr>
        <w:rPr>
          <w:rFonts w:ascii="Georgia" w:hAnsi="Georgia"/>
        </w:rPr>
      </w:pPr>
      <w:commentRangeStart w:id="120"/>
      <w:r w:rsidRPr="006274B8">
        <w:rPr>
          <w:rFonts w:ascii="Georgia" w:hAnsi="Georgia"/>
        </w:rPr>
        <w:t>Durante el fin de semana, que corresponde con los días 4, 5, 11 y 12 de Junio (sábados y domingos), llama la atención un pico generalizado el sábado 11 de junio en todas las plantas.</w:t>
      </w:r>
      <w:commentRangeEnd w:id="120"/>
      <w:r w:rsidR="00D550A2">
        <w:rPr>
          <w:rStyle w:val="CommentReference"/>
          <w:rFonts w:asciiTheme="minorHAnsi" w:hAnsiTheme="minorHAnsi"/>
          <w:lang w:val="es-ES"/>
        </w:rPr>
        <w:commentReference w:id="120"/>
      </w:r>
    </w:p>
    <w:p w14:paraId="2B3DD2DA" w14:textId="77777777" w:rsidR="001B5FB2" w:rsidRPr="006274B8" w:rsidRDefault="001B5FB2" w:rsidP="009F0408">
      <w:pPr>
        <w:rPr>
          <w:rFonts w:ascii="Georgia" w:hAnsi="Georgia"/>
        </w:rPr>
      </w:pPr>
      <w:commentRangeStart w:id="121"/>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commentRangeEnd w:id="121"/>
      <w:r w:rsidR="009550BD">
        <w:rPr>
          <w:rStyle w:val="CommentReference"/>
          <w:rFonts w:asciiTheme="minorHAnsi" w:hAnsiTheme="minorHAnsi"/>
          <w:lang w:val="es-ES"/>
        </w:rPr>
        <w:commentReference w:id="121"/>
      </w:r>
    </w:p>
    <w:p w14:paraId="7DCECAD6" w14:textId="77777777" w:rsidR="001B5FB2" w:rsidRDefault="001B5FB2" w:rsidP="009F0408">
      <w:pPr>
        <w:spacing w:after="120"/>
        <w:rPr>
          <w:rFonts w:ascii="Georgia" w:hAnsi="Georgia"/>
        </w:rPr>
      </w:pPr>
      <w:commentRangeStart w:id="122"/>
      <w:r w:rsidRPr="006274B8">
        <w:rPr>
          <w:rFonts w:ascii="Georgia" w:hAnsi="Georgia"/>
        </w:rPr>
        <w:t>En mi opinión</w:t>
      </w:r>
      <w:commentRangeEnd w:id="122"/>
      <w:r w:rsidR="009550BD">
        <w:rPr>
          <w:rStyle w:val="CommentReference"/>
          <w:rFonts w:asciiTheme="minorHAnsi" w:hAnsiTheme="minorHAnsi"/>
          <w:lang w:val="es-ES"/>
        </w:rPr>
        <w:commentReference w:id="122"/>
      </w:r>
      <w:r w:rsidRPr="006274B8">
        <w:rPr>
          <w:rFonts w:ascii="Georgia" w:hAnsi="Georgia"/>
        </w:rPr>
        <w:t>,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01486530" w14:textId="77777777" w:rsidR="001B5FB2" w:rsidRDefault="001B5FB2" w:rsidP="009F0408">
      <w:pPr>
        <w:rPr>
          <w:rFonts w:ascii="Georgia" w:hAnsi="Georgia"/>
        </w:rPr>
      </w:pPr>
      <w:r w:rsidRPr="006274B8">
        <w:rPr>
          <w:rFonts w:ascii="Georgia" w:hAnsi="Georgia"/>
        </w:rPr>
        <w:t xml:space="preserve"> </w:t>
      </w:r>
    </w:p>
    <w:p w14:paraId="515E9636" w14:textId="77777777" w:rsidR="001B5FB2" w:rsidRPr="00A73DB2" w:rsidRDefault="002F716A" w:rsidP="009F0408">
      <w:pPr>
        <w:pStyle w:val="Heading3"/>
        <w:rPr>
          <w:lang w:val="es-ES"/>
        </w:rPr>
      </w:pPr>
      <w:bookmarkStart w:id="123" w:name="_Toc488695647"/>
      <w:r>
        <w:rPr>
          <w:lang w:val="es-ES"/>
        </w:rPr>
        <w:t>Temperatura</w:t>
      </w:r>
      <w:bookmarkEnd w:id="123"/>
      <w:r>
        <w:rPr>
          <w:lang w:val="es-ES"/>
        </w:rPr>
        <w:t xml:space="preserve"> </w:t>
      </w:r>
    </w:p>
    <w:p w14:paraId="34B5832A" w14:textId="77777777" w:rsidR="005A0430" w:rsidRDefault="005A0430" w:rsidP="009F0408">
      <w:pPr>
        <w:spacing w:after="0"/>
        <w:rPr>
          <w:rFonts w:ascii="Georgia" w:hAnsi="Georgia"/>
        </w:rPr>
      </w:pPr>
    </w:p>
    <w:p w14:paraId="3275B6A1" w14:textId="77777777" w:rsidR="001B5FB2" w:rsidRPr="006274B8" w:rsidRDefault="001B5FB2" w:rsidP="009F0408">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68EC0631" w14:textId="16895AA5" w:rsidR="001B5FB2" w:rsidRPr="006274B8" w:rsidRDefault="001B5FB2" w:rsidP="009F0408">
      <w:pPr>
        <w:rPr>
          <w:rFonts w:ascii="Georgia" w:hAnsi="Georgia"/>
        </w:rPr>
      </w:pPr>
      <w:r w:rsidRPr="006274B8">
        <w:rPr>
          <w:rFonts w:ascii="Georgia" w:hAnsi="Georgia"/>
        </w:rPr>
        <w:t>Analizando detalladamente los datos medidos por los sensores, junto con sus respectivas gráficas, se observa que</w:t>
      </w:r>
      <w:del w:id="124" w:author="Daniel Alcaide" w:date="2017-07-25T16:59:00Z">
        <w:r w:rsidRPr="006274B8" w:rsidDel="00F13DE8">
          <w:rPr>
            <w:rFonts w:ascii="Georgia" w:hAnsi="Georgia"/>
          </w:rPr>
          <w:delText>, como es lógico</w:delText>
        </w:r>
      </w:del>
      <w:r w:rsidRPr="006274B8">
        <w:rPr>
          <w:rFonts w:ascii="Georgia" w:hAnsi="Georgia"/>
        </w:rPr>
        <w:t xml:space="preserve">, la temperatura es una variable muy sensible a </w:t>
      </w:r>
      <w:del w:id="125" w:author="Daniel Alcaide" w:date="2017-07-25T17:00:00Z">
        <w:r w:rsidRPr="006274B8" w:rsidDel="00F13DE8">
          <w:rPr>
            <w:rFonts w:ascii="Georgia" w:hAnsi="Georgia"/>
          </w:rPr>
          <w:delText xml:space="preserve">diversos </w:delText>
        </w:r>
      </w:del>
      <w:r w:rsidRPr="006274B8">
        <w:rPr>
          <w:rFonts w:ascii="Georgia" w:hAnsi="Georgia"/>
        </w:rPr>
        <w:t>factores</w:t>
      </w:r>
      <w:ins w:id="126" w:author="Daniel Alcaide" w:date="2017-07-25T17:00:00Z">
        <w:r w:rsidR="00F13DE8">
          <w:rPr>
            <w:rFonts w:ascii="Georgia" w:hAnsi="Georgia"/>
          </w:rPr>
          <w:t xml:space="preserve"> externos</w:t>
        </w:r>
      </w:ins>
      <w:r w:rsidRPr="006274B8">
        <w:rPr>
          <w:rFonts w:ascii="Georgia" w:hAnsi="Georgia"/>
        </w:rPr>
        <w:t xml:space="preserve">, por lo que presenta una variación mayor que otras, hasta tal punto que se da de una forma </w:t>
      </w:r>
      <w:commentRangeStart w:id="127"/>
      <w:r w:rsidRPr="006274B8">
        <w:rPr>
          <w:rFonts w:ascii="Georgia" w:hAnsi="Georgia"/>
        </w:rPr>
        <w:t xml:space="preserve">puntual </w:t>
      </w:r>
      <w:commentRangeEnd w:id="127"/>
      <w:r w:rsidR="00F13DE8">
        <w:rPr>
          <w:rStyle w:val="CommentReference"/>
          <w:rFonts w:asciiTheme="minorHAnsi" w:hAnsiTheme="minorHAnsi"/>
          <w:lang w:val="es-ES"/>
        </w:rPr>
        <w:commentReference w:id="127"/>
      </w:r>
      <w:r w:rsidRPr="006274B8">
        <w:rPr>
          <w:rFonts w:ascii="Georgia" w:hAnsi="Georgia"/>
        </w:rPr>
        <w:t>a lo largo de todos los días, independientemente de la planta o las zonas del edificio que se analicen.</w:t>
      </w:r>
    </w:p>
    <w:p w14:paraId="41B67F7C" w14:textId="77777777" w:rsidR="001B5FB2" w:rsidRPr="00333773" w:rsidRDefault="001B5FB2" w:rsidP="009F0408">
      <w:pPr>
        <w:pStyle w:val="CommentText"/>
        <w:spacing w:line="360" w:lineRule="auto"/>
        <w:jc w:val="both"/>
        <w:rPr>
          <w:rFonts w:ascii="Georgia" w:hAnsi="Georgia"/>
          <w:sz w:val="22"/>
          <w:szCs w:val="22"/>
        </w:rPr>
      </w:pPr>
      <w:commentRangeStart w:id="128"/>
      <w:r w:rsidRPr="00333773">
        <w:rPr>
          <w:rFonts w:ascii="Georgia" w:hAnsi="Georgia"/>
          <w:sz w:val="22"/>
          <w:szCs w:val="22"/>
        </w:rPr>
        <w:t xml:space="preserve">No obstante, aceptando este hecho, la anomalía que creo que destaca por encima de todas se corresponde con los días 7 y 8 de junio, donde se detecta un aumento considerable de la temperatura de forma generalizada, siempre precedida de un descenso de la misma a primera </w:t>
      </w:r>
      <w:commentRangeEnd w:id="128"/>
      <w:r w:rsidR="00F13DE8">
        <w:rPr>
          <w:rStyle w:val="CommentReference"/>
        </w:rPr>
        <w:lastRenderedPageBreak/>
        <w:commentReference w:id="128"/>
      </w:r>
      <w:r w:rsidRPr="00333773">
        <w:rPr>
          <w:rFonts w:ascii="Georgia" w:hAnsi="Georgia"/>
          <w:sz w:val="22"/>
          <w:szCs w:val="22"/>
        </w:rPr>
        <w:t>hora de la mañana (este hecho tiene relación directa con los valore</w:t>
      </w:r>
      <w:r>
        <w:rPr>
          <w:rFonts w:ascii="Georgia" w:hAnsi="Georgia"/>
          <w:sz w:val="22"/>
          <w:szCs w:val="22"/>
        </w:rPr>
        <w:t xml:space="preserve">s obtenidos para las variables </w:t>
      </w:r>
      <w:proofErr w:type="spellStart"/>
      <w:r w:rsidRPr="00C710B8">
        <w:rPr>
          <w:rFonts w:ascii="Georgia" w:hAnsi="Georgia"/>
          <w:i/>
          <w:sz w:val="22"/>
          <w:szCs w:val="22"/>
        </w:rPr>
        <w:t>Thermostat.Heating.Setpoint</w:t>
      </w:r>
      <w:proofErr w:type="spellEnd"/>
      <w:r>
        <w:rPr>
          <w:rFonts w:ascii="Georgia" w:hAnsi="Georgia"/>
          <w:sz w:val="22"/>
          <w:szCs w:val="22"/>
        </w:rPr>
        <w:t xml:space="preserve"> y </w:t>
      </w:r>
      <w:proofErr w:type="spellStart"/>
      <w:r w:rsidRPr="00C710B8">
        <w:rPr>
          <w:rFonts w:ascii="Georgia" w:hAnsi="Georgia"/>
          <w:i/>
          <w:sz w:val="22"/>
          <w:szCs w:val="22"/>
        </w:rPr>
        <w:t>Thermostat.Cooling.Setpoint</w:t>
      </w:r>
      <w:proofErr w:type="spellEnd"/>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w:t>
      </w:r>
      <w:commentRangeStart w:id="129"/>
      <w:r w:rsidRPr="00333773">
        <w:rPr>
          <w:rFonts w:ascii="Georgia" w:hAnsi="Georgia"/>
          <w:sz w:val="22"/>
          <w:szCs w:val="22"/>
        </w:rPr>
        <w:t xml:space="preserve"> se da el máximo valor a lo largo de las zonas 1 y 9</w:t>
      </w:r>
      <w:commentRangeEnd w:id="129"/>
      <w:r w:rsidR="00F13DE8">
        <w:rPr>
          <w:rStyle w:val="CommentReference"/>
        </w:rPr>
        <w:commentReference w:id="129"/>
      </w:r>
      <w:r w:rsidRPr="00333773">
        <w:rPr>
          <w:rFonts w:ascii="Georgia" w:hAnsi="Georgia"/>
          <w:sz w:val="22"/>
          <w:szCs w:val="22"/>
        </w:rPr>
        <w:t>).</w:t>
      </w:r>
    </w:p>
    <w:p w14:paraId="1145914A" w14:textId="77777777" w:rsidR="007D73AB" w:rsidRDefault="007D73AB" w:rsidP="009F0408">
      <w:pPr>
        <w:pStyle w:val="Heading3"/>
        <w:numPr>
          <w:ilvl w:val="0"/>
          <w:numId w:val="0"/>
        </w:numPr>
        <w:rPr>
          <w:lang w:val="es-ES"/>
        </w:rPr>
      </w:pPr>
    </w:p>
    <w:p w14:paraId="34E3842C" w14:textId="77777777" w:rsidR="001B5FB2" w:rsidRDefault="00ED2C30" w:rsidP="009F0408">
      <w:pPr>
        <w:pStyle w:val="Heading3"/>
        <w:rPr>
          <w:lang w:val="es-ES"/>
        </w:rPr>
      </w:pPr>
      <w:bookmarkStart w:id="130" w:name="_Toc488695648"/>
      <w:r w:rsidRPr="00ED2C30">
        <w:rPr>
          <w:lang w:val="es-ES"/>
        </w:rPr>
        <w:t xml:space="preserve">Concentración </w:t>
      </w:r>
      <w:r w:rsidR="001B5FB2" w:rsidRPr="00ED2C30">
        <w:rPr>
          <w:lang w:val="es-ES"/>
        </w:rPr>
        <w:t>CO</w:t>
      </w:r>
      <w:r w:rsidR="001B5FB2" w:rsidRPr="00ED2C30">
        <w:rPr>
          <w:vertAlign w:val="subscript"/>
          <w:lang w:val="es-ES"/>
        </w:rPr>
        <w:t>2</w:t>
      </w:r>
      <w:bookmarkEnd w:id="130"/>
      <w:r w:rsidR="001B5FB2" w:rsidRPr="00ED2C30">
        <w:rPr>
          <w:vertAlign w:val="subscript"/>
          <w:lang w:val="es-ES"/>
        </w:rPr>
        <w:t xml:space="preserve"> </w:t>
      </w:r>
      <w:r>
        <w:rPr>
          <w:lang w:val="es-ES"/>
        </w:rPr>
        <w:t xml:space="preserve"> </w:t>
      </w:r>
    </w:p>
    <w:p w14:paraId="17525FFB" w14:textId="77777777" w:rsidR="00ED2C30" w:rsidRPr="00ED2C30" w:rsidRDefault="00ED2C30" w:rsidP="009F0408">
      <w:pPr>
        <w:spacing w:after="0"/>
        <w:rPr>
          <w:lang w:val="es-ES"/>
        </w:rPr>
      </w:pPr>
    </w:p>
    <w:p w14:paraId="4E38EB69" w14:textId="77777777" w:rsidR="001B5FB2" w:rsidRPr="006274B8" w:rsidRDefault="001B5FB2" w:rsidP="009F0408">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78AC0311" w14:textId="77777777" w:rsidR="001B5FB2" w:rsidRPr="006274B8" w:rsidRDefault="001B5FB2" w:rsidP="009F0408">
      <w:pPr>
        <w:rPr>
          <w:rFonts w:ascii="Georgia" w:hAnsi="Georgia"/>
        </w:rPr>
      </w:pPr>
      <w:commentRangeStart w:id="131"/>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commentRangeEnd w:id="131"/>
      <w:r w:rsidR="00F13DE8">
        <w:rPr>
          <w:rStyle w:val="CommentReference"/>
          <w:rFonts w:asciiTheme="minorHAnsi" w:hAnsiTheme="minorHAnsi"/>
          <w:lang w:val="es-ES"/>
        </w:rPr>
        <w:commentReference w:id="131"/>
      </w:r>
    </w:p>
    <w:p w14:paraId="79FEA0E7" w14:textId="77777777" w:rsidR="001B5FB2" w:rsidRDefault="001B5FB2" w:rsidP="009F0408">
      <w:pPr>
        <w:rPr>
          <w:rFonts w:ascii="Georgia" w:hAnsi="Georgia"/>
        </w:rPr>
      </w:pPr>
      <w:r w:rsidRPr="006274B8">
        <w:rPr>
          <w:rFonts w:ascii="Georgia" w:hAnsi="Georgia"/>
        </w:rPr>
        <w:t xml:space="preserve">Ahora bien, si lo analizamos de una forma más global, con los datos y gráficas de todas las zonas, se observa un patrón de comportamiento similar: </w:t>
      </w:r>
      <w:commentRangeStart w:id="132"/>
      <w:r w:rsidRPr="006274B8">
        <w:rPr>
          <w:rFonts w:ascii="Georgia" w:hAnsi="Georgia"/>
        </w:rPr>
        <w:t>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proofErr w:type="spellStart"/>
      <w:r w:rsidRPr="000113ED">
        <w:rPr>
          <w:rFonts w:ascii="Georgia" w:hAnsi="Georgia"/>
          <w:i/>
        </w:rPr>
        <w:t>VAV.REHEAT.Damper.Position</w:t>
      </w:r>
      <w:proofErr w:type="spellEnd"/>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w:t>
      </w:r>
      <w:proofErr w:type="spellStart"/>
      <w:r>
        <w:rPr>
          <w:rFonts w:ascii="Georgia" w:hAnsi="Georgia"/>
        </w:rPr>
        <w:t>ó</w:t>
      </w:r>
      <w:proofErr w:type="spellEnd"/>
      <w:r>
        <w:rPr>
          <w:rFonts w:ascii="Georgia" w:hAnsi="Georgia"/>
        </w:rPr>
        <w:t xml:space="preserve">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commentRangeEnd w:id="132"/>
      <w:r w:rsidR="00F13DE8">
        <w:rPr>
          <w:rStyle w:val="CommentReference"/>
          <w:rFonts w:asciiTheme="minorHAnsi" w:hAnsiTheme="minorHAnsi"/>
          <w:lang w:val="es-ES"/>
        </w:rPr>
        <w:commentReference w:id="132"/>
      </w:r>
    </w:p>
    <w:p w14:paraId="386FB654" w14:textId="77777777" w:rsidR="00B1359F" w:rsidRPr="00B1359F" w:rsidRDefault="00B1359F" w:rsidP="009F0408">
      <w:pPr>
        <w:rPr>
          <w:rFonts w:ascii="Georgia" w:hAnsi="Georgia"/>
        </w:rPr>
      </w:pPr>
    </w:p>
    <w:p w14:paraId="30B28A76" w14:textId="77777777" w:rsidR="001B5FB2" w:rsidRPr="00A73DB2" w:rsidRDefault="002F716A" w:rsidP="009F0408">
      <w:pPr>
        <w:pStyle w:val="Heading3"/>
        <w:rPr>
          <w:lang w:val="es-ES"/>
        </w:rPr>
      </w:pPr>
      <w:bookmarkStart w:id="133" w:name="_Toc488695649"/>
      <w:r>
        <w:rPr>
          <w:lang w:val="es-ES"/>
        </w:rPr>
        <w:t>Demanda eléctrica total</w:t>
      </w:r>
      <w:bookmarkEnd w:id="133"/>
    </w:p>
    <w:p w14:paraId="4C769174" w14:textId="77777777" w:rsidR="001B5FB2" w:rsidRDefault="001B5FB2" w:rsidP="009F0408"/>
    <w:p w14:paraId="7BB6FF01" w14:textId="77777777" w:rsidR="001B5FB2" w:rsidRPr="001972E8" w:rsidRDefault="001B5FB2" w:rsidP="009F0408">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w:t>
      </w:r>
      <w:commentRangeStart w:id="134"/>
      <w:r w:rsidRPr="001972E8">
        <w:rPr>
          <w:rFonts w:ascii="Georgia" w:hAnsi="Georgia"/>
        </w:rPr>
        <w:t xml:space="preserve">Al igual que en casos anteriores, se puede distinguir entre días laborables (lunes a viernes) y fines de semana.  </w:t>
      </w:r>
      <w:commentRangeEnd w:id="134"/>
      <w:r w:rsidR="00F13DE8">
        <w:rPr>
          <w:rStyle w:val="CommentReference"/>
          <w:rFonts w:asciiTheme="minorHAnsi" w:hAnsiTheme="minorHAnsi"/>
          <w:lang w:val="es-ES"/>
        </w:rPr>
        <w:commentReference w:id="134"/>
      </w:r>
    </w:p>
    <w:p w14:paraId="3661D0D6" w14:textId="77777777" w:rsidR="001B5FB2" w:rsidRPr="001972E8" w:rsidRDefault="001B5FB2" w:rsidP="009F0408">
      <w:pPr>
        <w:rPr>
          <w:rFonts w:ascii="Georgia" w:hAnsi="Georgia"/>
        </w:rPr>
      </w:pPr>
      <w:r w:rsidRPr="001972E8">
        <w:rPr>
          <w:rFonts w:ascii="Georgia" w:hAnsi="Georgia"/>
        </w:rPr>
        <w:t xml:space="preserve">En general, para todos los días correspondientes a las dos semanas analizadas, </w:t>
      </w:r>
      <w:commentRangeStart w:id="135"/>
      <w:r w:rsidRPr="001972E8">
        <w:rPr>
          <w:rFonts w:ascii="Georgia" w:hAnsi="Georgia"/>
        </w:rPr>
        <w:t>se observa un comportamiento bastante similar: mayor demanda eléctrica en las horas de trabajo (aproximadamente de 8 de la mañana a 6 de la tarde)</w:t>
      </w:r>
      <w:commentRangeEnd w:id="135"/>
      <w:r w:rsidR="00F13DE8">
        <w:rPr>
          <w:rStyle w:val="CommentReference"/>
          <w:rFonts w:asciiTheme="minorHAnsi" w:hAnsiTheme="minorHAnsi"/>
          <w:lang w:val="es-ES"/>
        </w:rPr>
        <w:commentReference w:id="135"/>
      </w:r>
      <w:r w:rsidRPr="001972E8">
        <w:rPr>
          <w:rFonts w:ascii="Georgia" w:hAnsi="Georgia"/>
        </w:rPr>
        <w:t xml:space="preserve">, disminuyendo a primera hora del día, así como durante la madrugada. </w:t>
      </w:r>
      <w:commentRangeStart w:id="136"/>
      <w:r w:rsidRPr="001972E8">
        <w:rPr>
          <w:rFonts w:ascii="Georgia" w:hAnsi="Georgia"/>
        </w:rPr>
        <w:t>El fin de semana del 4 y 5 de junio no presenta un valor significativo, lo que se traduce en una baja actividad en el edificio esos dos días.</w:t>
      </w:r>
      <w:commentRangeEnd w:id="136"/>
      <w:r w:rsidR="00F13DE8">
        <w:rPr>
          <w:rStyle w:val="CommentReference"/>
          <w:rFonts w:asciiTheme="minorHAnsi" w:hAnsiTheme="minorHAnsi"/>
          <w:lang w:val="es-ES"/>
        </w:rPr>
        <w:commentReference w:id="136"/>
      </w:r>
    </w:p>
    <w:p w14:paraId="619564CD" w14:textId="77777777" w:rsidR="001B5FB2" w:rsidRDefault="001B5FB2" w:rsidP="009F0408">
      <w:pPr>
        <w:rPr>
          <w:rFonts w:ascii="Georgia" w:hAnsi="Georgia"/>
        </w:rPr>
      </w:pPr>
      <w:commentRangeStart w:id="137"/>
      <w:r w:rsidRPr="001972E8">
        <w:rPr>
          <w:rFonts w:ascii="Georgia" w:hAnsi="Georgia"/>
        </w:rPr>
        <w:lastRenderedPageBreak/>
        <w:t>Dicho esto, donde sí se detecta una clara anomalía en los valores que registran los sensores, es en el fin de semana del 11 y 12 de junio; en estos días, hay un aumento de la demanda que se mantiene de forma constante, lo que indica una alta actividad en el edificio, comportamiento que a priori, no era algo esperado.</w:t>
      </w:r>
      <w:commentRangeEnd w:id="137"/>
      <w:r w:rsidR="00F13DE8">
        <w:rPr>
          <w:rStyle w:val="CommentReference"/>
          <w:rFonts w:asciiTheme="minorHAnsi" w:hAnsiTheme="minorHAnsi"/>
          <w:lang w:val="es-ES"/>
        </w:rPr>
        <w:commentReference w:id="137"/>
      </w:r>
    </w:p>
    <w:p w14:paraId="3B48FC1E" w14:textId="77777777" w:rsidR="001B5FB2" w:rsidRPr="003A0D0C" w:rsidRDefault="001B5FB2" w:rsidP="009F0408"/>
    <w:p w14:paraId="79FCD719" w14:textId="77777777" w:rsidR="00B1359F" w:rsidRPr="00A73DB2" w:rsidRDefault="00B1359F" w:rsidP="009F0408">
      <w:pPr>
        <w:pStyle w:val="Heading3"/>
        <w:rPr>
          <w:lang w:val="es-ES"/>
        </w:rPr>
      </w:pPr>
      <w:bookmarkStart w:id="138" w:name="_Toc488695650"/>
      <w:r w:rsidRPr="00A73DB2">
        <w:rPr>
          <w:rFonts w:eastAsiaTheme="minorHAnsi"/>
          <w:lang w:val="es-ES"/>
        </w:rPr>
        <w:t>Patrón de comportamiento similar</w:t>
      </w:r>
      <w:bookmarkEnd w:id="138"/>
    </w:p>
    <w:p w14:paraId="73D4CFDE" w14:textId="77777777" w:rsidR="00B1359F" w:rsidRPr="007E04DC" w:rsidRDefault="00B1359F" w:rsidP="009F0408">
      <w:pPr>
        <w:spacing w:after="0"/>
      </w:pPr>
    </w:p>
    <w:p w14:paraId="4637662B" w14:textId="77777777" w:rsidR="00B1359F" w:rsidRDefault="00B1359F" w:rsidP="009F0408">
      <w:pPr>
        <w:rPr>
          <w:rFonts w:ascii="Georgia" w:hAnsi="Georgia"/>
        </w:rPr>
      </w:pPr>
      <w:commentRangeStart w:id="139"/>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commentRangeEnd w:id="139"/>
      <w:r w:rsidR="00F13DE8">
        <w:rPr>
          <w:rStyle w:val="CommentReference"/>
          <w:rFonts w:asciiTheme="minorHAnsi" w:hAnsiTheme="minorHAnsi"/>
          <w:lang w:val="es-ES"/>
        </w:rPr>
        <w:commentReference w:id="139"/>
      </w:r>
    </w:p>
    <w:p w14:paraId="56575676" w14:textId="305A4EEE" w:rsidR="00B1359F" w:rsidRPr="00792A9D" w:rsidRDefault="00B1359F" w:rsidP="009F0408">
      <w:pPr>
        <w:rPr>
          <w:rFonts w:ascii="Georgia" w:hAnsi="Georgia"/>
          <w:color w:val="FF0000"/>
        </w:rPr>
      </w:pPr>
      <w:commentRangeStart w:id="140"/>
      <w:del w:id="141" w:author="Daniel Alcaide" w:date="2017-07-25T17:09:00Z">
        <w:r w:rsidRPr="00792A9D" w:rsidDel="00F13DE8">
          <w:rPr>
            <w:rFonts w:ascii="Georgia" w:hAnsi="Georgia"/>
            <w:color w:val="FF0000"/>
          </w:rPr>
          <w:delText>En mi opinión, este</w:delText>
        </w:r>
      </w:del>
      <w:ins w:id="142" w:author="Daniel Alcaide" w:date="2017-07-25T17:09:00Z">
        <w:r w:rsidR="00F13DE8">
          <w:rPr>
            <w:rFonts w:ascii="Georgia" w:hAnsi="Georgia"/>
            <w:color w:val="FF0000"/>
          </w:rPr>
          <w:t>Este</w:t>
        </w:r>
      </w:ins>
      <w:r w:rsidRPr="00792A9D">
        <w:rPr>
          <w:rFonts w:ascii="Georgia" w:hAnsi="Georgia"/>
          <w:color w:val="FF0000"/>
        </w:rPr>
        <w:t xml:space="preserve"> patrón de comportamiento repetido</w:t>
      </w:r>
      <w:ins w:id="143" w:author="Daniel Alcaide" w:date="2017-07-25T17:10:00Z">
        <w:r w:rsidR="00F13DE8">
          <w:rPr>
            <w:rFonts w:ascii="Georgia" w:hAnsi="Georgia"/>
            <w:color w:val="FF0000"/>
          </w:rPr>
          <w:t xml:space="preserve"> en las diferentes medidas</w:t>
        </w:r>
      </w:ins>
      <w:r w:rsidRPr="00792A9D">
        <w:rPr>
          <w:rFonts w:ascii="Georgia" w:hAnsi="Georgia"/>
          <w:color w:val="FF0000"/>
        </w:rPr>
        <w:t xml:space="preserve"> a lo largo de los días 7 y 8 de junio, se puede interpretar como que se ha dado algún tipo de problema con los sistemas esos días.</w:t>
      </w:r>
      <w:commentRangeEnd w:id="140"/>
      <w:r w:rsidR="00F13DE8">
        <w:rPr>
          <w:rStyle w:val="CommentReference"/>
          <w:rFonts w:asciiTheme="minorHAnsi" w:hAnsiTheme="minorHAnsi"/>
          <w:lang w:val="es-ES"/>
        </w:rPr>
        <w:commentReference w:id="140"/>
      </w:r>
    </w:p>
    <w:p w14:paraId="6F9CDAB6" w14:textId="77777777" w:rsidR="001B5FB2" w:rsidRDefault="001B5FB2" w:rsidP="009F0408"/>
    <w:p w14:paraId="6F7F5CE5" w14:textId="77777777" w:rsidR="0084294E" w:rsidRDefault="0084294E" w:rsidP="009F0408">
      <w:pPr>
        <w:jc w:val="left"/>
        <w:rPr>
          <w:rFonts w:eastAsiaTheme="majorEastAsia" w:cstheme="majorBidi"/>
          <w:b/>
          <w:bCs/>
          <w:color w:val="FF0000"/>
          <w:kern w:val="28"/>
          <w:sz w:val="28"/>
          <w:szCs w:val="26"/>
        </w:rPr>
      </w:pPr>
    </w:p>
    <w:p w14:paraId="041BA2E0" w14:textId="77777777" w:rsidR="003800DA" w:rsidRPr="00BB44EB" w:rsidRDefault="003800DA" w:rsidP="009F0408">
      <w:pPr>
        <w:rPr>
          <w:rFonts w:ascii="Georgia" w:hAnsi="Georgia"/>
        </w:rPr>
      </w:pPr>
    </w:p>
    <w:p w14:paraId="33440B38" w14:textId="77777777" w:rsidR="00B23F33" w:rsidRDefault="00B23F33" w:rsidP="009F0408">
      <w:pPr>
        <w:jc w:val="left"/>
        <w:rPr>
          <w:rFonts w:ascii="Georgia" w:hAnsi="Georgia"/>
        </w:rPr>
      </w:pPr>
      <w:r>
        <w:rPr>
          <w:rFonts w:ascii="Georgia" w:hAnsi="Georgia"/>
        </w:rPr>
        <w:br w:type="page"/>
      </w:r>
    </w:p>
    <w:p w14:paraId="546F44C0" w14:textId="77777777" w:rsidR="003800DA" w:rsidRDefault="00B23F33" w:rsidP="009F0408">
      <w:pPr>
        <w:pStyle w:val="Heading2"/>
      </w:pPr>
      <w:bookmarkStart w:id="144" w:name="_Ejemplo:_concentración_Hazium"/>
      <w:bookmarkStart w:id="145" w:name="_Toc488695651"/>
      <w:bookmarkEnd w:id="144"/>
      <w:commentRangeStart w:id="146"/>
      <w:r>
        <w:lastRenderedPageBreak/>
        <w:t xml:space="preserve">Ejemplo: concentración </w:t>
      </w:r>
      <w:proofErr w:type="spellStart"/>
      <w:r>
        <w:t>Haziu</w:t>
      </w:r>
      <w:proofErr w:type="spellEnd"/>
      <w:r>
        <w:t>m</w:t>
      </w:r>
      <w:bookmarkEnd w:id="145"/>
      <w:commentRangeEnd w:id="146"/>
      <w:r w:rsidR="00F13DE8">
        <w:rPr>
          <w:rStyle w:val="CommentReference"/>
          <w:rFonts w:asciiTheme="minorHAnsi" w:eastAsiaTheme="minorHAnsi" w:hAnsiTheme="minorHAnsi" w:cstheme="minorBidi"/>
          <w:b w:val="0"/>
          <w:bCs w:val="0"/>
          <w:lang w:val="es-ES"/>
        </w:rPr>
        <w:commentReference w:id="146"/>
      </w:r>
    </w:p>
    <w:p w14:paraId="4BAD58AF" w14:textId="77777777" w:rsidR="00B23F33" w:rsidRDefault="00B23F33" w:rsidP="009F0408">
      <w:pPr>
        <w:spacing w:after="0"/>
      </w:pPr>
    </w:p>
    <w:p w14:paraId="543010BB" w14:textId="77777777" w:rsidR="00B23F33" w:rsidRDefault="00B23F33" w:rsidP="009F0408">
      <w:pPr>
        <w:rPr>
          <w:rFonts w:ascii="Georgia" w:hAnsi="Georgia"/>
        </w:rPr>
      </w:pPr>
      <w:r>
        <w:rPr>
          <w:rFonts w:ascii="Georgia" w:hAnsi="Georgia"/>
        </w:rPr>
        <w:t xml:space="preserve">En esta sección se explica de forma detallada como se ha llevado a cabo el análisis de los datos para el caso concreto de la concentración de </w:t>
      </w:r>
      <w:proofErr w:type="spellStart"/>
      <w:r>
        <w:rPr>
          <w:rFonts w:ascii="Georgia" w:hAnsi="Georgia"/>
        </w:rPr>
        <w:t>Hazium</w:t>
      </w:r>
      <w:proofErr w:type="spellEnd"/>
      <w:r>
        <w:rPr>
          <w:rFonts w:ascii="Georgia" w:hAnsi="Georgia"/>
        </w:rPr>
        <w:t>, análisis a partir del cual, se han obtenido las conclusiones sobre las anomalías encontradas (sección 6.3.1).</w:t>
      </w:r>
    </w:p>
    <w:p w14:paraId="52FEC9FF" w14:textId="64D3DCC2" w:rsidR="00C14039" w:rsidRDefault="00C6297E" w:rsidP="009F0408">
      <w:pPr>
        <w:rPr>
          <w:rFonts w:ascii="Georgia" w:hAnsi="Georgia"/>
        </w:rPr>
      </w:pPr>
      <w:r>
        <w:rPr>
          <w:rFonts w:ascii="Georgia" w:hAnsi="Georgia"/>
          <w:noProof/>
          <w:lang w:val="en-GB" w:eastAsia="en-GB"/>
        </w:rPr>
        <mc:AlternateContent>
          <mc:Choice Requires="wps">
            <w:drawing>
              <wp:anchor distT="0" distB="0" distL="114300" distR="114300" simplePos="0" relativeHeight="251748352" behindDoc="0" locked="0" layoutInCell="1" allowOverlap="1" wp14:anchorId="0503CAE8" wp14:editId="7D8BCE4A">
                <wp:simplePos x="0" y="0"/>
                <wp:positionH relativeFrom="column">
                  <wp:posOffset>-104140</wp:posOffset>
                </wp:positionH>
                <wp:positionV relativeFrom="paragraph">
                  <wp:posOffset>982980</wp:posOffset>
                </wp:positionV>
                <wp:extent cx="5880735" cy="2841625"/>
                <wp:effectExtent l="0" t="0" r="5715" b="0"/>
                <wp:wrapNone/>
                <wp:docPr id="311" nam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7C0D9F" id=" 68" o:spid="_x0000_s1026" style="position:absolute;margin-left:-8.2pt;margin-top:77.4pt;width:463.05pt;height:22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">
                <v:fill opacity="0"/>
                <v:path arrowok="t"/>
              </v:rect>
            </w:pict>
          </mc:Fallback>
        </mc:AlternateContent>
      </w:r>
      <w:r w:rsidR="00C14039">
        <w:rPr>
          <w:rFonts w:ascii="Georgia" w:hAnsi="Georgia"/>
        </w:rPr>
        <w:t xml:space="preserve">Tal y como se ha comentado en apartados anteriores, la primera fase consiste en analizar el </w:t>
      </w:r>
      <w:proofErr w:type="spellStart"/>
      <w:r w:rsidR="00C14039">
        <w:rPr>
          <w:rFonts w:ascii="Georgia" w:hAnsi="Georgia"/>
        </w:rPr>
        <w:t>dendrograma</w:t>
      </w:r>
      <w:proofErr w:type="spellEnd"/>
      <w:r w:rsidR="00C14039">
        <w:rPr>
          <w:rFonts w:ascii="Georgia" w:hAnsi="Georgia"/>
        </w:rPr>
        <w:t xml:space="preserve">. En el caso que se está considerando, consiste básicamente en 4 </w:t>
      </w:r>
      <w:proofErr w:type="spellStart"/>
      <w:r w:rsidR="00C14039">
        <w:rPr>
          <w:rFonts w:ascii="Georgia" w:hAnsi="Georgia"/>
        </w:rPr>
        <w:t>dendrogramas</w:t>
      </w:r>
      <w:proofErr w:type="spellEnd"/>
      <w:r w:rsidR="00C14039">
        <w:rPr>
          <w:rFonts w:ascii="Georgia" w:hAnsi="Georgia"/>
        </w:rPr>
        <w:t xml:space="preserve">, una por cada zona del edificio que tiene sensores para medir la concentración de este gas.  Estos </w:t>
      </w:r>
      <w:proofErr w:type="spellStart"/>
      <w:r w:rsidR="00C14039">
        <w:rPr>
          <w:rFonts w:ascii="Georgia" w:hAnsi="Georgia"/>
        </w:rPr>
        <w:t>dendrogramas</w:t>
      </w:r>
      <w:proofErr w:type="spellEnd"/>
      <w:r w:rsidR="00C14039">
        <w:rPr>
          <w:rFonts w:ascii="Georgia" w:hAnsi="Georgia"/>
        </w:rPr>
        <w:t xml:space="preserve"> </w:t>
      </w:r>
      <w:ins w:id="147" w:author="Daniel Alcaide" w:date="2017-07-25T17:15:00Z">
        <w:r w:rsidR="00F13DE8">
          <w:rPr>
            <w:rFonts w:ascii="Georgia" w:hAnsi="Georgia"/>
          </w:rPr>
          <w:t xml:space="preserve">se encuentran en las figuras 17 a 20 </w:t>
        </w:r>
      </w:ins>
      <w:del w:id="148" w:author="Daniel Alcaide" w:date="2017-07-25T17:15:00Z">
        <w:r w:rsidR="00C14039" w:rsidDel="00F13DE8">
          <w:rPr>
            <w:rFonts w:ascii="Georgia" w:hAnsi="Georgia"/>
          </w:rPr>
          <w:delText>son los siguientes</w:delText>
        </w:r>
      </w:del>
      <w:r w:rsidR="00C14039">
        <w:rPr>
          <w:rFonts w:ascii="Georgia" w:hAnsi="Georgia"/>
        </w:rPr>
        <w:t>:</w:t>
      </w:r>
    </w:p>
    <w:p w14:paraId="13982357" w14:textId="77777777" w:rsidR="005128FA" w:rsidRDefault="008B41CC" w:rsidP="005128FA">
      <w:pPr>
        <w:keepNext/>
      </w:pPr>
      <w:r>
        <w:rPr>
          <w:rFonts w:ascii="Georgia" w:hAnsi="Georgia"/>
          <w:noProof/>
          <w:lang w:val="en-GB" w:eastAsia="en-GB"/>
        </w:rPr>
        <w:drawing>
          <wp:inline distT="0" distB="0" distL="0" distR="0" wp14:anchorId="7775ECEF" wp14:editId="020F7700">
            <wp:extent cx="5755640" cy="2743200"/>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4E908311" w14:textId="77777777" w:rsidR="00132F4B" w:rsidRPr="005128FA" w:rsidRDefault="005128FA" w:rsidP="005128FA">
      <w:pPr>
        <w:pStyle w:val="Caption"/>
        <w:jc w:val="center"/>
        <w:rPr>
          <w:rFonts w:ascii="Georgia" w:hAnsi="Georgia"/>
          <w:color w:val="auto"/>
        </w:rPr>
      </w:pPr>
      <w:r w:rsidRPr="005128FA">
        <w:rPr>
          <w:color w:val="auto"/>
        </w:rPr>
        <w:t xml:space="preserve">Figura  </w:t>
      </w:r>
      <w:r>
        <w:rPr>
          <w:color w:val="auto"/>
        </w:rPr>
        <w:t xml:space="preserve">17   </w:t>
      </w:r>
      <w:commentRangeStart w:id="149"/>
      <w:proofErr w:type="spellStart"/>
      <w:r>
        <w:rPr>
          <w:color w:val="auto"/>
        </w:rPr>
        <w:t>Dendrograma</w:t>
      </w:r>
      <w:proofErr w:type="spellEnd"/>
      <w:r>
        <w:rPr>
          <w:color w:val="auto"/>
        </w:rPr>
        <w:t xml:space="preserve"> </w:t>
      </w:r>
      <w:commentRangeEnd w:id="149"/>
      <w:r w:rsidR="00F13DE8">
        <w:rPr>
          <w:rStyle w:val="CommentReference"/>
          <w:rFonts w:asciiTheme="minorHAnsi" w:hAnsiTheme="minorHAnsi"/>
          <w:b w:val="0"/>
          <w:bCs w:val="0"/>
          <w:color w:val="auto"/>
          <w:lang w:val="es-ES"/>
        </w:rPr>
        <w:commentReference w:id="149"/>
      </w:r>
    </w:p>
    <w:p w14:paraId="19010170" w14:textId="77777777" w:rsidR="008B41CC" w:rsidRDefault="00C6297E" w:rsidP="009F0408">
      <w:pPr>
        <w:rPr>
          <w:rFonts w:ascii="Georgia" w:hAnsi="Georgia"/>
        </w:rPr>
      </w:pPr>
      <w:r>
        <w:rPr>
          <w:noProof/>
          <w:lang w:val="en-GB" w:eastAsia="en-GB"/>
        </w:rPr>
        <mc:AlternateContent>
          <mc:Choice Requires="wps">
            <w:drawing>
              <wp:anchor distT="0" distB="0" distL="114300" distR="114300" simplePos="0" relativeHeight="251783168" behindDoc="0" locked="0" layoutInCell="1" allowOverlap="1" wp14:anchorId="2654FD50" wp14:editId="2586B664">
                <wp:simplePos x="0" y="0"/>
                <wp:positionH relativeFrom="column">
                  <wp:posOffset>-104140</wp:posOffset>
                </wp:positionH>
                <wp:positionV relativeFrom="paragraph">
                  <wp:posOffset>2912110</wp:posOffset>
                </wp:positionV>
                <wp:extent cx="5880735" cy="258445"/>
                <wp:effectExtent l="0" t="0" r="0" b="0"/>
                <wp:wrapNone/>
                <wp:docPr id="310" nam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2F651" w14:textId="77777777" w:rsidR="00F13DE8" w:rsidRPr="005128FA" w:rsidRDefault="00F13DE8" w:rsidP="005128FA">
                            <w:pPr>
                              <w:pStyle w:val="Caption"/>
                              <w:jc w:val="center"/>
                              <w:rPr>
                                <w:rFonts w:ascii="Georgia" w:hAnsi="Georgia"/>
                                <w:noProof/>
                                <w:color w:val="auto"/>
                              </w:rPr>
                            </w:pPr>
                            <w:r w:rsidRPr="005128FA">
                              <w:rPr>
                                <w:color w:val="auto"/>
                              </w:rPr>
                              <w:t xml:space="preserve">Figura  18   </w:t>
                            </w:r>
                            <w:proofErr w:type="spellStart"/>
                            <w:r w:rsidRPr="005128FA">
                              <w:rPr>
                                <w:color w:val="auto"/>
                              </w:rPr>
                              <w:t>Dendrograma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54FD50" id="_x0020_95" o:spid="_x0000_s1054" type="#_x0000_t202" style="position:absolute;left:0;text-align:left;margin-left:-8.2pt;margin-top:229.3pt;width:463.05pt;height:20.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" stroked="f">
                <v:path arrowok="t"/>
                <v:textbox style="mso-fit-shape-to-text:t" inset="0,0,0,0">
                  <w:txbxContent>
                    <w:p w14:paraId="4092F651" w14:textId="77777777" w:rsidR="00F13DE8" w:rsidRPr="005128FA" w:rsidRDefault="00F13DE8" w:rsidP="005128FA">
                      <w:pPr>
                        <w:pStyle w:val="Caption"/>
                        <w:jc w:val="center"/>
                        <w:rPr>
                          <w:rFonts w:ascii="Georgia" w:hAnsi="Georgia"/>
                          <w:noProof/>
                          <w:color w:val="auto"/>
                        </w:rPr>
                      </w:pPr>
                      <w:r w:rsidRPr="005128FA">
                        <w:rPr>
                          <w:color w:val="auto"/>
                        </w:rPr>
                        <w:t xml:space="preserve">Figura  18   </w:t>
                      </w:r>
                      <w:proofErr w:type="spellStart"/>
                      <w:r w:rsidRPr="005128FA">
                        <w:rPr>
                          <w:color w:val="auto"/>
                        </w:rPr>
                        <w:t>Dendrograma</w:t>
                      </w:r>
                      <w:proofErr w:type="spellEnd"/>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655163" behindDoc="0" locked="0" layoutInCell="1" allowOverlap="1" wp14:anchorId="3C0FDA05" wp14:editId="472BB46D">
                <wp:simplePos x="0" y="0"/>
                <wp:positionH relativeFrom="column">
                  <wp:posOffset>-104140</wp:posOffset>
                </wp:positionH>
                <wp:positionV relativeFrom="paragraph">
                  <wp:posOffset>13335</wp:posOffset>
                </wp:positionV>
                <wp:extent cx="5880735" cy="2841625"/>
                <wp:effectExtent l="0" t="0" r="5715" b="0"/>
                <wp:wrapNone/>
                <wp:docPr id="309" nam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4DE264" id=" 69" o:spid="_x0000_s1026" style="position:absolute;margin-left:-8.2pt;margin-top:1.05pt;width:463.05pt;height:223.75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">
                <v:fill opacity="0"/>
                <v:path arrowok="t"/>
              </v:rect>
            </w:pict>
          </mc:Fallback>
        </mc:AlternateContent>
      </w:r>
      <w:r w:rsidR="008B41CC">
        <w:rPr>
          <w:rFonts w:ascii="Georgia" w:hAnsi="Georgia"/>
          <w:noProof/>
          <w:lang w:val="en-GB" w:eastAsia="en-GB"/>
        </w:rPr>
        <w:drawing>
          <wp:inline distT="0" distB="0" distL="0" distR="0" wp14:anchorId="72B5A5CB" wp14:editId="3DA641AD">
            <wp:extent cx="5755640" cy="2725420"/>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56A0EC7E" w14:textId="77777777" w:rsidR="008B41CC" w:rsidRDefault="008B41CC" w:rsidP="009F0408">
      <w:pPr>
        <w:rPr>
          <w:rFonts w:ascii="Georgia" w:hAnsi="Georgia"/>
        </w:rPr>
      </w:pPr>
    </w:p>
    <w:p w14:paraId="769D9090" w14:textId="77777777" w:rsidR="008B41CC" w:rsidRDefault="00C6297E" w:rsidP="009F0408">
      <w:pPr>
        <w:rPr>
          <w:rFonts w:ascii="Georgia" w:hAnsi="Georgia"/>
        </w:rPr>
      </w:pPr>
      <w:r>
        <w:rPr>
          <w:noProof/>
          <w:lang w:val="en-GB" w:eastAsia="en-GB"/>
        </w:rPr>
        <w:lastRenderedPageBreak/>
        <mc:AlternateContent>
          <mc:Choice Requires="wps">
            <w:drawing>
              <wp:anchor distT="0" distB="0" distL="114300" distR="114300" simplePos="0" relativeHeight="251785216" behindDoc="0" locked="0" layoutInCell="1" allowOverlap="1" wp14:anchorId="2E32571A" wp14:editId="5C443E56">
                <wp:simplePos x="0" y="0"/>
                <wp:positionH relativeFrom="column">
                  <wp:posOffset>-14605</wp:posOffset>
                </wp:positionH>
                <wp:positionV relativeFrom="paragraph">
                  <wp:posOffset>3181985</wp:posOffset>
                </wp:positionV>
                <wp:extent cx="5880735" cy="258445"/>
                <wp:effectExtent l="0" t="0" r="0" b="0"/>
                <wp:wrapNone/>
                <wp:docPr id="308" nam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C539D6" w14:textId="77777777" w:rsidR="00F13DE8" w:rsidRPr="00D51410" w:rsidRDefault="00F13DE8" w:rsidP="00D51410">
                            <w:pPr>
                              <w:pStyle w:val="Caption"/>
                              <w:jc w:val="center"/>
                              <w:rPr>
                                <w:rFonts w:ascii="Georgia" w:hAnsi="Georgia"/>
                                <w:noProof/>
                                <w:color w:val="auto"/>
                              </w:rPr>
                            </w:pPr>
                            <w:r w:rsidRPr="00D51410">
                              <w:rPr>
                                <w:color w:val="auto"/>
                              </w:rPr>
                              <w:t xml:space="preserve">Figura  19   </w:t>
                            </w:r>
                            <w:proofErr w:type="spellStart"/>
                            <w:r w:rsidRPr="00D51410">
                              <w:rPr>
                                <w:color w:val="auto"/>
                              </w:rPr>
                              <w:t>Dendrograma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32571A" id="_x0020_96" o:spid="_x0000_s1055" type="#_x0000_t202" style="position:absolute;left:0;text-align:left;margin-left:-1.15pt;margin-top:250.55pt;width:463.05pt;height:2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" stroked="f">
                <v:path arrowok="t"/>
                <v:textbox style="mso-fit-shape-to-text:t" inset="0,0,0,0">
                  <w:txbxContent>
                    <w:p w14:paraId="67C539D6" w14:textId="77777777" w:rsidR="00F13DE8" w:rsidRPr="00D51410" w:rsidRDefault="00F13DE8" w:rsidP="00D51410">
                      <w:pPr>
                        <w:pStyle w:val="Caption"/>
                        <w:jc w:val="center"/>
                        <w:rPr>
                          <w:rFonts w:ascii="Georgia" w:hAnsi="Georgia"/>
                          <w:noProof/>
                          <w:color w:val="auto"/>
                        </w:rPr>
                      </w:pPr>
                      <w:r w:rsidRPr="00D51410">
                        <w:rPr>
                          <w:color w:val="auto"/>
                        </w:rPr>
                        <w:t xml:space="preserve">Figura  19   </w:t>
                      </w:r>
                      <w:proofErr w:type="spellStart"/>
                      <w:r w:rsidRPr="00D51410">
                        <w:rPr>
                          <w:color w:val="auto"/>
                        </w:rPr>
                        <w:t>Dendrograma</w:t>
                      </w:r>
                      <w:proofErr w:type="spellEnd"/>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50400" behindDoc="0" locked="0" layoutInCell="1" allowOverlap="1" wp14:anchorId="4118446E" wp14:editId="5B060BF9">
                <wp:simplePos x="0" y="0"/>
                <wp:positionH relativeFrom="column">
                  <wp:posOffset>-14605</wp:posOffset>
                </wp:positionH>
                <wp:positionV relativeFrom="paragraph">
                  <wp:posOffset>283210</wp:posOffset>
                </wp:positionV>
                <wp:extent cx="5880735" cy="2841625"/>
                <wp:effectExtent l="0" t="0" r="5715" b="0"/>
                <wp:wrapNone/>
                <wp:docPr id="307" nam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5AFCDD" id=" 70" o:spid="_x0000_s1026" style="position:absolute;margin-left:-1.15pt;margin-top:22.3pt;width:463.05pt;height:22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">
                <v:fill opacity="0"/>
                <v:path arrowok="t"/>
              </v:rect>
            </w:pict>
          </mc:Fallback>
        </mc:AlternateContent>
      </w:r>
    </w:p>
    <w:p w14:paraId="15BFC8A5" w14:textId="77777777" w:rsidR="008B41CC" w:rsidRDefault="008B41CC" w:rsidP="009F0408">
      <w:pPr>
        <w:rPr>
          <w:rFonts w:ascii="Georgia" w:hAnsi="Georgia"/>
        </w:rPr>
      </w:pPr>
      <w:r>
        <w:rPr>
          <w:rFonts w:ascii="Georgia" w:hAnsi="Georgia"/>
          <w:noProof/>
          <w:lang w:val="en-GB" w:eastAsia="en-GB"/>
        </w:rPr>
        <w:drawing>
          <wp:inline distT="0" distB="0" distL="0" distR="0" wp14:anchorId="12062B66" wp14:editId="11BB96AA">
            <wp:extent cx="5755640" cy="2769870"/>
            <wp:effectExtent l="19050" t="0" r="0" b="0"/>
            <wp:docPr id="2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755640" cy="2769870"/>
                    </a:xfrm>
                    <a:prstGeom prst="rect">
                      <a:avLst/>
                    </a:prstGeom>
                    <a:noFill/>
                    <a:ln w="9525">
                      <a:noFill/>
                      <a:miter lim="800000"/>
                      <a:headEnd/>
                      <a:tailEnd/>
                    </a:ln>
                  </pic:spPr>
                </pic:pic>
              </a:graphicData>
            </a:graphic>
          </wp:inline>
        </w:drawing>
      </w:r>
    </w:p>
    <w:p w14:paraId="79811DCE" w14:textId="77777777" w:rsidR="008B41CC" w:rsidRDefault="008B41CC" w:rsidP="009F0408">
      <w:pPr>
        <w:rPr>
          <w:rFonts w:ascii="Georgia" w:hAnsi="Georgia"/>
        </w:rPr>
      </w:pPr>
    </w:p>
    <w:p w14:paraId="69616D0E" w14:textId="77777777" w:rsidR="008B41CC" w:rsidRDefault="00C6297E" w:rsidP="009F0408">
      <w:pPr>
        <w:rPr>
          <w:rFonts w:ascii="Georgia" w:hAnsi="Georgia"/>
        </w:rPr>
      </w:pPr>
      <w:r>
        <w:rPr>
          <w:noProof/>
          <w:lang w:val="en-GB" w:eastAsia="en-GB"/>
        </w:rPr>
        <mc:AlternateContent>
          <mc:Choice Requires="wps">
            <w:drawing>
              <wp:anchor distT="0" distB="0" distL="114300" distR="114300" simplePos="0" relativeHeight="251787264" behindDoc="0" locked="0" layoutInCell="1" allowOverlap="1" wp14:anchorId="648FAA7B" wp14:editId="768C2FC2">
                <wp:simplePos x="0" y="0"/>
                <wp:positionH relativeFrom="column">
                  <wp:posOffset>-14605</wp:posOffset>
                </wp:positionH>
                <wp:positionV relativeFrom="paragraph">
                  <wp:posOffset>3231515</wp:posOffset>
                </wp:positionV>
                <wp:extent cx="5880735" cy="258445"/>
                <wp:effectExtent l="0" t="0" r="0" b="0"/>
                <wp:wrapNone/>
                <wp:docPr id="306" nam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28D5" w14:textId="77777777" w:rsidR="00F13DE8" w:rsidRPr="00D51410" w:rsidRDefault="00F13DE8" w:rsidP="00D51410">
                            <w:pPr>
                              <w:pStyle w:val="Caption"/>
                              <w:jc w:val="center"/>
                              <w:rPr>
                                <w:rFonts w:ascii="Georgia" w:hAnsi="Georgia"/>
                                <w:noProof/>
                                <w:color w:val="auto"/>
                              </w:rPr>
                            </w:pPr>
                            <w:r w:rsidRPr="00D51410">
                              <w:rPr>
                                <w:color w:val="auto"/>
                              </w:rPr>
                              <w:t xml:space="preserve">Figura  20   </w:t>
                            </w:r>
                            <w:proofErr w:type="spellStart"/>
                            <w:r w:rsidRPr="00D51410">
                              <w:rPr>
                                <w:color w:val="auto"/>
                              </w:rPr>
                              <w:t>Dendrograma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8FAA7B" id="_x0020_97" o:spid="_x0000_s1056" type="#_x0000_t202" style="position:absolute;left:0;text-align:left;margin-left:-1.15pt;margin-top:254.45pt;width:463.05pt;height:2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" stroked="f">
                <v:path arrowok="t"/>
                <v:textbox style="mso-fit-shape-to-text:t" inset="0,0,0,0">
                  <w:txbxContent>
                    <w:p w14:paraId="43C928D5" w14:textId="77777777" w:rsidR="00F13DE8" w:rsidRPr="00D51410" w:rsidRDefault="00F13DE8" w:rsidP="00D51410">
                      <w:pPr>
                        <w:pStyle w:val="Caption"/>
                        <w:jc w:val="center"/>
                        <w:rPr>
                          <w:rFonts w:ascii="Georgia" w:hAnsi="Georgia"/>
                          <w:noProof/>
                          <w:color w:val="auto"/>
                        </w:rPr>
                      </w:pPr>
                      <w:r w:rsidRPr="00D51410">
                        <w:rPr>
                          <w:color w:val="auto"/>
                        </w:rPr>
                        <w:t xml:space="preserve">Figura  20   </w:t>
                      </w:r>
                      <w:proofErr w:type="spellStart"/>
                      <w:r w:rsidRPr="00D51410">
                        <w:rPr>
                          <w:color w:val="auto"/>
                        </w:rPr>
                        <w:t>Dendrograma</w:t>
                      </w:r>
                      <w:proofErr w:type="spellEnd"/>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51424" behindDoc="0" locked="0" layoutInCell="1" allowOverlap="1" wp14:anchorId="7B112813" wp14:editId="5C3B51D1">
                <wp:simplePos x="0" y="0"/>
                <wp:positionH relativeFrom="column">
                  <wp:posOffset>-14605</wp:posOffset>
                </wp:positionH>
                <wp:positionV relativeFrom="paragraph">
                  <wp:posOffset>332740</wp:posOffset>
                </wp:positionV>
                <wp:extent cx="5880735" cy="2841625"/>
                <wp:effectExtent l="0" t="0" r="5715" b="0"/>
                <wp:wrapNone/>
                <wp:docPr id="305" nam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EA6EFE" id=" 71" o:spid="_x0000_s1026" style="position:absolute;margin-left:-1.15pt;margin-top:26.2pt;width:463.05pt;height:223.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">
                <v:fill opacity="0"/>
                <v:path arrowok="t"/>
              </v:rect>
            </w:pict>
          </mc:Fallback>
        </mc:AlternateContent>
      </w:r>
    </w:p>
    <w:p w14:paraId="59A1B0CA" w14:textId="77777777" w:rsidR="008B41CC" w:rsidRDefault="008B41CC" w:rsidP="009F0408">
      <w:pPr>
        <w:rPr>
          <w:rFonts w:ascii="Georgia" w:hAnsi="Georgia"/>
        </w:rPr>
      </w:pPr>
      <w:r>
        <w:rPr>
          <w:rFonts w:ascii="Georgia" w:hAnsi="Georgia"/>
          <w:noProof/>
          <w:lang w:val="en-GB" w:eastAsia="en-GB"/>
        </w:rPr>
        <w:drawing>
          <wp:inline distT="0" distB="0" distL="0" distR="0" wp14:anchorId="6ABEB4F0" wp14:editId="31303840">
            <wp:extent cx="5755640" cy="2752090"/>
            <wp:effectExtent l="19050" t="0" r="0" b="0"/>
            <wp:docPr id="2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55640" cy="2752090"/>
                    </a:xfrm>
                    <a:prstGeom prst="rect">
                      <a:avLst/>
                    </a:prstGeom>
                    <a:noFill/>
                    <a:ln w="9525">
                      <a:noFill/>
                      <a:miter lim="800000"/>
                      <a:headEnd/>
                      <a:tailEnd/>
                    </a:ln>
                  </pic:spPr>
                </pic:pic>
              </a:graphicData>
            </a:graphic>
          </wp:inline>
        </w:drawing>
      </w:r>
    </w:p>
    <w:p w14:paraId="2B081525" w14:textId="77777777" w:rsidR="002D6E5D" w:rsidRDefault="002D6E5D" w:rsidP="009F0408">
      <w:pPr>
        <w:spacing w:after="0"/>
        <w:rPr>
          <w:rFonts w:ascii="Georgia" w:hAnsi="Georgia"/>
        </w:rPr>
      </w:pPr>
    </w:p>
    <w:p w14:paraId="701FE529" w14:textId="77777777" w:rsidR="00C14039" w:rsidRDefault="00125162" w:rsidP="009F0408">
      <w:pPr>
        <w:rPr>
          <w:rFonts w:ascii="Georgia" w:hAnsi="Georgia"/>
        </w:rPr>
      </w:pPr>
      <w:commentRangeStart w:id="150"/>
      <w:r>
        <w:rPr>
          <w:rFonts w:ascii="Georgia" w:hAnsi="Georgia"/>
        </w:rPr>
        <w:t xml:space="preserve">A partir de la interpretación de estos </w:t>
      </w:r>
      <w:proofErr w:type="spellStart"/>
      <w:r>
        <w:rPr>
          <w:rFonts w:ascii="Georgia" w:hAnsi="Georgia"/>
        </w:rPr>
        <w:t>dendrogramas</w:t>
      </w:r>
      <w:proofErr w:type="spellEnd"/>
      <w:r w:rsidR="002D6E5D">
        <w:rPr>
          <w:rFonts w:ascii="Georgia" w:hAnsi="Georgia"/>
        </w:rPr>
        <w:t xml:space="preserve"> (ver sección 4.2)</w:t>
      </w:r>
      <w:r>
        <w:rPr>
          <w:rFonts w:ascii="Georgia" w:hAnsi="Georgia"/>
        </w:rPr>
        <w:t xml:space="preserve">, podemos obtener de forma visual los grupos </w:t>
      </w:r>
      <w:r w:rsidR="002D6E5D">
        <w:rPr>
          <w:rFonts w:ascii="Georgia" w:hAnsi="Georgia"/>
        </w:rPr>
        <w:t xml:space="preserve">que son similares (días), </w:t>
      </w:r>
      <w:r>
        <w:rPr>
          <w:rFonts w:ascii="Georgia" w:hAnsi="Georgia"/>
        </w:rPr>
        <w:t xml:space="preserve">generados a partir de la técnica de </w:t>
      </w:r>
      <w:proofErr w:type="spellStart"/>
      <w:r>
        <w:rPr>
          <w:rFonts w:ascii="Georgia" w:hAnsi="Georgia"/>
        </w:rPr>
        <w:t>clustering</w:t>
      </w:r>
      <w:proofErr w:type="spellEnd"/>
      <w:r>
        <w:rPr>
          <w:rFonts w:ascii="Georgia" w:hAnsi="Georgia"/>
        </w:rPr>
        <w:t xml:space="preserve"> jerárquico utilizada para nuestro análisis. </w:t>
      </w:r>
      <w:commentRangeEnd w:id="150"/>
      <w:r w:rsidR="009C7F24">
        <w:rPr>
          <w:rStyle w:val="CommentReference"/>
          <w:rFonts w:asciiTheme="minorHAnsi" w:hAnsiTheme="minorHAnsi"/>
          <w:lang w:val="es-ES"/>
        </w:rPr>
        <w:commentReference w:id="150"/>
      </w:r>
    </w:p>
    <w:p w14:paraId="12A742FE" w14:textId="77777777" w:rsidR="002D6E5D" w:rsidRPr="00B23F33" w:rsidRDefault="002D6E5D" w:rsidP="009F0408">
      <w:pPr>
        <w:rPr>
          <w:rFonts w:ascii="Georgia" w:hAnsi="Georgia"/>
        </w:rPr>
      </w:pPr>
      <w:r>
        <w:rPr>
          <w:rFonts w:ascii="Georgia" w:hAnsi="Georgia"/>
        </w:rPr>
        <w:t xml:space="preserve">Un estudio puntual posterior, en el que se analice de forma detallada un día concreto, junto con otros parámetros que corroboren la teoría, nos permitirá </w:t>
      </w:r>
      <w:proofErr w:type="spellStart"/>
      <w:r>
        <w:rPr>
          <w:rFonts w:ascii="Georgia" w:hAnsi="Georgia"/>
        </w:rPr>
        <w:t>verficar</w:t>
      </w:r>
      <w:proofErr w:type="spellEnd"/>
      <w:r>
        <w:rPr>
          <w:rFonts w:ascii="Georgia" w:hAnsi="Georgia"/>
        </w:rPr>
        <w:t xml:space="preserve"> si se trata de una anomalía.   </w:t>
      </w:r>
    </w:p>
    <w:p w14:paraId="35C1CFBC" w14:textId="77777777" w:rsidR="00A863EE" w:rsidRDefault="00A863EE" w:rsidP="009F0408">
      <w:pPr>
        <w:rPr>
          <w:rFonts w:ascii="Georgia" w:hAnsi="Georgia"/>
        </w:rPr>
      </w:pPr>
      <w:commentRangeStart w:id="151"/>
      <w:r>
        <w:rPr>
          <w:rFonts w:ascii="Georgia" w:hAnsi="Georgia"/>
        </w:rPr>
        <w:lastRenderedPageBreak/>
        <w:t xml:space="preserve">A continuación, se analizan las gráficas obtenidas a partir de los datos correspondientes a la concentración de </w:t>
      </w:r>
      <w:commentRangeStart w:id="152"/>
      <w:proofErr w:type="spellStart"/>
      <w:r>
        <w:rPr>
          <w:rFonts w:ascii="Georgia" w:hAnsi="Georgia"/>
        </w:rPr>
        <w:t>hazium</w:t>
      </w:r>
      <w:proofErr w:type="spellEnd"/>
      <w:r>
        <w:rPr>
          <w:rFonts w:ascii="Georgia" w:hAnsi="Georgia"/>
        </w:rPr>
        <w:t xml:space="preserve"> </w:t>
      </w:r>
      <w:commentRangeEnd w:id="152"/>
      <w:r w:rsidR="009C7F24">
        <w:rPr>
          <w:rStyle w:val="CommentReference"/>
          <w:rFonts w:asciiTheme="minorHAnsi" w:hAnsiTheme="minorHAnsi"/>
          <w:lang w:val="es-ES"/>
        </w:rPr>
        <w:commentReference w:id="152"/>
      </w:r>
      <w:r w:rsidR="00BB5E0A">
        <w:rPr>
          <w:rFonts w:ascii="Georgia" w:hAnsi="Georgia"/>
        </w:rPr>
        <w:t>en cada zona,</w:t>
      </w:r>
      <w:r>
        <w:rPr>
          <w:rFonts w:ascii="Georgia" w:hAnsi="Georgia"/>
        </w:rPr>
        <w:t xml:space="preserve"> a lo largo de los 14 días en los que se ha hecho análisis. Esto, permitirá considerar los datos como posibles anomalí</w:t>
      </w:r>
      <w:r w:rsidR="00E6682E">
        <w:rPr>
          <w:rFonts w:ascii="Georgia" w:hAnsi="Georgia"/>
        </w:rPr>
        <w:t>a</w:t>
      </w:r>
      <w:r>
        <w:rPr>
          <w:rFonts w:ascii="Georgia" w:hAnsi="Georgia"/>
        </w:rPr>
        <w:t xml:space="preserve">s, si ese día, se presenta un comportamiento diferente al “normal”, el más repetido en la serie temporal. </w:t>
      </w:r>
      <w:commentRangeEnd w:id="151"/>
      <w:r w:rsidR="009C7F24">
        <w:rPr>
          <w:rStyle w:val="CommentReference"/>
          <w:rFonts w:asciiTheme="minorHAnsi" w:hAnsiTheme="minorHAnsi"/>
          <w:lang w:val="es-ES"/>
        </w:rPr>
        <w:commentReference w:id="151"/>
      </w:r>
    </w:p>
    <w:p w14:paraId="674B2162" w14:textId="77777777" w:rsidR="00A863EE" w:rsidRDefault="00A863EE" w:rsidP="009F0408">
      <w:pPr>
        <w:rPr>
          <w:rFonts w:ascii="Georgia" w:hAnsi="Georgia"/>
        </w:rPr>
      </w:pPr>
      <w:r>
        <w:rPr>
          <w:rFonts w:ascii="Georgia" w:hAnsi="Georgia"/>
        </w:rPr>
        <w:t>Las gráficas</w:t>
      </w:r>
      <w:r w:rsidR="00BB5E0A">
        <w:rPr>
          <w:rFonts w:ascii="Georgia" w:hAnsi="Georgia"/>
        </w:rPr>
        <w:t>, agrupadas en un único panel</w:t>
      </w:r>
      <w:r>
        <w:rPr>
          <w:rFonts w:ascii="Georgia" w:hAnsi="Georgia"/>
        </w:rPr>
        <w:t xml:space="preserve"> son las </w:t>
      </w:r>
      <w:commentRangeStart w:id="153"/>
      <w:r>
        <w:rPr>
          <w:rFonts w:ascii="Georgia" w:hAnsi="Georgia"/>
        </w:rPr>
        <w:t>siguientes</w:t>
      </w:r>
      <w:commentRangeEnd w:id="153"/>
      <w:r w:rsidR="009C7F24">
        <w:rPr>
          <w:rStyle w:val="CommentReference"/>
          <w:rFonts w:asciiTheme="minorHAnsi" w:hAnsiTheme="minorHAnsi"/>
          <w:lang w:val="es-ES"/>
        </w:rPr>
        <w:commentReference w:id="153"/>
      </w:r>
      <w:r>
        <w:rPr>
          <w:rFonts w:ascii="Georgia" w:hAnsi="Georgia"/>
        </w:rPr>
        <w:t>:</w:t>
      </w:r>
    </w:p>
    <w:p w14:paraId="484C8E62" w14:textId="77777777" w:rsidR="00BB5E0A" w:rsidRDefault="00BB5E0A" w:rsidP="009F0408">
      <w:pPr>
        <w:rPr>
          <w:rFonts w:ascii="Georgia" w:hAnsi="Georgia"/>
        </w:rPr>
      </w:pPr>
    </w:p>
    <w:p w14:paraId="3BFF2104" w14:textId="77777777" w:rsidR="00FA2A27" w:rsidRDefault="00BB5E0A" w:rsidP="00FA2A27">
      <w:pPr>
        <w:keepNext/>
      </w:pPr>
      <w:r>
        <w:rPr>
          <w:rFonts w:ascii="Georgia" w:hAnsi="Georgia"/>
          <w:noProof/>
          <w:lang w:val="en-GB" w:eastAsia="en-GB"/>
        </w:rPr>
        <w:drawing>
          <wp:inline distT="0" distB="0" distL="0" distR="0" wp14:anchorId="21EAB9A8" wp14:editId="44E123AB">
            <wp:extent cx="5755640" cy="2743200"/>
            <wp:effectExtent l="19050" t="0" r="0" b="0"/>
            <wp:docPr id="2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45A26102" w14:textId="77777777" w:rsidR="00BB5E0A" w:rsidRPr="00FA2A27" w:rsidRDefault="00FA2A27" w:rsidP="00FA2A27">
      <w:pPr>
        <w:pStyle w:val="Caption"/>
        <w:jc w:val="center"/>
        <w:rPr>
          <w:rFonts w:ascii="Georgia" w:hAnsi="Georgia"/>
          <w:color w:val="auto"/>
        </w:rPr>
      </w:pPr>
      <w:r w:rsidRPr="00FA2A27">
        <w:rPr>
          <w:color w:val="auto"/>
        </w:rPr>
        <w:t>Figura  21   Panel F1 Z8a</w:t>
      </w:r>
    </w:p>
    <w:p w14:paraId="0170594E" w14:textId="77777777" w:rsidR="00BB5E0A" w:rsidRDefault="00BB5E0A" w:rsidP="009F0408">
      <w:pPr>
        <w:rPr>
          <w:rFonts w:ascii="Georgia" w:hAnsi="Georgia"/>
        </w:rPr>
      </w:pPr>
    </w:p>
    <w:p w14:paraId="4E1EB511" w14:textId="77777777" w:rsidR="00FA2A27" w:rsidRPr="00FA2A27" w:rsidRDefault="00BB5E0A" w:rsidP="00FA2A27">
      <w:pPr>
        <w:pStyle w:val="Caption"/>
        <w:jc w:val="center"/>
        <w:rPr>
          <w:rFonts w:ascii="Georgia" w:hAnsi="Georgia"/>
          <w:color w:val="auto"/>
        </w:rPr>
      </w:pPr>
      <w:r>
        <w:rPr>
          <w:rFonts w:ascii="Georgia" w:hAnsi="Georgia"/>
          <w:noProof/>
          <w:lang w:val="en-GB" w:eastAsia="en-GB"/>
        </w:rPr>
        <w:drawing>
          <wp:inline distT="0" distB="0" distL="0" distR="0" wp14:anchorId="0C223576" wp14:editId="17699748">
            <wp:extent cx="5755640" cy="2743200"/>
            <wp:effectExtent l="19050" t="0" r="0" b="0"/>
            <wp:docPr id="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5755640" cy="2743200"/>
                    </a:xfrm>
                    <a:prstGeom prst="rect">
                      <a:avLst/>
                    </a:prstGeom>
                    <a:noFill/>
                    <a:ln w="9525">
                      <a:noFill/>
                      <a:miter lim="800000"/>
                      <a:headEnd/>
                      <a:tailEnd/>
                    </a:ln>
                  </pic:spPr>
                </pic:pic>
              </a:graphicData>
            </a:graphic>
          </wp:inline>
        </w:drawing>
      </w:r>
      <w:r w:rsidR="00A863EE">
        <w:rPr>
          <w:rFonts w:ascii="Georgia" w:hAnsi="Georgia"/>
        </w:rPr>
        <w:t xml:space="preserve"> </w:t>
      </w:r>
      <w:r w:rsidR="00FA2A27" w:rsidRPr="00FA2A27">
        <w:rPr>
          <w:color w:val="auto"/>
        </w:rPr>
        <w:t>Figura  2</w:t>
      </w:r>
      <w:r w:rsidR="008123F0">
        <w:rPr>
          <w:color w:val="auto"/>
        </w:rPr>
        <w:t>2</w:t>
      </w:r>
      <w:r w:rsidR="00FA2A27" w:rsidRPr="00FA2A27">
        <w:rPr>
          <w:color w:val="auto"/>
        </w:rPr>
        <w:t xml:space="preserve">   Panel F</w:t>
      </w:r>
      <w:r w:rsidR="00FA2A27">
        <w:rPr>
          <w:color w:val="auto"/>
        </w:rPr>
        <w:t>2</w:t>
      </w:r>
      <w:r w:rsidR="00FA2A27" w:rsidRPr="00FA2A27">
        <w:rPr>
          <w:color w:val="auto"/>
        </w:rPr>
        <w:t xml:space="preserve"> Z</w:t>
      </w:r>
      <w:r w:rsidR="00FA2A27">
        <w:rPr>
          <w:color w:val="auto"/>
        </w:rPr>
        <w:t>2</w:t>
      </w:r>
    </w:p>
    <w:p w14:paraId="0B151BB5" w14:textId="77777777" w:rsidR="009B6467" w:rsidRDefault="009B6467" w:rsidP="009F0408">
      <w:pPr>
        <w:rPr>
          <w:rFonts w:ascii="Georgia" w:hAnsi="Georgia"/>
        </w:rPr>
      </w:pPr>
    </w:p>
    <w:p w14:paraId="43D4951E" w14:textId="77777777" w:rsidR="00A863EE" w:rsidRDefault="00A863EE" w:rsidP="009F0408">
      <w:pPr>
        <w:rPr>
          <w:rFonts w:ascii="Georgia" w:hAnsi="Georgia"/>
        </w:rPr>
      </w:pPr>
    </w:p>
    <w:p w14:paraId="4D6979BD" w14:textId="77777777" w:rsidR="002E62A7" w:rsidRDefault="002E62A7" w:rsidP="009F0408">
      <w:pPr>
        <w:rPr>
          <w:rFonts w:ascii="Georgia" w:hAnsi="Georgia"/>
        </w:rPr>
      </w:pPr>
      <w:r>
        <w:rPr>
          <w:rFonts w:ascii="Georgia" w:hAnsi="Georgia"/>
          <w:noProof/>
          <w:lang w:val="en-GB" w:eastAsia="en-GB"/>
        </w:rPr>
        <w:drawing>
          <wp:inline distT="0" distB="0" distL="0" distR="0" wp14:anchorId="48DD6D76" wp14:editId="71BD2C91">
            <wp:extent cx="5755640" cy="2725420"/>
            <wp:effectExtent l="19050" t="0" r="0" b="0"/>
            <wp:docPr id="2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62701955" w14:textId="77777777" w:rsidR="008123F0" w:rsidRPr="00FA2A27" w:rsidRDefault="008123F0" w:rsidP="008123F0">
      <w:pPr>
        <w:pStyle w:val="Caption"/>
        <w:jc w:val="center"/>
        <w:rPr>
          <w:rFonts w:ascii="Georgia" w:hAnsi="Georgia"/>
          <w:color w:val="auto"/>
        </w:rPr>
      </w:pPr>
      <w:r w:rsidRPr="00FA2A27">
        <w:rPr>
          <w:color w:val="auto"/>
        </w:rPr>
        <w:t xml:space="preserve">Figura  </w:t>
      </w:r>
      <w:r w:rsidR="000A3C39">
        <w:rPr>
          <w:color w:val="auto"/>
        </w:rPr>
        <w:t>23</w:t>
      </w:r>
      <w:r w:rsidRPr="00FA2A27">
        <w:rPr>
          <w:color w:val="auto"/>
        </w:rPr>
        <w:t xml:space="preserve">   Panel F</w:t>
      </w:r>
      <w:r w:rsidR="000A3C39">
        <w:rPr>
          <w:color w:val="auto"/>
        </w:rPr>
        <w:t>2</w:t>
      </w:r>
      <w:r w:rsidRPr="00FA2A27">
        <w:rPr>
          <w:color w:val="auto"/>
        </w:rPr>
        <w:t xml:space="preserve"> Z</w:t>
      </w:r>
      <w:r w:rsidR="000A3C39">
        <w:rPr>
          <w:color w:val="auto"/>
        </w:rPr>
        <w:t>4</w:t>
      </w:r>
    </w:p>
    <w:p w14:paraId="0188AB46" w14:textId="77777777" w:rsidR="00AD5FBB" w:rsidRDefault="00AD5FBB" w:rsidP="009F0408">
      <w:pPr>
        <w:jc w:val="left"/>
        <w:rPr>
          <w:color w:val="FF0000"/>
        </w:rPr>
      </w:pPr>
    </w:p>
    <w:p w14:paraId="731F444A" w14:textId="77777777" w:rsidR="00AD5FBB" w:rsidRDefault="00AD5FBB" w:rsidP="009F0408">
      <w:pPr>
        <w:jc w:val="left"/>
        <w:rPr>
          <w:color w:val="FF0000"/>
        </w:rPr>
      </w:pPr>
      <w:r>
        <w:rPr>
          <w:noProof/>
          <w:color w:val="FF0000"/>
          <w:lang w:val="en-GB" w:eastAsia="en-GB"/>
        </w:rPr>
        <w:drawing>
          <wp:inline distT="0" distB="0" distL="0" distR="0" wp14:anchorId="0163BBAD" wp14:editId="6A239F35">
            <wp:extent cx="5755640" cy="2698115"/>
            <wp:effectExtent l="19050" t="0" r="0" b="0"/>
            <wp:docPr id="2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755640" cy="2698115"/>
                    </a:xfrm>
                    <a:prstGeom prst="rect">
                      <a:avLst/>
                    </a:prstGeom>
                    <a:noFill/>
                    <a:ln w="9525">
                      <a:noFill/>
                      <a:miter lim="800000"/>
                      <a:headEnd/>
                      <a:tailEnd/>
                    </a:ln>
                  </pic:spPr>
                </pic:pic>
              </a:graphicData>
            </a:graphic>
          </wp:inline>
        </w:drawing>
      </w:r>
    </w:p>
    <w:p w14:paraId="118BBD01" w14:textId="77777777" w:rsidR="00EC0CE4" w:rsidRDefault="00EA2A7D" w:rsidP="00EA2A7D">
      <w:pPr>
        <w:pStyle w:val="Caption"/>
        <w:jc w:val="center"/>
        <w:rPr>
          <w:color w:val="FF0000"/>
        </w:rPr>
      </w:pPr>
      <w:r w:rsidRPr="00FA2A27">
        <w:rPr>
          <w:color w:val="auto"/>
        </w:rPr>
        <w:t xml:space="preserve">Figura  </w:t>
      </w:r>
      <w:r>
        <w:rPr>
          <w:color w:val="auto"/>
        </w:rPr>
        <w:t>24</w:t>
      </w:r>
      <w:r w:rsidRPr="00FA2A27">
        <w:rPr>
          <w:color w:val="auto"/>
        </w:rPr>
        <w:t xml:space="preserve">   Panel F</w:t>
      </w:r>
      <w:r>
        <w:rPr>
          <w:color w:val="auto"/>
        </w:rPr>
        <w:t>3</w:t>
      </w:r>
      <w:r w:rsidRPr="00FA2A27">
        <w:rPr>
          <w:color w:val="auto"/>
        </w:rPr>
        <w:t xml:space="preserve"> Z</w:t>
      </w:r>
      <w:r>
        <w:rPr>
          <w:color w:val="auto"/>
        </w:rPr>
        <w:t>1</w:t>
      </w:r>
    </w:p>
    <w:p w14:paraId="38DE8098" w14:textId="77777777" w:rsidR="00AF51A6" w:rsidRDefault="00AF51A6" w:rsidP="009F0408">
      <w:pPr>
        <w:rPr>
          <w:rFonts w:ascii="Georgia" w:eastAsia="Times New Roman" w:hAnsi="Georgia" w:cs="Times New Roman"/>
          <w:bCs/>
          <w:iCs/>
          <w:szCs w:val="32"/>
          <w:lang w:val="en-US" w:bidi="en-US"/>
        </w:rPr>
      </w:pPr>
    </w:p>
    <w:p w14:paraId="4AF807A8" w14:textId="77777777" w:rsidR="00EC0CE4" w:rsidRPr="00251C30" w:rsidRDefault="00216468" w:rsidP="009F0408">
      <w:pPr>
        <w:rPr>
          <w:rFonts w:ascii="Georgia" w:eastAsia="Times New Roman" w:hAnsi="Georgia" w:cs="Times New Roman"/>
          <w:bCs/>
          <w:iCs/>
          <w:lang w:val="es-ES" w:bidi="en-US"/>
        </w:rPr>
      </w:pPr>
      <w:r w:rsidRPr="00251C30">
        <w:rPr>
          <w:rFonts w:ascii="Georgia" w:eastAsia="Times New Roman" w:hAnsi="Georgia" w:cs="Times New Roman"/>
          <w:bCs/>
          <w:iCs/>
          <w:lang w:val="es-ES" w:bidi="en-US"/>
        </w:rPr>
        <w:t xml:space="preserve">Desde un punto de vista </w:t>
      </w:r>
      <w:r w:rsidR="00EC0CE4" w:rsidRPr="00251C30">
        <w:rPr>
          <w:rFonts w:ascii="Georgia" w:eastAsia="Times New Roman" w:hAnsi="Georgia" w:cs="Times New Roman"/>
          <w:bCs/>
          <w:iCs/>
          <w:lang w:val="es-ES" w:bidi="en-US"/>
        </w:rPr>
        <w:t>práctico</w:t>
      </w:r>
      <w:r w:rsidRPr="00251C30">
        <w:rPr>
          <w:rFonts w:ascii="Georgia" w:eastAsia="Times New Roman" w:hAnsi="Georgia" w:cs="Times New Roman"/>
          <w:bCs/>
          <w:iCs/>
          <w:lang w:val="es-ES" w:bidi="en-US"/>
        </w:rPr>
        <w:t>, resulta muy útil</w:t>
      </w:r>
      <w:r w:rsidR="00EC0CE4" w:rsidRPr="00251C30">
        <w:rPr>
          <w:rFonts w:ascii="Georgia" w:eastAsia="Times New Roman" w:hAnsi="Georgia" w:cs="Times New Roman"/>
          <w:bCs/>
          <w:iCs/>
          <w:lang w:val="es-ES" w:bidi="en-US"/>
        </w:rPr>
        <w:t xml:space="preserve"> </w:t>
      </w:r>
      <w:r w:rsidRPr="00251C30">
        <w:rPr>
          <w:rFonts w:ascii="Georgia" w:eastAsia="Times New Roman" w:hAnsi="Georgia" w:cs="Times New Roman"/>
          <w:bCs/>
          <w:iCs/>
          <w:lang w:val="es-ES" w:bidi="en-US"/>
        </w:rPr>
        <w:t xml:space="preserve">obtener este </w:t>
      </w:r>
      <w:r w:rsidR="00EC0CE4" w:rsidRPr="00251C30">
        <w:rPr>
          <w:rFonts w:ascii="Georgia" w:eastAsia="Times New Roman" w:hAnsi="Georgia" w:cs="Times New Roman"/>
          <w:bCs/>
          <w:iCs/>
          <w:lang w:val="es-ES" w:bidi="en-US"/>
        </w:rPr>
        <w:t>tipo de gráfico, dado lo fácil que resulta diferenciar un comportamiento atípico en un día concreto</w:t>
      </w:r>
      <w:r w:rsidRPr="00251C30">
        <w:rPr>
          <w:rFonts w:ascii="Georgia" w:eastAsia="Times New Roman" w:hAnsi="Georgia" w:cs="Times New Roman"/>
          <w:bCs/>
          <w:iCs/>
          <w:lang w:val="es-ES" w:bidi="en-US"/>
        </w:rPr>
        <w:t xml:space="preserve"> de lo que podemos considerar como comportamiento “normal”</w:t>
      </w:r>
      <w:r w:rsidR="00EC0CE4" w:rsidRPr="00251C30">
        <w:rPr>
          <w:rFonts w:ascii="Georgia" w:eastAsia="Times New Roman" w:hAnsi="Georgia" w:cs="Times New Roman"/>
          <w:bCs/>
          <w:iCs/>
          <w:lang w:val="es-ES" w:bidi="en-US"/>
        </w:rPr>
        <w:t>.</w:t>
      </w:r>
      <w:r w:rsidRPr="00251C30">
        <w:rPr>
          <w:rFonts w:ascii="Georgia" w:eastAsia="Times New Roman" w:hAnsi="Georgia" w:cs="Times New Roman"/>
          <w:bCs/>
          <w:iCs/>
          <w:lang w:val="es-ES" w:bidi="en-US"/>
        </w:rPr>
        <w:t xml:space="preserve"> </w:t>
      </w:r>
    </w:p>
    <w:p w14:paraId="284A99F7" w14:textId="77777777" w:rsidR="00216468" w:rsidRPr="00251C30" w:rsidRDefault="00216468" w:rsidP="009F0408">
      <w:pPr>
        <w:rPr>
          <w:rFonts w:ascii="Georgia" w:eastAsia="Times New Roman" w:hAnsi="Georgia" w:cs="Times New Roman"/>
          <w:bCs/>
          <w:iCs/>
          <w:szCs w:val="32"/>
          <w:lang w:val="es-ES" w:bidi="en-US"/>
        </w:rPr>
      </w:pPr>
    </w:p>
    <w:p w14:paraId="51015BB7" w14:textId="77777777" w:rsidR="00216468" w:rsidRPr="00251C30" w:rsidRDefault="00216468" w:rsidP="009F0408">
      <w:pPr>
        <w:rPr>
          <w:rFonts w:ascii="Georgia" w:eastAsia="Times New Roman" w:hAnsi="Georgia" w:cs="Times New Roman"/>
          <w:bCs/>
          <w:iCs/>
          <w:szCs w:val="32"/>
          <w:lang w:val="es-ES" w:bidi="en-US"/>
        </w:rPr>
      </w:pPr>
    </w:p>
    <w:p w14:paraId="3C286428" w14:textId="77777777" w:rsidR="0049082D" w:rsidRPr="00251C30" w:rsidRDefault="00FB27B7" w:rsidP="009F0408">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lastRenderedPageBreak/>
        <w:t xml:space="preserve">Este estudio, se tendrá que ver avalado </w:t>
      </w:r>
      <w:r w:rsidR="00216468" w:rsidRPr="00251C30">
        <w:rPr>
          <w:rFonts w:ascii="Georgia" w:eastAsia="Times New Roman" w:hAnsi="Georgia" w:cs="Times New Roman"/>
          <w:bCs/>
          <w:iCs/>
          <w:szCs w:val="32"/>
          <w:lang w:val="es-ES" w:bidi="en-US"/>
        </w:rPr>
        <w:t xml:space="preserve">con </w:t>
      </w:r>
      <w:r w:rsidRPr="00251C30">
        <w:rPr>
          <w:rFonts w:ascii="Georgia" w:eastAsia="Times New Roman" w:hAnsi="Georgia" w:cs="Times New Roman"/>
          <w:bCs/>
          <w:iCs/>
          <w:szCs w:val="32"/>
          <w:lang w:val="es-ES" w:bidi="en-US"/>
        </w:rPr>
        <w:t xml:space="preserve">un </w:t>
      </w:r>
      <w:r w:rsidR="00216468" w:rsidRPr="00251C30">
        <w:rPr>
          <w:rFonts w:ascii="Georgia" w:eastAsia="Times New Roman" w:hAnsi="Georgia" w:cs="Times New Roman"/>
          <w:bCs/>
          <w:iCs/>
          <w:szCs w:val="32"/>
          <w:lang w:val="es-ES" w:bidi="en-US"/>
        </w:rPr>
        <w:t>análisis individual</w:t>
      </w:r>
      <w:r w:rsidRPr="00251C30">
        <w:rPr>
          <w:rFonts w:ascii="Georgia" w:eastAsia="Times New Roman" w:hAnsi="Georgia" w:cs="Times New Roman"/>
          <w:bCs/>
          <w:iCs/>
          <w:szCs w:val="32"/>
          <w:lang w:val="es-ES" w:bidi="en-US"/>
        </w:rPr>
        <w:t xml:space="preserve"> </w:t>
      </w:r>
      <w:r w:rsidR="0049082D" w:rsidRPr="00251C30">
        <w:rPr>
          <w:rFonts w:ascii="Georgia" w:eastAsia="Times New Roman" w:hAnsi="Georgia" w:cs="Times New Roman"/>
          <w:bCs/>
          <w:iCs/>
          <w:szCs w:val="32"/>
          <w:lang w:val="es-ES" w:bidi="en-US"/>
        </w:rPr>
        <w:t xml:space="preserve">posterior </w:t>
      </w:r>
      <w:r w:rsidRPr="00251C30">
        <w:rPr>
          <w:rFonts w:ascii="Georgia" w:eastAsia="Times New Roman" w:hAnsi="Georgia" w:cs="Times New Roman"/>
          <w:bCs/>
          <w:iCs/>
          <w:szCs w:val="32"/>
          <w:lang w:val="es-ES" w:bidi="en-US"/>
        </w:rPr>
        <w:t xml:space="preserve">más detallado </w:t>
      </w:r>
      <w:r w:rsidR="0049082D" w:rsidRPr="00251C30">
        <w:rPr>
          <w:rFonts w:ascii="Georgia" w:eastAsia="Times New Roman" w:hAnsi="Georgia" w:cs="Times New Roman"/>
          <w:bCs/>
          <w:iCs/>
          <w:szCs w:val="32"/>
          <w:lang w:val="es-ES" w:bidi="en-US"/>
        </w:rPr>
        <w:t xml:space="preserve">para </w:t>
      </w:r>
      <w:r w:rsidRPr="00251C30">
        <w:rPr>
          <w:rFonts w:ascii="Georgia" w:eastAsia="Times New Roman" w:hAnsi="Georgia" w:cs="Times New Roman"/>
          <w:bCs/>
          <w:iCs/>
          <w:szCs w:val="32"/>
          <w:lang w:val="es-ES" w:bidi="en-US"/>
        </w:rPr>
        <w:t xml:space="preserve">ese día “atípico” </w:t>
      </w:r>
      <w:r w:rsidR="0049082D" w:rsidRPr="00251C30">
        <w:rPr>
          <w:rFonts w:ascii="Georgia" w:eastAsia="Times New Roman" w:hAnsi="Georgia" w:cs="Times New Roman"/>
          <w:bCs/>
          <w:iCs/>
          <w:szCs w:val="32"/>
          <w:lang w:val="es-ES" w:bidi="en-US"/>
        </w:rPr>
        <w:t xml:space="preserve">concreto; </w:t>
      </w:r>
      <w:r w:rsidRPr="00251C30">
        <w:rPr>
          <w:rFonts w:ascii="Georgia" w:eastAsia="Times New Roman" w:hAnsi="Georgia" w:cs="Times New Roman"/>
          <w:bCs/>
          <w:iCs/>
          <w:szCs w:val="32"/>
          <w:lang w:val="es-ES" w:bidi="en-US"/>
        </w:rPr>
        <w:t>por ejemplo, se puede concretar la hora</w:t>
      </w:r>
      <w:r w:rsidR="0049082D" w:rsidRPr="00251C30">
        <w:rPr>
          <w:rFonts w:ascii="Georgia" w:eastAsia="Times New Roman" w:hAnsi="Georgia" w:cs="Times New Roman"/>
          <w:bCs/>
          <w:iCs/>
          <w:szCs w:val="32"/>
          <w:lang w:val="es-ES" w:bidi="en-US"/>
        </w:rPr>
        <w:t xml:space="preserve"> a la que se da la anomalía.  Para ello, se tendrá que hacer un estudio de </w:t>
      </w:r>
      <w:r w:rsidR="00216468" w:rsidRPr="00251C30">
        <w:rPr>
          <w:rFonts w:ascii="Georgia" w:eastAsia="Times New Roman" w:hAnsi="Georgia" w:cs="Times New Roman"/>
          <w:bCs/>
          <w:iCs/>
          <w:szCs w:val="32"/>
          <w:lang w:val="es-ES" w:bidi="en-US"/>
        </w:rPr>
        <w:t xml:space="preserve">las gráficas </w:t>
      </w:r>
      <w:r w:rsidR="0049082D" w:rsidRPr="00251C30">
        <w:rPr>
          <w:rFonts w:ascii="Georgia" w:eastAsia="Times New Roman" w:hAnsi="Georgia" w:cs="Times New Roman"/>
          <w:bCs/>
          <w:iCs/>
          <w:szCs w:val="32"/>
          <w:lang w:val="es-ES" w:bidi="en-US"/>
        </w:rPr>
        <w:t xml:space="preserve">individuales (por día), </w:t>
      </w:r>
      <w:r w:rsidRPr="00251C30">
        <w:rPr>
          <w:rFonts w:ascii="Georgia" w:eastAsia="Times New Roman" w:hAnsi="Georgia" w:cs="Times New Roman"/>
          <w:bCs/>
          <w:iCs/>
          <w:szCs w:val="32"/>
          <w:lang w:val="es-ES" w:bidi="en-US"/>
        </w:rPr>
        <w:t xml:space="preserve">para el día </w:t>
      </w:r>
      <w:r w:rsidR="0049082D" w:rsidRPr="00251C30">
        <w:rPr>
          <w:rFonts w:ascii="Georgia" w:eastAsia="Times New Roman" w:hAnsi="Georgia" w:cs="Times New Roman"/>
          <w:bCs/>
          <w:iCs/>
          <w:szCs w:val="32"/>
          <w:lang w:val="es-ES" w:bidi="en-US"/>
        </w:rPr>
        <w:t xml:space="preserve">que se está analizando. </w:t>
      </w:r>
    </w:p>
    <w:p w14:paraId="749722DA" w14:textId="76F2414B" w:rsidR="00244508" w:rsidRPr="00251C30" w:rsidDel="009C7F24" w:rsidRDefault="008D4220" w:rsidP="009F0408">
      <w:pPr>
        <w:rPr>
          <w:del w:id="154" w:author="Daniel Alcaide" w:date="2017-07-25T17:25:00Z"/>
          <w:rFonts w:ascii="Georgia" w:eastAsia="Times New Roman" w:hAnsi="Georgia" w:cs="Times New Roman"/>
          <w:bCs/>
          <w:iCs/>
          <w:szCs w:val="32"/>
          <w:lang w:val="es-ES" w:bidi="en-US"/>
        </w:rPr>
      </w:pPr>
      <w:commentRangeStart w:id="155"/>
      <w:r w:rsidRPr="00251C30">
        <w:rPr>
          <w:rFonts w:ascii="Georgia" w:eastAsia="Times New Roman" w:hAnsi="Georgia" w:cs="Times New Roman"/>
          <w:bCs/>
          <w:iCs/>
          <w:szCs w:val="32"/>
          <w:lang w:val="es-ES" w:bidi="en-US"/>
        </w:rPr>
        <w:t xml:space="preserve">Por ejemplo, </w:t>
      </w:r>
      <w:r w:rsidR="00184F80" w:rsidRPr="00251C30">
        <w:rPr>
          <w:rFonts w:ascii="Georgia" w:eastAsia="Times New Roman" w:hAnsi="Georgia" w:cs="Times New Roman"/>
          <w:bCs/>
          <w:iCs/>
          <w:szCs w:val="32"/>
          <w:lang w:val="es-ES" w:bidi="en-US"/>
        </w:rPr>
        <w:t>si detectamos una posible anomalía el día 3 de junio</w:t>
      </w:r>
      <w:r w:rsidR="00CF78CB" w:rsidRPr="00251C30">
        <w:rPr>
          <w:rFonts w:ascii="Georgia" w:eastAsia="Times New Roman" w:hAnsi="Georgia" w:cs="Times New Roman"/>
          <w:bCs/>
          <w:iCs/>
          <w:szCs w:val="32"/>
          <w:lang w:val="es-ES" w:bidi="en-US"/>
        </w:rPr>
        <w:t>, en la planta 1, en la zona 8a del edificio</w:t>
      </w:r>
      <w:r w:rsidR="00184F80" w:rsidRPr="00251C30">
        <w:rPr>
          <w:rFonts w:ascii="Georgia" w:eastAsia="Times New Roman" w:hAnsi="Georgia" w:cs="Times New Roman"/>
          <w:bCs/>
          <w:iCs/>
          <w:szCs w:val="32"/>
          <w:lang w:val="es-ES" w:bidi="en-US"/>
        </w:rPr>
        <w:t xml:space="preserve">, que es cuando hemos indicado </w:t>
      </w:r>
      <w:r w:rsidR="00CF78CB" w:rsidRPr="00251C30">
        <w:rPr>
          <w:rFonts w:ascii="Georgia" w:eastAsia="Times New Roman" w:hAnsi="Georgia" w:cs="Times New Roman"/>
          <w:bCs/>
          <w:iCs/>
          <w:szCs w:val="32"/>
          <w:lang w:val="es-ES" w:bidi="en-US"/>
        </w:rPr>
        <w:t xml:space="preserve">en las conclusiones </w:t>
      </w:r>
      <w:r w:rsidR="00184F80" w:rsidRPr="00251C30">
        <w:rPr>
          <w:rFonts w:ascii="Georgia" w:eastAsia="Times New Roman" w:hAnsi="Georgia" w:cs="Times New Roman"/>
          <w:bCs/>
          <w:iCs/>
          <w:szCs w:val="32"/>
          <w:lang w:val="es-ES" w:bidi="en-US"/>
        </w:rPr>
        <w:t>(sección 6.3.1) que se detecta el mayor pico de concentración, tendremos que analizar la gráfica de ese día</w:t>
      </w:r>
      <w:r w:rsidR="004146B3">
        <w:rPr>
          <w:rFonts w:ascii="Georgia" w:eastAsia="Times New Roman" w:hAnsi="Georgia" w:cs="Times New Roman"/>
          <w:bCs/>
          <w:iCs/>
          <w:szCs w:val="32"/>
          <w:lang w:val="es-ES" w:bidi="en-US"/>
        </w:rPr>
        <w:t>, correspondiente a la Figura 25</w:t>
      </w:r>
      <w:r w:rsidR="00184F80" w:rsidRPr="00251C30">
        <w:rPr>
          <w:rFonts w:ascii="Georgia" w:eastAsia="Times New Roman" w:hAnsi="Georgia" w:cs="Times New Roman"/>
          <w:bCs/>
          <w:iCs/>
          <w:szCs w:val="32"/>
          <w:lang w:val="es-ES" w:bidi="en-US"/>
        </w:rPr>
        <w:t xml:space="preserve">. </w:t>
      </w:r>
      <w:commentRangeEnd w:id="155"/>
      <w:r w:rsidR="009C7F24">
        <w:rPr>
          <w:rStyle w:val="CommentReference"/>
          <w:rFonts w:asciiTheme="minorHAnsi" w:hAnsiTheme="minorHAnsi"/>
          <w:lang w:val="es-ES"/>
        </w:rPr>
        <w:commentReference w:id="155"/>
      </w:r>
      <w:ins w:id="156" w:author="Daniel Alcaide" w:date="2017-07-25T17:25:00Z">
        <w:r w:rsidR="009C7F24">
          <w:rPr>
            <w:rFonts w:ascii="Georgia" w:eastAsia="Times New Roman" w:hAnsi="Georgia" w:cs="Times New Roman"/>
            <w:bCs/>
            <w:iCs/>
            <w:szCs w:val="32"/>
            <w:lang w:val="es-ES" w:bidi="en-US"/>
          </w:rPr>
          <w:t xml:space="preserve"> </w:t>
        </w:r>
      </w:ins>
      <w:commentRangeStart w:id="157"/>
    </w:p>
    <w:p w14:paraId="6520FA9B" w14:textId="77777777" w:rsidR="00CF78CB" w:rsidRPr="00251C30" w:rsidRDefault="004146B3" w:rsidP="009F0408">
      <w:pPr>
        <w:rPr>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t>Dicha</w:t>
      </w:r>
      <w:r w:rsidR="00D74F63" w:rsidRPr="00251C30">
        <w:rPr>
          <w:rFonts w:ascii="Georgia" w:eastAsia="Times New Roman" w:hAnsi="Georgia" w:cs="Times New Roman"/>
          <w:bCs/>
          <w:iCs/>
          <w:szCs w:val="32"/>
          <w:lang w:val="es-ES" w:bidi="en-US"/>
        </w:rPr>
        <w:t xml:space="preserve"> gráfica nos permite ver a qué hora se da el pico:</w:t>
      </w:r>
    </w:p>
    <w:commentRangeEnd w:id="157"/>
    <w:p w14:paraId="3D3AFE6D" w14:textId="77777777" w:rsidR="00086F1E" w:rsidRPr="00251C30" w:rsidRDefault="009C7F24" w:rsidP="009F0408">
      <w:pPr>
        <w:rPr>
          <w:rFonts w:ascii="Georgia" w:eastAsia="Times New Roman" w:hAnsi="Georgia" w:cs="Times New Roman"/>
          <w:bCs/>
          <w:iCs/>
          <w:szCs w:val="32"/>
          <w:lang w:val="es-ES" w:bidi="en-US"/>
        </w:rPr>
      </w:pPr>
      <w:r>
        <w:rPr>
          <w:rStyle w:val="CommentReference"/>
          <w:rFonts w:asciiTheme="minorHAnsi" w:hAnsiTheme="minorHAnsi"/>
          <w:lang w:val="es-ES"/>
        </w:rPr>
        <w:commentReference w:id="157"/>
      </w:r>
    </w:p>
    <w:p w14:paraId="1B3F6794" w14:textId="77777777" w:rsidR="00184F80" w:rsidRDefault="00086F1E" w:rsidP="009F0408">
      <w:pPr>
        <w:rPr>
          <w:rFonts w:ascii="Georgia" w:eastAsia="Times New Roman" w:hAnsi="Georgia" w:cs="Times New Roman"/>
          <w:bCs/>
          <w:iCs/>
          <w:szCs w:val="32"/>
          <w:lang w:val="en-US" w:bidi="en-US"/>
        </w:rPr>
      </w:pPr>
      <w:r>
        <w:rPr>
          <w:rFonts w:ascii="Georgia" w:eastAsia="Times New Roman" w:hAnsi="Georgia" w:cs="Times New Roman"/>
          <w:bCs/>
          <w:iCs/>
          <w:noProof/>
          <w:szCs w:val="32"/>
          <w:lang w:val="en-GB" w:eastAsia="en-GB"/>
        </w:rPr>
        <w:drawing>
          <wp:inline distT="0" distB="0" distL="0" distR="0" wp14:anchorId="739F9968" wp14:editId="4CCD1853">
            <wp:extent cx="5753100" cy="2762250"/>
            <wp:effectExtent l="19050" t="0" r="0" b="0"/>
            <wp:docPr id="30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753100" cy="2762250"/>
                    </a:xfrm>
                    <a:prstGeom prst="rect">
                      <a:avLst/>
                    </a:prstGeom>
                    <a:noFill/>
                    <a:ln w="9525">
                      <a:noFill/>
                      <a:miter lim="800000"/>
                      <a:headEnd/>
                      <a:tailEnd/>
                    </a:ln>
                  </pic:spPr>
                </pic:pic>
              </a:graphicData>
            </a:graphic>
          </wp:inline>
        </w:drawing>
      </w:r>
    </w:p>
    <w:p w14:paraId="6A755348" w14:textId="77777777" w:rsidR="004146B3" w:rsidRPr="00FA2A27" w:rsidRDefault="008D4220" w:rsidP="004146B3">
      <w:pPr>
        <w:pStyle w:val="Caption"/>
        <w:jc w:val="center"/>
        <w:rPr>
          <w:rFonts w:ascii="Georgia" w:hAnsi="Georgia"/>
          <w:color w:val="auto"/>
        </w:rPr>
      </w:pPr>
      <w:r w:rsidRPr="008866F2">
        <w:rPr>
          <w:rFonts w:ascii="Georgia" w:eastAsia="Times New Roman" w:hAnsi="Georgia" w:cs="Times New Roman"/>
          <w:bCs w:val="0"/>
          <w:iCs/>
          <w:szCs w:val="32"/>
          <w:lang w:val="es-ES" w:bidi="en-US"/>
        </w:rPr>
        <w:t xml:space="preserve"> </w:t>
      </w:r>
      <w:r w:rsidR="00216468" w:rsidRPr="008866F2">
        <w:rPr>
          <w:rFonts w:ascii="Georgia" w:eastAsia="Times New Roman" w:hAnsi="Georgia" w:cs="Times New Roman"/>
          <w:bCs w:val="0"/>
          <w:iCs/>
          <w:szCs w:val="32"/>
          <w:lang w:val="es-ES" w:bidi="en-US"/>
        </w:rPr>
        <w:t xml:space="preserve"> </w:t>
      </w:r>
      <w:r w:rsidR="004146B3" w:rsidRPr="00FA2A27">
        <w:rPr>
          <w:color w:val="auto"/>
        </w:rPr>
        <w:t xml:space="preserve">Figura  </w:t>
      </w:r>
      <w:r w:rsidR="004146B3">
        <w:rPr>
          <w:color w:val="auto"/>
        </w:rPr>
        <w:t>25</w:t>
      </w:r>
      <w:r w:rsidR="004146B3" w:rsidRPr="00FA2A27">
        <w:rPr>
          <w:color w:val="auto"/>
        </w:rPr>
        <w:t xml:space="preserve">  </w:t>
      </w:r>
      <w:r w:rsidR="004146B3">
        <w:rPr>
          <w:color w:val="auto"/>
        </w:rPr>
        <w:t>Gráfica diaria</w:t>
      </w:r>
    </w:p>
    <w:p w14:paraId="3208EC0A" w14:textId="77777777" w:rsidR="00216468" w:rsidRPr="008866F2" w:rsidRDefault="00216468" w:rsidP="009F0408">
      <w:pPr>
        <w:rPr>
          <w:rFonts w:ascii="Georgia" w:eastAsia="Times New Roman" w:hAnsi="Georgia" w:cs="Times New Roman"/>
          <w:bCs/>
          <w:iCs/>
          <w:szCs w:val="32"/>
          <w:lang w:val="es-ES" w:bidi="en-US"/>
        </w:rPr>
      </w:pPr>
    </w:p>
    <w:p w14:paraId="1B541147" w14:textId="77777777" w:rsidR="00A1316B" w:rsidRPr="00251C30" w:rsidRDefault="00D74F63" w:rsidP="009F0408">
      <w:pPr>
        <w:rPr>
          <w:rFonts w:ascii="Georgia" w:hAnsi="Georgia"/>
          <w:lang w:val="es-ES" w:bidi="en-US"/>
        </w:rPr>
      </w:pPr>
      <w:r w:rsidRPr="00251C30">
        <w:rPr>
          <w:rFonts w:ascii="Georgia" w:hAnsi="Georgia"/>
          <w:lang w:val="es-ES" w:bidi="en-US"/>
        </w:rPr>
        <w:t xml:space="preserve">El siguiente paso consiste en verificar si el pico registrado es una anomalía o entra dentro de la normalidad. Para ello, tendríamos que analizar </w:t>
      </w:r>
      <w:r w:rsidR="00A1316B" w:rsidRPr="00251C30">
        <w:rPr>
          <w:rFonts w:ascii="Georgia" w:hAnsi="Georgia"/>
          <w:lang w:val="es-ES" w:bidi="en-US"/>
        </w:rPr>
        <w:t xml:space="preserve">si se da a esas horas en otras plantas y zonas del edificio, o por el contrario, si sólo se da en una zona concreta. </w:t>
      </w:r>
    </w:p>
    <w:p w14:paraId="03279BE0" w14:textId="1C07FB4F" w:rsidR="00D74F63" w:rsidRPr="00251C30" w:rsidRDefault="00E3145F" w:rsidP="009F0408">
      <w:pPr>
        <w:rPr>
          <w:rFonts w:ascii="Georgia" w:hAnsi="Georgia"/>
          <w:lang w:val="es-ES" w:bidi="en-US"/>
        </w:rPr>
      </w:pPr>
      <w:r>
        <w:rPr>
          <w:rFonts w:ascii="Georgia" w:hAnsi="Georgia"/>
          <w:lang w:val="es-ES" w:bidi="en-US"/>
        </w:rPr>
        <w:t>Si el parámetro analizado p</w:t>
      </w:r>
      <w:r w:rsidR="00A1316B" w:rsidRPr="00251C30">
        <w:rPr>
          <w:rFonts w:ascii="Georgia" w:hAnsi="Georgia"/>
          <w:lang w:val="es-ES" w:bidi="en-US"/>
        </w:rPr>
        <w:t xml:space="preserve">udiera presentar alguna relación con </w:t>
      </w:r>
      <w:r w:rsidR="00D74F63" w:rsidRPr="00251C30">
        <w:rPr>
          <w:rFonts w:ascii="Georgia" w:hAnsi="Georgia"/>
          <w:lang w:val="es-ES" w:bidi="en-US"/>
        </w:rPr>
        <w:t xml:space="preserve">otros sensores, </w:t>
      </w:r>
      <w:r w:rsidR="00A1316B" w:rsidRPr="00251C30">
        <w:rPr>
          <w:rFonts w:ascii="Georgia" w:hAnsi="Georgia"/>
          <w:lang w:val="es-ES" w:bidi="en-US"/>
        </w:rPr>
        <w:t xml:space="preserve">tendríamos que ver, para ese momento puntual específico, </w:t>
      </w:r>
      <w:r w:rsidR="00D74F63" w:rsidRPr="00251C30">
        <w:rPr>
          <w:rFonts w:ascii="Georgia" w:hAnsi="Georgia"/>
          <w:lang w:val="es-ES" w:bidi="en-US"/>
        </w:rPr>
        <w:t xml:space="preserve">si </w:t>
      </w:r>
      <w:r w:rsidR="00A1316B" w:rsidRPr="00251C30">
        <w:rPr>
          <w:rFonts w:ascii="Georgia" w:hAnsi="Georgia"/>
          <w:lang w:val="es-ES" w:bidi="en-US"/>
        </w:rPr>
        <w:t>otro parámetro</w:t>
      </w:r>
      <w:r w:rsidR="00D74F63" w:rsidRPr="00251C30">
        <w:rPr>
          <w:rFonts w:ascii="Georgia" w:hAnsi="Georgia"/>
          <w:lang w:val="es-ES" w:bidi="en-US"/>
        </w:rPr>
        <w:t xml:space="preserve"> medido, </w:t>
      </w:r>
      <w:r w:rsidR="00A1316B" w:rsidRPr="00251C30">
        <w:rPr>
          <w:rFonts w:ascii="Georgia" w:hAnsi="Georgia"/>
          <w:lang w:val="es-ES" w:bidi="en-US"/>
        </w:rPr>
        <w:t xml:space="preserve">puede confirmar que es un dato anómalo. En este caso analizado, es un valor independiente, </w:t>
      </w:r>
      <w:bookmarkStart w:id="158" w:name="_GoBack"/>
      <w:bookmarkEnd w:id="158"/>
      <w:del w:id="159" w:author="Daniel Alcaide" w:date="2017-07-25T17:29:00Z">
        <w:r w:rsidR="00A1316B" w:rsidRPr="00251C30" w:rsidDel="00DD0622">
          <w:rPr>
            <w:rFonts w:ascii="Georgia" w:hAnsi="Georgia"/>
            <w:lang w:val="es-ES" w:bidi="en-US"/>
          </w:rPr>
          <w:delText xml:space="preserve">pero </w:delText>
        </w:r>
      </w:del>
      <w:r w:rsidR="00A1316B" w:rsidRPr="00251C30">
        <w:rPr>
          <w:rFonts w:ascii="Georgia" w:hAnsi="Georgia"/>
          <w:lang w:val="es-ES" w:bidi="en-US"/>
        </w:rPr>
        <w:t>vemos que el pico se da en un despacho concreto (ver sección 6.3.1), por lo que se debe de tomar como anomalí</w:t>
      </w:r>
      <w:r>
        <w:rPr>
          <w:rFonts w:ascii="Georgia" w:hAnsi="Georgia"/>
          <w:lang w:val="es-ES" w:bidi="en-US"/>
        </w:rPr>
        <w:t>a</w:t>
      </w:r>
      <w:r w:rsidR="00A1316B" w:rsidRPr="00251C30">
        <w:rPr>
          <w:rFonts w:ascii="Georgia" w:hAnsi="Georgia"/>
          <w:lang w:val="es-ES" w:bidi="en-US"/>
        </w:rPr>
        <w:t xml:space="preserve"> y llegar una solución por el riesgo alto que conlleva este pico de concentración.</w:t>
      </w:r>
      <w:r w:rsidR="00D74F63" w:rsidRPr="00251C30">
        <w:rPr>
          <w:rFonts w:ascii="Georgia" w:hAnsi="Georgia"/>
          <w:lang w:val="es-ES" w:bidi="en-US"/>
        </w:rPr>
        <w:t xml:space="preserve"> </w:t>
      </w:r>
    </w:p>
    <w:p w14:paraId="21939401" w14:textId="77777777" w:rsidR="00042C7C" w:rsidRPr="00D630AD" w:rsidRDefault="00042C7C" w:rsidP="009F0408">
      <w:pPr>
        <w:pStyle w:val="Heading1"/>
        <w:jc w:val="left"/>
        <w:rPr>
          <w:color w:val="FF0000"/>
        </w:rPr>
      </w:pPr>
      <w:bookmarkStart w:id="160" w:name="_Toc488695652"/>
      <w:proofErr w:type="spellStart"/>
      <w:r w:rsidRPr="00D630AD">
        <w:rPr>
          <w:color w:val="FF0000"/>
        </w:rPr>
        <w:t>Evaluación</w:t>
      </w:r>
      <w:proofErr w:type="spellEnd"/>
      <w:r w:rsidRPr="00D630AD">
        <w:rPr>
          <w:color w:val="FF0000"/>
        </w:rPr>
        <w:t xml:space="preserve"> de la </w:t>
      </w:r>
      <w:proofErr w:type="spellStart"/>
      <w:r w:rsidRPr="00D630AD">
        <w:rPr>
          <w:color w:val="FF0000"/>
        </w:rPr>
        <w:t>Metodología</w:t>
      </w:r>
      <w:bookmarkEnd w:id="160"/>
      <w:proofErr w:type="spellEnd"/>
    </w:p>
    <w:p w14:paraId="35A1A39D" w14:textId="77777777" w:rsidR="008E1346" w:rsidRDefault="008E1346" w:rsidP="009F0408">
      <w:pPr>
        <w:rPr>
          <w:color w:val="FF0000"/>
          <w:lang w:val="es-ES" w:bidi="en-US"/>
        </w:rPr>
      </w:pPr>
    </w:p>
    <w:p w14:paraId="150E7FD3" w14:textId="77777777" w:rsidR="00AA7A1C" w:rsidRDefault="009E0C64" w:rsidP="009F0408">
      <w:pPr>
        <w:rPr>
          <w:rFonts w:ascii="Georgia" w:hAnsi="Georgia"/>
          <w:lang w:val="es-ES" w:bidi="en-US"/>
        </w:rPr>
      </w:pPr>
      <w:r>
        <w:rPr>
          <w:rFonts w:ascii="Georgia" w:hAnsi="Georgia"/>
          <w:lang w:val="es-ES" w:bidi="en-US"/>
        </w:rPr>
        <w:t xml:space="preserve">La metodología que se ha creado para la detección de anomalías se debe </w:t>
      </w:r>
      <w:r w:rsidR="00820455">
        <w:rPr>
          <w:rFonts w:ascii="Georgia" w:hAnsi="Georgia"/>
          <w:lang w:val="es-ES" w:bidi="en-US"/>
        </w:rPr>
        <w:t>verificar</w:t>
      </w:r>
      <w:r w:rsidR="00A02E69">
        <w:rPr>
          <w:rFonts w:ascii="Georgia" w:hAnsi="Georgia"/>
          <w:lang w:val="es-ES" w:bidi="en-US"/>
        </w:rPr>
        <w:t xml:space="preserve">. Es la forma de </w:t>
      </w:r>
      <w:r>
        <w:rPr>
          <w:rFonts w:ascii="Georgia" w:hAnsi="Georgia"/>
          <w:lang w:val="es-ES" w:bidi="en-US"/>
        </w:rPr>
        <w:t xml:space="preserve">comprobar si </w:t>
      </w:r>
      <w:r w:rsidR="00820455">
        <w:rPr>
          <w:rFonts w:ascii="Georgia" w:hAnsi="Georgia"/>
          <w:lang w:val="es-ES" w:bidi="en-US"/>
        </w:rPr>
        <w:t xml:space="preserve">las conclusiones obtenidas a partir del análisis </w:t>
      </w:r>
      <w:r>
        <w:rPr>
          <w:rFonts w:ascii="Georgia" w:hAnsi="Georgia"/>
          <w:lang w:val="es-ES" w:bidi="en-US"/>
        </w:rPr>
        <w:t xml:space="preserve">de los datos hecho </w:t>
      </w:r>
      <w:r w:rsidR="00820455">
        <w:rPr>
          <w:rFonts w:ascii="Georgia" w:hAnsi="Georgia"/>
          <w:lang w:val="es-ES" w:bidi="en-US"/>
        </w:rPr>
        <w:t>es fiable</w:t>
      </w:r>
      <w:r w:rsidR="00AA7A1C">
        <w:rPr>
          <w:rFonts w:ascii="Georgia" w:hAnsi="Georgia"/>
          <w:lang w:val="es-ES" w:bidi="en-US"/>
        </w:rPr>
        <w:t xml:space="preserve"> y podemos darlo por </w:t>
      </w:r>
      <w:r>
        <w:rPr>
          <w:rFonts w:ascii="Georgia" w:hAnsi="Georgia"/>
          <w:lang w:val="es-ES" w:bidi="en-US"/>
        </w:rPr>
        <w:t>válido</w:t>
      </w:r>
      <w:r w:rsidR="00A02E69">
        <w:rPr>
          <w:rFonts w:ascii="Georgia" w:hAnsi="Georgia"/>
          <w:lang w:val="es-ES" w:bidi="en-US"/>
        </w:rPr>
        <w:t xml:space="preserve"> o no</w:t>
      </w:r>
      <w:r>
        <w:rPr>
          <w:rFonts w:ascii="Georgia" w:hAnsi="Georgia"/>
          <w:lang w:val="es-ES" w:bidi="en-US"/>
        </w:rPr>
        <w:t>.</w:t>
      </w:r>
      <w:r w:rsidR="00820455">
        <w:rPr>
          <w:rFonts w:ascii="Georgia" w:hAnsi="Georgia"/>
          <w:lang w:val="es-ES" w:bidi="en-US"/>
        </w:rPr>
        <w:t xml:space="preserve"> </w:t>
      </w:r>
    </w:p>
    <w:p w14:paraId="684A878F" w14:textId="77777777" w:rsidR="009E0C64" w:rsidRDefault="009E0C64" w:rsidP="009F0408">
      <w:pPr>
        <w:rPr>
          <w:rFonts w:ascii="Georgia" w:hAnsi="Georgia"/>
          <w:lang w:val="es-ES" w:bidi="en-US"/>
        </w:rPr>
      </w:pPr>
    </w:p>
    <w:p w14:paraId="0E3F64D9" w14:textId="77777777" w:rsidR="00820455" w:rsidRDefault="009E0C64" w:rsidP="009F0408">
      <w:pPr>
        <w:rPr>
          <w:rFonts w:ascii="Georgia" w:hAnsi="Georgia"/>
          <w:lang w:val="es-ES" w:bidi="en-US"/>
        </w:rPr>
      </w:pPr>
      <w:r>
        <w:rPr>
          <w:rFonts w:ascii="Georgia" w:hAnsi="Georgia"/>
          <w:lang w:val="es-ES" w:bidi="en-US"/>
        </w:rPr>
        <w:t>E</w:t>
      </w:r>
      <w:r w:rsidR="00820455">
        <w:rPr>
          <w:rFonts w:ascii="Georgia" w:hAnsi="Georgia"/>
          <w:lang w:val="es-ES" w:bidi="en-US"/>
        </w:rPr>
        <w:t>l proceso se puede evaluar de dos formas:</w:t>
      </w:r>
    </w:p>
    <w:p w14:paraId="310CA1E3" w14:textId="77777777" w:rsidR="009E0C64" w:rsidRDefault="009E0C64" w:rsidP="009F0408">
      <w:pPr>
        <w:pStyle w:val="ListParagraph"/>
        <w:spacing w:line="360" w:lineRule="auto"/>
        <w:rPr>
          <w:rFonts w:ascii="Georgia" w:hAnsi="Georgia"/>
          <w:lang w:val="es-ES" w:bidi="en-US"/>
        </w:rPr>
      </w:pPr>
    </w:p>
    <w:p w14:paraId="4CAB5F20" w14:textId="77777777" w:rsidR="00820455" w:rsidRPr="00820455" w:rsidRDefault="00820455" w:rsidP="009F0408">
      <w:pPr>
        <w:pStyle w:val="ListParagraph"/>
        <w:numPr>
          <w:ilvl w:val="0"/>
          <w:numId w:val="27"/>
        </w:numPr>
        <w:spacing w:line="360" w:lineRule="auto"/>
        <w:rPr>
          <w:rFonts w:ascii="Georgia" w:hAnsi="Georgia"/>
          <w:lang w:val="es-ES" w:bidi="en-US"/>
        </w:rPr>
      </w:pPr>
      <w:r>
        <w:rPr>
          <w:rFonts w:ascii="Georgia" w:hAnsi="Georgia"/>
          <w:lang w:val="es-ES" w:bidi="en-US"/>
        </w:rPr>
        <w:t>Análisis de varias variables</w:t>
      </w:r>
    </w:p>
    <w:p w14:paraId="656D2A69" w14:textId="77777777" w:rsidR="009F14A5" w:rsidRDefault="00820455" w:rsidP="009F0408">
      <w:pPr>
        <w:rPr>
          <w:rFonts w:ascii="Georgia" w:hAnsi="Georgia"/>
          <w:lang w:val="es-ES" w:bidi="en-US"/>
        </w:rPr>
      </w:pPr>
      <w:r>
        <w:rPr>
          <w:rFonts w:ascii="Georgia" w:hAnsi="Georgia"/>
          <w:lang w:val="es-ES" w:bidi="en-US"/>
        </w:rPr>
        <w:t>Si se v</w:t>
      </w:r>
      <w:r w:rsidR="009F14A5">
        <w:rPr>
          <w:rFonts w:ascii="Georgia" w:hAnsi="Georgia"/>
          <w:lang w:val="es-ES" w:bidi="en-US"/>
        </w:rPr>
        <w:t>alida</w:t>
      </w:r>
      <w:r>
        <w:rPr>
          <w:rFonts w:ascii="Georgia" w:hAnsi="Georgia"/>
          <w:lang w:val="es-ES" w:bidi="en-US"/>
        </w:rPr>
        <w:t>n</w:t>
      </w:r>
      <w:r w:rsidR="009F14A5">
        <w:rPr>
          <w:rFonts w:ascii="Georgia" w:hAnsi="Georgia"/>
          <w:lang w:val="es-ES" w:bidi="en-US"/>
        </w:rPr>
        <w:t xml:space="preserve"> los valores que toman diferentes variables en un mismo período de tiempo</w:t>
      </w:r>
      <w:r>
        <w:rPr>
          <w:rFonts w:ascii="Georgia" w:hAnsi="Georgia"/>
          <w:lang w:val="es-ES" w:bidi="en-US"/>
        </w:rPr>
        <w:t xml:space="preserve">, encontrando </w:t>
      </w:r>
      <w:r w:rsidR="009F14A5">
        <w:rPr>
          <w:rFonts w:ascii="Georgia" w:hAnsi="Georgia"/>
          <w:lang w:val="es-ES" w:bidi="en-US"/>
        </w:rPr>
        <w:t xml:space="preserve">una </w:t>
      </w:r>
      <w:r>
        <w:rPr>
          <w:rFonts w:ascii="Georgia" w:hAnsi="Georgia"/>
          <w:lang w:val="es-ES" w:bidi="en-US"/>
        </w:rPr>
        <w:t>inter</w:t>
      </w:r>
      <w:r w:rsidR="009F14A5">
        <w:rPr>
          <w:rFonts w:ascii="Georgia" w:hAnsi="Georgia"/>
          <w:lang w:val="es-ES" w:bidi="en-US"/>
        </w:rPr>
        <w:t xml:space="preserve">relación entre </w:t>
      </w:r>
      <w:r>
        <w:rPr>
          <w:rFonts w:ascii="Georgia" w:hAnsi="Georgia"/>
          <w:lang w:val="es-ES" w:bidi="en-US"/>
        </w:rPr>
        <w:t xml:space="preserve">ellas, </w:t>
      </w:r>
      <w:r w:rsidR="009F14A5">
        <w:rPr>
          <w:rFonts w:ascii="Georgia" w:hAnsi="Georgia"/>
          <w:lang w:val="es-ES" w:bidi="en-US"/>
        </w:rPr>
        <w:t xml:space="preserve">podemos </w:t>
      </w:r>
      <w:r>
        <w:rPr>
          <w:rFonts w:ascii="Georgia" w:hAnsi="Georgia"/>
          <w:lang w:val="es-ES" w:bidi="en-US"/>
        </w:rPr>
        <w:t xml:space="preserve">llegar a </w:t>
      </w:r>
      <w:r w:rsidR="009F14A5">
        <w:rPr>
          <w:rFonts w:ascii="Georgia" w:hAnsi="Georgia"/>
          <w:lang w:val="es-ES" w:bidi="en-US"/>
        </w:rPr>
        <w:t>constatar de algún modo</w:t>
      </w:r>
      <w:r>
        <w:rPr>
          <w:rFonts w:ascii="Georgia" w:hAnsi="Georgia"/>
          <w:lang w:val="es-ES" w:bidi="en-US"/>
        </w:rPr>
        <w:t xml:space="preserve"> la fiabilidad 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asegurar en cierto modo que </w:t>
      </w:r>
      <w:r w:rsidR="009F14A5">
        <w:rPr>
          <w:rFonts w:ascii="Georgia" w:hAnsi="Georgia"/>
          <w:lang w:val="es-ES" w:bidi="en-US"/>
        </w:rPr>
        <w:t xml:space="preserve">todos los datos recabados </w:t>
      </w:r>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2800EB8B" w14:textId="77777777" w:rsidR="00AA7A1C" w:rsidRDefault="00F0345E" w:rsidP="009F0408">
      <w:pPr>
        <w:rPr>
          <w:rFonts w:ascii="Georgia" w:hAnsi="Georgia"/>
          <w:lang w:val="es-ES" w:bidi="en-US"/>
        </w:rPr>
      </w:pPr>
      <w:r>
        <w:rPr>
          <w:rFonts w:ascii="Georgia" w:hAnsi="Georgia"/>
          <w:lang w:val="es-ES" w:bidi="en-US"/>
        </w:rPr>
        <w:t>Un ejemplo sería comprobar có</w:t>
      </w:r>
      <w:r w:rsidR="00AA7A1C">
        <w:rPr>
          <w:rFonts w:ascii="Georgia" w:hAnsi="Georgia"/>
          <w:lang w:val="es-ES" w:bidi="en-US"/>
        </w:rPr>
        <w:t xml:space="preserve">mo los días de fin de semana que hay una actividad atípica en el edificio, varias variables confirman dicho comportamiento. </w:t>
      </w:r>
      <w:r>
        <w:rPr>
          <w:rFonts w:ascii="Georgia" w:hAnsi="Georgia"/>
          <w:lang w:val="es-ES" w:bidi="en-US"/>
        </w:rPr>
        <w:t xml:space="preserve"> </w:t>
      </w:r>
      <w:r w:rsidR="00AA7A1C">
        <w:rPr>
          <w:rFonts w:ascii="Georgia" w:hAnsi="Georgia"/>
          <w:lang w:val="es-ES" w:bidi="en-US"/>
        </w:rPr>
        <w:t xml:space="preserve">Podríamos </w:t>
      </w:r>
      <w:r>
        <w:rPr>
          <w:rFonts w:ascii="Georgia" w:hAnsi="Georgia"/>
          <w:lang w:val="es-ES" w:bidi="en-US"/>
        </w:rPr>
        <w:t xml:space="preserve">analizar cuándo la temperatura del edificio es mayor de lo esperado para una determinada franja temporal,         y </w:t>
      </w:r>
      <w:proofErr w:type="spellStart"/>
      <w:r>
        <w:rPr>
          <w:rFonts w:ascii="Georgia" w:hAnsi="Georgia"/>
          <w:lang w:val="es-ES" w:bidi="en-US"/>
        </w:rPr>
        <w:t>verficar</w:t>
      </w:r>
      <w:proofErr w:type="spellEnd"/>
      <w:r>
        <w:rPr>
          <w:rFonts w:ascii="Georgia" w:hAnsi="Georgia"/>
          <w:lang w:val="es-ES" w:bidi="en-US"/>
        </w:rPr>
        <w:t xml:space="preserve"> otra variable, por ejemplo </w:t>
      </w:r>
      <w:r w:rsidR="00AA7A1C">
        <w:rPr>
          <w:rFonts w:ascii="Georgia" w:hAnsi="Georgia"/>
          <w:lang w:val="es-ES" w:bidi="en-US"/>
        </w:rPr>
        <w:t>la demanda de potencia eléctrica es</w:t>
      </w:r>
      <w:r>
        <w:rPr>
          <w:rFonts w:ascii="Georgia" w:hAnsi="Georgia"/>
          <w:lang w:val="es-ES" w:bidi="en-US"/>
        </w:rPr>
        <w:t>e</w:t>
      </w:r>
      <w:r w:rsidR="00AA7A1C">
        <w:rPr>
          <w:rFonts w:ascii="Georgia" w:hAnsi="Georgia"/>
          <w:lang w:val="es-ES" w:bidi="en-US"/>
        </w:rPr>
        <w:t xml:space="preserve"> día</w:t>
      </w:r>
      <w:r>
        <w:rPr>
          <w:rFonts w:ascii="Georgia" w:hAnsi="Georgia"/>
          <w:lang w:val="es-ES" w:bidi="en-US"/>
        </w:rPr>
        <w:t xml:space="preserve">. En este escenario, </w:t>
      </w:r>
      <w:r w:rsidR="00AA7A1C">
        <w:rPr>
          <w:rFonts w:ascii="Georgia" w:hAnsi="Georgia"/>
          <w:lang w:val="es-ES" w:bidi="en-US"/>
        </w:rPr>
        <w:t xml:space="preserve">los </w:t>
      </w:r>
      <w:r>
        <w:rPr>
          <w:rFonts w:ascii="Georgia" w:hAnsi="Georgia"/>
          <w:lang w:val="es-ES" w:bidi="en-US"/>
        </w:rPr>
        <w:t xml:space="preserve">valores medidos por los </w:t>
      </w:r>
      <w:r w:rsidR="00AA7A1C">
        <w:rPr>
          <w:rFonts w:ascii="Georgia" w:hAnsi="Georgia"/>
          <w:lang w:val="es-ES" w:bidi="en-US"/>
        </w:rPr>
        <w:t xml:space="preserve">sensores de luz </w:t>
      </w:r>
      <w:r>
        <w:rPr>
          <w:rFonts w:ascii="Georgia" w:hAnsi="Georgia"/>
          <w:lang w:val="es-ES" w:bidi="en-US"/>
        </w:rPr>
        <w:t xml:space="preserve">deben </w:t>
      </w:r>
      <w:r w:rsidR="00AA7A1C">
        <w:rPr>
          <w:rFonts w:ascii="Georgia" w:hAnsi="Georgia"/>
          <w:lang w:val="es-ES" w:bidi="en-US"/>
        </w:rPr>
        <w:t>dicha teoría.</w:t>
      </w:r>
    </w:p>
    <w:p w14:paraId="4658EE77" w14:textId="77777777" w:rsidR="00820455" w:rsidRDefault="00AA7A1C" w:rsidP="009F0408">
      <w:pPr>
        <w:rPr>
          <w:rFonts w:ascii="Georgia" w:hAnsi="Georgia"/>
          <w:lang w:val="es-ES" w:bidi="en-US"/>
        </w:rPr>
      </w:pPr>
      <w:r>
        <w:rPr>
          <w:rFonts w:ascii="Georgia" w:hAnsi="Georgia"/>
          <w:lang w:val="es-ES" w:bidi="en-US"/>
        </w:rPr>
        <w:t xml:space="preserve"> </w:t>
      </w:r>
    </w:p>
    <w:p w14:paraId="5CC12332" w14:textId="77777777" w:rsidR="00820455" w:rsidRPr="00AA7A1C" w:rsidRDefault="00820455" w:rsidP="009F0408">
      <w:pPr>
        <w:pStyle w:val="ListParagraph"/>
        <w:numPr>
          <w:ilvl w:val="0"/>
          <w:numId w:val="27"/>
        </w:numPr>
        <w:spacing w:line="360" w:lineRule="auto"/>
        <w:rPr>
          <w:lang w:val="es-ES" w:bidi="en-US"/>
        </w:rPr>
      </w:pPr>
      <w:r>
        <w:rPr>
          <w:rFonts w:ascii="Georgia" w:hAnsi="Georgia"/>
          <w:lang w:val="es-ES" w:bidi="en-US"/>
        </w:rPr>
        <w:t xml:space="preserve">Análisis de tipos </w:t>
      </w:r>
      <w:r w:rsidR="00AA7A1C">
        <w:rPr>
          <w:rFonts w:ascii="Georgia" w:hAnsi="Georgia"/>
          <w:lang w:val="es-ES" w:bidi="en-US"/>
        </w:rPr>
        <w:t>d</w:t>
      </w:r>
      <w:r w:rsidR="00AA7A1C" w:rsidRPr="00AA7A1C">
        <w:rPr>
          <w:rFonts w:ascii="Georgia" w:hAnsi="Georgia"/>
          <w:lang w:val="es-ES" w:bidi="en-US"/>
        </w:rPr>
        <w:t xml:space="preserve">iferentes </w:t>
      </w:r>
      <w:r w:rsidRPr="00AA7A1C">
        <w:rPr>
          <w:rFonts w:ascii="Georgia" w:hAnsi="Georgia"/>
          <w:lang w:val="es-ES" w:bidi="en-US"/>
        </w:rPr>
        <w:t>de sensores</w:t>
      </w:r>
    </w:p>
    <w:p w14:paraId="78701871" w14:textId="77777777" w:rsidR="0084294E" w:rsidRDefault="00820455" w:rsidP="009F0408">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Estas variables no pertenecen al </w:t>
      </w:r>
      <w:proofErr w:type="spellStart"/>
      <w:r w:rsidR="00AA7A1C">
        <w:rPr>
          <w:rFonts w:ascii="Georgia" w:hAnsi="Georgia"/>
          <w:lang w:val="es-ES" w:bidi="en-US"/>
        </w:rPr>
        <w:t>dataset</w:t>
      </w:r>
      <w:proofErr w:type="spellEnd"/>
      <w:r w:rsidR="00AA7A1C">
        <w:rPr>
          <w:rFonts w:ascii="Georgia" w:hAnsi="Georgia"/>
          <w:lang w:val="es-ES" w:bidi="en-US"/>
        </w:rPr>
        <w:t xml:space="preserve"> de nuestro reto, por lo que tendríamos que tener acceso a estos tipos de datos.</w:t>
      </w:r>
    </w:p>
    <w:p w14:paraId="7F669ABD" w14:textId="77777777" w:rsidR="00820455" w:rsidRDefault="00820455" w:rsidP="009F0408">
      <w:pPr>
        <w:rPr>
          <w:rFonts w:ascii="Georgia" w:hAnsi="Georgia"/>
          <w:lang w:val="es-ES" w:bidi="en-US"/>
        </w:rPr>
      </w:pPr>
    </w:p>
    <w:p w14:paraId="1E4B2FE3" w14:textId="77777777" w:rsidR="00820455" w:rsidRDefault="00820455" w:rsidP="009F0408">
      <w:pPr>
        <w:rPr>
          <w:rFonts w:ascii="Georgia" w:hAnsi="Georgia"/>
          <w:lang w:val="es-ES" w:bidi="en-US"/>
        </w:rPr>
      </w:pPr>
    </w:p>
    <w:p w14:paraId="4578C83E" w14:textId="77777777" w:rsidR="00820455" w:rsidRDefault="00820455" w:rsidP="009F0408">
      <w:pPr>
        <w:rPr>
          <w:rFonts w:ascii="Georgia" w:hAnsi="Georgia"/>
          <w:lang w:val="es-ES" w:bidi="en-US"/>
        </w:rPr>
      </w:pPr>
    </w:p>
    <w:p w14:paraId="45A6D5E1" w14:textId="77777777" w:rsidR="00820455" w:rsidRDefault="00820455" w:rsidP="009F0408">
      <w:pPr>
        <w:rPr>
          <w:rFonts w:ascii="Georgia" w:hAnsi="Georgia"/>
          <w:lang w:val="es-ES" w:bidi="en-US"/>
        </w:rPr>
      </w:pPr>
    </w:p>
    <w:p w14:paraId="2C67ED09" w14:textId="77777777" w:rsidR="00820455" w:rsidRPr="00820455" w:rsidRDefault="00820455" w:rsidP="009F0408">
      <w:pPr>
        <w:rPr>
          <w:lang w:val="es-ES" w:bidi="en-US"/>
        </w:rPr>
      </w:pPr>
    </w:p>
    <w:p w14:paraId="29FD3302" w14:textId="77777777" w:rsidR="00A73DB2" w:rsidRDefault="00820455" w:rsidP="009F0408">
      <w:pPr>
        <w:pStyle w:val="Heading1"/>
      </w:pPr>
      <w:r>
        <w:rPr>
          <w:lang w:val="es-ES"/>
        </w:rPr>
        <w:br w:type="page"/>
      </w:r>
      <w:bookmarkStart w:id="161" w:name="_Toc488695653"/>
      <w:proofErr w:type="spellStart"/>
      <w:r w:rsidR="00A73DB2">
        <w:lastRenderedPageBreak/>
        <w:t>Conclusiones</w:t>
      </w:r>
      <w:bookmarkEnd w:id="161"/>
      <w:proofErr w:type="spellEnd"/>
    </w:p>
    <w:p w14:paraId="719AAB2A" w14:textId="77777777" w:rsidR="00042C7C" w:rsidRDefault="00042C7C" w:rsidP="009F0408">
      <w:pPr>
        <w:rPr>
          <w:lang w:val="en-US" w:bidi="en-US"/>
        </w:rPr>
      </w:pPr>
    </w:p>
    <w:p w14:paraId="55A5697C" w14:textId="77777777" w:rsidR="006A16BA" w:rsidRPr="00185C5D" w:rsidRDefault="006A16BA" w:rsidP="009F0408">
      <w:pPr>
        <w:pStyle w:val="Heading2"/>
      </w:pPr>
      <w:bookmarkStart w:id="162" w:name="_Discusión"/>
      <w:bookmarkStart w:id="163" w:name="_Toc488695654"/>
      <w:bookmarkEnd w:id="162"/>
      <w:r w:rsidRPr="00185C5D">
        <w:t>Discusión</w:t>
      </w:r>
      <w:bookmarkEnd w:id="163"/>
    </w:p>
    <w:p w14:paraId="45CCA45F" w14:textId="77777777" w:rsidR="00185C5D" w:rsidRDefault="00185C5D" w:rsidP="009F0408">
      <w:pPr>
        <w:spacing w:after="0"/>
        <w:rPr>
          <w:color w:val="FF0000"/>
        </w:rPr>
      </w:pPr>
    </w:p>
    <w:p w14:paraId="56CAA0AF" w14:textId="77777777" w:rsidR="006A16BA" w:rsidRPr="00185C5D" w:rsidRDefault="00185C5D" w:rsidP="009F0408">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 xml:space="preserve">técnicas de </w:t>
      </w:r>
      <w:proofErr w:type="spellStart"/>
      <w:r w:rsidR="006A16BA" w:rsidRPr="00185C5D">
        <w:rPr>
          <w:rFonts w:ascii="Georgia" w:hAnsi="Georgia"/>
        </w:rPr>
        <w:t>Clustering</w:t>
      </w:r>
      <w:proofErr w:type="spellEnd"/>
      <w:r w:rsidR="00BD6D63">
        <w:rPr>
          <w:rFonts w:ascii="Georgia" w:hAnsi="Georgia"/>
        </w:rPr>
        <w:t xml:space="preserve"> Jerárquico</w:t>
      </w:r>
      <w:r w:rsidRPr="00185C5D">
        <w:rPr>
          <w:rFonts w:ascii="Georgia" w:hAnsi="Georgia"/>
        </w:rPr>
        <w:t>:</w:t>
      </w:r>
    </w:p>
    <w:p w14:paraId="3683410D" w14:textId="77777777" w:rsidR="00185C5D" w:rsidRPr="00CE00F1" w:rsidRDefault="00185C5D" w:rsidP="009F0408">
      <w:pPr>
        <w:rPr>
          <w:color w:val="FF0000"/>
        </w:rPr>
      </w:pPr>
    </w:p>
    <w:p w14:paraId="646363A4" w14:textId="77777777" w:rsidR="00185C5D" w:rsidRDefault="006A16BA" w:rsidP="009F0408">
      <w:pPr>
        <w:pStyle w:val="Heading3"/>
      </w:pPr>
      <w:bookmarkStart w:id="164" w:name="_Toc488695655"/>
      <w:r w:rsidRPr="00CE00F1">
        <w:t>Ventajas</w:t>
      </w:r>
      <w:bookmarkEnd w:id="164"/>
      <w:r w:rsidRPr="00CE00F1">
        <w:t xml:space="preserve">  </w:t>
      </w:r>
    </w:p>
    <w:p w14:paraId="53F27533" w14:textId="77777777" w:rsidR="0020778C" w:rsidRDefault="0020778C" w:rsidP="009F0408">
      <w:pPr>
        <w:pStyle w:val="ListParagraph"/>
        <w:spacing w:line="360" w:lineRule="auto"/>
        <w:jc w:val="both"/>
        <w:rPr>
          <w:rFonts w:ascii="Georgia" w:hAnsi="Georgia"/>
        </w:rPr>
      </w:pPr>
    </w:p>
    <w:p w14:paraId="17871194" w14:textId="77777777" w:rsidR="001A1BEB" w:rsidRDefault="001A1BEB" w:rsidP="009F0408">
      <w:pPr>
        <w:pStyle w:val="ListParagraph"/>
        <w:spacing w:line="360" w:lineRule="auto"/>
        <w:jc w:val="both"/>
        <w:rPr>
          <w:rFonts w:ascii="Georgia" w:hAnsi="Georgia"/>
        </w:rPr>
      </w:pPr>
    </w:p>
    <w:p w14:paraId="33BA0B65" w14:textId="77777777" w:rsidR="006257A4" w:rsidRPr="00F70797" w:rsidRDefault="00185C5D" w:rsidP="009F0408">
      <w:pPr>
        <w:pStyle w:val="ListParagraph"/>
        <w:numPr>
          <w:ilvl w:val="0"/>
          <w:numId w:val="34"/>
        </w:numPr>
        <w:spacing w:line="360" w:lineRule="auto"/>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0353F71D" w14:textId="77777777" w:rsidR="00F70797" w:rsidRPr="00F70797" w:rsidRDefault="00F70797" w:rsidP="009F0408">
      <w:pPr>
        <w:pStyle w:val="ListParagraph"/>
        <w:spacing w:line="360" w:lineRule="auto"/>
        <w:jc w:val="both"/>
        <w:rPr>
          <w:rFonts w:ascii="Georgia" w:hAnsi="Georgia"/>
        </w:rPr>
      </w:pPr>
    </w:p>
    <w:p w14:paraId="473BC9B5" w14:textId="77777777" w:rsidR="00F70797" w:rsidRPr="001A1BEB" w:rsidRDefault="006257A4" w:rsidP="009F0408">
      <w:pPr>
        <w:pStyle w:val="ListParagraph"/>
        <w:numPr>
          <w:ilvl w:val="0"/>
          <w:numId w:val="34"/>
        </w:numPr>
        <w:spacing w:line="360" w:lineRule="auto"/>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5BB60B1B" w14:textId="77777777" w:rsidR="00F70797" w:rsidRPr="00F70797" w:rsidRDefault="00F70797" w:rsidP="009F0408">
      <w:pPr>
        <w:pStyle w:val="ListParagraph"/>
        <w:spacing w:line="360" w:lineRule="auto"/>
        <w:rPr>
          <w:rFonts w:ascii="Georgia" w:hAnsi="Georgia"/>
        </w:rPr>
      </w:pPr>
    </w:p>
    <w:p w14:paraId="71D5004B" w14:textId="77777777" w:rsidR="006B7C34" w:rsidRDefault="006257A4" w:rsidP="009F0408">
      <w:pPr>
        <w:pStyle w:val="ListParagraph"/>
        <w:numPr>
          <w:ilvl w:val="0"/>
          <w:numId w:val="34"/>
        </w:numPr>
        <w:spacing w:line="360" w:lineRule="auto"/>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13793642" w14:textId="77777777" w:rsidR="00F70797" w:rsidRPr="00F70797" w:rsidRDefault="00F70797" w:rsidP="009F0408">
      <w:pPr>
        <w:pStyle w:val="ListParagraph"/>
        <w:spacing w:line="360" w:lineRule="auto"/>
        <w:rPr>
          <w:rFonts w:ascii="Georgia" w:hAnsi="Georgia"/>
        </w:rPr>
      </w:pPr>
    </w:p>
    <w:p w14:paraId="2C2342F1"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w:t>
      </w:r>
      <w:r w:rsidR="006257A4" w:rsidRPr="00244EEE">
        <w:rPr>
          <w:rFonts w:ascii="Georgia" w:hAnsi="Georgia"/>
        </w:rPr>
        <w:t>o exige que sea lineal</w:t>
      </w:r>
    </w:p>
    <w:p w14:paraId="5FCBDD88"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No</w:t>
      </w:r>
      <w:r w:rsidR="006257A4" w:rsidRPr="00244EEE">
        <w:rPr>
          <w:rFonts w:ascii="Georgia" w:hAnsi="Georgia"/>
        </w:rPr>
        <w:t xml:space="preserve"> requiere simetría</w:t>
      </w:r>
    </w:p>
    <w:p w14:paraId="2AFE9D46"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04E44B5E" w14:textId="77777777" w:rsidR="0075662B" w:rsidRDefault="006B7C34" w:rsidP="009F0408">
      <w:pPr>
        <w:pStyle w:val="ListParagraph"/>
        <w:numPr>
          <w:ilvl w:val="1"/>
          <w:numId w:val="34"/>
        </w:numPr>
        <w:spacing w:line="360" w:lineRule="auto"/>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452C0CD2" w14:textId="77777777" w:rsidR="009B13AC" w:rsidRDefault="009B13AC" w:rsidP="009F0408">
      <w:pPr>
        <w:pStyle w:val="ListParagraph"/>
        <w:spacing w:line="360" w:lineRule="auto"/>
        <w:ind w:left="1440"/>
        <w:rPr>
          <w:rFonts w:ascii="Georgia" w:hAnsi="Georgia"/>
        </w:rPr>
      </w:pPr>
    </w:p>
    <w:p w14:paraId="45F4AC8E" w14:textId="77777777" w:rsidR="009B13AC" w:rsidRPr="009B13AC" w:rsidRDefault="009B13AC" w:rsidP="009F0408">
      <w:pPr>
        <w:pStyle w:val="ListParagraph"/>
        <w:spacing w:line="360" w:lineRule="auto"/>
        <w:ind w:left="1440"/>
        <w:rPr>
          <w:rFonts w:ascii="Georgia" w:hAnsi="Georgia"/>
        </w:rPr>
      </w:pPr>
    </w:p>
    <w:p w14:paraId="568C9C60" w14:textId="77777777" w:rsidR="0075662B" w:rsidRDefault="0075662B" w:rsidP="009F0408">
      <w:pPr>
        <w:pStyle w:val="ListParagraph"/>
        <w:numPr>
          <w:ilvl w:val="0"/>
          <w:numId w:val="34"/>
        </w:numPr>
        <w:spacing w:line="360" w:lineRule="auto"/>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6B57F214" w14:textId="77777777" w:rsidR="009B13AC" w:rsidRPr="009B13AC" w:rsidRDefault="009B13AC" w:rsidP="009F0408">
      <w:pPr>
        <w:pStyle w:val="ListParagraph"/>
        <w:spacing w:line="360" w:lineRule="auto"/>
        <w:rPr>
          <w:rFonts w:ascii="Georgia" w:hAnsi="Georgia"/>
        </w:rPr>
      </w:pPr>
    </w:p>
    <w:p w14:paraId="27EED5FD" w14:textId="77777777" w:rsidR="009B13AC" w:rsidRDefault="00BD6AE2" w:rsidP="009F0408">
      <w:pPr>
        <w:pStyle w:val="ListParagraph"/>
        <w:numPr>
          <w:ilvl w:val="0"/>
          <w:numId w:val="34"/>
        </w:numPr>
        <w:spacing w:line="360" w:lineRule="auto"/>
        <w:rPr>
          <w:rFonts w:ascii="Georgia" w:hAnsi="Georgia"/>
        </w:rPr>
      </w:pPr>
      <w:r w:rsidRPr="00244EEE">
        <w:rPr>
          <w:rFonts w:ascii="Georgia" w:hAnsi="Georgia"/>
        </w:rPr>
        <w:t xml:space="preserve">La técnica de </w:t>
      </w:r>
      <w:proofErr w:type="spellStart"/>
      <w:r w:rsidRPr="00244EEE">
        <w:rPr>
          <w:rFonts w:ascii="Georgia" w:hAnsi="Georgia"/>
        </w:rPr>
        <w:t>Clustering</w:t>
      </w:r>
      <w:proofErr w:type="spellEnd"/>
      <w:r w:rsidRPr="00244EEE">
        <w:rPr>
          <w:rFonts w:ascii="Georgia" w:hAnsi="Georgia"/>
        </w:rPr>
        <w:t xml:space="preserve">,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109413F8" w14:textId="77777777" w:rsidR="009B13AC" w:rsidRPr="009B13AC" w:rsidRDefault="009B13AC" w:rsidP="009F0408">
      <w:pPr>
        <w:pStyle w:val="ListParagraph"/>
        <w:spacing w:line="360" w:lineRule="auto"/>
        <w:rPr>
          <w:rFonts w:ascii="Georgia" w:hAnsi="Georgia"/>
        </w:rPr>
      </w:pPr>
    </w:p>
    <w:p w14:paraId="1BCEC865" w14:textId="77777777" w:rsidR="0020778C" w:rsidRPr="009B13AC" w:rsidRDefault="0020778C" w:rsidP="009F0408">
      <w:pPr>
        <w:pStyle w:val="ListParagraph"/>
        <w:numPr>
          <w:ilvl w:val="0"/>
          <w:numId w:val="34"/>
        </w:numPr>
        <w:spacing w:line="360" w:lineRule="auto"/>
        <w:rPr>
          <w:rFonts w:ascii="Georgia" w:hAnsi="Georgia"/>
        </w:rPr>
      </w:pPr>
      <w:r w:rsidRPr="009B13AC">
        <w:rPr>
          <w:rFonts w:ascii="Georgia" w:hAnsi="Georgia"/>
        </w:rPr>
        <w:t>Las conclusiones se pueden obtener de un modo relativamente rápido.</w:t>
      </w:r>
    </w:p>
    <w:p w14:paraId="66EA801D" w14:textId="77777777" w:rsidR="0020778C" w:rsidRDefault="0020778C" w:rsidP="009F0408">
      <w:pPr>
        <w:ind w:left="708"/>
        <w:rPr>
          <w:color w:val="FF0000"/>
        </w:rPr>
      </w:pPr>
    </w:p>
    <w:p w14:paraId="4D41C5EE" w14:textId="77777777" w:rsidR="00833518" w:rsidRDefault="00833518" w:rsidP="009F0408">
      <w:pPr>
        <w:ind w:left="708"/>
        <w:rPr>
          <w:color w:val="FF0000"/>
        </w:rPr>
      </w:pPr>
    </w:p>
    <w:p w14:paraId="6F531CCA" w14:textId="77777777" w:rsidR="001A1BEB" w:rsidRDefault="001A1BEB" w:rsidP="009F0408">
      <w:pPr>
        <w:ind w:left="708"/>
        <w:rPr>
          <w:color w:val="FF0000"/>
        </w:rPr>
      </w:pPr>
    </w:p>
    <w:p w14:paraId="62846FB6" w14:textId="77777777" w:rsidR="0020778C" w:rsidRDefault="006A16BA" w:rsidP="009F0408">
      <w:pPr>
        <w:pStyle w:val="Heading3"/>
      </w:pPr>
      <w:bookmarkStart w:id="165" w:name="_Toc488695656"/>
      <w:r w:rsidRPr="00CE00F1">
        <w:t>Desventajas</w:t>
      </w:r>
      <w:bookmarkEnd w:id="165"/>
    </w:p>
    <w:p w14:paraId="0DBE7C8D" w14:textId="77777777" w:rsidR="001A1BEB" w:rsidRPr="001A1BEB" w:rsidRDefault="001A1BEB" w:rsidP="009F0408">
      <w:pPr>
        <w:pStyle w:val="ListParagraph"/>
        <w:spacing w:line="360" w:lineRule="auto"/>
        <w:rPr>
          <w:rFonts w:ascii="Georgia" w:hAnsi="Georgia"/>
          <w:b/>
        </w:rPr>
      </w:pPr>
    </w:p>
    <w:p w14:paraId="5FBCE21F" w14:textId="77777777" w:rsidR="00852DE1" w:rsidRPr="001A1BEB" w:rsidRDefault="00833518" w:rsidP="009F0408">
      <w:pPr>
        <w:pStyle w:val="ListParagraph"/>
        <w:numPr>
          <w:ilvl w:val="0"/>
          <w:numId w:val="33"/>
        </w:numPr>
        <w:spacing w:line="360" w:lineRule="auto"/>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6C3BA23D" w14:textId="77777777" w:rsidR="001A1BEB" w:rsidRPr="00244EEE" w:rsidRDefault="001A1BEB" w:rsidP="009F0408">
      <w:pPr>
        <w:pStyle w:val="ListParagraph"/>
        <w:spacing w:line="360" w:lineRule="auto"/>
        <w:rPr>
          <w:rFonts w:ascii="Georgia" w:hAnsi="Georgia"/>
          <w:b/>
        </w:rPr>
      </w:pPr>
    </w:p>
    <w:p w14:paraId="46CBFC57" w14:textId="77777777" w:rsidR="00852DE1" w:rsidRPr="001A1BEB" w:rsidRDefault="00852DE1" w:rsidP="009F0408">
      <w:pPr>
        <w:pStyle w:val="ListParagraph"/>
        <w:numPr>
          <w:ilvl w:val="0"/>
          <w:numId w:val="33"/>
        </w:numPr>
        <w:spacing w:line="360" w:lineRule="auto"/>
        <w:rPr>
          <w:rFonts w:ascii="Georgia" w:hAnsi="Georgia"/>
          <w:b/>
        </w:rPr>
      </w:pPr>
      <w:r w:rsidRPr="00244EEE">
        <w:rPr>
          <w:rFonts w:ascii="Georgia" w:hAnsi="Georgia"/>
        </w:rPr>
        <w:t xml:space="preserve">Puede ofrecer soluciones no únicas. </w:t>
      </w:r>
    </w:p>
    <w:p w14:paraId="1A9C6AF4" w14:textId="77777777" w:rsidR="001A1BEB" w:rsidRPr="001A1BEB" w:rsidRDefault="001A1BEB" w:rsidP="009F0408">
      <w:pPr>
        <w:pStyle w:val="ListParagraph"/>
        <w:spacing w:line="360" w:lineRule="auto"/>
        <w:rPr>
          <w:rFonts w:ascii="Georgia" w:hAnsi="Georgia"/>
          <w:b/>
        </w:rPr>
      </w:pPr>
    </w:p>
    <w:p w14:paraId="7DBFC1D8" w14:textId="77777777" w:rsidR="006A16BA" w:rsidRPr="00244EEE" w:rsidRDefault="00680C03" w:rsidP="009F0408">
      <w:pPr>
        <w:pStyle w:val="ListParagraph"/>
        <w:numPr>
          <w:ilvl w:val="0"/>
          <w:numId w:val="33"/>
        </w:numPr>
        <w:spacing w:line="360" w:lineRule="auto"/>
        <w:rPr>
          <w:rFonts w:ascii="Georgia" w:hAnsi="Georgia"/>
          <w:b/>
        </w:rPr>
      </w:pPr>
      <w:r w:rsidRPr="00244EEE">
        <w:rPr>
          <w:rFonts w:ascii="Georgia" w:hAnsi="Georgia"/>
        </w:rPr>
        <w:t xml:space="preserve">Los </w:t>
      </w:r>
      <w:proofErr w:type="spellStart"/>
      <w:r w:rsidRPr="00244EEE">
        <w:rPr>
          <w:rFonts w:ascii="Georgia" w:hAnsi="Georgia"/>
        </w:rPr>
        <w:t>dendrogramas</w:t>
      </w:r>
      <w:proofErr w:type="spellEnd"/>
      <w:r w:rsidRPr="00244EEE">
        <w:rPr>
          <w:rFonts w:ascii="Georgia" w:hAnsi="Georgia"/>
        </w:rPr>
        <w:t xml:space="preserve">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407C65F1" w14:textId="77777777" w:rsidR="00456377" w:rsidRDefault="00456377" w:rsidP="009F0408">
      <w:pPr>
        <w:jc w:val="left"/>
        <w:rPr>
          <w:rFonts w:ascii="Georgia" w:hAnsi="Georgia"/>
        </w:rPr>
      </w:pPr>
    </w:p>
    <w:p w14:paraId="7F5FACBB" w14:textId="77777777" w:rsidR="004A731E" w:rsidRPr="004A731E" w:rsidRDefault="004A731E" w:rsidP="009F0408">
      <w:pPr>
        <w:jc w:val="left"/>
        <w:rPr>
          <w:rFonts w:ascii="Georgia" w:hAnsi="Georgia"/>
          <w:lang w:val="es-ES"/>
        </w:rPr>
      </w:pPr>
    </w:p>
    <w:p w14:paraId="14728E81" w14:textId="77777777" w:rsidR="00456377" w:rsidRDefault="00456377" w:rsidP="009F0408">
      <w:pPr>
        <w:jc w:val="left"/>
        <w:rPr>
          <w:rFonts w:ascii="Georgia" w:hAnsi="Georgia"/>
        </w:rPr>
      </w:pPr>
    </w:p>
    <w:p w14:paraId="09D1950D" w14:textId="77777777" w:rsidR="00A73DB2" w:rsidRPr="00CE00F1" w:rsidRDefault="006A16BA" w:rsidP="009F0408">
      <w:pPr>
        <w:pStyle w:val="Heading2"/>
      </w:pPr>
      <w:bookmarkStart w:id="166" w:name="_Toc488695657"/>
      <w:r w:rsidRPr="00CE00F1">
        <w:t>Trabajo futuro</w:t>
      </w:r>
      <w:bookmarkEnd w:id="166"/>
      <w:r w:rsidR="00A73DB2" w:rsidRPr="00CE00F1">
        <w:t xml:space="preserve"> </w:t>
      </w:r>
    </w:p>
    <w:p w14:paraId="484FD150" w14:textId="77777777" w:rsidR="00872411" w:rsidRPr="00CE00F1" w:rsidRDefault="00872411" w:rsidP="009F0408">
      <w:pPr>
        <w:spacing w:after="0"/>
        <w:rPr>
          <w:color w:val="FF0000"/>
        </w:rPr>
      </w:pPr>
    </w:p>
    <w:p w14:paraId="391DCFBE" w14:textId="77777777" w:rsidR="004466FD" w:rsidRPr="00C6216F" w:rsidRDefault="004466FD" w:rsidP="009F0408">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47B77228" w14:textId="77777777" w:rsidR="00A73DB2" w:rsidRPr="00C6216F" w:rsidRDefault="004466FD" w:rsidP="009F0408">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 se podría haber </w:t>
      </w:r>
      <w:r w:rsidR="00C82442" w:rsidRPr="00C6216F">
        <w:rPr>
          <w:rFonts w:ascii="Georgia" w:hAnsi="Georgia"/>
        </w:rPr>
        <w:t xml:space="preserve">escogido una línea de trabajo diferente y haber </w:t>
      </w:r>
      <w:r w:rsidRPr="00C6216F">
        <w:rPr>
          <w:rFonts w:ascii="Georgia" w:hAnsi="Georgia"/>
        </w:rPr>
        <w:t xml:space="preserve">realizado </w:t>
      </w:r>
      <w:r w:rsidR="005D52C2">
        <w:rPr>
          <w:rFonts w:ascii="Georgia" w:hAnsi="Georgia"/>
        </w:rPr>
        <w:t xml:space="preserve">           </w:t>
      </w:r>
      <w:r w:rsidRPr="00C6216F">
        <w:rPr>
          <w:rFonts w:ascii="Georgia" w:hAnsi="Georgia"/>
        </w:rPr>
        <w:t>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w:t>
      </w:r>
      <w:r w:rsidR="00FA047F">
        <w:rPr>
          <w:rFonts w:ascii="Georgia" w:hAnsi="Georgia"/>
        </w:rPr>
        <w:t xml:space="preserve">No es lo mismo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63A342F8" w14:textId="77777777" w:rsidR="004E1CF5" w:rsidRDefault="00D2645F" w:rsidP="009F0408">
      <w:pPr>
        <w:jc w:val="left"/>
      </w:pPr>
      <w:r>
        <w:br w:type="page"/>
      </w:r>
    </w:p>
    <w:p w14:paraId="094D0727" w14:textId="77777777" w:rsidR="00A73DB2" w:rsidRPr="004466FD" w:rsidRDefault="00A73DB2" w:rsidP="009F0408">
      <w:pPr>
        <w:pStyle w:val="Heading1"/>
        <w:rPr>
          <w:lang w:val="es-ES"/>
        </w:rPr>
      </w:pPr>
      <w:bookmarkStart w:id="167" w:name="_Toc488695658"/>
      <w:r w:rsidRPr="004466FD">
        <w:rPr>
          <w:lang w:val="es-ES"/>
        </w:rPr>
        <w:lastRenderedPageBreak/>
        <w:t>Anexo</w:t>
      </w:r>
      <w:bookmarkEnd w:id="167"/>
      <w:r w:rsidRPr="004466FD">
        <w:rPr>
          <w:lang w:val="es-ES"/>
        </w:rPr>
        <w:t xml:space="preserve"> </w:t>
      </w:r>
    </w:p>
    <w:p w14:paraId="6B181B96" w14:textId="77777777" w:rsidR="00A73DB2" w:rsidRPr="004E1CF5" w:rsidRDefault="00A73DB2" w:rsidP="009F0408">
      <w:pPr>
        <w:rPr>
          <w:rFonts w:ascii="Georgia" w:hAnsi="Georgia"/>
        </w:rPr>
      </w:pPr>
      <w:r>
        <w:rPr>
          <w:rFonts w:ascii="Georgia" w:hAnsi="Georgia"/>
        </w:rPr>
        <w:t xml:space="preserve">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w:t>
      </w:r>
      <w:proofErr w:type="spellStart"/>
      <w:r>
        <w:rPr>
          <w:rFonts w:ascii="Georgia" w:hAnsi="Georgia"/>
        </w:rPr>
        <w:t>dendrogramas</w:t>
      </w:r>
      <w:proofErr w:type="spellEnd"/>
      <w:r>
        <w:rPr>
          <w:rFonts w:ascii="Georgia" w:hAnsi="Georgia"/>
        </w:rPr>
        <w:t xml:space="preserve"> generados en R.</w:t>
      </w:r>
    </w:p>
    <w:p w14:paraId="16E74115" w14:textId="77777777" w:rsidR="00A73DB2" w:rsidRPr="009001F2" w:rsidRDefault="00A73DB2" w:rsidP="009F0408"/>
    <w:p w14:paraId="40B87235" w14:textId="77777777" w:rsidR="00A73DB2" w:rsidRPr="00504AB3" w:rsidRDefault="00A73DB2" w:rsidP="009F0408">
      <w:pPr>
        <w:pStyle w:val="Heading2"/>
      </w:pPr>
      <w:bookmarkStart w:id="168" w:name="_Toc488695659"/>
      <w:r w:rsidRPr="00504AB3">
        <w:t>Nombre de Columnas</w:t>
      </w:r>
      <w:bookmarkEnd w:id="168"/>
      <w:r w:rsidRPr="00504AB3">
        <w:t xml:space="preserve"> </w:t>
      </w:r>
    </w:p>
    <w:p w14:paraId="7F024234" w14:textId="77777777" w:rsidR="004E1CF5" w:rsidRDefault="004E1CF5" w:rsidP="009F0408">
      <w:pPr>
        <w:spacing w:after="0"/>
        <w:rPr>
          <w:rFonts w:ascii="Georgia" w:hAnsi="Georgia"/>
          <w:color w:val="1F497D" w:themeColor="text2"/>
        </w:rPr>
      </w:pPr>
    </w:p>
    <w:p w14:paraId="14B2B4C3" w14:textId="77777777" w:rsidR="00A73DB2" w:rsidRPr="009001F2" w:rsidRDefault="00A73DB2" w:rsidP="009F0408">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26CD57A9" w14:textId="77777777" w:rsidR="00A73DB2" w:rsidRDefault="00C6297E"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732B1791" wp14:editId="573419B3">
                <wp:simplePos x="0" y="0"/>
                <wp:positionH relativeFrom="column">
                  <wp:posOffset>-93980</wp:posOffset>
                </wp:positionH>
                <wp:positionV relativeFrom="paragraph">
                  <wp:posOffset>13970</wp:posOffset>
                </wp:positionV>
                <wp:extent cx="4150360" cy="1208405"/>
                <wp:effectExtent l="0" t="0" r="2540" b="0"/>
                <wp:wrapNone/>
                <wp:docPr id="304"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EE3629" id="25 Rectá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" fillcolor="#4f81bd [3204]" strokecolor="#243f60 [1604]" strokeweight="2pt">
                <v:fill opacity="0"/>
                <v:path arrowok="t"/>
              </v:rect>
            </w:pict>
          </mc:Fallback>
        </mc:AlternateContent>
      </w:r>
    </w:p>
    <w:p w14:paraId="2EA8B86D" w14:textId="77777777" w:rsidR="00A73DB2" w:rsidRPr="00F165EA" w:rsidRDefault="00A73DB2" w:rsidP="009F0408">
      <w:pPr>
        <w:spacing w:after="0"/>
        <w:rPr>
          <w:rFonts w:ascii="Georgia" w:hAnsi="Georgia"/>
          <w:lang w:val="en-US"/>
        </w:rPr>
      </w:pPr>
      <w:proofErr w:type="spellStart"/>
      <w:r w:rsidRPr="00F165EA">
        <w:rPr>
          <w:rFonts w:ascii="Georgia" w:hAnsi="Georgia"/>
          <w:lang w:val="en-US"/>
        </w:rPr>
        <w:t>setwd</w:t>
      </w:r>
      <w:proofErr w:type="spellEnd"/>
      <w:r w:rsidRPr="00F165EA">
        <w:rPr>
          <w:rFonts w:ascii="Georgia" w:hAnsi="Georgia"/>
          <w:lang w:val="en-US"/>
        </w:rPr>
        <w:t>=("&lt;DIR&gt;")</w:t>
      </w:r>
    </w:p>
    <w:p w14:paraId="19B7F2C2" w14:textId="77777777" w:rsidR="00A73DB2" w:rsidRPr="009001F2" w:rsidRDefault="00A73DB2" w:rsidP="009F0408">
      <w:pPr>
        <w:spacing w:after="0"/>
        <w:rPr>
          <w:rFonts w:ascii="Georgia" w:hAnsi="Georgia"/>
          <w:lang w:val="en-US"/>
        </w:rPr>
      </w:pPr>
      <w:r w:rsidRPr="009001F2">
        <w:rPr>
          <w:rFonts w:ascii="Georgia" w:hAnsi="Georgia"/>
          <w:lang w:val="en-US"/>
        </w:rPr>
        <w:t>fichero1 &lt;- read.csv(file="&lt;DIR&gt;/bldg-MC2.csv</w:t>
      </w:r>
      <w:proofErr w:type="gramStart"/>
      <w:r w:rsidRPr="009001F2">
        <w:rPr>
          <w:rFonts w:ascii="Georgia" w:hAnsi="Georgia"/>
          <w:lang w:val="en-US"/>
        </w:rPr>
        <w:t>" ,</w:t>
      </w:r>
      <w:proofErr w:type="gramEnd"/>
      <w:r w:rsidRPr="009001F2">
        <w:rPr>
          <w:rFonts w:ascii="Georgia" w:hAnsi="Georgia"/>
          <w:lang w:val="en-US"/>
        </w:rPr>
        <w:t xml:space="preserve">  </w:t>
      </w:r>
      <w:proofErr w:type="spellStart"/>
      <w:r w:rsidRPr="009001F2">
        <w:rPr>
          <w:rFonts w:ascii="Georgia" w:hAnsi="Georgia"/>
          <w:lang w:val="en-US"/>
        </w:rPr>
        <w:t>sep</w:t>
      </w:r>
      <w:proofErr w:type="spellEnd"/>
      <w:r w:rsidRPr="009001F2">
        <w:rPr>
          <w:rFonts w:ascii="Georgia" w:hAnsi="Georgia"/>
          <w:lang w:val="en-US"/>
        </w:rPr>
        <w:t xml:space="preserve"> = ",")</w:t>
      </w:r>
    </w:p>
    <w:p w14:paraId="40E8C90E" w14:textId="77777777" w:rsidR="00A73DB2" w:rsidRPr="009001F2" w:rsidRDefault="00A73DB2" w:rsidP="009F0408">
      <w:pPr>
        <w:spacing w:after="0"/>
        <w:rPr>
          <w:rFonts w:ascii="Georgia" w:hAnsi="Georgia"/>
          <w:lang w:val="en-US"/>
        </w:rPr>
      </w:pPr>
    </w:p>
    <w:p w14:paraId="3D75E9FD" w14:textId="77777777" w:rsidR="00A73DB2" w:rsidRPr="0056720B" w:rsidRDefault="00A73DB2" w:rsidP="009F0408">
      <w:pPr>
        <w:spacing w:after="0"/>
        <w:rPr>
          <w:rFonts w:ascii="Georgia" w:hAnsi="Georgia"/>
          <w:lang w:val="es-ES"/>
        </w:rPr>
      </w:pPr>
      <w:proofErr w:type="spellStart"/>
      <w:r w:rsidRPr="0056720B">
        <w:rPr>
          <w:rFonts w:ascii="Georgia" w:hAnsi="Georgia"/>
          <w:lang w:val="es-ES"/>
        </w:rPr>
        <w:t>names</w:t>
      </w:r>
      <w:proofErr w:type="spellEnd"/>
      <w:r w:rsidRPr="0056720B">
        <w:rPr>
          <w:rFonts w:ascii="Georgia" w:hAnsi="Georgia"/>
          <w:lang w:val="es-ES"/>
        </w:rPr>
        <w:t>(fichero1)</w:t>
      </w:r>
    </w:p>
    <w:p w14:paraId="6F9E68D2" w14:textId="77777777" w:rsidR="00A73DB2" w:rsidRPr="0056720B" w:rsidRDefault="00A73DB2" w:rsidP="009F0408">
      <w:pPr>
        <w:spacing w:after="0"/>
        <w:rPr>
          <w:rFonts w:ascii="Georgia" w:hAnsi="Georgia"/>
          <w:lang w:val="es-ES"/>
        </w:rPr>
      </w:pPr>
    </w:p>
    <w:p w14:paraId="2B283F4B" w14:textId="77777777" w:rsidR="00A73DB2" w:rsidRPr="0056720B" w:rsidRDefault="00A73DB2" w:rsidP="009F0408">
      <w:pPr>
        <w:spacing w:after="0"/>
        <w:rPr>
          <w:rFonts w:ascii="Georgia" w:hAnsi="Georgia"/>
          <w:lang w:val="es-ES"/>
        </w:rPr>
      </w:pPr>
    </w:p>
    <w:p w14:paraId="4210F597" w14:textId="77777777" w:rsidR="00A73DB2" w:rsidRPr="0056720B" w:rsidRDefault="00A73DB2" w:rsidP="009F0408">
      <w:pPr>
        <w:spacing w:after="0"/>
        <w:rPr>
          <w:rFonts w:ascii="Georgia" w:hAnsi="Georgia"/>
          <w:lang w:val="es-ES"/>
        </w:rPr>
      </w:pPr>
    </w:p>
    <w:p w14:paraId="1FAA776D" w14:textId="77777777" w:rsidR="00A73DB2" w:rsidRPr="0056720B" w:rsidRDefault="00A73DB2" w:rsidP="009F0408">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69B454B5" w14:textId="77777777" w:rsidR="00A73DB2" w:rsidRPr="0056720B" w:rsidRDefault="00A73DB2" w:rsidP="009F0408">
      <w:pPr>
        <w:spacing w:after="0"/>
        <w:rPr>
          <w:rFonts w:ascii="Georgia" w:hAnsi="Georgia"/>
          <w:sz w:val="18"/>
          <w:szCs w:val="18"/>
          <w:lang w:val="es-ES"/>
        </w:rPr>
      </w:pPr>
    </w:p>
    <w:p w14:paraId="462281DD" w14:textId="77777777" w:rsidR="00A73DB2" w:rsidRPr="0056720B" w:rsidRDefault="00C6297E" w:rsidP="009F0408">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04CAC3F8" wp14:editId="71CCAFB2">
                <wp:simplePos x="0" y="0"/>
                <wp:positionH relativeFrom="column">
                  <wp:posOffset>-95885</wp:posOffset>
                </wp:positionH>
                <wp:positionV relativeFrom="paragraph">
                  <wp:posOffset>48260</wp:posOffset>
                </wp:positionV>
                <wp:extent cx="5700395" cy="3814445"/>
                <wp:effectExtent l="0" t="0" r="0" b="0"/>
                <wp:wrapNone/>
                <wp:docPr id="303"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9C6E6A" id="26 Rectá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" fillcolor="#4f81bd [3204]" strokecolor="#243f60 [1604]" strokeweight="2pt">
                <v:fill opacity="0"/>
                <v:path arrowok="t"/>
              </v:rect>
            </w:pict>
          </mc:Fallback>
        </mc:AlternateContent>
      </w:r>
    </w:p>
    <w:p w14:paraId="34DCDA85" w14:textId="77777777" w:rsidR="00A73DB2" w:rsidRPr="0056720B" w:rsidRDefault="00A73DB2" w:rsidP="009F0408">
      <w:pPr>
        <w:spacing w:after="0"/>
        <w:rPr>
          <w:rFonts w:ascii="Georgia" w:hAnsi="Georgia"/>
          <w:sz w:val="18"/>
          <w:szCs w:val="18"/>
          <w:lang w:val="es-ES"/>
        </w:rPr>
      </w:pPr>
      <w:r w:rsidRPr="0056720B">
        <w:rPr>
          <w:rFonts w:ascii="Georgia" w:hAnsi="Georgia"/>
          <w:sz w:val="16"/>
          <w:szCs w:val="18"/>
          <w:lang w:val="es-ES"/>
        </w:rPr>
        <w:t xml:space="preserve"> [1] "</w:t>
      </w:r>
      <w:proofErr w:type="spellStart"/>
      <w:r w:rsidRPr="0056720B">
        <w:rPr>
          <w:rFonts w:ascii="Georgia" w:hAnsi="Georgia"/>
          <w:sz w:val="16"/>
          <w:szCs w:val="18"/>
          <w:lang w:val="es-ES"/>
        </w:rPr>
        <w:t>Date.Time</w:t>
      </w:r>
      <w:proofErr w:type="spellEnd"/>
      <w:r w:rsidRPr="0056720B">
        <w:rPr>
          <w:rFonts w:ascii="Georgia" w:hAnsi="Georgia"/>
          <w:sz w:val="16"/>
          <w:szCs w:val="18"/>
          <w:lang w:val="es-ES"/>
        </w:rPr>
        <w:t xml:space="preserve">"                                              </w:t>
      </w:r>
      <w:r w:rsidRPr="0056720B">
        <w:rPr>
          <w:rFonts w:ascii="Georgia" w:hAnsi="Georgia"/>
          <w:sz w:val="16"/>
          <w:szCs w:val="18"/>
          <w:lang w:val="es-ES"/>
        </w:rPr>
        <w:tab/>
      </w:r>
      <w:r w:rsidRPr="0056720B">
        <w:rPr>
          <w:rFonts w:ascii="Georgia" w:hAnsi="Georgia"/>
          <w:sz w:val="16"/>
          <w:szCs w:val="18"/>
          <w:lang w:val="es-ES"/>
        </w:rPr>
        <w:tab/>
        <w:t xml:space="preserve"> "</w:t>
      </w:r>
      <w:proofErr w:type="spellStart"/>
      <w:r w:rsidRPr="0056720B">
        <w:rPr>
          <w:rFonts w:ascii="Georgia" w:hAnsi="Georgia"/>
          <w:sz w:val="16"/>
          <w:szCs w:val="18"/>
          <w:lang w:val="es-ES"/>
        </w:rPr>
        <w:t>Drybulb.Temperature</w:t>
      </w:r>
      <w:proofErr w:type="spellEnd"/>
      <w:r w:rsidRPr="0056720B">
        <w:rPr>
          <w:rFonts w:ascii="Georgia" w:hAnsi="Georgia"/>
          <w:sz w:val="16"/>
          <w:szCs w:val="18"/>
          <w:lang w:val="es-ES"/>
        </w:rPr>
        <w:t>"</w:t>
      </w:r>
    </w:p>
    <w:p w14:paraId="17B7F4F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 "</w:t>
      </w:r>
      <w:proofErr w:type="spellStart"/>
      <w:proofErr w:type="gramStart"/>
      <w:r w:rsidRPr="00380A94">
        <w:rPr>
          <w:rFonts w:ascii="Georgia" w:hAnsi="Georgia"/>
          <w:sz w:val="16"/>
          <w:szCs w:val="18"/>
          <w:lang w:val="en-US"/>
        </w:rPr>
        <w:t>Water.Heater.Tank.Temperature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Water.Heater.Gas.Rate</w:t>
      </w:r>
      <w:proofErr w:type="spellEnd"/>
      <w:r w:rsidRPr="00380A94">
        <w:rPr>
          <w:rFonts w:ascii="Georgia" w:hAnsi="Georgia"/>
          <w:sz w:val="16"/>
          <w:szCs w:val="18"/>
          <w:lang w:val="en-US"/>
        </w:rPr>
        <w:t>"</w:t>
      </w:r>
    </w:p>
    <w:p w14:paraId="073E4B2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 "</w:t>
      </w:r>
      <w:proofErr w:type="spellStart"/>
      <w:proofErr w:type="gramStart"/>
      <w:r w:rsidRPr="00380A94">
        <w:rPr>
          <w:rFonts w:ascii="Georgia" w:hAnsi="Georgia"/>
          <w:sz w:val="16"/>
          <w:szCs w:val="18"/>
          <w:lang w:val="en-US"/>
        </w:rPr>
        <w:t>Supply.Side.Inlet.Mass</w:t>
      </w:r>
      <w:proofErr w:type="gramEnd"/>
      <w:r w:rsidRPr="00380A94">
        <w:rPr>
          <w:rFonts w:ascii="Georgia" w:hAnsi="Georgia"/>
          <w:sz w:val="16"/>
          <w:szCs w:val="18"/>
          <w:lang w:val="en-US"/>
        </w:rPr>
        <w:t>.Flow.Rate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Supply.Side.Inlet.Temperature</w:t>
      </w:r>
      <w:proofErr w:type="spellEnd"/>
      <w:r w:rsidRPr="00380A94">
        <w:rPr>
          <w:rFonts w:ascii="Georgia" w:hAnsi="Georgia"/>
          <w:sz w:val="16"/>
          <w:szCs w:val="18"/>
          <w:lang w:val="en-US"/>
        </w:rPr>
        <w:t>"</w:t>
      </w:r>
    </w:p>
    <w:p w14:paraId="7BD4F3D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 "</w:t>
      </w:r>
      <w:proofErr w:type="spellStart"/>
      <w:proofErr w:type="gramStart"/>
      <w:r w:rsidRPr="00380A94">
        <w:rPr>
          <w:rFonts w:ascii="Georgia" w:hAnsi="Georgia"/>
          <w:sz w:val="16"/>
          <w:szCs w:val="18"/>
          <w:lang w:val="en-US"/>
        </w:rPr>
        <w:t>Supply.Side.Outlet.Temperature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HVAC.Electric.Demand.Power</w:t>
      </w:r>
      <w:proofErr w:type="spellEnd"/>
      <w:r w:rsidRPr="00380A94">
        <w:rPr>
          <w:rFonts w:ascii="Georgia" w:hAnsi="Georgia"/>
          <w:sz w:val="16"/>
          <w:szCs w:val="18"/>
          <w:lang w:val="en-US"/>
        </w:rPr>
        <w:t>"</w:t>
      </w:r>
    </w:p>
    <w:p w14:paraId="339AC064"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[9] "</w:t>
      </w:r>
      <w:proofErr w:type="spellStart"/>
      <w:proofErr w:type="gramStart"/>
      <w:r w:rsidRPr="00380A94">
        <w:rPr>
          <w:rFonts w:ascii="Georgia" w:hAnsi="Georgia"/>
          <w:sz w:val="16"/>
          <w:szCs w:val="18"/>
          <w:lang w:val="en-US"/>
        </w:rPr>
        <w:t>Total.Electric.Demand.Power</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Loop.Temp.Schedule</w:t>
      </w:r>
      <w:proofErr w:type="spellEnd"/>
      <w:r w:rsidRPr="00380A94">
        <w:rPr>
          <w:rFonts w:ascii="Georgia" w:hAnsi="Georgia"/>
          <w:sz w:val="16"/>
          <w:szCs w:val="18"/>
          <w:lang w:val="en-US"/>
        </w:rPr>
        <w:t>"</w:t>
      </w:r>
    </w:p>
    <w:p w14:paraId="52D394F8"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[11] "</w:t>
      </w:r>
      <w:proofErr w:type="spellStart"/>
      <w:proofErr w:type="gramStart"/>
      <w:r w:rsidRPr="00380A94">
        <w:rPr>
          <w:rFonts w:ascii="Georgia" w:hAnsi="Georgia"/>
          <w:sz w:val="16"/>
          <w:szCs w:val="18"/>
          <w:lang w:val="en-US"/>
        </w:rPr>
        <w:t>Water.Heater.Setpoint</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DELI.FAN.Power</w:t>
      </w:r>
      <w:proofErr w:type="spellEnd"/>
      <w:r w:rsidRPr="00380A94">
        <w:rPr>
          <w:rFonts w:ascii="Georgia" w:hAnsi="Georgia"/>
          <w:sz w:val="16"/>
          <w:szCs w:val="18"/>
          <w:lang w:val="en-US"/>
        </w:rPr>
        <w:t>"</w:t>
      </w:r>
    </w:p>
    <w:p w14:paraId="1A06C35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[13] "</w:t>
      </w:r>
      <w:proofErr w:type="spellStart"/>
      <w:r w:rsidRPr="00380A94">
        <w:rPr>
          <w:rFonts w:ascii="Georgia" w:hAnsi="Georgia"/>
          <w:sz w:val="16"/>
          <w:szCs w:val="18"/>
          <w:lang w:val="en-US"/>
        </w:rPr>
        <w:t>Pump.Power</w:t>
      </w:r>
      <w:proofErr w:type="spellEnd"/>
      <w:r w:rsidRPr="00380A94">
        <w:rPr>
          <w:rFonts w:ascii="Georgia" w:hAnsi="Georgia"/>
          <w:sz w:val="16"/>
          <w:szCs w:val="18"/>
          <w:lang w:val="en-US"/>
        </w:rPr>
        <w:t>"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Lights.Power"</w:t>
      </w:r>
    </w:p>
    <w:p w14:paraId="1081956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Lights.Power"                                   "F_1_Z_3..Lights.Power"</w:t>
      </w:r>
    </w:p>
    <w:p w14:paraId="564CBF3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[17]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Lights.Power"                                   "F_1_Z_5..Lights.Power"</w:t>
      </w:r>
    </w:p>
    <w:p w14:paraId="594FBEE6"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[19]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Lights.Power"                                   "F_1_Z_8A..Lights.Power"</w:t>
      </w:r>
    </w:p>
    <w:p w14:paraId="635B604F"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[21] "F_1_Z_</w:t>
      </w:r>
      <w:proofErr w:type="gramStart"/>
      <w:r w:rsidRPr="00380A94">
        <w:rPr>
          <w:rFonts w:ascii="Georgia" w:hAnsi="Georgia"/>
          <w:sz w:val="16"/>
          <w:szCs w:val="18"/>
          <w:lang w:val="en-US"/>
        </w:rPr>
        <w:t>8B..Lights.Power</w:t>
      </w:r>
      <w:proofErr w:type="gramEnd"/>
      <w:r w:rsidRPr="00380A94">
        <w:rPr>
          <w:rFonts w:ascii="Georgia" w:hAnsi="Georgia"/>
          <w:sz w:val="16"/>
          <w:szCs w:val="18"/>
          <w:lang w:val="en-US"/>
        </w:rPr>
        <w:t>"                                  "F_1_Z_1..Equipment.Power"</w:t>
      </w:r>
    </w:p>
    <w:p w14:paraId="438A9FF9"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Equipment.Power"                                "F_1_Z_3..Equipment.Power"</w:t>
      </w:r>
    </w:p>
    <w:p w14:paraId="3827F52A"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[25]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Equipment.Power"                                "F_1_Z_5..Equipment.Power"</w:t>
      </w:r>
    </w:p>
    <w:p w14:paraId="6FF520B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Equipment.Power"                                "F_1_Z_8A..Equipment.Power"</w:t>
      </w:r>
    </w:p>
    <w:p w14:paraId="29F4681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[29] "F_1_Z_</w:t>
      </w:r>
      <w:proofErr w:type="gramStart"/>
      <w:r w:rsidRPr="00380A94">
        <w:rPr>
          <w:rFonts w:ascii="Georgia" w:hAnsi="Georgia"/>
          <w:sz w:val="16"/>
          <w:szCs w:val="18"/>
          <w:lang w:val="en-US"/>
        </w:rPr>
        <w:t>8B..Equipment.Power</w:t>
      </w:r>
      <w:proofErr w:type="gramEnd"/>
      <w:r w:rsidRPr="00380A94">
        <w:rPr>
          <w:rFonts w:ascii="Georgia" w:hAnsi="Georgia"/>
          <w:sz w:val="16"/>
          <w:szCs w:val="18"/>
          <w:lang w:val="en-US"/>
        </w:rPr>
        <w:t>"                               "F_1_Z_1..Thermostat.Temp"</w:t>
      </w:r>
    </w:p>
    <w:p w14:paraId="2049238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[31]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Thermostat.Heating.Setpoint"                    "F_1_Z_1..Thermostat.Cooling.Setpoint"</w:t>
      </w:r>
    </w:p>
    <w:p w14:paraId="30E4B33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Thermostat.Temp"                                "F_1_Z_2..Thermostat.Heating.Setpoint"</w:t>
      </w:r>
    </w:p>
    <w:p w14:paraId="50BCB95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Thermostat.Cooling.Setpoint"                    "F_1_Z_3..Thermostat.Temp"</w:t>
      </w:r>
    </w:p>
    <w:p w14:paraId="731E654A"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[37] "F_1_Z_</w:t>
      </w:r>
      <w:proofErr w:type="gramStart"/>
      <w:r w:rsidRPr="00380A94">
        <w:rPr>
          <w:rFonts w:ascii="Georgia" w:hAnsi="Georgia"/>
          <w:sz w:val="16"/>
          <w:szCs w:val="18"/>
          <w:lang w:val="en-US"/>
        </w:rPr>
        <w:t>3..</w:t>
      </w:r>
      <w:proofErr w:type="gramEnd"/>
      <w:r w:rsidRPr="00380A94">
        <w:rPr>
          <w:rFonts w:ascii="Georgia" w:hAnsi="Georgia"/>
          <w:sz w:val="16"/>
          <w:szCs w:val="18"/>
          <w:lang w:val="en-US"/>
        </w:rPr>
        <w:t>Thermostat.Heating.Setpoint"                    "F_1_Z_3..Thermostat.Cooling.Setpoint"</w:t>
      </w:r>
    </w:p>
    <w:p w14:paraId="7020B44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[39]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Thermostat.Temp"                                "F_1_Z_4..Thermostat.Heating.Setpoint"</w:t>
      </w:r>
    </w:p>
    <w:p w14:paraId="31B1E7E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[41]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Thermostat.Cooling.Setpoint"                    "F_1_Z_5..Thermostat.Temp"</w:t>
      </w:r>
    </w:p>
    <w:p w14:paraId="111990F6" w14:textId="77777777" w:rsidR="00A73DB2" w:rsidRPr="00380A94" w:rsidRDefault="00C6297E" w:rsidP="009F0408">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547D3F1E" wp14:editId="63EB3AB0">
                <wp:simplePos x="0" y="0"/>
                <wp:positionH relativeFrom="column">
                  <wp:posOffset>-113030</wp:posOffset>
                </wp:positionH>
                <wp:positionV relativeFrom="paragraph">
                  <wp:posOffset>-120650</wp:posOffset>
                </wp:positionV>
                <wp:extent cx="5916930" cy="3048000"/>
                <wp:effectExtent l="0" t="0" r="7620" b="0"/>
                <wp:wrapNone/>
                <wp:docPr id="302"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D91ADC" id="26 Rectángulo" o:spid="_x0000_s1026" style="position:absolute;margin-left:-8.9pt;margin-top:-9.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" fillcolor="#4f81bd [3204]" strokecolor="#243f60 [1604]" strokeweight="2pt">
                <v:fill opacity="0"/>
                <v:path arrowok="t"/>
              </v:rect>
            </w:pict>
          </mc:Fallback>
        </mc:AlternateContent>
      </w:r>
      <w:r w:rsidR="00A73DB2" w:rsidRPr="00380A94">
        <w:rPr>
          <w:rFonts w:ascii="Georgia" w:hAnsi="Georgia"/>
          <w:sz w:val="16"/>
          <w:szCs w:val="18"/>
          <w:lang w:val="en-US"/>
        </w:rPr>
        <w:t>[43] "F_1_Z_</w:t>
      </w:r>
      <w:proofErr w:type="gramStart"/>
      <w:r w:rsidR="00A73DB2" w:rsidRPr="00380A94">
        <w:rPr>
          <w:rFonts w:ascii="Georgia" w:hAnsi="Georgia"/>
          <w:sz w:val="16"/>
          <w:szCs w:val="18"/>
          <w:lang w:val="en-US"/>
        </w:rPr>
        <w:t>5..</w:t>
      </w:r>
      <w:proofErr w:type="gramEnd"/>
      <w:r w:rsidR="00A73DB2" w:rsidRPr="00380A94">
        <w:rPr>
          <w:rFonts w:ascii="Georgia" w:hAnsi="Georgia"/>
          <w:sz w:val="16"/>
          <w:szCs w:val="18"/>
          <w:lang w:val="en-US"/>
        </w:rPr>
        <w:t>Thermostat.Heating.Setpoint"                    "F_1_Z_5..Thermostat.Cooling.Setpoint"</w:t>
      </w:r>
    </w:p>
    <w:p w14:paraId="1CDAE84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[45]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Thermostat.Temp"                                "F_1_Z_7..Thermostat.Heating.Setpoint"</w:t>
      </w:r>
    </w:p>
    <w:p w14:paraId="150D235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Thermostat.Cooling.Setpoint"                    "F_1_Z_8A..Thermostat.Temp"</w:t>
      </w:r>
    </w:p>
    <w:p w14:paraId="341181A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[49] "F_1_Z_</w:t>
      </w:r>
      <w:proofErr w:type="gramStart"/>
      <w:r w:rsidRPr="00380A94">
        <w:rPr>
          <w:rFonts w:ascii="Georgia" w:hAnsi="Georgia"/>
          <w:sz w:val="16"/>
          <w:szCs w:val="18"/>
          <w:lang w:val="en-US"/>
        </w:rPr>
        <w:t>8A..Thermostat.Heating.Setpoint</w:t>
      </w:r>
      <w:proofErr w:type="gramEnd"/>
      <w:r w:rsidRPr="00380A94">
        <w:rPr>
          <w:rFonts w:ascii="Georgia" w:hAnsi="Georgia"/>
          <w:sz w:val="16"/>
          <w:szCs w:val="18"/>
          <w:lang w:val="en-US"/>
        </w:rPr>
        <w:t>"                   "F_1_Z_8A..Thermostat.Cooling.Setpoint"</w:t>
      </w:r>
    </w:p>
    <w:p w14:paraId="1EA763E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[51] "F_1_Z_</w:t>
      </w:r>
      <w:proofErr w:type="gramStart"/>
      <w:r w:rsidRPr="00380A94">
        <w:rPr>
          <w:rFonts w:ascii="Georgia" w:hAnsi="Georgia"/>
          <w:sz w:val="16"/>
          <w:szCs w:val="18"/>
          <w:lang w:val="en-US"/>
        </w:rPr>
        <w:t>8B..Thermostat.Temp</w:t>
      </w:r>
      <w:proofErr w:type="gramEnd"/>
      <w:r w:rsidRPr="00380A94">
        <w:rPr>
          <w:rFonts w:ascii="Georgia" w:hAnsi="Georgia"/>
          <w:sz w:val="16"/>
          <w:szCs w:val="18"/>
          <w:lang w:val="en-US"/>
        </w:rPr>
        <w:t>"                               "F_1_Z_8B..Thermostat.Heating.Setpoint"</w:t>
      </w:r>
    </w:p>
    <w:p w14:paraId="16B0109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 [53] "F_1_Z_</w:t>
      </w:r>
      <w:proofErr w:type="gramStart"/>
      <w:r w:rsidRPr="00380A94">
        <w:rPr>
          <w:rFonts w:ascii="Georgia" w:hAnsi="Georgia"/>
          <w:sz w:val="16"/>
          <w:szCs w:val="18"/>
          <w:lang w:val="en-US"/>
        </w:rPr>
        <w:t>8B..Thermostat.Cooling.Setpoint</w:t>
      </w:r>
      <w:proofErr w:type="gramEnd"/>
      <w:r w:rsidRPr="00380A94">
        <w:rPr>
          <w:rFonts w:ascii="Georgia" w:hAnsi="Georgia"/>
          <w:sz w:val="16"/>
          <w:szCs w:val="18"/>
          <w:lang w:val="en-US"/>
        </w:rPr>
        <w:t>"                   "F_1.VAV.Availability.Manager.Night.Cycle.Control.Status"</w:t>
      </w:r>
    </w:p>
    <w:p w14:paraId="7B789CB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[55] "</w:t>
      </w:r>
      <w:proofErr w:type="gramStart"/>
      <w:r w:rsidRPr="00380A94">
        <w:rPr>
          <w:rFonts w:ascii="Georgia" w:hAnsi="Georgia"/>
          <w:sz w:val="16"/>
          <w:szCs w:val="18"/>
          <w:lang w:val="en-US"/>
        </w:rPr>
        <w:t>F_1_VAV_SYS.SUPPLY.FAN.Fan.Power</w:t>
      </w:r>
      <w:proofErr w:type="gramEnd"/>
      <w:r w:rsidRPr="00380A94">
        <w:rPr>
          <w:rFonts w:ascii="Georgia" w:hAnsi="Georgia"/>
          <w:sz w:val="16"/>
          <w:szCs w:val="18"/>
          <w:lang w:val="en-US"/>
        </w:rPr>
        <w:t>"                        "F_1_BATH_EXHAUST.Fan.Power"</w:t>
      </w:r>
    </w:p>
    <w:p w14:paraId="5D20CCA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[57] "</w:t>
      </w:r>
      <w:proofErr w:type="gramStart"/>
      <w:r w:rsidRPr="00380A94">
        <w:rPr>
          <w:rFonts w:ascii="Georgia" w:hAnsi="Georgia"/>
          <w:sz w:val="16"/>
          <w:szCs w:val="18"/>
          <w:lang w:val="en-US"/>
        </w:rPr>
        <w:t>F_1_Z_1.VAV.REHEAT.Damper.Position</w:t>
      </w:r>
      <w:proofErr w:type="gramEnd"/>
      <w:r w:rsidRPr="00380A94">
        <w:rPr>
          <w:rFonts w:ascii="Georgia" w:hAnsi="Georgia"/>
          <w:sz w:val="16"/>
          <w:szCs w:val="18"/>
          <w:lang w:val="en-US"/>
        </w:rPr>
        <w:t>"                      "F_1_Z_2.VAV.REHEAT.Damper.Position"</w:t>
      </w:r>
    </w:p>
    <w:p w14:paraId="4E57268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[59] "</w:t>
      </w:r>
      <w:proofErr w:type="gramStart"/>
      <w:r w:rsidRPr="00380A94">
        <w:rPr>
          <w:rFonts w:ascii="Georgia" w:hAnsi="Georgia"/>
          <w:sz w:val="16"/>
          <w:szCs w:val="18"/>
          <w:lang w:val="en-US"/>
        </w:rPr>
        <w:t>F_1_Z_3.VAV.REHEAT.Damper.Position</w:t>
      </w:r>
      <w:proofErr w:type="gramEnd"/>
      <w:r w:rsidRPr="00380A94">
        <w:rPr>
          <w:rFonts w:ascii="Georgia" w:hAnsi="Georgia"/>
          <w:sz w:val="16"/>
          <w:szCs w:val="18"/>
          <w:lang w:val="en-US"/>
        </w:rPr>
        <w:t>"                      "F_1_Z_4.VAV.REHEAT.Damper.Position"</w:t>
      </w:r>
    </w:p>
    <w:p w14:paraId="006D4A4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[61] "</w:t>
      </w:r>
      <w:proofErr w:type="gramStart"/>
      <w:r w:rsidRPr="00380A94">
        <w:rPr>
          <w:rFonts w:ascii="Georgia" w:hAnsi="Georgia"/>
          <w:sz w:val="16"/>
          <w:szCs w:val="18"/>
          <w:lang w:val="en-US"/>
        </w:rPr>
        <w:t>F_1_Z_5.VAV.REHEAT.Damper.Position</w:t>
      </w:r>
      <w:proofErr w:type="gramEnd"/>
      <w:r w:rsidRPr="00380A94">
        <w:rPr>
          <w:rFonts w:ascii="Georgia" w:hAnsi="Georgia"/>
          <w:sz w:val="16"/>
          <w:szCs w:val="18"/>
          <w:lang w:val="en-US"/>
        </w:rPr>
        <w:t>"                      "F_1_Z_7.VAV.REHEAT.Damper.Position"</w:t>
      </w:r>
    </w:p>
    <w:p w14:paraId="7BC6713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[63] "</w:t>
      </w:r>
      <w:proofErr w:type="gramStart"/>
      <w:r w:rsidRPr="00380A94">
        <w:rPr>
          <w:rFonts w:ascii="Georgia" w:hAnsi="Georgia"/>
          <w:sz w:val="16"/>
          <w:szCs w:val="18"/>
          <w:lang w:val="en-US"/>
        </w:rPr>
        <w:t>F_1_Z_8A.VAV.REHEAT.Damper.Position</w:t>
      </w:r>
      <w:proofErr w:type="gramEnd"/>
      <w:r w:rsidRPr="00380A94">
        <w:rPr>
          <w:rFonts w:ascii="Georgia" w:hAnsi="Georgia"/>
          <w:sz w:val="16"/>
          <w:szCs w:val="18"/>
          <w:lang w:val="en-US"/>
        </w:rPr>
        <w:t>"                     "F_1_Z_8B.VAV.REHEAT.Damper.Position"</w:t>
      </w:r>
    </w:p>
    <w:p w14:paraId="06F1F70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[65] "F_1_Z_</w:t>
      </w:r>
      <w:proofErr w:type="gramStart"/>
      <w:r w:rsidRPr="00380A94">
        <w:rPr>
          <w:rFonts w:ascii="Georgia" w:hAnsi="Georgia"/>
          <w:sz w:val="16"/>
          <w:szCs w:val="18"/>
          <w:lang w:val="en-US"/>
        </w:rPr>
        <w:t>1.REHEAT.COIL</w:t>
      </w:r>
      <w:proofErr w:type="gramEnd"/>
      <w:r w:rsidRPr="00380A94">
        <w:rPr>
          <w:rFonts w:ascii="Georgia" w:hAnsi="Georgia"/>
          <w:sz w:val="16"/>
          <w:szCs w:val="18"/>
          <w:lang w:val="en-US"/>
        </w:rPr>
        <w:t>.Power"                               "F_1_Z_2.REHEAT.COIL.Power"</w:t>
      </w:r>
    </w:p>
    <w:p w14:paraId="0B9F1886"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[67] "F_1_Z_</w:t>
      </w:r>
      <w:proofErr w:type="gramStart"/>
      <w:r w:rsidRPr="00380A94">
        <w:rPr>
          <w:rFonts w:ascii="Georgia" w:hAnsi="Georgia"/>
          <w:sz w:val="16"/>
          <w:szCs w:val="18"/>
          <w:lang w:val="en-US"/>
        </w:rPr>
        <w:t>3.REHEAT.COIL</w:t>
      </w:r>
      <w:proofErr w:type="gramEnd"/>
      <w:r w:rsidRPr="00380A94">
        <w:rPr>
          <w:rFonts w:ascii="Georgia" w:hAnsi="Georgia"/>
          <w:sz w:val="16"/>
          <w:szCs w:val="18"/>
          <w:lang w:val="en-US"/>
        </w:rPr>
        <w:t>.Power"                               "F_1_Z_4.REHEAT.COIL.Power"</w:t>
      </w:r>
    </w:p>
    <w:p w14:paraId="717C70A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[69] "F_1_Z_</w:t>
      </w:r>
      <w:proofErr w:type="gramStart"/>
      <w:r w:rsidRPr="00380A94">
        <w:rPr>
          <w:rFonts w:ascii="Georgia" w:hAnsi="Georgia"/>
          <w:sz w:val="16"/>
          <w:szCs w:val="18"/>
          <w:lang w:val="en-US"/>
        </w:rPr>
        <w:t>5.REHEAT.COIL</w:t>
      </w:r>
      <w:proofErr w:type="gramEnd"/>
      <w:r w:rsidRPr="00380A94">
        <w:rPr>
          <w:rFonts w:ascii="Georgia" w:hAnsi="Georgia"/>
          <w:sz w:val="16"/>
          <w:szCs w:val="18"/>
          <w:lang w:val="en-US"/>
        </w:rPr>
        <w:t>.Power"                               "F_1_Z_7.REHEAT.COIL.Power"</w:t>
      </w:r>
    </w:p>
    <w:p w14:paraId="4DFA4AF9"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[71] "F_1_Z_8</w:t>
      </w:r>
      <w:proofErr w:type="gramStart"/>
      <w:r w:rsidRPr="00380A94">
        <w:rPr>
          <w:rFonts w:ascii="Georgia" w:hAnsi="Georgia"/>
          <w:sz w:val="16"/>
          <w:szCs w:val="18"/>
          <w:lang w:val="en-US"/>
        </w:rPr>
        <w:t>A.REHEAT.COIL</w:t>
      </w:r>
      <w:proofErr w:type="gramEnd"/>
      <w:r w:rsidRPr="00380A94">
        <w:rPr>
          <w:rFonts w:ascii="Georgia" w:hAnsi="Georgia"/>
          <w:sz w:val="16"/>
          <w:szCs w:val="18"/>
          <w:lang w:val="en-US"/>
        </w:rPr>
        <w:t>.Power"                              "F_1_Z_8B.REHEAT.COIL.Power"</w:t>
      </w:r>
    </w:p>
    <w:p w14:paraId="161B14FE" w14:textId="77777777" w:rsidR="00A73DB2" w:rsidRDefault="00A73DB2" w:rsidP="009F0408">
      <w:pPr>
        <w:spacing w:after="0"/>
        <w:rPr>
          <w:rFonts w:ascii="Georgia" w:hAnsi="Georgia"/>
          <w:sz w:val="16"/>
          <w:szCs w:val="18"/>
          <w:lang w:val="en-US"/>
        </w:rPr>
      </w:pPr>
      <w:r w:rsidRPr="00380A94">
        <w:rPr>
          <w:rFonts w:ascii="Georgia" w:hAnsi="Georgia"/>
          <w:sz w:val="16"/>
          <w:szCs w:val="18"/>
          <w:lang w:val="en-US"/>
        </w:rPr>
        <w:t>[73] "F_1_VAV_</w:t>
      </w:r>
      <w:proofErr w:type="gramStart"/>
      <w:r w:rsidRPr="00380A94">
        <w:rPr>
          <w:rFonts w:ascii="Georgia" w:hAnsi="Georgia"/>
          <w:sz w:val="16"/>
          <w:szCs w:val="18"/>
          <w:lang w:val="en-US"/>
        </w:rPr>
        <w:t>SYS.HEATING.COIL.Power</w:t>
      </w:r>
      <w:proofErr w:type="gramEnd"/>
      <w:r w:rsidRPr="00380A94">
        <w:rPr>
          <w:rFonts w:ascii="Georgia" w:hAnsi="Georgia"/>
          <w:sz w:val="16"/>
          <w:szCs w:val="18"/>
          <w:lang w:val="en-US"/>
        </w:rPr>
        <w:t>"                          "F_1_VAV_SYS.Outdoor.Air.Flow.Fraction"</w:t>
      </w:r>
    </w:p>
    <w:p w14:paraId="28010248" w14:textId="77777777" w:rsidR="00DB5DC3" w:rsidRDefault="00DB5DC3" w:rsidP="009F0408">
      <w:pPr>
        <w:spacing w:after="0"/>
        <w:rPr>
          <w:rFonts w:ascii="Georgia" w:hAnsi="Georgia"/>
          <w:sz w:val="16"/>
          <w:szCs w:val="18"/>
          <w:lang w:val="en-US"/>
        </w:rPr>
      </w:pPr>
    </w:p>
    <w:p w14:paraId="49C14BDD" w14:textId="77777777" w:rsidR="00DB5DC3" w:rsidRDefault="00DB5DC3" w:rsidP="009F0408">
      <w:pPr>
        <w:spacing w:after="0"/>
        <w:rPr>
          <w:rFonts w:ascii="Georgia" w:hAnsi="Georgia"/>
          <w:sz w:val="16"/>
          <w:szCs w:val="18"/>
          <w:lang w:val="en-US"/>
        </w:rPr>
      </w:pPr>
    </w:p>
    <w:p w14:paraId="1788309C" w14:textId="77777777" w:rsidR="004B3081" w:rsidRDefault="004B3081" w:rsidP="009F0408">
      <w:pPr>
        <w:spacing w:after="0"/>
        <w:rPr>
          <w:rFonts w:ascii="Georgia" w:hAnsi="Georgia"/>
          <w:sz w:val="16"/>
          <w:szCs w:val="18"/>
          <w:lang w:val="en-US"/>
        </w:rPr>
      </w:pPr>
    </w:p>
    <w:p w14:paraId="5EBD838C" w14:textId="77777777" w:rsidR="004B3081" w:rsidRDefault="004B3081" w:rsidP="009F0408">
      <w:pPr>
        <w:spacing w:after="0"/>
        <w:rPr>
          <w:rFonts w:ascii="Georgia" w:hAnsi="Georgia"/>
          <w:sz w:val="16"/>
          <w:szCs w:val="18"/>
          <w:lang w:val="en-US"/>
        </w:rPr>
      </w:pPr>
    </w:p>
    <w:p w14:paraId="276C7883" w14:textId="77777777" w:rsidR="00A73DB2" w:rsidRPr="00504AB3" w:rsidRDefault="00A73DB2" w:rsidP="009F0408">
      <w:pPr>
        <w:pStyle w:val="Heading2"/>
      </w:pPr>
      <w:bookmarkStart w:id="169" w:name="_Toc488695660"/>
      <w:r>
        <w:t xml:space="preserve">Descripción de </w:t>
      </w:r>
      <w:r w:rsidRPr="00504AB3">
        <w:t>Columnas</w:t>
      </w:r>
      <w:bookmarkEnd w:id="169"/>
      <w:r w:rsidRPr="00504AB3">
        <w:t xml:space="preserve"> </w:t>
      </w:r>
    </w:p>
    <w:p w14:paraId="07580D97" w14:textId="77777777" w:rsidR="00A73DB2" w:rsidRPr="00A97BDA" w:rsidRDefault="00A73DB2" w:rsidP="009F0408">
      <w:pPr>
        <w:spacing w:after="0"/>
        <w:rPr>
          <w:rFonts w:ascii="Georgia" w:hAnsi="Georgia"/>
          <w:sz w:val="16"/>
          <w:szCs w:val="18"/>
          <w:lang w:val="es-ES"/>
        </w:rPr>
      </w:pPr>
    </w:p>
    <w:p w14:paraId="580DFEB8" w14:textId="77777777" w:rsidR="00A73DB2" w:rsidRPr="00505C60" w:rsidRDefault="00A73DB2" w:rsidP="009F0408">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2BF1C0C5" w14:textId="77777777" w:rsidR="00A73DB2" w:rsidRDefault="00A73DB2" w:rsidP="009F0408">
      <w:pPr>
        <w:rPr>
          <w:rFonts w:ascii="Georgia" w:hAnsi="Georgia"/>
        </w:rPr>
      </w:pPr>
      <w:r>
        <w:rPr>
          <w:rFonts w:ascii="Georgia" w:hAnsi="Georgia"/>
          <w:noProof/>
          <w:lang w:val="en-GB" w:eastAsia="en-GB"/>
        </w:rPr>
        <w:drawing>
          <wp:inline distT="0" distB="0" distL="0" distR="0" wp14:anchorId="52375524" wp14:editId="2FCA32CD">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747D1CEE" w14:textId="77777777" w:rsidR="004B3081" w:rsidRDefault="004B3081" w:rsidP="009F0408">
      <w:pPr>
        <w:rPr>
          <w:rFonts w:ascii="Georgia" w:hAnsi="Georgia"/>
        </w:rPr>
      </w:pPr>
    </w:p>
    <w:p w14:paraId="7ECBCEB8" w14:textId="77777777" w:rsidR="004B3081" w:rsidRDefault="004B3081" w:rsidP="009F0408">
      <w:pPr>
        <w:rPr>
          <w:rFonts w:ascii="Georgia" w:hAnsi="Georgia"/>
        </w:rPr>
      </w:pPr>
    </w:p>
    <w:p w14:paraId="6BC65736" w14:textId="77777777" w:rsidR="00A73DB2" w:rsidRDefault="00A73DB2" w:rsidP="009F0408">
      <w:pPr>
        <w:rPr>
          <w:rFonts w:ascii="Georgia" w:hAnsi="Georgia"/>
          <w:lang w:val="en-US"/>
        </w:rPr>
      </w:pPr>
      <w:r>
        <w:rPr>
          <w:rFonts w:ascii="Georgia" w:hAnsi="Georgia"/>
          <w:noProof/>
          <w:lang w:val="en-GB" w:eastAsia="en-GB"/>
        </w:rPr>
        <w:lastRenderedPageBreak/>
        <w:drawing>
          <wp:inline distT="0" distB="0" distL="0" distR="0" wp14:anchorId="7B0BAB73" wp14:editId="09BD57D6">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330CA1E3" w14:textId="77777777" w:rsidR="004B3081" w:rsidRDefault="004B3081" w:rsidP="009F0408">
      <w:pPr>
        <w:rPr>
          <w:rFonts w:ascii="Georgia" w:hAnsi="Georgia"/>
          <w:lang w:val="en-US"/>
        </w:rPr>
      </w:pPr>
    </w:p>
    <w:p w14:paraId="06AB5144" w14:textId="77777777" w:rsidR="00A73DB2" w:rsidRDefault="00A73DB2" w:rsidP="009F0408">
      <w:pPr>
        <w:rPr>
          <w:rFonts w:ascii="Georgia" w:hAnsi="Georgia"/>
          <w:lang w:val="en-US"/>
        </w:rPr>
      </w:pPr>
      <w:r>
        <w:rPr>
          <w:rFonts w:ascii="Georgia" w:hAnsi="Georgia"/>
          <w:noProof/>
          <w:lang w:val="en-GB" w:eastAsia="en-GB"/>
        </w:rPr>
        <w:drawing>
          <wp:inline distT="0" distB="0" distL="0" distR="0" wp14:anchorId="3FDF665D" wp14:editId="7866CB68">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75596256" w14:textId="77777777" w:rsidR="008E0BFC" w:rsidRDefault="008E0BFC" w:rsidP="009F0408">
      <w:pPr>
        <w:rPr>
          <w:rFonts w:ascii="Georgia" w:hAnsi="Georgia"/>
          <w:lang w:val="en-US"/>
        </w:rPr>
      </w:pPr>
    </w:p>
    <w:p w14:paraId="011E65C5" w14:textId="77777777" w:rsidR="008E0BFC" w:rsidRDefault="008E0BFC" w:rsidP="009F0408">
      <w:pPr>
        <w:rPr>
          <w:rFonts w:ascii="Georgia" w:hAnsi="Georgia"/>
          <w:lang w:val="en-US"/>
        </w:rPr>
      </w:pPr>
    </w:p>
    <w:p w14:paraId="0632F908" w14:textId="77777777" w:rsidR="008E0BFC" w:rsidRDefault="008E0BFC" w:rsidP="009F0408">
      <w:pPr>
        <w:rPr>
          <w:rFonts w:ascii="Georgia" w:hAnsi="Georgia"/>
          <w:lang w:val="en-US"/>
        </w:rPr>
      </w:pPr>
    </w:p>
    <w:p w14:paraId="6C885FCD" w14:textId="77777777" w:rsidR="008E0BFC" w:rsidRDefault="008E0BFC" w:rsidP="009F0408">
      <w:pPr>
        <w:rPr>
          <w:rFonts w:ascii="Georgia" w:hAnsi="Georgia"/>
          <w:lang w:val="en-US"/>
        </w:rPr>
      </w:pPr>
    </w:p>
    <w:p w14:paraId="46D03424" w14:textId="77777777" w:rsidR="00A73DB2" w:rsidRPr="001464A6" w:rsidRDefault="00A73DB2" w:rsidP="009F0408">
      <w:pPr>
        <w:rPr>
          <w:rFonts w:ascii="Georgia" w:hAnsi="Georgia"/>
          <w:lang w:val="en-US"/>
        </w:rPr>
      </w:pPr>
    </w:p>
    <w:p w14:paraId="3C6D1CA0" w14:textId="77777777" w:rsidR="008E0BFC" w:rsidRDefault="008E0BFC" w:rsidP="009F0408">
      <w:pPr>
        <w:rPr>
          <w:rFonts w:ascii="Georgia" w:hAnsi="Georgia"/>
          <w:lang w:val="en-US"/>
        </w:rPr>
      </w:pPr>
    </w:p>
    <w:p w14:paraId="40EFEDE8" w14:textId="77777777" w:rsidR="00A73DB2" w:rsidRPr="00505C60" w:rsidRDefault="00A73DB2" w:rsidP="009F0408">
      <w:pPr>
        <w:pStyle w:val="Heading2"/>
      </w:pPr>
      <w:bookmarkStart w:id="170" w:name="_Toc488695661"/>
      <w:r w:rsidRPr="00505C60">
        <w:lastRenderedPageBreak/>
        <w:t xml:space="preserve">Comandos </w:t>
      </w:r>
      <w:r>
        <w:t>en R</w:t>
      </w:r>
      <w:bookmarkEnd w:id="170"/>
      <w:r>
        <w:t xml:space="preserve"> </w:t>
      </w:r>
    </w:p>
    <w:p w14:paraId="4F86B792" w14:textId="77777777" w:rsidR="00A73DB2" w:rsidRPr="00000592" w:rsidRDefault="00A73DB2" w:rsidP="009F0408">
      <w:pPr>
        <w:rPr>
          <w:rFonts w:ascii="Georgia" w:hAnsi="Georgia"/>
        </w:rPr>
      </w:pPr>
    </w:p>
    <w:p w14:paraId="7E3D3127" w14:textId="77777777" w:rsidR="00A73DB2" w:rsidRDefault="00A73DB2" w:rsidP="009F0408">
      <w:pPr>
        <w:rPr>
          <w:rFonts w:ascii="Georgia" w:hAnsi="Georgia"/>
          <w:color w:val="1F497D" w:themeColor="text2"/>
        </w:rPr>
      </w:pPr>
      <w:r>
        <w:rPr>
          <w:rFonts w:ascii="Georgia" w:hAnsi="Georgia"/>
          <w:color w:val="1F497D" w:themeColor="text2"/>
        </w:rPr>
        <w:t>Shell Script  (Generalización a todas las columnas del fichero de entrada)</w:t>
      </w:r>
    </w:p>
    <w:p w14:paraId="0C93B290" w14:textId="77777777" w:rsidR="006A0F69" w:rsidRDefault="006A0F69" w:rsidP="009F0408">
      <w:pPr>
        <w:rPr>
          <w:rFonts w:ascii="Georgia" w:hAnsi="Georgia"/>
        </w:rPr>
      </w:pPr>
    </w:p>
    <w:p w14:paraId="1935E880" w14:textId="77777777" w:rsidR="00A73DB2" w:rsidRPr="006E0A78" w:rsidRDefault="00C6297E" w:rsidP="009F0408">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1A965BE1" wp14:editId="154F8D66">
                <wp:simplePos x="0" y="0"/>
                <wp:positionH relativeFrom="column">
                  <wp:posOffset>-93980</wp:posOffset>
                </wp:positionH>
                <wp:positionV relativeFrom="paragraph">
                  <wp:posOffset>13970</wp:posOffset>
                </wp:positionV>
                <wp:extent cx="5925820" cy="5170170"/>
                <wp:effectExtent l="0" t="0" r="0" b="0"/>
                <wp:wrapNone/>
                <wp:docPr id="301"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D49DB8" id="25 Rectá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" fillcolor="#4f81bd [3204]" strokecolor="#243f60 [1604]" strokeweight="2pt">
                <v:fill opacity="0"/>
                <v:path arrowok="t"/>
              </v:rect>
            </w:pict>
          </mc:Fallback>
        </mc:AlternateContent>
      </w:r>
    </w:p>
    <w:p w14:paraId="44253417" w14:textId="77777777" w:rsidR="00A73DB2" w:rsidRPr="00A73DB2" w:rsidRDefault="00A73DB2" w:rsidP="009F0408">
      <w:pPr>
        <w:spacing w:after="0"/>
        <w:rPr>
          <w:rFonts w:ascii="Georgia" w:hAnsi="Georgia"/>
          <w:sz w:val="18"/>
          <w:lang w:val="en-US"/>
        </w:rPr>
      </w:pPr>
      <w:proofErr w:type="spellStart"/>
      <w:r w:rsidRPr="00A73DB2">
        <w:rPr>
          <w:rFonts w:ascii="Georgia" w:hAnsi="Georgia"/>
          <w:sz w:val="18"/>
          <w:lang w:val="en-US"/>
        </w:rPr>
        <w:t>i</w:t>
      </w:r>
      <w:proofErr w:type="spellEnd"/>
      <w:r w:rsidRPr="00A73DB2">
        <w:rPr>
          <w:rFonts w:ascii="Georgia" w:hAnsi="Georgia"/>
          <w:sz w:val="18"/>
          <w:lang w:val="en-US"/>
        </w:rPr>
        <w:t>=1</w:t>
      </w:r>
    </w:p>
    <w:p w14:paraId="624C3C08"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while [[ $</w:t>
      </w:r>
      <w:proofErr w:type="spellStart"/>
      <w:r w:rsidRPr="00030D30">
        <w:rPr>
          <w:rFonts w:ascii="Georgia" w:hAnsi="Georgia"/>
          <w:sz w:val="18"/>
          <w:lang w:val="en-US"/>
        </w:rPr>
        <w:t>i</w:t>
      </w:r>
      <w:proofErr w:type="spellEnd"/>
      <w:r w:rsidRPr="00030D30">
        <w:rPr>
          <w:rFonts w:ascii="Georgia" w:hAnsi="Georgia"/>
          <w:sz w:val="18"/>
          <w:lang w:val="en-US"/>
        </w:rPr>
        <w:t xml:space="preserve"> -le </w:t>
      </w:r>
      <w:proofErr w:type="gramStart"/>
      <w:r w:rsidRPr="00030D30">
        <w:rPr>
          <w:rFonts w:ascii="Georgia" w:hAnsi="Georgia"/>
          <w:sz w:val="18"/>
          <w:lang w:val="en-US"/>
        </w:rPr>
        <w:t>416 ]</w:t>
      </w:r>
      <w:proofErr w:type="gramEnd"/>
      <w:r w:rsidRPr="00030D30">
        <w:rPr>
          <w:rFonts w:ascii="Georgia" w:hAnsi="Georgia"/>
          <w:sz w:val="18"/>
          <w:lang w:val="en-US"/>
        </w:rPr>
        <w:t>]</w:t>
      </w:r>
    </w:p>
    <w:p w14:paraId="21A7EB68"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do</w:t>
      </w:r>
    </w:p>
    <w:p w14:paraId="41FEA8DB" w14:textId="77777777" w:rsidR="00A73DB2" w:rsidRPr="00030D30" w:rsidRDefault="00A73DB2" w:rsidP="009F0408">
      <w:pPr>
        <w:spacing w:after="0"/>
        <w:rPr>
          <w:rFonts w:ascii="Georgia" w:hAnsi="Georgia"/>
          <w:sz w:val="18"/>
          <w:lang w:val="en-US"/>
        </w:rPr>
      </w:pPr>
    </w:p>
    <w:p w14:paraId="61A0BC9D"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&lt;- (fichero1</w:t>
      </w:r>
      <w:proofErr w:type="gramStart"/>
      <w:r w:rsidRPr="00030D30">
        <w:rPr>
          <w:rFonts w:ascii="Georgia" w:hAnsi="Georgia"/>
          <w:sz w:val="18"/>
          <w:lang w:val="en-US"/>
        </w:rPr>
        <w:t>[,c</w:t>
      </w:r>
      <w:proofErr w:type="gramEnd"/>
      <w:r w:rsidRPr="00030D30">
        <w:rPr>
          <w:rFonts w:ascii="Georgia" w:hAnsi="Georgia"/>
          <w:sz w:val="18"/>
          <w:lang w:val="en-US"/>
        </w:rPr>
        <w:t>(1,"$i")])"</w:t>
      </w:r>
    </w:p>
    <w:p w14:paraId="6E70B1D1" w14:textId="77777777" w:rsidR="00A73DB2"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
    <w:p w14:paraId="74629682" w14:textId="77777777" w:rsidR="00A73DB2" w:rsidRPr="00030D30" w:rsidRDefault="00A73DB2" w:rsidP="009F0408">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w:t>
      </w:r>
      <w:proofErr w:type="gramStart"/>
      <w:r w:rsidRPr="00030D30">
        <w:rPr>
          <w:rFonts w:ascii="Georgia" w:hAnsi="Georgia"/>
          <w:sz w:val="18"/>
          <w:lang w:val="en-US"/>
        </w:rPr>
        <w:t>H:%</w:t>
      </w:r>
      <w:proofErr w:type="gramEnd"/>
      <w:r w:rsidRPr="00030D30">
        <w:rPr>
          <w:rFonts w:ascii="Georgia" w:hAnsi="Georgia"/>
          <w:sz w:val="18"/>
          <w:lang w:val="en-US"/>
        </w:rPr>
        <w:t>M:%S\",</w:t>
      </w:r>
      <w:proofErr w:type="spellStart"/>
      <w:r w:rsidRPr="00030D30">
        <w:rPr>
          <w:rFonts w:ascii="Georgia" w:hAnsi="Georgia"/>
          <w:sz w:val="18"/>
          <w:lang w:val="en-US"/>
        </w:rPr>
        <w:t>tz</w:t>
      </w:r>
      <w:proofErr w:type="spellEnd"/>
      <w:r w:rsidRPr="00030D30">
        <w:rPr>
          <w:rFonts w:ascii="Georgia" w:hAnsi="Georgia"/>
          <w:sz w:val="18"/>
          <w:lang w:val="en-US"/>
        </w:rPr>
        <w:t>=\"CET\")"</w:t>
      </w:r>
    </w:p>
    <w:p w14:paraId="0534F589"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"\$hour &lt;- </w:t>
      </w:r>
      <w:proofErr w:type="spellStart"/>
      <w:proofErr w:type="gramStart"/>
      <w:r w:rsidRPr="00030D30">
        <w:rPr>
          <w:rFonts w:ascii="Georgia" w:hAnsi="Georgia"/>
          <w:sz w:val="18"/>
          <w:lang w:val="en-US"/>
        </w:rPr>
        <w:t>as.numeric</w:t>
      </w:r>
      <w:proofErr w:type="spellEnd"/>
      <w:proofErr w:type="gramEnd"/>
      <w:r w:rsidRPr="00030D30">
        <w:rPr>
          <w:rFonts w:ascii="Georgia" w:hAnsi="Georgia"/>
          <w:sz w:val="18"/>
          <w:lang w:val="en-US"/>
        </w:rPr>
        <w:t>(format(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format=\"%H\"))"</w:t>
      </w:r>
    </w:p>
    <w:p w14:paraId="5BBC496E"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&lt;- </w:t>
      </w:r>
      <w:proofErr w:type="gramStart"/>
      <w:r w:rsidRPr="00030D30">
        <w:rPr>
          <w:rFonts w:ascii="Georgia" w:hAnsi="Georgia"/>
          <w:sz w:val="18"/>
          <w:lang w:val="en-US"/>
        </w:rPr>
        <w:t>format(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 %H\")"</w:t>
      </w:r>
    </w:p>
    <w:p w14:paraId="6159F7C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 melt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 </w:t>
      </w:r>
      <w:proofErr w:type="gramStart"/>
      <w:r w:rsidRPr="00030D30">
        <w:rPr>
          <w:rFonts w:ascii="Georgia" w:hAnsi="Georgia"/>
          <w:sz w:val="18"/>
          <w:lang w:val="en-US"/>
        </w:rPr>
        <w:t>c(</w:t>
      </w:r>
      <w:proofErr w:type="gram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w:t>
      </w:r>
    </w:p>
    <w:p w14:paraId="53842A18"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&lt;-cast (</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Date.Time~variable</w:t>
      </w:r>
      <w:proofErr w:type="spellEnd"/>
      <w:r w:rsidRPr="00030D30">
        <w:rPr>
          <w:rFonts w:ascii="Georgia" w:hAnsi="Georgia"/>
          <w:sz w:val="18"/>
          <w:lang w:val="en-US"/>
        </w:rPr>
        <w:t>, mean)"</w:t>
      </w:r>
    </w:p>
    <w:p w14:paraId="104FC485" w14:textId="77777777" w:rsidR="00A73DB2" w:rsidRPr="00030D30" w:rsidRDefault="00A73DB2" w:rsidP="009F0408">
      <w:pPr>
        <w:spacing w:after="0"/>
        <w:rPr>
          <w:rFonts w:ascii="Georgia" w:hAnsi="Georgia"/>
          <w:sz w:val="18"/>
          <w:lang w:val="en-US"/>
        </w:rPr>
      </w:pPr>
    </w:p>
    <w:p w14:paraId="5F32E813"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w:t>
      </w:r>
      <w:proofErr w:type="spellStart"/>
      <w:r w:rsidRPr="00030D30">
        <w:rPr>
          <w:rFonts w:ascii="Georgia" w:hAnsi="Georgia"/>
          <w:sz w:val="18"/>
          <w:lang w:val="en-US"/>
        </w:rPr>
        <w:t>tz</w:t>
      </w:r>
      <w:proofErr w:type="spellEnd"/>
      <w:r w:rsidRPr="00030D30">
        <w:rPr>
          <w:rFonts w:ascii="Georgia" w:hAnsi="Georgia"/>
          <w:sz w:val="18"/>
          <w:lang w:val="en-US"/>
        </w:rPr>
        <w:t>=\"CET\")"</w:t>
      </w:r>
    </w:p>
    <w:p w14:paraId="3EFDFEDD" w14:textId="77777777" w:rsidR="00A73DB2" w:rsidRPr="00030D30" w:rsidRDefault="00A73DB2" w:rsidP="009F0408">
      <w:pPr>
        <w:spacing w:after="0"/>
        <w:rPr>
          <w:rFonts w:ascii="Georgia" w:hAnsi="Georgia"/>
          <w:sz w:val="18"/>
          <w:lang w:val="en-US"/>
        </w:rPr>
      </w:pPr>
    </w:p>
    <w:p w14:paraId="31273595"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&lt;- </w:t>
      </w:r>
      <w:proofErr w:type="spellStart"/>
      <w:r w:rsidRPr="00030D30">
        <w:rPr>
          <w:rFonts w:ascii="Georgia" w:hAnsi="Georgia"/>
          <w:sz w:val="18"/>
          <w:lang w:val="en-US"/>
        </w:rPr>
        <w:t>ggplot</w:t>
      </w:r>
      <w:proofErr w:type="spellEnd"/>
      <w:r w:rsidRPr="00030D30">
        <w:rPr>
          <w:rFonts w:ascii="Georgia" w:hAnsi="Georgia"/>
          <w:sz w:val="18"/>
          <w:lang w:val="en-US"/>
        </w:rPr>
        <w:t>(data=(</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aes_string</w:t>
      </w:r>
      <w:proofErr w:type="spellEnd"/>
      <w:r w:rsidRPr="00030D30">
        <w:rPr>
          <w:rFonts w:ascii="Georgia" w:hAnsi="Georgia"/>
          <w:sz w:val="18"/>
          <w:lang w:val="en-US"/>
        </w:rPr>
        <w:t>(x=(</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proofErr w:type="gramStart"/>
      <w:r w:rsidRPr="00030D30">
        <w:rPr>
          <w:rFonts w:ascii="Georgia" w:hAnsi="Georgia"/>
          <w:sz w:val="18"/>
          <w:lang w:val="en-US"/>
        </w:rPr>
        <w:t>)[</w:t>
      </w:r>
      <w:proofErr w:type="gramEnd"/>
      <w:r w:rsidRPr="00030D30">
        <w:rPr>
          <w:rFonts w:ascii="Georgia" w:hAnsi="Georgia"/>
          <w:sz w:val="18"/>
          <w:lang w:val="en-US"/>
        </w:rPr>
        <w:t>3]), y=(</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)[2]), group=\"</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geom_line</w:t>
      </w:r>
      <w:proofErr w:type="spellEnd"/>
      <w:r w:rsidRPr="00030D30">
        <w:rPr>
          <w:rFonts w:ascii="Georgia" w:hAnsi="Georgia"/>
          <w:sz w:val="18"/>
          <w:lang w:val="en-US"/>
        </w:rPr>
        <w:t>()"</w:t>
      </w:r>
    </w:p>
    <w:p w14:paraId="483F720A" w14:textId="77777777" w:rsidR="00A73DB2" w:rsidRPr="00030D30" w:rsidRDefault="00A73DB2" w:rsidP="009F0408">
      <w:pPr>
        <w:spacing w:after="0"/>
        <w:rPr>
          <w:rFonts w:ascii="Georgia" w:hAnsi="Georgia"/>
          <w:sz w:val="18"/>
          <w:lang w:val="en-US"/>
        </w:rPr>
      </w:pPr>
    </w:p>
    <w:p w14:paraId="4506CC77"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 </w:t>
      </w:r>
      <w:proofErr w:type="spellStart"/>
      <w:r w:rsidRPr="00030D30">
        <w:rPr>
          <w:rFonts w:ascii="Georgia" w:hAnsi="Georgia"/>
          <w:sz w:val="18"/>
          <w:lang w:val="en-US"/>
        </w:rPr>
        <w:t>facet_</w:t>
      </w:r>
      <w:proofErr w:type="gramStart"/>
      <w:r w:rsidRPr="00030D30">
        <w:rPr>
          <w:rFonts w:ascii="Georgia" w:hAnsi="Georgia"/>
          <w:sz w:val="18"/>
          <w:lang w:val="en-US"/>
        </w:rPr>
        <w:t>wrap</w:t>
      </w:r>
      <w:proofErr w:type="spellEnd"/>
      <w:r w:rsidRPr="00030D30">
        <w:rPr>
          <w:rFonts w:ascii="Georgia" w:hAnsi="Georgia"/>
          <w:sz w:val="18"/>
          <w:lang w:val="en-US"/>
        </w:rPr>
        <w:t>( ~</w:t>
      </w:r>
      <w:proofErr w:type="gramEnd"/>
      <w:r w:rsidRPr="00030D30">
        <w:rPr>
          <w:rFonts w:ascii="Georgia" w:hAnsi="Georgia"/>
          <w:sz w:val="18"/>
          <w:lang w:val="en-US"/>
        </w:rPr>
        <w:t xml:space="preserve"> </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roofErr w:type="spellStart"/>
      <w:r w:rsidRPr="00030D30">
        <w:rPr>
          <w:rFonts w:ascii="Georgia" w:hAnsi="Georgia"/>
          <w:sz w:val="18"/>
          <w:lang w:val="en-US"/>
        </w:rPr>
        <w:t>ncol</w:t>
      </w:r>
      <w:proofErr w:type="spellEnd"/>
      <w:r w:rsidRPr="00030D30">
        <w:rPr>
          <w:rFonts w:ascii="Georgia" w:hAnsi="Georgia"/>
          <w:sz w:val="18"/>
          <w:lang w:val="en-US"/>
        </w:rPr>
        <w:t>=2)"</w:t>
      </w:r>
    </w:p>
    <w:p w14:paraId="30DEBB1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 xml:space="preserve">echo "p &lt;- </w:t>
      </w:r>
      <w:proofErr w:type="spellStart"/>
      <w:proofErr w:type="gramStart"/>
      <w:r w:rsidRPr="00030D30">
        <w:rPr>
          <w:rFonts w:ascii="Georgia" w:hAnsi="Georgia"/>
          <w:sz w:val="18"/>
          <w:lang w:val="en-US"/>
        </w:rPr>
        <w:t>ggplotly</w:t>
      </w:r>
      <w:proofErr w:type="spellEnd"/>
      <w:r w:rsidRPr="00030D30">
        <w:rPr>
          <w:rFonts w:ascii="Georgia" w:hAnsi="Georgia"/>
          <w:sz w:val="18"/>
          <w:lang w:val="en-US"/>
        </w:rPr>
        <w:t>(</w:t>
      </w:r>
      <w:proofErr w:type="gramEnd"/>
      <w:r w:rsidRPr="00030D30">
        <w:rPr>
          <w:rFonts w:ascii="Georgia" w:hAnsi="Georgia"/>
          <w:sz w:val="18"/>
          <w:lang w:val="en-US"/>
        </w:rPr>
        <w:t>)"</w:t>
      </w:r>
    </w:p>
    <w:p w14:paraId="6BBCFEC1" w14:textId="77777777" w:rsidR="00A73DB2" w:rsidRPr="00030D30" w:rsidRDefault="00A73DB2" w:rsidP="009F0408">
      <w:pPr>
        <w:spacing w:after="0"/>
        <w:rPr>
          <w:rFonts w:ascii="Georgia" w:hAnsi="Georgia"/>
          <w:sz w:val="18"/>
          <w:lang w:val="en-US"/>
        </w:rPr>
      </w:pPr>
    </w:p>
    <w:p w14:paraId="4C862D4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ggsave</w:t>
      </w:r>
      <w:proofErr w:type="spellEnd"/>
      <w:r w:rsidRPr="00030D30">
        <w:rPr>
          <w:rFonts w:ascii="Georgia" w:hAnsi="Georgia"/>
          <w:sz w:val="18"/>
          <w:lang w:val="en-US"/>
        </w:rPr>
        <w:t>(filename=\"</w:t>
      </w:r>
      <w:proofErr w:type="spellStart"/>
      <w:r w:rsidRPr="00030D30">
        <w:rPr>
          <w:rFonts w:ascii="Georgia" w:hAnsi="Georgia"/>
          <w:sz w:val="18"/>
          <w:lang w:val="en-US"/>
        </w:rPr>
        <w:t>myPlot</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png</w:t>
      </w:r>
      <w:proofErr w:type="spellEnd"/>
      <w:r w:rsidRPr="00030D30">
        <w:rPr>
          <w:rFonts w:ascii="Georgia" w:hAnsi="Georgia"/>
          <w:sz w:val="18"/>
          <w:lang w:val="en-US"/>
        </w:rPr>
        <w:t>\")"</w:t>
      </w:r>
    </w:p>
    <w:p w14:paraId="528487C3" w14:textId="77777777" w:rsidR="00A73DB2" w:rsidRPr="00030D30" w:rsidRDefault="00A73DB2" w:rsidP="009F0408">
      <w:pPr>
        <w:spacing w:after="0"/>
        <w:rPr>
          <w:rFonts w:ascii="Georgia" w:hAnsi="Georgia"/>
          <w:sz w:val="18"/>
          <w:lang w:val="en-US"/>
        </w:rPr>
      </w:pPr>
    </w:p>
    <w:p w14:paraId="415924C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 xml:space="preserve">let </w:t>
      </w:r>
      <w:proofErr w:type="spellStart"/>
      <w:r w:rsidRPr="00030D30">
        <w:rPr>
          <w:rFonts w:ascii="Georgia" w:hAnsi="Georgia"/>
          <w:sz w:val="18"/>
          <w:lang w:val="en-US"/>
        </w:rPr>
        <w:t>i</w:t>
      </w:r>
      <w:proofErr w:type="spellEnd"/>
      <w:r w:rsidRPr="00030D30">
        <w:rPr>
          <w:rFonts w:ascii="Georgia" w:hAnsi="Georgia"/>
          <w:sz w:val="18"/>
          <w:lang w:val="en-US"/>
        </w:rPr>
        <w:t>=i+1</w:t>
      </w:r>
    </w:p>
    <w:p w14:paraId="13E5819A" w14:textId="77777777" w:rsidR="00A73DB2" w:rsidRPr="0049630E" w:rsidRDefault="00A73DB2" w:rsidP="009F0408">
      <w:pPr>
        <w:spacing w:after="0"/>
        <w:rPr>
          <w:rFonts w:ascii="Georgia" w:hAnsi="Georgia"/>
          <w:sz w:val="18"/>
          <w:lang w:val="en-US"/>
        </w:rPr>
      </w:pPr>
      <w:r w:rsidRPr="0049630E">
        <w:rPr>
          <w:rFonts w:ascii="Georgia" w:hAnsi="Georgia"/>
          <w:sz w:val="18"/>
          <w:lang w:val="en-US"/>
        </w:rPr>
        <w:t>done &gt; &lt; FICHERO_SALIDA &gt;</w:t>
      </w:r>
    </w:p>
    <w:p w14:paraId="66A99C1A" w14:textId="77777777" w:rsidR="00A73DB2" w:rsidRPr="0049630E" w:rsidRDefault="00A73DB2" w:rsidP="009F0408">
      <w:pPr>
        <w:spacing w:after="0"/>
        <w:rPr>
          <w:rFonts w:ascii="Georgia" w:hAnsi="Georgia"/>
          <w:lang w:val="en-US"/>
        </w:rPr>
      </w:pPr>
    </w:p>
    <w:p w14:paraId="13D68344" w14:textId="77777777" w:rsidR="00A73DB2" w:rsidRPr="0049630E" w:rsidRDefault="00A73DB2" w:rsidP="009F0408">
      <w:pPr>
        <w:rPr>
          <w:rFonts w:ascii="Georgia" w:hAnsi="Georgia"/>
          <w:sz w:val="28"/>
          <w:lang w:val="en-US"/>
        </w:rPr>
      </w:pPr>
    </w:p>
    <w:p w14:paraId="277677CF" w14:textId="77777777" w:rsidR="006A0F69" w:rsidRPr="00150D66" w:rsidRDefault="006A0F69" w:rsidP="009F0408">
      <w:pPr>
        <w:jc w:val="left"/>
        <w:rPr>
          <w:rFonts w:ascii="Georgia" w:hAnsi="Georgia"/>
          <w:color w:val="1F497D" w:themeColor="text2"/>
          <w:lang w:val="en-US"/>
        </w:rPr>
      </w:pPr>
      <w:r w:rsidRPr="00150D66">
        <w:rPr>
          <w:rFonts w:ascii="Georgia" w:hAnsi="Georgia"/>
          <w:color w:val="1F497D" w:themeColor="text2"/>
          <w:lang w:val="en-US"/>
        </w:rPr>
        <w:br w:type="page"/>
      </w:r>
    </w:p>
    <w:p w14:paraId="06DF0B35" w14:textId="77777777" w:rsidR="00423978" w:rsidRDefault="00A73DB2" w:rsidP="009F0408">
      <w:pPr>
        <w:rPr>
          <w:rFonts w:ascii="Georgia" w:hAnsi="Georgia"/>
          <w:color w:val="1F497D" w:themeColor="text2"/>
        </w:rPr>
      </w:pPr>
      <w:r>
        <w:rPr>
          <w:rFonts w:ascii="Georgia" w:hAnsi="Georgia"/>
          <w:color w:val="1F497D" w:themeColor="text2"/>
        </w:rPr>
        <w:lastRenderedPageBreak/>
        <w:t>Ejemplo de Salida   (Columna 2)</w:t>
      </w:r>
    </w:p>
    <w:p w14:paraId="35BD9CEA" w14:textId="77777777" w:rsidR="00A73DB2" w:rsidRDefault="00C6297E" w:rsidP="009F0408">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27F0408C" wp14:editId="46E90111">
                <wp:simplePos x="0" y="0"/>
                <wp:positionH relativeFrom="column">
                  <wp:posOffset>-93980</wp:posOffset>
                </wp:positionH>
                <wp:positionV relativeFrom="paragraph">
                  <wp:posOffset>142240</wp:posOffset>
                </wp:positionV>
                <wp:extent cx="5974080" cy="2838450"/>
                <wp:effectExtent l="0" t="0" r="7620" b="0"/>
                <wp:wrapNone/>
                <wp:docPr id="297"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3BCB7C" id="25 Rectá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" fillcolor="#4f81bd [3204]" strokecolor="#243f60 [1604]" strokeweight="2pt">
                <v:fill opacity="0"/>
                <v:path arrowok="t"/>
              </v:rect>
            </w:pict>
          </mc:Fallback>
        </mc:AlternateContent>
      </w:r>
    </w:p>
    <w:p w14:paraId="46397A60" w14:textId="77777777" w:rsidR="00A73DB2" w:rsidRPr="0089629C" w:rsidRDefault="00A73DB2" w:rsidP="009F0408">
      <w:pPr>
        <w:spacing w:after="0"/>
        <w:rPr>
          <w:rFonts w:ascii="Georgia" w:hAnsi="Georgia"/>
          <w:sz w:val="18"/>
          <w:lang w:val="en-US"/>
        </w:rPr>
      </w:pPr>
      <w:r w:rsidRPr="0089629C">
        <w:rPr>
          <w:rFonts w:ascii="Georgia" w:hAnsi="Georgia"/>
          <w:sz w:val="18"/>
          <w:lang w:val="en-US"/>
        </w:rPr>
        <w:t>fichero2 &lt;- (fichero1</w:t>
      </w:r>
      <w:proofErr w:type="gramStart"/>
      <w:r w:rsidRPr="0089629C">
        <w:rPr>
          <w:rFonts w:ascii="Georgia" w:hAnsi="Georgia"/>
          <w:sz w:val="18"/>
          <w:lang w:val="en-US"/>
        </w:rPr>
        <w:t>[,c</w:t>
      </w:r>
      <w:proofErr w:type="gramEnd"/>
      <w:r w:rsidRPr="0089629C">
        <w:rPr>
          <w:rFonts w:ascii="Georgia" w:hAnsi="Georgia"/>
          <w:sz w:val="18"/>
          <w:lang w:val="en-US"/>
        </w:rPr>
        <w:t>(1,2)])</w:t>
      </w:r>
    </w:p>
    <w:p w14:paraId="261885A6"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fichero2$Date.Time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(fichero2$Date.Time, format="%Y-%m-%d %H:%M:%S",</w:t>
      </w:r>
      <w:proofErr w:type="spellStart"/>
      <w:r w:rsidRPr="00666E33">
        <w:rPr>
          <w:rFonts w:ascii="Georgia" w:hAnsi="Georgia"/>
          <w:sz w:val="18"/>
          <w:lang w:val="en-US"/>
        </w:rPr>
        <w:t>tz</w:t>
      </w:r>
      <w:proofErr w:type="spellEnd"/>
      <w:r w:rsidRPr="00666E33">
        <w:rPr>
          <w:rFonts w:ascii="Georgia" w:hAnsi="Georgia"/>
          <w:sz w:val="18"/>
          <w:lang w:val="en-US"/>
        </w:rPr>
        <w:t>="CET")</w:t>
      </w:r>
    </w:p>
    <w:p w14:paraId="15CC03CE"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fichero2$hour &lt;- </w:t>
      </w:r>
      <w:proofErr w:type="spellStart"/>
      <w:proofErr w:type="gramStart"/>
      <w:r w:rsidRPr="00666E33">
        <w:rPr>
          <w:rFonts w:ascii="Georgia" w:hAnsi="Georgia"/>
          <w:sz w:val="18"/>
          <w:lang w:val="en-US"/>
        </w:rPr>
        <w:t>as.numeric</w:t>
      </w:r>
      <w:proofErr w:type="spellEnd"/>
      <w:proofErr w:type="gramEnd"/>
      <w:r w:rsidRPr="00666E33">
        <w:rPr>
          <w:rFonts w:ascii="Georgia" w:hAnsi="Georgia"/>
          <w:sz w:val="18"/>
          <w:lang w:val="en-US"/>
        </w:rPr>
        <w:t>(format(fichero2$Date.Time, format="%H"))</w:t>
      </w:r>
    </w:p>
    <w:p w14:paraId="4EBAA8C9"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fichero2$Date.Time &lt;- </w:t>
      </w:r>
      <w:proofErr w:type="gramStart"/>
      <w:r w:rsidRPr="00666E33">
        <w:rPr>
          <w:rFonts w:ascii="Georgia" w:hAnsi="Georgia"/>
          <w:sz w:val="18"/>
          <w:lang w:val="en-US"/>
        </w:rPr>
        <w:t>format(</w:t>
      </w:r>
      <w:proofErr w:type="gramEnd"/>
      <w:r w:rsidRPr="00666E33">
        <w:rPr>
          <w:rFonts w:ascii="Georgia" w:hAnsi="Georgia"/>
          <w:sz w:val="18"/>
          <w:lang w:val="en-US"/>
        </w:rPr>
        <w:t>fichero2$Date.Time, format="%Y-%m-%d %H")</w:t>
      </w:r>
    </w:p>
    <w:p w14:paraId="69EA14A3"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 melt (fichero2, </w:t>
      </w:r>
      <w:proofErr w:type="gramStart"/>
      <w:r w:rsidRPr="00666E33">
        <w:rPr>
          <w:rFonts w:ascii="Georgia" w:hAnsi="Georgia"/>
          <w:sz w:val="18"/>
          <w:lang w:val="en-US"/>
        </w:rPr>
        <w:t>c(</w:t>
      </w:r>
      <w:proofErr w:type="gramEnd"/>
      <w:r w:rsidRPr="00666E33">
        <w:rPr>
          <w:rFonts w:ascii="Georgia" w:hAnsi="Georgia"/>
          <w:sz w:val="18"/>
          <w:lang w:val="en-US"/>
        </w:rPr>
        <w:t>"</w:t>
      </w:r>
      <w:proofErr w:type="spellStart"/>
      <w:r w:rsidRPr="00666E33">
        <w:rPr>
          <w:rFonts w:ascii="Georgia" w:hAnsi="Georgia"/>
          <w:sz w:val="18"/>
          <w:lang w:val="en-US"/>
        </w:rPr>
        <w:t>Date.Time</w:t>
      </w:r>
      <w:proofErr w:type="spellEnd"/>
      <w:r w:rsidRPr="00666E33">
        <w:rPr>
          <w:rFonts w:ascii="Georgia" w:hAnsi="Georgia"/>
          <w:sz w:val="18"/>
          <w:lang w:val="en-US"/>
        </w:rPr>
        <w:t>"))</w:t>
      </w:r>
    </w:p>
    <w:p w14:paraId="5426A773"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&lt;-cast (</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Date.Time~variable</w:t>
      </w:r>
      <w:proofErr w:type="spellEnd"/>
      <w:r w:rsidRPr="00666E33">
        <w:rPr>
          <w:rFonts w:ascii="Georgia" w:hAnsi="Georgia"/>
          <w:sz w:val="18"/>
          <w:lang w:val="en-US"/>
        </w:rPr>
        <w:t>, mean)</w:t>
      </w:r>
    </w:p>
    <w:p w14:paraId="69F2D8BE"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fichero$Date.Time</w:t>
      </w:r>
      <w:proofErr w:type="spellEnd"/>
      <w:r w:rsidRPr="00666E33">
        <w:rPr>
          <w:rFonts w:ascii="Georgia" w:hAnsi="Georgia"/>
          <w:sz w:val="18"/>
          <w:lang w:val="en-US"/>
        </w:rPr>
        <w:t xml:space="preserv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w:t>
      </w:r>
      <w:proofErr w:type="spellStart"/>
      <w:r w:rsidRPr="00666E33">
        <w:rPr>
          <w:rFonts w:ascii="Georgia" w:hAnsi="Georgia"/>
          <w:sz w:val="18"/>
          <w:lang w:val="en-US"/>
        </w:rPr>
        <w:t>fichero$Date.Time</w:t>
      </w:r>
      <w:proofErr w:type="spellEnd"/>
      <w:r w:rsidRPr="00666E33">
        <w:rPr>
          <w:rFonts w:ascii="Georgia" w:hAnsi="Georgia"/>
          <w:sz w:val="18"/>
          <w:lang w:val="en-US"/>
        </w:rPr>
        <w:t>, format="%Y-%m-%d",</w:t>
      </w:r>
      <w:proofErr w:type="spellStart"/>
      <w:r w:rsidRPr="00666E33">
        <w:rPr>
          <w:rFonts w:ascii="Georgia" w:hAnsi="Georgia"/>
          <w:sz w:val="18"/>
          <w:lang w:val="en-US"/>
        </w:rPr>
        <w:t>tz</w:t>
      </w:r>
      <w:proofErr w:type="spellEnd"/>
      <w:r w:rsidRPr="00666E33">
        <w:rPr>
          <w:rFonts w:ascii="Georgia" w:hAnsi="Georgia"/>
          <w:sz w:val="18"/>
          <w:lang w:val="en-US"/>
        </w:rPr>
        <w:t>="CET")</w:t>
      </w:r>
    </w:p>
    <w:p w14:paraId="2471D56E"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&lt;- </w:t>
      </w:r>
      <w:proofErr w:type="spellStart"/>
      <w:r w:rsidRPr="00666E33">
        <w:rPr>
          <w:rFonts w:ascii="Georgia" w:hAnsi="Georgia"/>
          <w:sz w:val="18"/>
          <w:lang w:val="en-US"/>
        </w:rPr>
        <w:t>ggplot</w:t>
      </w:r>
      <w:proofErr w:type="spellEnd"/>
      <w:r w:rsidRPr="00666E33">
        <w:rPr>
          <w:rFonts w:ascii="Georgia" w:hAnsi="Georgia"/>
          <w:sz w:val="18"/>
          <w:lang w:val="en-US"/>
        </w:rPr>
        <w:t>(data=(</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aes_string</w:t>
      </w:r>
      <w:proofErr w:type="spellEnd"/>
      <w:r w:rsidRPr="00666E33">
        <w:rPr>
          <w:rFonts w:ascii="Georgia" w:hAnsi="Georgia"/>
          <w:sz w:val="18"/>
          <w:lang w:val="en-US"/>
        </w:rPr>
        <w:t>(x=(</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proofErr w:type="gramStart"/>
      <w:r w:rsidRPr="00666E33">
        <w:rPr>
          <w:rFonts w:ascii="Georgia" w:hAnsi="Georgia"/>
          <w:sz w:val="18"/>
          <w:lang w:val="en-US"/>
        </w:rPr>
        <w:t>)[</w:t>
      </w:r>
      <w:proofErr w:type="gramEnd"/>
      <w:r w:rsidRPr="00666E33">
        <w:rPr>
          <w:rFonts w:ascii="Georgia" w:hAnsi="Georgia"/>
          <w:sz w:val="18"/>
          <w:lang w:val="en-US"/>
        </w:rPr>
        <w:t>3]), y=(</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)[2]), group="</w:t>
      </w:r>
      <w:proofErr w:type="spellStart"/>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geom_line</w:t>
      </w:r>
      <w:proofErr w:type="spellEnd"/>
      <w:r w:rsidRPr="00666E33">
        <w:rPr>
          <w:rFonts w:ascii="Georgia" w:hAnsi="Georgia"/>
          <w:sz w:val="18"/>
          <w:lang w:val="en-US"/>
        </w:rPr>
        <w:t>()</w:t>
      </w:r>
    </w:p>
    <w:p w14:paraId="3E159FB9"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 </w:t>
      </w:r>
      <w:proofErr w:type="spellStart"/>
      <w:r w:rsidRPr="00666E33">
        <w:rPr>
          <w:rFonts w:ascii="Georgia" w:hAnsi="Georgia"/>
          <w:sz w:val="18"/>
          <w:lang w:val="en-US"/>
        </w:rPr>
        <w:t>facet_</w:t>
      </w:r>
      <w:proofErr w:type="gramStart"/>
      <w:r w:rsidRPr="00666E33">
        <w:rPr>
          <w:rFonts w:ascii="Georgia" w:hAnsi="Georgia"/>
          <w:sz w:val="18"/>
          <w:lang w:val="en-US"/>
        </w:rPr>
        <w:t>wrap</w:t>
      </w:r>
      <w:proofErr w:type="spellEnd"/>
      <w:r w:rsidRPr="00666E33">
        <w:rPr>
          <w:rFonts w:ascii="Georgia" w:hAnsi="Georgia"/>
          <w:sz w:val="18"/>
          <w:lang w:val="en-US"/>
        </w:rPr>
        <w:t>( ~</w:t>
      </w:r>
      <w:proofErr w:type="gramEnd"/>
      <w:r w:rsidRPr="00666E33">
        <w:rPr>
          <w:rFonts w:ascii="Georgia" w:hAnsi="Georgia"/>
          <w:sz w:val="18"/>
          <w:lang w:val="en-US"/>
        </w:rPr>
        <w:t xml:space="preserve"> </w:t>
      </w:r>
      <w:proofErr w:type="spellStart"/>
      <w:r w:rsidRPr="00666E33">
        <w:rPr>
          <w:rFonts w:ascii="Georgia" w:hAnsi="Georgia"/>
          <w:sz w:val="18"/>
          <w:lang w:val="en-US"/>
        </w:rPr>
        <w:t>Date.Time</w:t>
      </w:r>
      <w:proofErr w:type="spellEnd"/>
      <w:r w:rsidRPr="00666E33">
        <w:rPr>
          <w:rFonts w:ascii="Georgia" w:hAnsi="Georgia"/>
          <w:sz w:val="18"/>
          <w:lang w:val="en-US"/>
        </w:rPr>
        <w:t xml:space="preserve">, </w:t>
      </w:r>
      <w:proofErr w:type="spellStart"/>
      <w:r w:rsidRPr="00666E33">
        <w:rPr>
          <w:rFonts w:ascii="Georgia" w:hAnsi="Georgia"/>
          <w:sz w:val="18"/>
          <w:lang w:val="en-US"/>
        </w:rPr>
        <w:t>ncol</w:t>
      </w:r>
      <w:proofErr w:type="spellEnd"/>
      <w:r w:rsidRPr="00666E33">
        <w:rPr>
          <w:rFonts w:ascii="Georgia" w:hAnsi="Georgia"/>
          <w:sz w:val="18"/>
          <w:lang w:val="en-US"/>
        </w:rPr>
        <w:t>=2)</w:t>
      </w:r>
    </w:p>
    <w:p w14:paraId="5E9D4FFA"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p &lt;- </w:t>
      </w:r>
      <w:proofErr w:type="spellStart"/>
      <w:proofErr w:type="gramStart"/>
      <w:r w:rsidRPr="00666E33">
        <w:rPr>
          <w:rFonts w:ascii="Georgia" w:hAnsi="Georgia"/>
          <w:sz w:val="18"/>
          <w:lang w:val="en-US"/>
        </w:rPr>
        <w:t>ggplotly</w:t>
      </w:r>
      <w:proofErr w:type="spellEnd"/>
      <w:r w:rsidRPr="00666E33">
        <w:rPr>
          <w:rFonts w:ascii="Georgia" w:hAnsi="Georgia"/>
          <w:sz w:val="18"/>
          <w:lang w:val="en-US"/>
        </w:rPr>
        <w:t>(</w:t>
      </w:r>
      <w:proofErr w:type="gramEnd"/>
      <w:r w:rsidRPr="00666E33">
        <w:rPr>
          <w:rFonts w:ascii="Georgia" w:hAnsi="Georgia"/>
          <w:sz w:val="18"/>
          <w:lang w:val="en-US"/>
        </w:rPr>
        <w:t>)</w:t>
      </w:r>
    </w:p>
    <w:p w14:paraId="54120681" w14:textId="77777777"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ggsave</w:t>
      </w:r>
      <w:proofErr w:type="spellEnd"/>
      <w:r w:rsidRPr="00666E33">
        <w:rPr>
          <w:rFonts w:ascii="Georgia" w:hAnsi="Georgia"/>
          <w:sz w:val="18"/>
          <w:lang w:val="en-US"/>
        </w:rPr>
        <w:t>(filename="myPlot2.png")</w:t>
      </w:r>
    </w:p>
    <w:p w14:paraId="52907727" w14:textId="77777777" w:rsidR="00A73DB2" w:rsidRDefault="00A73DB2" w:rsidP="009F0408">
      <w:pPr>
        <w:rPr>
          <w:sz w:val="24"/>
          <w:lang w:val="en-US"/>
        </w:rPr>
      </w:pPr>
      <w:r w:rsidRPr="0049630E">
        <w:rPr>
          <w:sz w:val="24"/>
          <w:lang w:val="en-US"/>
        </w:rPr>
        <w:br w:type="page"/>
      </w:r>
    </w:p>
    <w:p w14:paraId="0B37E96A" w14:textId="77777777" w:rsidR="00A73DB2" w:rsidRDefault="00D76773" w:rsidP="009F0408">
      <w:pPr>
        <w:pStyle w:val="Heading2"/>
      </w:pPr>
      <w:bookmarkStart w:id="171" w:name="_Toc488695662"/>
      <w:r>
        <w:lastRenderedPageBreak/>
        <w:t xml:space="preserve">Tipos de </w:t>
      </w:r>
      <w:r w:rsidR="00A73DB2">
        <w:t>Gráficas</w:t>
      </w:r>
      <w:bookmarkEnd w:id="171"/>
      <w:r w:rsidR="00A73DB2">
        <w:t xml:space="preserve">  </w:t>
      </w:r>
    </w:p>
    <w:p w14:paraId="7B023D9A" w14:textId="77777777" w:rsidR="00A73DB2" w:rsidRDefault="00A73DB2" w:rsidP="009F0408">
      <w:pPr>
        <w:rPr>
          <w:rFonts w:ascii="Georgia" w:hAnsi="Georgia"/>
        </w:rPr>
      </w:pPr>
      <w:r>
        <w:rPr>
          <w:rFonts w:ascii="Georgia" w:hAnsi="Georgia"/>
        </w:rPr>
        <w:t>En esta sección se presentan los diferentes tipos de gráficos generados en R:</w:t>
      </w:r>
    </w:p>
    <w:p w14:paraId="200242B2" w14:textId="77777777" w:rsidR="00A73DB2" w:rsidRPr="00000592" w:rsidRDefault="00A73DB2" w:rsidP="009F0408">
      <w:pPr>
        <w:rPr>
          <w:rFonts w:ascii="Georgia" w:hAnsi="Georgia"/>
        </w:rPr>
      </w:pPr>
    </w:p>
    <w:p w14:paraId="11C562FC" w14:textId="77777777" w:rsidR="00A73DB2" w:rsidRDefault="00A73DB2" w:rsidP="009F0408">
      <w:pPr>
        <w:rPr>
          <w:rFonts w:ascii="Georgia" w:hAnsi="Georgia"/>
          <w:color w:val="1F497D" w:themeColor="text2"/>
        </w:rPr>
      </w:pPr>
      <w:r>
        <w:rPr>
          <w:rFonts w:ascii="Georgia" w:hAnsi="Georgia"/>
          <w:color w:val="1F497D" w:themeColor="text2"/>
        </w:rPr>
        <w:t>Gráficas simples (validación puntual)</w:t>
      </w:r>
    </w:p>
    <w:p w14:paraId="5C73197D" w14:textId="77777777" w:rsidR="00A73DB2" w:rsidRDefault="00A73DB2" w:rsidP="009F0408">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73DACA94" wp14:editId="2B9A9511">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53"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46A5B63D" w14:textId="77777777" w:rsidR="00A73DB2" w:rsidRDefault="00A73DB2" w:rsidP="009F0408">
      <w:pPr>
        <w:rPr>
          <w:rFonts w:ascii="Georgia" w:hAnsi="Georgia"/>
          <w:color w:val="1F497D" w:themeColor="text2"/>
        </w:rPr>
      </w:pPr>
      <w:r>
        <w:rPr>
          <w:rFonts w:ascii="Georgia" w:hAnsi="Georgia"/>
          <w:color w:val="1F497D" w:themeColor="text2"/>
        </w:rPr>
        <w:t>Gráficas 2 semanas por zona  (comparación)</w:t>
      </w:r>
    </w:p>
    <w:p w14:paraId="5E4D163A" w14:textId="77777777" w:rsidR="00A73DB2" w:rsidRDefault="00A73DB2" w:rsidP="009F0408">
      <w:pPr>
        <w:rPr>
          <w:rFonts w:ascii="Georgia" w:hAnsi="Georgia"/>
          <w:color w:val="1F497D" w:themeColor="text2"/>
        </w:rPr>
      </w:pPr>
    </w:p>
    <w:p w14:paraId="4E5AA7A1" w14:textId="77777777" w:rsidR="00A73DB2" w:rsidRDefault="00A73DB2" w:rsidP="009F0408">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6455660B" wp14:editId="3B38AF07">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54"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06DDAF4C" w14:textId="77777777" w:rsidR="00772E1C" w:rsidRDefault="00772E1C" w:rsidP="009F0408">
      <w:pPr>
        <w:jc w:val="left"/>
        <w:rPr>
          <w:rFonts w:asciiTheme="majorHAnsi" w:eastAsiaTheme="majorEastAsia" w:hAnsiTheme="majorHAnsi" w:cstheme="majorBidi"/>
          <w:color w:val="17365D" w:themeColor="text2" w:themeShade="BF"/>
          <w:spacing w:val="5"/>
          <w:kern w:val="28"/>
          <w:sz w:val="52"/>
          <w:szCs w:val="52"/>
        </w:rPr>
      </w:pPr>
      <w:r>
        <w:br w:type="page"/>
      </w:r>
    </w:p>
    <w:p w14:paraId="019AA7FE" w14:textId="77777777" w:rsidR="00A73DB2" w:rsidRDefault="00A0357C" w:rsidP="009F0408">
      <w:pPr>
        <w:pStyle w:val="Heading1"/>
      </w:pPr>
      <w:r>
        <w:lastRenderedPageBreak/>
        <w:t xml:space="preserve">  </w:t>
      </w:r>
      <w:bookmarkStart w:id="172" w:name="_Toc488695663"/>
      <w:proofErr w:type="spellStart"/>
      <w:r w:rsidR="00A73DB2">
        <w:t>Bibliografía</w:t>
      </w:r>
      <w:bookmarkEnd w:id="172"/>
      <w:proofErr w:type="spellEnd"/>
    </w:p>
    <w:p w14:paraId="252B634A" w14:textId="77777777" w:rsidR="00071D0B" w:rsidRDefault="00071D0B" w:rsidP="009F0408">
      <w:pPr>
        <w:pStyle w:val="ListParagraph"/>
        <w:shd w:val="clear" w:color="auto" w:fill="FFFFFF"/>
        <w:spacing w:after="0" w:line="360" w:lineRule="auto"/>
        <w:rPr>
          <w:rFonts w:ascii="Times New Roman" w:eastAsia="Times New Roman" w:hAnsi="Times New Roman" w:cs="Times New Roman"/>
          <w:i/>
          <w:color w:val="333333"/>
          <w:lang w:val="en-US" w:eastAsia="es-ES"/>
        </w:rPr>
      </w:pPr>
    </w:p>
    <w:p w14:paraId="0C8CC137" w14:textId="77777777" w:rsidR="00071D0B" w:rsidRPr="008C60A8" w:rsidRDefault="00071D0B" w:rsidP="009F0408">
      <w:pPr>
        <w:pStyle w:val="ListParagraph"/>
        <w:numPr>
          <w:ilvl w:val="0"/>
          <w:numId w:val="25"/>
        </w:numPr>
        <w:shd w:val="clear" w:color="auto" w:fill="FFFFFF"/>
        <w:spacing w:after="0" w:line="360" w:lineRule="auto"/>
        <w:rPr>
          <w:rFonts w:ascii="Times New Roman" w:eastAsia="Times New Roman" w:hAnsi="Times New Roman" w:cs="Times New Roman"/>
          <w:i/>
          <w:color w:val="333333"/>
          <w:lang w:val="en-US" w:eastAsia="es-ES"/>
        </w:rPr>
      </w:pPr>
      <w:r w:rsidRPr="008C60A8">
        <w:rPr>
          <w:rFonts w:ascii="Times New Roman" w:eastAsia="Times New Roman" w:hAnsi="Times New Roman" w:cs="Times New Roman"/>
          <w:i/>
          <w:color w:val="333333"/>
          <w:lang w:val="en-US" w:eastAsia="es-ES"/>
        </w:rPr>
        <w:t>R in Action - Data Analysis and Graphics with R</w:t>
      </w:r>
    </w:p>
    <w:p w14:paraId="0EDD03DB" w14:textId="77777777" w:rsidR="00071D0B" w:rsidRDefault="00071D0B" w:rsidP="009F0408">
      <w:pPr>
        <w:shd w:val="clear" w:color="auto" w:fill="FFFFFF"/>
        <w:spacing w:after="0"/>
        <w:jc w:val="left"/>
        <w:rPr>
          <w:rFonts w:ascii="Times New Roman" w:eastAsia="Times New Roman" w:hAnsi="Times New Roman" w:cs="Times New Roman"/>
          <w:i/>
          <w:lang w:val="en-US" w:eastAsia="es-ES"/>
        </w:rPr>
      </w:pPr>
      <w:r w:rsidRPr="00E10D49">
        <w:rPr>
          <w:rFonts w:ascii="Times New Roman" w:eastAsia="Times New Roman" w:hAnsi="Times New Roman" w:cs="Times New Roman"/>
          <w:lang w:val="en-US" w:eastAsia="es-ES"/>
        </w:rPr>
        <w:t xml:space="preserve">    </w:t>
      </w:r>
      <w:r w:rsidRPr="00E10D49">
        <w:rPr>
          <w:rFonts w:ascii="Times New Roman" w:eastAsia="Times New Roman" w:hAnsi="Times New Roman" w:cs="Times New Roman"/>
          <w:lang w:val="en-US" w:eastAsia="es-ES"/>
        </w:rPr>
        <w:tab/>
      </w:r>
      <w:r>
        <w:rPr>
          <w:rFonts w:ascii="Times New Roman" w:eastAsia="Times New Roman" w:hAnsi="Times New Roman" w:cs="Times New Roman"/>
          <w:i/>
          <w:lang w:val="en-US" w:eastAsia="es-ES"/>
        </w:rPr>
        <w:t xml:space="preserve">Robert </w:t>
      </w:r>
      <w:proofErr w:type="spellStart"/>
      <w:proofErr w:type="gramStart"/>
      <w:r>
        <w:rPr>
          <w:rFonts w:ascii="Times New Roman" w:eastAsia="Times New Roman" w:hAnsi="Times New Roman" w:cs="Times New Roman"/>
          <w:i/>
          <w:lang w:val="en-US" w:eastAsia="es-ES"/>
        </w:rPr>
        <w:t>I.</w:t>
      </w:r>
      <w:r w:rsidRPr="00FE4212">
        <w:rPr>
          <w:rFonts w:ascii="Times New Roman" w:eastAsia="Times New Roman" w:hAnsi="Times New Roman" w:cs="Times New Roman"/>
          <w:i/>
          <w:lang w:val="en-US" w:eastAsia="es-ES"/>
        </w:rPr>
        <w:t>Kabacoff</w:t>
      </w:r>
      <w:proofErr w:type="spellEnd"/>
      <w:proofErr w:type="gramEnd"/>
      <w:r w:rsidRPr="00E10D49">
        <w:rPr>
          <w:rFonts w:ascii="Times New Roman" w:eastAsia="Times New Roman" w:hAnsi="Times New Roman" w:cs="Times New Roman"/>
          <w:i/>
          <w:lang w:val="en-US" w:eastAsia="es-ES"/>
        </w:rPr>
        <w:t>.</w:t>
      </w:r>
      <w:r>
        <w:rPr>
          <w:rFonts w:ascii="Times New Roman" w:eastAsia="Times New Roman" w:hAnsi="Times New Roman" w:cs="Times New Roman"/>
          <w:i/>
          <w:lang w:val="en-US" w:eastAsia="es-ES"/>
        </w:rPr>
        <w:t xml:space="preserve"> </w:t>
      </w:r>
      <w:r w:rsidRPr="00E10D49">
        <w:rPr>
          <w:rFonts w:ascii="Times New Roman" w:eastAsia="Times New Roman" w:hAnsi="Times New Roman" w:cs="Times New Roman"/>
          <w:i/>
          <w:lang w:val="en-US" w:eastAsia="es-ES"/>
        </w:rPr>
        <w:t xml:space="preserve">  </w:t>
      </w:r>
      <w:r w:rsidRPr="00E10D49">
        <w:rPr>
          <w:rFonts w:ascii="Times New Roman" w:hAnsi="Times New Roman" w:cs="Times New Roman"/>
          <w:i/>
          <w:szCs w:val="18"/>
          <w:lang w:val="en-US"/>
        </w:rPr>
        <w:t>Manning Publications</w:t>
      </w:r>
      <w:r w:rsidRPr="00E10D49">
        <w:rPr>
          <w:rFonts w:ascii="Times New Roman" w:eastAsia="Times New Roman" w:hAnsi="Times New Roman" w:cs="Times New Roman"/>
          <w:i/>
          <w:sz w:val="28"/>
          <w:lang w:val="en-US" w:eastAsia="es-ES"/>
        </w:rPr>
        <w:t xml:space="preserve"> </w:t>
      </w:r>
      <w:r w:rsidRPr="00E10D49">
        <w:rPr>
          <w:rFonts w:ascii="Times New Roman" w:eastAsia="Times New Roman" w:hAnsi="Times New Roman" w:cs="Times New Roman"/>
          <w:i/>
          <w:lang w:val="en-US" w:eastAsia="es-ES"/>
        </w:rPr>
        <w:t>(</w:t>
      </w:r>
      <w:r w:rsidRPr="00FE4212">
        <w:rPr>
          <w:rFonts w:ascii="Times New Roman" w:eastAsia="Times New Roman" w:hAnsi="Times New Roman" w:cs="Times New Roman"/>
          <w:i/>
          <w:lang w:val="en-US" w:eastAsia="es-ES"/>
        </w:rPr>
        <w:t>2011</w:t>
      </w:r>
      <w:r w:rsidRPr="00E10D49">
        <w:rPr>
          <w:rFonts w:ascii="Times New Roman" w:eastAsia="Times New Roman" w:hAnsi="Times New Roman" w:cs="Times New Roman"/>
          <w:i/>
          <w:lang w:val="en-US" w:eastAsia="es-ES"/>
        </w:rPr>
        <w:t>) </w:t>
      </w:r>
    </w:p>
    <w:p w14:paraId="4FE9B27A" w14:textId="77777777" w:rsidR="00071D0B" w:rsidRPr="00FE4212" w:rsidRDefault="00071D0B" w:rsidP="009F0408">
      <w:pPr>
        <w:shd w:val="clear" w:color="auto" w:fill="FFFFFF"/>
        <w:spacing w:after="0"/>
        <w:jc w:val="left"/>
        <w:rPr>
          <w:rFonts w:ascii="Times New Roman" w:eastAsia="Times New Roman" w:hAnsi="Times New Roman" w:cs="Times New Roman"/>
          <w:i/>
          <w:color w:val="777777"/>
          <w:lang w:val="en-US" w:eastAsia="es-ES"/>
        </w:rPr>
      </w:pPr>
    </w:p>
    <w:p w14:paraId="5370C035" w14:textId="77777777" w:rsidR="00071D0B" w:rsidRPr="00914F29" w:rsidRDefault="00071D0B" w:rsidP="009F0408">
      <w:pPr>
        <w:pStyle w:val="ListParagraph"/>
        <w:numPr>
          <w:ilvl w:val="0"/>
          <w:numId w:val="25"/>
        </w:numPr>
        <w:spacing w:after="0" w:line="360" w:lineRule="auto"/>
        <w:rPr>
          <w:rFonts w:ascii="Times-Roman" w:hAnsi="Times-Roman" w:cs="Times-Roman"/>
          <w:lang w:val="en-US"/>
        </w:rPr>
      </w:pPr>
      <w:r w:rsidRPr="00914F29">
        <w:rPr>
          <w:rFonts w:ascii="Times New Roman" w:hAnsi="Times New Roman" w:cs="Times New Roman"/>
          <w:i/>
          <w:lang w:val="en-US"/>
        </w:rPr>
        <w:t>The R Book</w:t>
      </w:r>
      <w:r w:rsidRPr="00914F29">
        <w:rPr>
          <w:rFonts w:ascii="Times New Roman" w:hAnsi="Times New Roman" w:cs="Times New Roman"/>
          <w:lang w:val="en-US"/>
        </w:rPr>
        <w:t xml:space="preserve"> </w:t>
      </w:r>
    </w:p>
    <w:p w14:paraId="278A9728" w14:textId="77777777" w:rsidR="00071D0B" w:rsidRPr="00914F29" w:rsidRDefault="00071D0B" w:rsidP="009F0408">
      <w:pPr>
        <w:spacing w:after="0"/>
        <w:ind w:firstLine="708"/>
        <w:rPr>
          <w:rFonts w:ascii="Times New Roman" w:hAnsi="Times New Roman" w:cs="Times New Roman"/>
          <w:i/>
          <w:lang w:val="en-US"/>
        </w:rPr>
      </w:pPr>
      <w:r w:rsidRPr="00914F29">
        <w:rPr>
          <w:rFonts w:ascii="Times New Roman" w:hAnsi="Times New Roman" w:cs="Times New Roman"/>
          <w:i/>
          <w:lang w:val="en-US"/>
        </w:rPr>
        <w:t>John Wiley &amp; Sons (2013)</w:t>
      </w:r>
    </w:p>
    <w:p w14:paraId="0AD5B493" w14:textId="77777777" w:rsidR="00071D0B" w:rsidRDefault="00071D0B" w:rsidP="009F0408">
      <w:pPr>
        <w:spacing w:after="0"/>
        <w:ind w:firstLine="708"/>
        <w:rPr>
          <w:rFonts w:ascii="Times New Roman" w:hAnsi="Times New Roman" w:cs="Times New Roman"/>
          <w:i/>
          <w:sz w:val="20"/>
          <w:szCs w:val="16"/>
          <w:lang w:val="en-US"/>
        </w:rPr>
      </w:pPr>
    </w:p>
    <w:p w14:paraId="437D131D" w14:textId="77777777" w:rsidR="00071D0B" w:rsidRPr="00AC4CC3" w:rsidRDefault="00071D0B" w:rsidP="009F0408">
      <w:pPr>
        <w:pStyle w:val="ListParagraph"/>
        <w:numPr>
          <w:ilvl w:val="0"/>
          <w:numId w:val="25"/>
        </w:numPr>
        <w:autoSpaceDE w:val="0"/>
        <w:autoSpaceDN w:val="0"/>
        <w:adjustRightInd w:val="0"/>
        <w:spacing w:after="0" w:line="360" w:lineRule="auto"/>
        <w:rPr>
          <w:rFonts w:ascii="Times New Roman" w:hAnsi="Times New Roman" w:cs="Times New Roman"/>
          <w:i/>
          <w:lang w:val="en-US"/>
        </w:rPr>
      </w:pPr>
      <w:r w:rsidRPr="00AC4CC3">
        <w:rPr>
          <w:rFonts w:ascii="Times New Roman" w:hAnsi="Times New Roman" w:cs="Times New Roman"/>
          <w:i/>
          <w:lang w:val="en-US"/>
        </w:rPr>
        <w:t>R Graphics Cookbook</w:t>
      </w:r>
    </w:p>
    <w:p w14:paraId="305323B7" w14:textId="77777777" w:rsidR="00071D0B" w:rsidRDefault="00071D0B" w:rsidP="009F0408">
      <w:pPr>
        <w:pStyle w:val="ListParagraph"/>
        <w:spacing w:after="0" w:line="360" w:lineRule="auto"/>
        <w:rPr>
          <w:rFonts w:ascii="Times New Roman" w:eastAsia="MinionPro-Regular" w:hAnsi="Times New Roman" w:cs="Times New Roman"/>
          <w:i/>
          <w:lang w:val="en-US"/>
        </w:rPr>
      </w:pPr>
      <w:r w:rsidRPr="00AC4CC3">
        <w:rPr>
          <w:rFonts w:ascii="Times New Roman" w:eastAsia="MinionPro-Regular" w:hAnsi="Times New Roman" w:cs="Times New Roman"/>
          <w:i/>
          <w:lang w:val="en-US"/>
        </w:rPr>
        <w:t xml:space="preserve">Winston Chang. </w:t>
      </w:r>
      <w:r>
        <w:rPr>
          <w:rFonts w:ascii="Times New Roman" w:eastAsia="MinionPro-Regular" w:hAnsi="Times New Roman" w:cs="Times New Roman"/>
          <w:i/>
          <w:lang w:val="en-US"/>
        </w:rPr>
        <w:t xml:space="preserve"> </w:t>
      </w:r>
      <w:r w:rsidRPr="00AC4CC3">
        <w:rPr>
          <w:rFonts w:ascii="Times New Roman" w:eastAsia="MinionPro-Regular" w:hAnsi="Times New Roman" w:cs="Times New Roman"/>
          <w:i/>
          <w:lang w:val="en-US"/>
        </w:rPr>
        <w:t xml:space="preserve">O’Reilly Media </w:t>
      </w:r>
      <w:r>
        <w:rPr>
          <w:rFonts w:ascii="Times New Roman" w:eastAsia="MinionPro-Regular" w:hAnsi="Times New Roman" w:cs="Times New Roman"/>
          <w:i/>
          <w:lang w:val="en-US"/>
        </w:rPr>
        <w:t>(</w:t>
      </w:r>
      <w:r w:rsidRPr="00AC4CC3">
        <w:rPr>
          <w:rFonts w:ascii="Times New Roman" w:eastAsia="MinionPro-Regular" w:hAnsi="Times New Roman" w:cs="Times New Roman"/>
          <w:i/>
          <w:lang w:val="en-US"/>
        </w:rPr>
        <w:t>2013)</w:t>
      </w:r>
    </w:p>
    <w:p w14:paraId="008DF7B4" w14:textId="77777777" w:rsidR="00071D0B" w:rsidRDefault="00071D0B" w:rsidP="009F0408">
      <w:pPr>
        <w:pStyle w:val="ListParagraph"/>
        <w:spacing w:after="0" w:line="360" w:lineRule="auto"/>
        <w:rPr>
          <w:rFonts w:ascii="Times New Roman" w:eastAsia="MinionPro-Regular" w:hAnsi="Times New Roman" w:cs="Times New Roman"/>
          <w:i/>
          <w:lang w:val="en-US"/>
        </w:rPr>
      </w:pPr>
    </w:p>
    <w:p w14:paraId="61646E29" w14:textId="77777777" w:rsidR="00071D0B" w:rsidRDefault="00071D0B" w:rsidP="009F0408">
      <w:pPr>
        <w:pStyle w:val="ListParagraph"/>
        <w:numPr>
          <w:ilvl w:val="0"/>
          <w:numId w:val="25"/>
        </w:numPr>
        <w:autoSpaceDE w:val="0"/>
        <w:autoSpaceDN w:val="0"/>
        <w:adjustRightInd w:val="0"/>
        <w:spacing w:after="0" w:line="360" w:lineRule="auto"/>
        <w:rPr>
          <w:rFonts w:ascii="Times New Roman" w:hAnsi="Times New Roman" w:cs="Times New Roman"/>
          <w:bCs/>
          <w:i/>
          <w:lang w:val="en-US"/>
        </w:rPr>
      </w:pPr>
      <w:r w:rsidRPr="005D36F5">
        <w:rPr>
          <w:rFonts w:ascii="Times New Roman" w:hAnsi="Times New Roman" w:cs="Times New Roman"/>
          <w:bCs/>
          <w:i/>
          <w:lang w:val="en-US"/>
        </w:rPr>
        <w:t>Data Mining</w:t>
      </w:r>
      <w:r>
        <w:rPr>
          <w:rFonts w:ascii="Times New Roman" w:hAnsi="Times New Roman" w:cs="Times New Roman"/>
          <w:bCs/>
          <w:i/>
          <w:lang w:val="en-US"/>
        </w:rPr>
        <w:t xml:space="preserve">:  </w:t>
      </w:r>
      <w:r w:rsidRPr="005D36F5">
        <w:rPr>
          <w:rFonts w:ascii="Times New Roman" w:hAnsi="Times New Roman" w:cs="Times New Roman"/>
          <w:bCs/>
          <w:i/>
          <w:lang w:val="en-US"/>
        </w:rPr>
        <w:t>Concepts and Techniques</w:t>
      </w:r>
      <w:r>
        <w:rPr>
          <w:rFonts w:ascii="Times New Roman" w:hAnsi="Times New Roman" w:cs="Times New Roman"/>
          <w:bCs/>
          <w:i/>
          <w:lang w:val="en-US"/>
        </w:rPr>
        <w:t xml:space="preserve">    </w:t>
      </w:r>
    </w:p>
    <w:p w14:paraId="64E2F675" w14:textId="77777777" w:rsidR="00071D0B" w:rsidRDefault="00071D0B" w:rsidP="009F0408">
      <w:pPr>
        <w:autoSpaceDE w:val="0"/>
        <w:autoSpaceDN w:val="0"/>
        <w:adjustRightInd w:val="0"/>
        <w:spacing w:after="0"/>
        <w:ind w:firstLine="708"/>
        <w:jc w:val="left"/>
        <w:rPr>
          <w:rFonts w:ascii="Times New Roman" w:hAnsi="Times New Roman" w:cs="Times New Roman"/>
          <w:bCs/>
          <w:i/>
          <w:lang w:val="en-US"/>
        </w:rPr>
      </w:pPr>
      <w:r w:rsidRPr="005D36F5">
        <w:rPr>
          <w:rFonts w:ascii="Times New Roman" w:hAnsi="Times New Roman" w:cs="Times New Roman"/>
          <w:i/>
          <w:lang w:val="en-US"/>
        </w:rPr>
        <w:t>Jiawei Han</w:t>
      </w:r>
      <w:r>
        <w:rPr>
          <w:rFonts w:ascii="Times New Roman" w:hAnsi="Times New Roman" w:cs="Times New Roman"/>
          <w:i/>
          <w:lang w:val="en-US"/>
        </w:rPr>
        <w:t xml:space="preserve">, </w:t>
      </w:r>
      <w:r w:rsidRPr="004F39EB">
        <w:rPr>
          <w:rFonts w:ascii="Times New Roman" w:hAnsi="Times New Roman" w:cs="Times New Roman"/>
          <w:i/>
          <w:lang w:val="en-US"/>
        </w:rPr>
        <w:t xml:space="preserve">Micheline </w:t>
      </w:r>
      <w:proofErr w:type="spellStart"/>
      <w:r w:rsidRPr="004F39EB">
        <w:rPr>
          <w:rFonts w:ascii="Times New Roman" w:hAnsi="Times New Roman" w:cs="Times New Roman"/>
          <w:i/>
          <w:lang w:val="en-US"/>
        </w:rPr>
        <w:t>Kamber</w:t>
      </w:r>
      <w:proofErr w:type="spellEnd"/>
      <w:r>
        <w:rPr>
          <w:rFonts w:ascii="Times New Roman" w:hAnsi="Times New Roman" w:cs="Times New Roman"/>
          <w:i/>
          <w:lang w:val="en-US"/>
        </w:rPr>
        <w:t xml:space="preserve">, </w:t>
      </w:r>
      <w:r w:rsidRPr="004F39EB">
        <w:rPr>
          <w:rFonts w:ascii="Times New Roman" w:hAnsi="Times New Roman" w:cs="Times New Roman"/>
          <w:i/>
          <w:lang w:val="en-US"/>
        </w:rPr>
        <w:t>Jian Pei</w:t>
      </w:r>
      <w:r>
        <w:rPr>
          <w:rFonts w:ascii="Times New Roman" w:hAnsi="Times New Roman" w:cs="Times New Roman"/>
          <w:i/>
          <w:lang w:val="en-US"/>
        </w:rPr>
        <w:t xml:space="preserve">.  Morgan </w:t>
      </w:r>
      <w:r w:rsidRPr="005D36F5">
        <w:rPr>
          <w:rFonts w:ascii="Times New Roman" w:hAnsi="Times New Roman" w:cs="Times New Roman"/>
          <w:i/>
          <w:lang w:val="en-US"/>
        </w:rPr>
        <w:t>Kaufmann</w:t>
      </w:r>
      <w:r>
        <w:rPr>
          <w:rFonts w:ascii="Times New Roman" w:hAnsi="Times New Roman" w:cs="Times New Roman"/>
          <w:i/>
          <w:lang w:val="en-US"/>
        </w:rPr>
        <w:t xml:space="preserve"> </w:t>
      </w:r>
      <w:r w:rsidRPr="005D36F5">
        <w:rPr>
          <w:rFonts w:ascii="Times New Roman" w:hAnsi="Times New Roman" w:cs="Times New Roman"/>
          <w:i/>
          <w:lang w:val="en-US"/>
        </w:rPr>
        <w:t>Publishers</w:t>
      </w:r>
      <w:r>
        <w:rPr>
          <w:rFonts w:ascii="Times New Roman" w:hAnsi="Times New Roman" w:cs="Times New Roman"/>
          <w:bCs/>
          <w:i/>
          <w:lang w:val="en-US"/>
        </w:rPr>
        <w:t xml:space="preserve"> </w:t>
      </w:r>
      <w:r w:rsidRPr="005D36F5">
        <w:rPr>
          <w:rFonts w:ascii="Times New Roman" w:hAnsi="Times New Roman" w:cs="Times New Roman"/>
          <w:bCs/>
          <w:i/>
          <w:lang w:val="en-US"/>
        </w:rPr>
        <w:t>(3</w:t>
      </w:r>
      <w:r w:rsidRPr="005D36F5">
        <w:rPr>
          <w:rFonts w:ascii="Times New Roman" w:hAnsi="Times New Roman" w:cs="Times New Roman"/>
          <w:bCs/>
          <w:i/>
          <w:vertAlign w:val="superscript"/>
          <w:lang w:val="en-US"/>
        </w:rPr>
        <w:t>rd</w:t>
      </w:r>
      <w:r>
        <w:rPr>
          <w:rFonts w:ascii="Times New Roman" w:hAnsi="Times New Roman" w:cs="Times New Roman"/>
          <w:bCs/>
          <w:i/>
          <w:lang w:val="en-US"/>
        </w:rPr>
        <w:t xml:space="preserve"> Ed.)</w:t>
      </w:r>
    </w:p>
    <w:p w14:paraId="7215CA75" w14:textId="77777777" w:rsidR="00071D0B" w:rsidRDefault="00071D0B" w:rsidP="009F0408">
      <w:pPr>
        <w:autoSpaceDE w:val="0"/>
        <w:autoSpaceDN w:val="0"/>
        <w:adjustRightInd w:val="0"/>
        <w:spacing w:after="0"/>
        <w:ind w:firstLine="708"/>
        <w:jc w:val="left"/>
        <w:rPr>
          <w:rFonts w:ascii="Times New Roman" w:hAnsi="Times New Roman" w:cs="Times New Roman"/>
          <w:bCs/>
          <w:i/>
          <w:lang w:val="en-US"/>
        </w:rPr>
      </w:pPr>
    </w:p>
    <w:p w14:paraId="4904D02E" w14:textId="77777777" w:rsidR="00071D0B" w:rsidRPr="00071D0B" w:rsidRDefault="00071D0B" w:rsidP="009F0408">
      <w:pPr>
        <w:pStyle w:val="ListParagraph"/>
        <w:numPr>
          <w:ilvl w:val="0"/>
          <w:numId w:val="25"/>
        </w:numPr>
        <w:autoSpaceDE w:val="0"/>
        <w:autoSpaceDN w:val="0"/>
        <w:adjustRightInd w:val="0"/>
        <w:spacing w:after="0" w:line="360" w:lineRule="auto"/>
        <w:rPr>
          <w:rFonts w:ascii="Times New Roman" w:hAnsi="Times New Roman" w:cs="Times New Roman"/>
          <w:bCs/>
          <w:i/>
          <w:lang w:val="en-US"/>
        </w:rPr>
      </w:pPr>
      <w:r w:rsidRPr="00150D66">
        <w:rPr>
          <w:rFonts w:ascii="Times New Roman" w:hAnsi="Times New Roman"/>
          <w:bCs/>
          <w:i/>
          <w:noProof/>
          <w:lang w:val="en-US"/>
        </w:rPr>
        <w:t>R and Data Mining: Examples and Case Studies</w:t>
      </w:r>
    </w:p>
    <w:p w14:paraId="58B36148" w14:textId="77777777" w:rsidR="009E4C80" w:rsidRDefault="00071D0B" w:rsidP="009F0408">
      <w:pPr>
        <w:rPr>
          <w:rFonts w:ascii="Times New Roman" w:hAnsi="Times New Roman"/>
          <w:i/>
          <w:lang w:val="en-US"/>
        </w:rPr>
      </w:pPr>
      <w:r w:rsidRPr="00150D66">
        <w:rPr>
          <w:rFonts w:ascii="Times New Roman" w:hAnsi="Times New Roman"/>
          <w:i/>
          <w:lang w:val="en-US"/>
        </w:rPr>
        <w:t xml:space="preserve">            </w:t>
      </w:r>
      <w:proofErr w:type="spellStart"/>
      <w:r w:rsidRPr="00150D66">
        <w:rPr>
          <w:rFonts w:ascii="Times New Roman" w:hAnsi="Times New Roman"/>
          <w:i/>
          <w:lang w:val="en-US"/>
        </w:rPr>
        <w:t>Luís</w:t>
      </w:r>
      <w:proofErr w:type="spellEnd"/>
      <w:r w:rsidRPr="00150D66">
        <w:rPr>
          <w:rFonts w:ascii="Times New Roman" w:hAnsi="Times New Roman"/>
          <w:i/>
          <w:lang w:val="en-US"/>
        </w:rPr>
        <w:t xml:space="preserve"> </w:t>
      </w:r>
      <w:proofErr w:type="spellStart"/>
      <w:r w:rsidRPr="00150D66">
        <w:rPr>
          <w:rFonts w:ascii="Times New Roman" w:hAnsi="Times New Roman"/>
          <w:i/>
          <w:lang w:val="en-US"/>
        </w:rPr>
        <w:t>Torgo</w:t>
      </w:r>
      <w:proofErr w:type="spellEnd"/>
      <w:r w:rsidRPr="00150D66">
        <w:rPr>
          <w:rFonts w:ascii="Times New Roman" w:hAnsi="Times New Roman"/>
          <w:i/>
          <w:lang w:val="en-US"/>
        </w:rPr>
        <w:t>.  Chapman &amp; Hall/</w:t>
      </w:r>
      <w:proofErr w:type="gramStart"/>
      <w:r w:rsidRPr="00150D66">
        <w:rPr>
          <w:rFonts w:ascii="Times New Roman" w:hAnsi="Times New Roman"/>
          <w:i/>
          <w:lang w:val="en-US"/>
        </w:rPr>
        <w:t>CRC  (</w:t>
      </w:r>
      <w:proofErr w:type="gramEnd"/>
      <w:r w:rsidRPr="00150D66">
        <w:rPr>
          <w:rFonts w:ascii="Times New Roman" w:hAnsi="Times New Roman"/>
          <w:i/>
          <w:lang w:val="en-US"/>
        </w:rPr>
        <w:t>2011)</w:t>
      </w:r>
    </w:p>
    <w:p w14:paraId="74A7E88F" w14:textId="77777777" w:rsidR="009E4C80" w:rsidRPr="009E4C80" w:rsidRDefault="009E4C80" w:rsidP="009F0408">
      <w:pPr>
        <w:rPr>
          <w:rFonts w:ascii="Times New Roman" w:hAnsi="Times New Roman"/>
          <w:i/>
          <w:lang w:val="en-US"/>
        </w:rPr>
      </w:pPr>
    </w:p>
    <w:p w14:paraId="6891BB3F" w14:textId="77777777" w:rsidR="009E4C80" w:rsidRPr="009E4C80" w:rsidRDefault="009E4C80" w:rsidP="009F0408">
      <w:pPr>
        <w:pStyle w:val="ListParagraph"/>
        <w:numPr>
          <w:ilvl w:val="0"/>
          <w:numId w:val="25"/>
        </w:numPr>
        <w:autoSpaceDE w:val="0"/>
        <w:autoSpaceDN w:val="0"/>
        <w:adjustRightInd w:val="0"/>
        <w:spacing w:after="0" w:line="360" w:lineRule="auto"/>
        <w:rPr>
          <w:rFonts w:ascii="Times New Roman" w:hAnsi="Times New Roman" w:cs="Times New Roman"/>
          <w:bCs/>
          <w:i/>
          <w:lang w:val="en-US"/>
        </w:rPr>
      </w:pPr>
      <w:r w:rsidRPr="009E4C80">
        <w:rPr>
          <w:rFonts w:ascii="Times New Roman" w:hAnsi="Times New Roman" w:cs="Times New Roman"/>
          <w:bCs/>
          <w:i/>
          <w:lang w:val="en-US"/>
        </w:rPr>
        <w:t>Anomaly Detection: A Survey</w:t>
      </w:r>
    </w:p>
    <w:p w14:paraId="39C93F1F" w14:textId="77777777" w:rsidR="009E4C80" w:rsidRPr="009E4C80" w:rsidRDefault="009E4C80" w:rsidP="009F0408">
      <w:pPr>
        <w:autoSpaceDE w:val="0"/>
        <w:autoSpaceDN w:val="0"/>
        <w:adjustRightInd w:val="0"/>
        <w:spacing w:after="0"/>
        <w:ind w:firstLine="708"/>
        <w:jc w:val="left"/>
        <w:rPr>
          <w:rFonts w:ascii="Times New Roman" w:hAnsi="Times New Roman" w:cs="Times New Roman"/>
          <w:i/>
          <w:lang w:val="en-US"/>
        </w:rPr>
      </w:pPr>
      <w:r w:rsidRPr="009E4C80">
        <w:rPr>
          <w:rFonts w:ascii="Times New Roman" w:hAnsi="Times New Roman" w:cs="Times New Roman"/>
          <w:i/>
          <w:lang w:val="en-US"/>
        </w:rPr>
        <w:t>VARUN CHANDOLA, ARINDAM BANERJEE, and VIPIN KUMAR</w:t>
      </w:r>
    </w:p>
    <w:p w14:paraId="78875CED" w14:textId="77777777" w:rsidR="009E4C80" w:rsidRPr="009E4C80" w:rsidRDefault="009E4C80" w:rsidP="009F0408">
      <w:pPr>
        <w:pStyle w:val="ListParagraph"/>
        <w:spacing w:line="360" w:lineRule="auto"/>
        <w:rPr>
          <w:rFonts w:ascii="Times New Roman" w:hAnsi="Times New Roman" w:cs="Times New Roman"/>
          <w:i/>
          <w:lang w:val="en-US"/>
        </w:rPr>
      </w:pPr>
      <w:r>
        <w:rPr>
          <w:rFonts w:ascii="Times New Roman" w:hAnsi="Times New Roman" w:cs="Times New Roman"/>
          <w:i/>
          <w:iCs/>
          <w:lang w:val="en-US"/>
        </w:rPr>
        <w:t>(</w:t>
      </w:r>
      <w:proofErr w:type="spellStart"/>
      <w:r w:rsidRPr="009E4C80">
        <w:rPr>
          <w:rFonts w:ascii="Times New Roman" w:hAnsi="Times New Roman" w:cs="Times New Roman"/>
          <w:i/>
          <w:iCs/>
          <w:lang w:val="es-ES"/>
        </w:rPr>
        <w:t>University</w:t>
      </w:r>
      <w:proofErr w:type="spellEnd"/>
      <w:r w:rsidRPr="009E4C80">
        <w:rPr>
          <w:rFonts w:ascii="Times New Roman" w:hAnsi="Times New Roman" w:cs="Times New Roman"/>
          <w:i/>
          <w:iCs/>
          <w:lang w:val="es-ES"/>
        </w:rPr>
        <w:t xml:space="preserve"> of Minnesota</w:t>
      </w:r>
      <w:r>
        <w:rPr>
          <w:rFonts w:ascii="Times New Roman" w:hAnsi="Times New Roman" w:cs="Times New Roman"/>
          <w:i/>
          <w:iCs/>
          <w:lang w:val="es-ES"/>
        </w:rPr>
        <w:t>)</w:t>
      </w:r>
    </w:p>
    <w:p w14:paraId="7C04FA0A" w14:textId="77777777" w:rsidR="00071D0B" w:rsidRDefault="00071D0B" w:rsidP="009F0408">
      <w:pPr>
        <w:pStyle w:val="ListParagraph"/>
        <w:spacing w:line="360" w:lineRule="auto"/>
        <w:jc w:val="both"/>
        <w:rPr>
          <w:rFonts w:ascii="Times New Roman" w:hAnsi="Times New Roman" w:cs="Times New Roman"/>
          <w:lang w:val="en-US"/>
        </w:rPr>
      </w:pPr>
    </w:p>
    <w:p w14:paraId="65F93AE8" w14:textId="77777777" w:rsidR="00071D0B" w:rsidRPr="00F21D36" w:rsidRDefault="00071D0B" w:rsidP="009F0408">
      <w:pPr>
        <w:pStyle w:val="ListParagraph"/>
        <w:numPr>
          <w:ilvl w:val="0"/>
          <w:numId w:val="25"/>
        </w:numPr>
        <w:spacing w:line="360" w:lineRule="auto"/>
        <w:jc w:val="both"/>
        <w:rPr>
          <w:rFonts w:ascii="Times New Roman" w:hAnsi="Times New Roman" w:cs="Times New Roman"/>
          <w:i/>
          <w:lang w:val="en-US"/>
        </w:rPr>
      </w:pPr>
      <w:r w:rsidRPr="00F21D36">
        <w:rPr>
          <w:rFonts w:ascii="Times New Roman" w:hAnsi="Times New Roman" w:cs="Times New Roman"/>
          <w:i/>
          <w:lang w:val="en-US"/>
        </w:rPr>
        <w:t xml:space="preserve">Package Reshape   </w:t>
      </w:r>
    </w:p>
    <w:p w14:paraId="2555B811" w14:textId="77777777" w:rsidR="00071D0B" w:rsidRPr="001863B4" w:rsidRDefault="00F13DE8" w:rsidP="009F0408">
      <w:pPr>
        <w:pStyle w:val="ListParagraph"/>
        <w:spacing w:line="360" w:lineRule="auto"/>
        <w:jc w:val="both"/>
        <w:rPr>
          <w:rFonts w:ascii="Times New Roman" w:hAnsi="Times New Roman" w:cs="Times New Roman"/>
          <w:i/>
          <w:sz w:val="18"/>
          <w:lang w:val="en-US"/>
        </w:rPr>
      </w:pPr>
      <w:hyperlink r:id="rId55" w:history="1">
        <w:r w:rsidR="00071D0B" w:rsidRPr="00150D66">
          <w:rPr>
            <w:rStyle w:val="Hyperlink"/>
            <w:rFonts w:ascii="Times New Roman" w:hAnsi="Times New Roman"/>
            <w:i/>
            <w:sz w:val="20"/>
            <w:lang w:val="en-US"/>
          </w:rPr>
          <w:t>https://cran.r-project.org/web/packages/reshape/reshape.pdf</w:t>
        </w:r>
      </w:hyperlink>
      <w:r w:rsidR="00071D0B" w:rsidRPr="001863B4">
        <w:rPr>
          <w:rFonts w:ascii="Times New Roman" w:hAnsi="Times New Roman" w:cs="Times New Roman"/>
          <w:i/>
          <w:sz w:val="20"/>
          <w:lang w:val="en-US"/>
        </w:rPr>
        <w:t xml:space="preserve"> </w:t>
      </w:r>
    </w:p>
    <w:p w14:paraId="64831939" w14:textId="77777777" w:rsidR="00071D0B" w:rsidRPr="00F21D36" w:rsidRDefault="00071D0B" w:rsidP="009F0408">
      <w:pPr>
        <w:pStyle w:val="ListParagraph"/>
        <w:spacing w:line="360" w:lineRule="auto"/>
        <w:jc w:val="both"/>
        <w:rPr>
          <w:rFonts w:ascii="Times New Roman" w:hAnsi="Times New Roman" w:cs="Times New Roman"/>
          <w:i/>
          <w:sz w:val="18"/>
          <w:lang w:val="en-US"/>
        </w:rPr>
      </w:pPr>
    </w:p>
    <w:p w14:paraId="146B90A0" w14:textId="77777777" w:rsidR="00071D0B" w:rsidRPr="00066E41" w:rsidRDefault="00071D0B" w:rsidP="009F0408">
      <w:pPr>
        <w:pStyle w:val="ListParagraph"/>
        <w:numPr>
          <w:ilvl w:val="0"/>
          <w:numId w:val="25"/>
        </w:numPr>
        <w:spacing w:after="0" w:line="36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DTW</w:t>
      </w:r>
    </w:p>
    <w:p w14:paraId="7D9819B2" w14:textId="77777777" w:rsidR="00071D0B" w:rsidRPr="00066E41" w:rsidRDefault="00F13DE8" w:rsidP="009F0408">
      <w:pPr>
        <w:pStyle w:val="ListParagraph"/>
        <w:spacing w:after="0" w:line="360" w:lineRule="auto"/>
        <w:jc w:val="both"/>
        <w:rPr>
          <w:rFonts w:ascii="Times New Roman" w:hAnsi="Times New Roman" w:cs="Times New Roman"/>
          <w:i/>
          <w:sz w:val="20"/>
        </w:rPr>
      </w:pPr>
      <w:hyperlink r:id="rId56" w:history="1">
        <w:r w:rsidR="00071D0B" w:rsidRPr="00066E41">
          <w:rPr>
            <w:rStyle w:val="Hyperlink"/>
            <w:rFonts w:ascii="Times New Roman" w:hAnsi="Times New Roman"/>
            <w:i/>
            <w:sz w:val="20"/>
          </w:rPr>
          <w:t>https://cran.r-project.org/web/packages/dtw/dtw.pdf</w:t>
        </w:r>
      </w:hyperlink>
    </w:p>
    <w:p w14:paraId="4F1EBE1F" w14:textId="77777777" w:rsidR="00071D0B" w:rsidRPr="00066E41" w:rsidRDefault="00071D0B" w:rsidP="009F0408">
      <w:pPr>
        <w:pStyle w:val="ListParagraph"/>
        <w:spacing w:after="0" w:line="360" w:lineRule="auto"/>
        <w:jc w:val="both"/>
        <w:rPr>
          <w:rFonts w:ascii="Times New Roman" w:hAnsi="Times New Roman" w:cs="Times New Roman"/>
          <w:i/>
          <w:sz w:val="18"/>
        </w:rPr>
      </w:pPr>
    </w:p>
    <w:p w14:paraId="697079DC" w14:textId="77777777" w:rsidR="00071D0B" w:rsidRPr="00066E41" w:rsidRDefault="00071D0B" w:rsidP="009F0408">
      <w:pPr>
        <w:pStyle w:val="ListParagraph"/>
        <w:numPr>
          <w:ilvl w:val="0"/>
          <w:numId w:val="25"/>
        </w:numPr>
        <w:spacing w:line="36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ggplot2</w:t>
      </w:r>
    </w:p>
    <w:p w14:paraId="1AFFDB85" w14:textId="77777777" w:rsidR="00071D0B" w:rsidRPr="00066E41" w:rsidRDefault="00F13DE8" w:rsidP="009F0408">
      <w:pPr>
        <w:pStyle w:val="ListParagraph"/>
        <w:spacing w:line="360" w:lineRule="auto"/>
        <w:jc w:val="both"/>
        <w:rPr>
          <w:rFonts w:ascii="Times New Roman" w:hAnsi="Times New Roman" w:cs="Times New Roman"/>
          <w:i/>
        </w:rPr>
      </w:pPr>
      <w:hyperlink r:id="rId57" w:history="1">
        <w:r w:rsidR="00071D0B" w:rsidRPr="00066E41">
          <w:rPr>
            <w:rStyle w:val="Hyperlink"/>
            <w:rFonts w:ascii="Times New Roman" w:hAnsi="Times New Roman"/>
            <w:i/>
            <w:sz w:val="22"/>
          </w:rPr>
          <w:t>https://cran.r-project.org/web/packages/ggplot2/ggplot2.pdf</w:t>
        </w:r>
      </w:hyperlink>
    </w:p>
    <w:p w14:paraId="649534B0" w14:textId="77777777" w:rsidR="00071D0B" w:rsidRDefault="00071D0B" w:rsidP="009F0408">
      <w:pPr>
        <w:pStyle w:val="ListParagraph"/>
        <w:spacing w:line="360" w:lineRule="auto"/>
        <w:jc w:val="both"/>
        <w:rPr>
          <w:rFonts w:ascii="Times New Roman" w:hAnsi="Times New Roman" w:cs="Times New Roman"/>
          <w:i/>
        </w:rPr>
      </w:pPr>
    </w:p>
    <w:p w14:paraId="4B1326B1" w14:textId="77777777" w:rsidR="00071D0B" w:rsidRDefault="00071D0B" w:rsidP="009F0408">
      <w:pPr>
        <w:pStyle w:val="ListParagraph"/>
        <w:numPr>
          <w:ilvl w:val="0"/>
          <w:numId w:val="25"/>
        </w:numPr>
        <w:spacing w:line="36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w:t>
      </w:r>
      <w:proofErr w:type="spellStart"/>
      <w:r w:rsidRPr="00066E41">
        <w:rPr>
          <w:rFonts w:ascii="Times New Roman" w:hAnsi="Times New Roman" w:cs="Times New Roman"/>
          <w:i/>
        </w:rPr>
        <w:t>dplyr</w:t>
      </w:r>
      <w:proofErr w:type="spellEnd"/>
    </w:p>
    <w:p w14:paraId="38C03D93" w14:textId="77777777" w:rsidR="00071D0B" w:rsidRPr="00066E41" w:rsidRDefault="00F13DE8" w:rsidP="009F0408">
      <w:pPr>
        <w:pStyle w:val="ListParagraph"/>
        <w:spacing w:line="360" w:lineRule="auto"/>
        <w:jc w:val="both"/>
        <w:rPr>
          <w:rFonts w:ascii="Times New Roman" w:hAnsi="Times New Roman" w:cs="Times New Roman"/>
          <w:i/>
        </w:rPr>
      </w:pPr>
      <w:hyperlink r:id="rId58" w:history="1">
        <w:r w:rsidR="00071D0B" w:rsidRPr="00066E41">
          <w:rPr>
            <w:rStyle w:val="Hyperlink"/>
            <w:rFonts w:ascii="Times New Roman" w:hAnsi="Times New Roman"/>
            <w:i/>
            <w:sz w:val="22"/>
          </w:rPr>
          <w:t>https://cran.r-project.org/web/packages/dplyr/dplyr.pdf</w:t>
        </w:r>
      </w:hyperlink>
    </w:p>
    <w:p w14:paraId="4207121C" w14:textId="77777777" w:rsidR="00071D0B" w:rsidRPr="007A1B7F" w:rsidRDefault="00071D0B" w:rsidP="009F0408">
      <w:pPr>
        <w:pStyle w:val="ListParagraph"/>
        <w:spacing w:line="360" w:lineRule="auto"/>
        <w:ind w:left="1428"/>
        <w:jc w:val="both"/>
        <w:rPr>
          <w:rFonts w:ascii="Georgia" w:hAnsi="Georgia"/>
        </w:rPr>
      </w:pPr>
    </w:p>
    <w:p w14:paraId="244E909E" w14:textId="77777777" w:rsidR="00071D0B" w:rsidRPr="008170C4" w:rsidRDefault="00F13DE8" w:rsidP="009F0408">
      <w:pPr>
        <w:pStyle w:val="ListParagraph"/>
        <w:numPr>
          <w:ilvl w:val="0"/>
          <w:numId w:val="25"/>
        </w:numPr>
        <w:spacing w:line="360" w:lineRule="auto"/>
        <w:rPr>
          <w:rFonts w:ascii="Times New Roman" w:hAnsi="Times New Roman" w:cs="Times New Roman"/>
          <w:i/>
        </w:rPr>
      </w:pPr>
      <w:hyperlink r:id="rId59" w:history="1">
        <w:r w:rsidR="00071D0B" w:rsidRPr="008170C4">
          <w:rPr>
            <w:rStyle w:val="Hyperlink"/>
            <w:rFonts w:ascii="Times New Roman" w:hAnsi="Times New Roman"/>
            <w:i/>
            <w:sz w:val="22"/>
          </w:rPr>
          <w:t>http://stats.idre.ucla.edu/r/faq/how-can-i-reshape-my-data-in-r/</w:t>
        </w:r>
      </w:hyperlink>
      <w:r w:rsidR="00071D0B" w:rsidRPr="008170C4">
        <w:rPr>
          <w:rFonts w:ascii="Times New Roman" w:hAnsi="Times New Roman" w:cs="Times New Roman"/>
          <w:i/>
        </w:rPr>
        <w:t xml:space="preserve"> </w:t>
      </w:r>
    </w:p>
    <w:p w14:paraId="750ECC12" w14:textId="77777777" w:rsidR="00071D0B" w:rsidRPr="008170C4" w:rsidRDefault="00071D0B" w:rsidP="009F0408">
      <w:pPr>
        <w:pStyle w:val="ListParagraph"/>
        <w:spacing w:after="0" w:line="360" w:lineRule="auto"/>
        <w:ind w:left="2149"/>
        <w:jc w:val="both"/>
        <w:rPr>
          <w:rFonts w:ascii="Georgia" w:hAnsi="Georgia"/>
        </w:rPr>
      </w:pPr>
    </w:p>
    <w:p w14:paraId="53B7C41A" w14:textId="77777777" w:rsidR="00071D0B" w:rsidRPr="008170C4" w:rsidRDefault="00F13DE8" w:rsidP="009F0408">
      <w:pPr>
        <w:pStyle w:val="ListParagraph"/>
        <w:numPr>
          <w:ilvl w:val="0"/>
          <w:numId w:val="25"/>
        </w:numPr>
        <w:spacing w:line="360" w:lineRule="auto"/>
        <w:rPr>
          <w:rStyle w:val="Hyperlink"/>
          <w:rFonts w:ascii="Times New Roman" w:hAnsi="Times New Roman"/>
          <w:i/>
          <w:sz w:val="22"/>
        </w:rPr>
      </w:pPr>
      <w:hyperlink r:id="rId60" w:history="1">
        <w:r w:rsidR="00071D0B" w:rsidRPr="008170C4">
          <w:rPr>
            <w:rStyle w:val="Hyperlink"/>
            <w:rFonts w:ascii="Times New Roman" w:hAnsi="Times New Roman"/>
            <w:i/>
            <w:sz w:val="22"/>
          </w:rPr>
          <w:t>https://cran.rstudio.com/web/packages/dplyr/vignettes/introduction.html</w:t>
        </w:r>
      </w:hyperlink>
    </w:p>
    <w:p w14:paraId="4BEAF322" w14:textId="77777777" w:rsidR="00071D0B" w:rsidRPr="008170C4" w:rsidRDefault="00071D0B" w:rsidP="009F0408">
      <w:pPr>
        <w:pStyle w:val="ListParagraph"/>
        <w:spacing w:line="360" w:lineRule="auto"/>
        <w:rPr>
          <w:rFonts w:ascii="Times New Roman" w:hAnsi="Times New Roman" w:cs="Times New Roman"/>
          <w:i/>
        </w:rPr>
      </w:pPr>
    </w:p>
    <w:p w14:paraId="0F7E4974" w14:textId="77777777" w:rsidR="00071D0B" w:rsidRPr="00C9640B" w:rsidRDefault="00F13DE8" w:rsidP="009F0408">
      <w:pPr>
        <w:pStyle w:val="ListParagraph"/>
        <w:numPr>
          <w:ilvl w:val="0"/>
          <w:numId w:val="25"/>
        </w:numPr>
        <w:spacing w:line="360" w:lineRule="auto"/>
        <w:rPr>
          <w:rFonts w:ascii="Georgia" w:hAnsi="Georgia"/>
          <w:lang w:val="es-ES"/>
        </w:rPr>
      </w:pPr>
      <w:hyperlink r:id="rId61" w:history="1">
        <w:r w:rsidR="00071D0B" w:rsidRPr="008170C4">
          <w:rPr>
            <w:rStyle w:val="Hyperlink"/>
            <w:rFonts w:ascii="Times New Roman" w:hAnsi="Times New Roman"/>
            <w:i/>
            <w:sz w:val="22"/>
            <w:lang w:val="es-ES"/>
          </w:rPr>
          <w:t>http://stackoverflow.com/questions/26043627/r-extract-day-from-datetime</w:t>
        </w:r>
      </w:hyperlink>
      <w:r w:rsidR="00071D0B" w:rsidRPr="008170C4">
        <w:rPr>
          <w:rFonts w:ascii="Times New Roman" w:hAnsi="Times New Roman" w:cs="Times New Roman"/>
          <w:i/>
          <w:lang w:val="es-ES"/>
        </w:rPr>
        <w:t xml:space="preserve">   </w:t>
      </w:r>
    </w:p>
    <w:p w14:paraId="7AD4A268" w14:textId="77777777" w:rsidR="00071D0B" w:rsidRPr="00C9640B" w:rsidRDefault="00071D0B" w:rsidP="009F0408">
      <w:pPr>
        <w:pStyle w:val="ListParagraph"/>
        <w:spacing w:line="360" w:lineRule="auto"/>
        <w:rPr>
          <w:rFonts w:ascii="Georgia" w:hAnsi="Georgia"/>
          <w:lang w:val="es-ES"/>
        </w:rPr>
      </w:pPr>
    </w:p>
    <w:p w14:paraId="4A67639F" w14:textId="77777777" w:rsidR="00071D0B" w:rsidRDefault="00F13DE8" w:rsidP="009F0408">
      <w:pPr>
        <w:pStyle w:val="ListParagraph"/>
        <w:numPr>
          <w:ilvl w:val="0"/>
          <w:numId w:val="25"/>
        </w:numPr>
        <w:spacing w:line="360" w:lineRule="auto"/>
        <w:jc w:val="both"/>
        <w:rPr>
          <w:rFonts w:ascii="Times New Roman" w:hAnsi="Times New Roman" w:cs="Times New Roman"/>
          <w:i/>
          <w:lang w:val="es-ES"/>
        </w:rPr>
      </w:pPr>
      <w:hyperlink r:id="rId62" w:history="1">
        <w:r w:rsidR="00071D0B" w:rsidRPr="00C9640B">
          <w:rPr>
            <w:rStyle w:val="Hyperlink"/>
            <w:rFonts w:ascii="Times New Roman" w:hAnsi="Times New Roman"/>
            <w:i/>
            <w:sz w:val="22"/>
            <w:lang w:val="es-ES"/>
          </w:rPr>
          <w:t>http://dtw.r-forge.r-project.org/</w:t>
        </w:r>
      </w:hyperlink>
      <w:r w:rsidR="00071D0B" w:rsidRPr="00C9640B">
        <w:rPr>
          <w:rFonts w:ascii="Times New Roman" w:hAnsi="Times New Roman" w:cs="Times New Roman"/>
          <w:i/>
          <w:lang w:val="es-ES"/>
        </w:rPr>
        <w:t xml:space="preserve">  </w:t>
      </w:r>
    </w:p>
    <w:p w14:paraId="7B659DB4" w14:textId="77777777" w:rsidR="00071D0B" w:rsidRPr="00FC085F" w:rsidRDefault="00071D0B" w:rsidP="009F0408">
      <w:pPr>
        <w:pStyle w:val="ListParagraph"/>
        <w:spacing w:line="360" w:lineRule="auto"/>
        <w:rPr>
          <w:rFonts w:ascii="Times New Roman" w:hAnsi="Times New Roman" w:cs="Times New Roman"/>
          <w:i/>
          <w:lang w:val="es-ES"/>
        </w:rPr>
      </w:pPr>
    </w:p>
    <w:p w14:paraId="04600585" w14:textId="77777777" w:rsidR="00071D0B" w:rsidRDefault="00F13DE8" w:rsidP="009F0408">
      <w:pPr>
        <w:pStyle w:val="ListParagraph"/>
        <w:numPr>
          <w:ilvl w:val="0"/>
          <w:numId w:val="25"/>
        </w:numPr>
        <w:spacing w:line="360" w:lineRule="auto"/>
        <w:jc w:val="both"/>
        <w:rPr>
          <w:rFonts w:ascii="Times New Roman" w:hAnsi="Times New Roman" w:cs="Times New Roman"/>
          <w:i/>
          <w:lang w:val="es-ES"/>
        </w:rPr>
      </w:pPr>
      <w:hyperlink r:id="rId63" w:history="1">
        <w:r w:rsidR="00071D0B" w:rsidRPr="00C9640B">
          <w:rPr>
            <w:rStyle w:val="Hyperlink"/>
            <w:rFonts w:ascii="Times New Roman" w:hAnsi="Times New Roman"/>
            <w:i/>
            <w:sz w:val="22"/>
            <w:lang w:val="es-ES"/>
          </w:rPr>
          <w:t>https://en.wikipedia.org/wiki/Dynamic_time_warping</w:t>
        </w:r>
      </w:hyperlink>
      <w:r w:rsidR="00071D0B" w:rsidRPr="00C9640B">
        <w:rPr>
          <w:rFonts w:ascii="Times New Roman" w:hAnsi="Times New Roman" w:cs="Times New Roman"/>
          <w:i/>
          <w:lang w:val="es-ES"/>
        </w:rPr>
        <w:t xml:space="preserve">  </w:t>
      </w:r>
    </w:p>
    <w:p w14:paraId="72C06DFE" w14:textId="77777777" w:rsidR="00071D0B" w:rsidRPr="00C9640B" w:rsidRDefault="00071D0B" w:rsidP="009F0408">
      <w:pPr>
        <w:pStyle w:val="ListParagraph"/>
        <w:spacing w:line="360" w:lineRule="auto"/>
        <w:jc w:val="both"/>
        <w:rPr>
          <w:rFonts w:ascii="Times New Roman" w:hAnsi="Times New Roman" w:cs="Times New Roman"/>
          <w:i/>
          <w:lang w:val="es-ES"/>
        </w:rPr>
      </w:pPr>
    </w:p>
    <w:p w14:paraId="5B48AFB2" w14:textId="77777777" w:rsidR="00071D0B" w:rsidRPr="0078593A" w:rsidRDefault="00F13DE8" w:rsidP="009F0408">
      <w:pPr>
        <w:pStyle w:val="ListParagraph"/>
        <w:numPr>
          <w:ilvl w:val="0"/>
          <w:numId w:val="25"/>
        </w:numPr>
        <w:spacing w:line="360" w:lineRule="auto"/>
        <w:jc w:val="both"/>
        <w:rPr>
          <w:rFonts w:ascii="Times New Roman" w:hAnsi="Times New Roman" w:cs="Times New Roman"/>
          <w:i/>
          <w:lang w:val="es-ES"/>
        </w:rPr>
      </w:pPr>
      <w:hyperlink r:id="rId64" w:history="1">
        <w:r w:rsidR="00071D0B" w:rsidRPr="0078593A">
          <w:rPr>
            <w:rStyle w:val="Hyperlink"/>
            <w:rFonts w:ascii="Times New Roman" w:hAnsi="Times New Roman"/>
            <w:i/>
            <w:sz w:val="22"/>
            <w:lang w:val="es-ES"/>
          </w:rPr>
          <w:t>http://web.science.mq.edu.au/~cassidy/comp449/html/ch11s02.html</w:t>
        </w:r>
      </w:hyperlink>
      <w:r w:rsidR="00071D0B" w:rsidRPr="0078593A">
        <w:rPr>
          <w:rFonts w:ascii="Times New Roman" w:hAnsi="Times New Roman" w:cs="Times New Roman"/>
          <w:i/>
          <w:lang w:val="es-ES"/>
        </w:rPr>
        <w:t xml:space="preserve"> </w:t>
      </w:r>
    </w:p>
    <w:p w14:paraId="0E891469" w14:textId="77777777" w:rsidR="00071D0B" w:rsidRPr="0078593A" w:rsidRDefault="00071D0B" w:rsidP="009F0408">
      <w:pPr>
        <w:pStyle w:val="ListParagraph"/>
        <w:spacing w:line="360" w:lineRule="auto"/>
        <w:rPr>
          <w:rFonts w:ascii="Times New Roman" w:hAnsi="Times New Roman" w:cs="Times New Roman"/>
          <w:i/>
          <w:lang w:val="es-ES"/>
        </w:rPr>
      </w:pPr>
    </w:p>
    <w:p w14:paraId="3BE0C454" w14:textId="77777777" w:rsidR="00071D0B" w:rsidRPr="0078593A" w:rsidRDefault="00F13DE8" w:rsidP="009F0408">
      <w:pPr>
        <w:pStyle w:val="ListParagraph"/>
        <w:numPr>
          <w:ilvl w:val="0"/>
          <w:numId w:val="25"/>
        </w:numPr>
        <w:spacing w:line="360" w:lineRule="auto"/>
        <w:jc w:val="both"/>
        <w:rPr>
          <w:rFonts w:ascii="Times New Roman" w:hAnsi="Times New Roman" w:cs="Times New Roman"/>
          <w:i/>
          <w:lang w:val="en-US"/>
        </w:rPr>
      </w:pPr>
      <w:hyperlink r:id="rId65" w:history="1">
        <w:r w:rsidR="00071D0B" w:rsidRPr="00150D66">
          <w:rPr>
            <w:rStyle w:val="Hyperlink"/>
            <w:rFonts w:ascii="Times New Roman" w:hAnsi="Times New Roman"/>
            <w:i/>
            <w:sz w:val="22"/>
            <w:lang w:val="en-US"/>
          </w:rPr>
          <w:t>https://www.jstatsoft.org/article/view/v031i07</w:t>
        </w:r>
      </w:hyperlink>
      <w:r w:rsidR="00071D0B" w:rsidRPr="0078593A">
        <w:rPr>
          <w:rFonts w:ascii="Times New Roman" w:hAnsi="Times New Roman" w:cs="Times New Roman"/>
          <w:i/>
          <w:lang w:val="en-US"/>
        </w:rPr>
        <w:t xml:space="preserve"> (5 DTW - Time Series Algorithm.pdf)</w:t>
      </w:r>
    </w:p>
    <w:p w14:paraId="38D8AF98" w14:textId="77777777" w:rsidR="00071D0B" w:rsidRPr="0078593A" w:rsidRDefault="00071D0B" w:rsidP="009F0408">
      <w:pPr>
        <w:pStyle w:val="ListParagraph"/>
        <w:spacing w:line="360" w:lineRule="auto"/>
        <w:rPr>
          <w:rFonts w:ascii="Times New Roman" w:hAnsi="Times New Roman" w:cs="Times New Roman"/>
          <w:i/>
          <w:lang w:val="en-US"/>
        </w:rPr>
      </w:pPr>
    </w:p>
    <w:p w14:paraId="6BD53554" w14:textId="77777777" w:rsidR="00071D0B" w:rsidRPr="0078593A" w:rsidRDefault="00071D0B"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s-ES" w:eastAsia="es-ES"/>
        </w:rPr>
      </w:pPr>
      <w:r w:rsidRPr="0078593A">
        <w:rPr>
          <w:rFonts w:ascii="Times New Roman" w:eastAsia="Times New Roman" w:hAnsi="Times New Roman" w:cs="Times New Roman"/>
          <w:i/>
          <w:lang w:val="es-ES" w:eastAsia="es-ES"/>
        </w:rPr>
        <w:t>bibing.us.es/proyectos/abreproy/5316/fichero/PFC_Un+algoritmo+eficientev1.0.pdf</w:t>
      </w:r>
    </w:p>
    <w:p w14:paraId="6D6BD2EC" w14:textId="77777777" w:rsidR="00071D0B" w:rsidRPr="0078593A" w:rsidRDefault="00071D0B" w:rsidP="009F0408">
      <w:pPr>
        <w:pStyle w:val="ListParagraph"/>
        <w:spacing w:line="360" w:lineRule="auto"/>
        <w:rPr>
          <w:rFonts w:ascii="Times New Roman" w:hAnsi="Times New Roman" w:cs="Times New Roman"/>
          <w:i/>
        </w:rPr>
      </w:pPr>
    </w:p>
    <w:p w14:paraId="5C8787DE" w14:textId="77777777" w:rsidR="00071D0B" w:rsidRPr="0078593A" w:rsidRDefault="00F13DE8"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s-ES" w:eastAsia="es-ES"/>
        </w:rPr>
      </w:pPr>
      <w:hyperlink r:id="rId66" w:history="1">
        <w:r w:rsidR="00071D0B" w:rsidRPr="0078593A">
          <w:rPr>
            <w:rStyle w:val="Hyperlink"/>
            <w:rFonts w:ascii="Times New Roman" w:hAnsi="Times New Roman"/>
            <w:i/>
            <w:sz w:val="22"/>
            <w:lang w:val="es-ES"/>
          </w:rPr>
          <w:t>https://home.deib.polimi.it/matteucc/Clustering/tutorial_html/hierarchical.html</w:t>
        </w:r>
      </w:hyperlink>
      <w:r w:rsidR="00071D0B" w:rsidRPr="0078593A">
        <w:rPr>
          <w:rFonts w:ascii="Times New Roman" w:hAnsi="Times New Roman" w:cs="Times New Roman"/>
          <w:i/>
          <w:lang w:val="es-ES"/>
        </w:rPr>
        <w:t xml:space="preserve"> </w:t>
      </w:r>
    </w:p>
    <w:p w14:paraId="56742B49" w14:textId="77777777" w:rsidR="00071D0B" w:rsidRPr="0078593A" w:rsidRDefault="00071D0B" w:rsidP="009F0408">
      <w:pPr>
        <w:pStyle w:val="ListParagraph"/>
        <w:spacing w:line="360" w:lineRule="auto"/>
        <w:rPr>
          <w:rFonts w:ascii="Times New Roman" w:hAnsi="Times New Roman" w:cs="Times New Roman"/>
          <w:bCs/>
          <w:i/>
        </w:rPr>
      </w:pPr>
    </w:p>
    <w:p w14:paraId="41AD6EFA" w14:textId="77777777" w:rsidR="00071D0B" w:rsidRPr="0078593A" w:rsidRDefault="00071D0B"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s-ES" w:eastAsia="es-ES"/>
        </w:rPr>
      </w:pPr>
      <w:r w:rsidRPr="0078593A">
        <w:rPr>
          <w:rFonts w:ascii="Times New Roman" w:hAnsi="Times New Roman" w:cs="Times New Roman"/>
          <w:bCs/>
          <w:i/>
        </w:rPr>
        <w:t xml:space="preserve">Artículo  4  Art - </w:t>
      </w:r>
      <w:proofErr w:type="spellStart"/>
      <w:r w:rsidRPr="0078593A">
        <w:rPr>
          <w:rFonts w:ascii="Times New Roman" w:hAnsi="Times New Roman" w:cs="Times New Roman"/>
          <w:bCs/>
          <w:i/>
        </w:rPr>
        <w:t>Hierarchical</w:t>
      </w:r>
      <w:proofErr w:type="spellEnd"/>
      <w:r w:rsidRPr="0078593A">
        <w:rPr>
          <w:rFonts w:ascii="Times New Roman" w:hAnsi="Times New Roman" w:cs="Times New Roman"/>
          <w:bCs/>
          <w:i/>
        </w:rPr>
        <w:t xml:space="preserve"> </w:t>
      </w:r>
      <w:proofErr w:type="spellStart"/>
      <w:r w:rsidRPr="0078593A">
        <w:rPr>
          <w:rFonts w:ascii="Times New Roman" w:hAnsi="Times New Roman" w:cs="Times New Roman"/>
          <w:bCs/>
          <w:i/>
        </w:rPr>
        <w:t>clustering</w:t>
      </w:r>
      <w:proofErr w:type="spellEnd"/>
      <w:r w:rsidRPr="0078593A">
        <w:rPr>
          <w:rFonts w:ascii="Times New Roman" w:hAnsi="Times New Roman" w:cs="Times New Roman"/>
          <w:bCs/>
          <w:i/>
        </w:rPr>
        <w:t xml:space="preserve"> concepts.pdf</w:t>
      </w:r>
    </w:p>
    <w:p w14:paraId="35875665" w14:textId="77777777" w:rsidR="00071D0B" w:rsidRPr="0078593A" w:rsidRDefault="00071D0B" w:rsidP="009F0408">
      <w:pPr>
        <w:pStyle w:val="ListParagraph"/>
        <w:spacing w:line="360" w:lineRule="auto"/>
        <w:rPr>
          <w:rFonts w:ascii="Times New Roman" w:hAnsi="Times New Roman" w:cs="Times New Roman"/>
          <w:i/>
        </w:rPr>
      </w:pPr>
    </w:p>
    <w:p w14:paraId="240A37E9" w14:textId="77777777" w:rsidR="00071D0B" w:rsidRPr="0078593A" w:rsidRDefault="00071D0B"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1</w:t>
      </w:r>
      <w:proofErr w:type="gramEnd"/>
      <w:r w:rsidRPr="0078593A">
        <w:rPr>
          <w:rFonts w:ascii="Times New Roman" w:hAnsi="Times New Roman" w:cs="Times New Roman"/>
          <w:i/>
          <w:lang w:val="en-US"/>
        </w:rPr>
        <w:t xml:space="preserve">  Art - Clustering – Hierarchical.pdf</w:t>
      </w:r>
    </w:p>
    <w:p w14:paraId="370FA99B" w14:textId="77777777" w:rsidR="00071D0B" w:rsidRPr="0078593A" w:rsidRDefault="00071D0B" w:rsidP="009F0408">
      <w:pPr>
        <w:pStyle w:val="ListParagraph"/>
        <w:spacing w:line="360" w:lineRule="auto"/>
        <w:rPr>
          <w:rFonts w:ascii="Times New Roman" w:hAnsi="Times New Roman" w:cs="Times New Roman"/>
          <w:i/>
        </w:rPr>
      </w:pPr>
    </w:p>
    <w:p w14:paraId="6EEA6F7B" w14:textId="77777777" w:rsidR="00071D0B" w:rsidRPr="0078593A" w:rsidRDefault="00071D0B"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n-US" w:eastAsia="es-ES"/>
        </w:rPr>
      </w:pPr>
      <w:r w:rsidRPr="0078593A">
        <w:rPr>
          <w:rFonts w:ascii="Times New Roman" w:hAnsi="Times New Roman" w:cs="Times New Roman"/>
          <w:i/>
        </w:rPr>
        <w:t xml:space="preserve">Artículo  2  Art - </w:t>
      </w:r>
      <w:proofErr w:type="spellStart"/>
      <w:r w:rsidRPr="0078593A">
        <w:rPr>
          <w:rFonts w:ascii="Times New Roman" w:hAnsi="Times New Roman" w:cs="Times New Roman"/>
          <w:i/>
        </w:rPr>
        <w:t>Hierarchical</w:t>
      </w:r>
      <w:proofErr w:type="spellEnd"/>
      <w:r w:rsidRPr="0078593A">
        <w:rPr>
          <w:rFonts w:ascii="Times New Roman" w:hAnsi="Times New Roman" w:cs="Times New Roman"/>
          <w:i/>
        </w:rPr>
        <w:t xml:space="preserve"> </w:t>
      </w:r>
      <w:proofErr w:type="spellStart"/>
      <w:r w:rsidRPr="0078593A">
        <w:rPr>
          <w:rFonts w:ascii="Times New Roman" w:hAnsi="Times New Roman" w:cs="Times New Roman"/>
          <w:i/>
        </w:rPr>
        <w:t>Clustering</w:t>
      </w:r>
      <w:proofErr w:type="spellEnd"/>
      <w:r w:rsidRPr="0078593A">
        <w:rPr>
          <w:rFonts w:ascii="Times New Roman" w:hAnsi="Times New Roman" w:cs="Times New Roman"/>
          <w:i/>
        </w:rPr>
        <w:t xml:space="preserve"> – Dendrogramas.pdf</w:t>
      </w:r>
    </w:p>
    <w:p w14:paraId="32C3A929" w14:textId="77777777" w:rsidR="00071D0B" w:rsidRPr="0078593A" w:rsidRDefault="00071D0B" w:rsidP="009F0408">
      <w:pPr>
        <w:pStyle w:val="ListParagraph"/>
        <w:spacing w:line="360" w:lineRule="auto"/>
        <w:rPr>
          <w:rFonts w:ascii="Times New Roman" w:hAnsi="Times New Roman" w:cs="Times New Roman"/>
          <w:i/>
          <w:lang w:val="en-US"/>
        </w:rPr>
      </w:pPr>
    </w:p>
    <w:p w14:paraId="173D5DE4" w14:textId="77777777" w:rsidR="00071D0B" w:rsidRPr="0078593A" w:rsidRDefault="00071D0B" w:rsidP="009F0408">
      <w:pPr>
        <w:pStyle w:val="ListParagraph"/>
        <w:numPr>
          <w:ilvl w:val="0"/>
          <w:numId w:val="25"/>
        </w:numPr>
        <w:shd w:val="clear" w:color="auto" w:fill="FFFFFF"/>
        <w:spacing w:after="0" w:line="36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3</w:t>
      </w:r>
      <w:proofErr w:type="gramEnd"/>
      <w:r w:rsidRPr="0078593A">
        <w:rPr>
          <w:rFonts w:ascii="Times New Roman" w:hAnsi="Times New Roman" w:cs="Times New Roman"/>
          <w:i/>
          <w:lang w:val="en-US"/>
        </w:rPr>
        <w:t xml:space="preserve">  Art - How to read a Dendrogram.pdf</w:t>
      </w:r>
    </w:p>
    <w:p w14:paraId="2847BF0F" w14:textId="77777777" w:rsidR="00071D0B" w:rsidRPr="0078593A" w:rsidRDefault="00071D0B" w:rsidP="009F0408">
      <w:pPr>
        <w:pStyle w:val="ListParagraph"/>
        <w:spacing w:line="360" w:lineRule="auto"/>
        <w:rPr>
          <w:rFonts w:ascii="Times New Roman" w:hAnsi="Times New Roman" w:cs="Times New Roman"/>
          <w:i/>
          <w:lang w:val="en-US"/>
        </w:rPr>
      </w:pPr>
    </w:p>
    <w:p w14:paraId="63796402" w14:textId="77777777" w:rsidR="00071D0B" w:rsidRPr="0078593A" w:rsidRDefault="00F13DE8" w:rsidP="009F0408">
      <w:pPr>
        <w:pStyle w:val="ListParagraph"/>
        <w:numPr>
          <w:ilvl w:val="0"/>
          <w:numId w:val="25"/>
        </w:numPr>
        <w:shd w:val="clear" w:color="auto" w:fill="FFFFFF"/>
        <w:spacing w:after="0" w:line="360" w:lineRule="auto"/>
        <w:jc w:val="both"/>
        <w:rPr>
          <w:rFonts w:ascii="Times New Roman" w:hAnsi="Times New Roman" w:cs="Times New Roman"/>
          <w:i/>
          <w:lang w:val="en-US"/>
        </w:rPr>
      </w:pPr>
      <w:hyperlink r:id="rId67" w:history="1">
        <w:r w:rsidR="00071D0B" w:rsidRPr="00150D66">
          <w:rPr>
            <w:rStyle w:val="Hyperlink"/>
            <w:rFonts w:ascii="Times New Roman" w:hAnsi="Times New Roman"/>
            <w:i/>
            <w:sz w:val="22"/>
            <w:lang w:val="en-US"/>
          </w:rPr>
          <w:t>http://www.cookbook-r.com/Graphs/Facets_(ggplot2)/</w:t>
        </w:r>
      </w:hyperlink>
      <w:r w:rsidR="00071D0B" w:rsidRPr="0078593A">
        <w:rPr>
          <w:rFonts w:ascii="Times New Roman" w:hAnsi="Times New Roman" w:cs="Times New Roman"/>
          <w:i/>
          <w:lang w:val="en-US"/>
        </w:rPr>
        <w:t xml:space="preserve"> </w:t>
      </w:r>
    </w:p>
    <w:p w14:paraId="42FE9E75" w14:textId="77777777" w:rsidR="0046398F" w:rsidRPr="00A73DB2" w:rsidRDefault="0046398F" w:rsidP="009F0408">
      <w:pPr>
        <w:rPr>
          <w:lang w:val="en-US"/>
        </w:rPr>
      </w:pPr>
    </w:p>
    <w:sectPr w:rsidR="0046398F" w:rsidRPr="00A73DB2" w:rsidSect="00D50699">
      <w:headerReference w:type="default" r:id="rId68"/>
      <w:footerReference w:type="default" r:id="rId69"/>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DANIEL ALCAIDE VILLAR" w:date="2017-07-25T07:12:00Z" w:initials="DAV">
    <w:p w14:paraId="6A762575" w14:textId="77777777" w:rsidR="00F13DE8" w:rsidRDefault="00F13DE8">
      <w:pPr>
        <w:pStyle w:val="CommentText"/>
      </w:pPr>
      <w:r>
        <w:rPr>
          <w:rStyle w:val="CommentReference"/>
        </w:rPr>
        <w:annotationRef/>
      </w:r>
      <w:r>
        <w:t>Creo que poner el pie de página en el texto en lugar del título es mejor opción. Considera cambiarlo</w:t>
      </w:r>
    </w:p>
  </w:comment>
  <w:comment w:id="55" w:author="DANIEL ALCAIDE VILLAR" w:date="2017-07-25T07:18:00Z" w:initials="DAV">
    <w:p w14:paraId="34F6C15C" w14:textId="5F276A20" w:rsidR="00F13DE8" w:rsidRDefault="00F13DE8">
      <w:pPr>
        <w:pStyle w:val="CommentText"/>
      </w:pPr>
      <w:r>
        <w:rPr>
          <w:rStyle w:val="CommentReference"/>
        </w:rPr>
        <w:annotationRef/>
      </w:r>
      <w:r>
        <w:t>Intenta evitar este tipo de expresiones.</w:t>
      </w:r>
    </w:p>
  </w:comment>
  <w:comment w:id="71" w:author="DANIEL ALCAIDE VILLAR" w:date="2017-07-25T07:25:00Z" w:initials="DAV">
    <w:p w14:paraId="01CCDA8A" w14:textId="65964BD7" w:rsidR="00F13DE8" w:rsidRDefault="00F13DE8">
      <w:pPr>
        <w:pStyle w:val="CommentText"/>
      </w:pPr>
      <w:r>
        <w:rPr>
          <w:rStyle w:val="CommentReference"/>
        </w:rPr>
        <w:annotationRef/>
      </w:r>
      <w:r>
        <w:t>No debes utilizar puntos suspensivos, en su lugar puedes utilizar la abreviatura etc.</w:t>
      </w:r>
    </w:p>
  </w:comment>
  <w:comment w:id="81" w:author="DANIEL ALCAIDE VILLAR" w:date="2017-07-25T07:30:00Z" w:initials="DAV">
    <w:p w14:paraId="3FABD41E" w14:textId="61121158" w:rsidR="00F13DE8" w:rsidRDefault="00F13DE8">
      <w:pPr>
        <w:pStyle w:val="CommentText"/>
      </w:pPr>
      <w:r>
        <w:rPr>
          <w:rStyle w:val="CommentReference"/>
        </w:rPr>
        <w:annotationRef/>
      </w:r>
      <w:r>
        <w:t>Puedes introducirlos aquí</w:t>
      </w:r>
    </w:p>
  </w:comment>
  <w:comment w:id="88" w:author="DANIEL ALCAIDE VILLAR" w:date="2017-07-25T07:33:00Z" w:initials="DAV">
    <w:p w14:paraId="32DAA9F5" w14:textId="1AB5B735" w:rsidR="00F13DE8" w:rsidRDefault="00F13DE8">
      <w:pPr>
        <w:pStyle w:val="CommentText"/>
      </w:pPr>
      <w:r>
        <w:rPr>
          <w:rStyle w:val="CommentReference"/>
        </w:rPr>
        <w:annotationRef/>
      </w:r>
      <w:r>
        <w:t>Esto en mayúscula?</w:t>
      </w:r>
    </w:p>
  </w:comment>
  <w:comment w:id="89" w:author="DANIEL ALCAIDE VILLAR" w:date="2017-07-25T07:33:00Z" w:initials="DAV">
    <w:p w14:paraId="7B1E5B86" w14:textId="1B338059" w:rsidR="00F13DE8" w:rsidRDefault="00F13DE8">
      <w:pPr>
        <w:pStyle w:val="CommentText"/>
      </w:pPr>
      <w:r>
        <w:rPr>
          <w:rStyle w:val="CommentReference"/>
        </w:rPr>
        <w:annotationRef/>
      </w:r>
      <w:r>
        <w:t>Todas las imágenes deben tener su identificador y su pie de imagen</w:t>
      </w:r>
    </w:p>
  </w:comment>
  <w:comment w:id="101" w:author="DANIEL ALCAIDE VILLAR" w:date="2017-07-25T07:45:00Z" w:initials="DAV">
    <w:p w14:paraId="66A280F7" w14:textId="5B582587" w:rsidR="00F13DE8" w:rsidRDefault="00F13DE8">
      <w:pPr>
        <w:pStyle w:val="CommentText"/>
      </w:pPr>
      <w:r>
        <w:rPr>
          <w:rStyle w:val="CommentReference"/>
        </w:rPr>
        <w:annotationRef/>
      </w:r>
      <w:r>
        <w:t>Eliminar. Debes evitar expresiones de opinión</w:t>
      </w:r>
    </w:p>
  </w:comment>
  <w:comment w:id="113" w:author="DANIEL ALCAIDE VILLAR" w:date="2017-07-25T07:51:00Z" w:initials="DAV">
    <w:p w14:paraId="477856BC" w14:textId="4C8B1252" w:rsidR="00F13DE8" w:rsidRDefault="00F13DE8">
      <w:pPr>
        <w:pStyle w:val="CommentText"/>
      </w:pPr>
      <w:r>
        <w:rPr>
          <w:rStyle w:val="CommentReference"/>
        </w:rPr>
        <w:annotationRef/>
      </w:r>
      <w:r>
        <w:t>Evita las formas verbales en primera persona</w:t>
      </w:r>
    </w:p>
  </w:comment>
  <w:comment w:id="116" w:author="DANIEL ALCAIDE VILLAR" w:date="2017-07-25T07:52:00Z" w:initials="DAV">
    <w:p w14:paraId="47F830F1" w14:textId="5E2AFCF1" w:rsidR="00F13DE8" w:rsidRDefault="00F13DE8">
      <w:pPr>
        <w:pStyle w:val="CommentText"/>
      </w:pPr>
      <w:r>
        <w:rPr>
          <w:rStyle w:val="CommentReference"/>
        </w:rPr>
        <w:annotationRef/>
      </w:r>
      <w:r>
        <w:t xml:space="preserve">Estás </w:t>
      </w:r>
    </w:p>
  </w:comment>
  <w:comment w:id="109" w:author="DANIEL ALCAIDE VILLAR" w:date="2017-07-25T07:54:00Z" w:initials="DAV">
    <w:p w14:paraId="4B7EFD59" w14:textId="47A9AB11" w:rsidR="00F13DE8" w:rsidRDefault="00F13DE8">
      <w:pPr>
        <w:pStyle w:val="CommentText"/>
      </w:pPr>
      <w:r>
        <w:rPr>
          <w:rStyle w:val="CommentReference"/>
        </w:rPr>
        <w:annotationRef/>
      </w:r>
      <w:r>
        <w:t>Todas estas afirmaciones deben estar sustentadas por gráficos de los datos. Si no demuestras lo que dices las afirmaciones no tienen ningún valor.</w:t>
      </w:r>
    </w:p>
  </w:comment>
  <w:comment w:id="120" w:author="DANIEL ALCAIDE VILLAR" w:date="2017-07-25T07:55:00Z" w:initials="DAV">
    <w:p w14:paraId="1346CDD4" w14:textId="0F7236C5" w:rsidR="00F13DE8" w:rsidRDefault="00F13DE8">
      <w:pPr>
        <w:pStyle w:val="CommentText"/>
      </w:pPr>
      <w:r>
        <w:rPr>
          <w:rStyle w:val="CommentReference"/>
        </w:rPr>
        <w:annotationRef/>
      </w:r>
      <w:r>
        <w:t>Lo mismo. Hace falta demostrarlo con gráficos.</w:t>
      </w:r>
    </w:p>
  </w:comment>
  <w:comment w:id="121" w:author="DANIEL ALCAIDE VILLAR" w:date="2017-07-25T07:56:00Z" w:initials="DAV">
    <w:p w14:paraId="28FD5BD3" w14:textId="43CC4FF4" w:rsidR="00F13DE8" w:rsidRDefault="00F13DE8">
      <w:pPr>
        <w:pStyle w:val="CommentText"/>
      </w:pPr>
      <w:r>
        <w:rPr>
          <w:rStyle w:val="CommentReference"/>
        </w:rPr>
        <w:annotationRef/>
      </w:r>
      <w:r>
        <w:t>Lo mismo. Hace falta demostrarlo</w:t>
      </w:r>
    </w:p>
  </w:comment>
  <w:comment w:id="122" w:author="DANIEL ALCAIDE VILLAR" w:date="2017-07-25T07:57:00Z" w:initials="DAV">
    <w:p w14:paraId="2A4063B2" w14:textId="14462368" w:rsidR="00F13DE8" w:rsidRDefault="00F13DE8">
      <w:pPr>
        <w:pStyle w:val="CommentText"/>
      </w:pPr>
      <w:r>
        <w:rPr>
          <w:rStyle w:val="CommentReference"/>
        </w:rPr>
        <w:annotationRef/>
      </w:r>
      <w:r>
        <w:t>Utiliza primera persona del plural [Creemos que] o tercera del singular (indefinida) [Se considera que]</w:t>
      </w:r>
    </w:p>
  </w:comment>
  <w:comment w:id="127" w:author="Daniel Alcaide" w:date="2017-07-25T17:00:00Z" w:initials="DA">
    <w:p w14:paraId="775130EA" w14:textId="77777777" w:rsidR="00F13DE8" w:rsidRDefault="00F13DE8">
      <w:pPr>
        <w:pStyle w:val="CommentText"/>
      </w:pPr>
      <w:r>
        <w:rPr>
          <w:rStyle w:val="CommentReference"/>
        </w:rPr>
        <w:annotationRef/>
      </w:r>
      <w:r>
        <w:t>No será periódica en lugar de puntual?</w:t>
      </w:r>
    </w:p>
    <w:p w14:paraId="09885119" w14:textId="77777777" w:rsidR="00F13DE8" w:rsidRDefault="00F13DE8">
      <w:pPr>
        <w:pStyle w:val="CommentText"/>
      </w:pPr>
    </w:p>
    <w:p w14:paraId="2E671F1E" w14:textId="4D9BF477" w:rsidR="00F13DE8" w:rsidRDefault="00F13DE8">
      <w:pPr>
        <w:pStyle w:val="CommentText"/>
      </w:pPr>
      <w:r>
        <w:t>Debes considerar que hay un termostato que controla la temperatura dentro de un intervalo de valores</w:t>
      </w:r>
    </w:p>
  </w:comment>
  <w:comment w:id="128" w:author="Daniel Alcaide" w:date="2017-07-25T17:02:00Z" w:initials="DA">
    <w:p w14:paraId="72FE4A0A" w14:textId="13932689" w:rsidR="00F13DE8" w:rsidRDefault="00F13DE8">
      <w:pPr>
        <w:pStyle w:val="CommentText"/>
      </w:pPr>
      <w:r>
        <w:rPr>
          <w:rStyle w:val="CommentReference"/>
        </w:rPr>
        <w:annotationRef/>
      </w:r>
      <w:r>
        <w:t xml:space="preserve">Hace falta </w:t>
      </w:r>
      <w:proofErr w:type="spellStart"/>
      <w:r>
        <w:t>demostralo</w:t>
      </w:r>
      <w:proofErr w:type="spellEnd"/>
      <w:r>
        <w:t xml:space="preserve"> de la misma manera que has descubierto tu estas anomalías?</w:t>
      </w:r>
    </w:p>
  </w:comment>
  <w:comment w:id="129" w:author="Daniel Alcaide" w:date="2017-07-25T17:03:00Z" w:initials="DA">
    <w:p w14:paraId="0F3A0235" w14:textId="465F709E" w:rsidR="00F13DE8" w:rsidRDefault="00F13DE8">
      <w:pPr>
        <w:pStyle w:val="CommentText"/>
      </w:pPr>
      <w:r>
        <w:rPr>
          <w:rStyle w:val="CommentReference"/>
        </w:rPr>
        <w:annotationRef/>
      </w:r>
      <w:r>
        <w:t>Hace falta demostrar. No sirve con solo escribirlo</w:t>
      </w:r>
    </w:p>
  </w:comment>
  <w:comment w:id="131" w:author="Daniel Alcaide" w:date="2017-07-25T17:04:00Z" w:initials="DA">
    <w:p w14:paraId="56702EC5" w14:textId="47263720" w:rsidR="00F13DE8" w:rsidRDefault="00F13DE8">
      <w:pPr>
        <w:pStyle w:val="CommentText"/>
      </w:pPr>
      <w:r>
        <w:rPr>
          <w:rStyle w:val="CommentReference"/>
        </w:rPr>
        <w:annotationRef/>
      </w:r>
      <w:r>
        <w:t>Igual que antes. Hace falta demostrarlo.</w:t>
      </w:r>
    </w:p>
  </w:comment>
  <w:comment w:id="132" w:author="Daniel Alcaide" w:date="2017-07-25T17:04:00Z" w:initials="DA">
    <w:p w14:paraId="201D90E2" w14:textId="53C53419" w:rsidR="00F13DE8" w:rsidRDefault="00F13DE8">
      <w:pPr>
        <w:pStyle w:val="CommentText"/>
      </w:pPr>
      <w:r>
        <w:rPr>
          <w:rStyle w:val="CommentReference"/>
        </w:rPr>
        <w:annotationRef/>
      </w:r>
      <w:r>
        <w:t>Demostrar gráficamente</w:t>
      </w:r>
    </w:p>
  </w:comment>
  <w:comment w:id="134" w:author="Daniel Alcaide" w:date="2017-07-25T17:06:00Z" w:initials="DA">
    <w:p w14:paraId="4F6C8AA2" w14:textId="6EA69029" w:rsidR="00F13DE8" w:rsidRDefault="00F13DE8">
      <w:pPr>
        <w:pStyle w:val="CommentText"/>
      </w:pPr>
      <w:r>
        <w:rPr>
          <w:rStyle w:val="CommentReference"/>
        </w:rPr>
        <w:annotationRef/>
      </w:r>
      <w:r>
        <w:t>Demostrar</w:t>
      </w:r>
    </w:p>
  </w:comment>
  <w:comment w:id="135" w:author="Daniel Alcaide" w:date="2017-07-25T17:06:00Z" w:initials="DA">
    <w:p w14:paraId="50BB5445" w14:textId="48640683" w:rsidR="00F13DE8" w:rsidRDefault="00F13DE8">
      <w:pPr>
        <w:pStyle w:val="CommentText"/>
      </w:pPr>
      <w:r>
        <w:rPr>
          <w:rStyle w:val="CommentReference"/>
        </w:rPr>
        <w:annotationRef/>
      </w:r>
      <w:r>
        <w:t>Faltan los gráficos. Pueden ser muchos pero puedes poner  todos los que quieres mostrar en la sección 6.3.4 en pequeño y hacer referencia como figura x A o figura x B o parte C, etc.</w:t>
      </w:r>
    </w:p>
  </w:comment>
  <w:comment w:id="136" w:author="Daniel Alcaide" w:date="2017-07-25T17:08:00Z" w:initials="DA">
    <w:p w14:paraId="57550C3B" w14:textId="7AC41DE2" w:rsidR="00F13DE8" w:rsidRDefault="00F13DE8">
      <w:pPr>
        <w:pStyle w:val="CommentText"/>
      </w:pPr>
      <w:r>
        <w:rPr>
          <w:rStyle w:val="CommentReference"/>
        </w:rPr>
        <w:annotationRef/>
      </w:r>
      <w:r>
        <w:t>Lo mismo</w:t>
      </w:r>
    </w:p>
  </w:comment>
  <w:comment w:id="137" w:author="Daniel Alcaide" w:date="2017-07-25T17:09:00Z" w:initials="DA">
    <w:p w14:paraId="405AA7DB" w14:textId="4F651A89" w:rsidR="00F13DE8" w:rsidRDefault="00F13DE8">
      <w:pPr>
        <w:pStyle w:val="CommentText"/>
      </w:pPr>
      <w:r>
        <w:rPr>
          <w:rStyle w:val="CommentReference"/>
        </w:rPr>
        <w:annotationRef/>
      </w:r>
      <w:r>
        <w:t>Lo mismo</w:t>
      </w:r>
    </w:p>
  </w:comment>
  <w:comment w:id="139" w:author="Daniel Alcaide" w:date="2017-07-25T17:09:00Z" w:initials="DA">
    <w:p w14:paraId="570A2EE5" w14:textId="29CB92F7" w:rsidR="00F13DE8" w:rsidRDefault="00F13DE8">
      <w:pPr>
        <w:pStyle w:val="CommentText"/>
      </w:pPr>
      <w:r>
        <w:rPr>
          <w:rStyle w:val="CommentReference"/>
        </w:rPr>
        <w:annotationRef/>
      </w:r>
      <w:r>
        <w:t>Lo mismo que antes</w:t>
      </w:r>
    </w:p>
  </w:comment>
  <w:comment w:id="140" w:author="Daniel Alcaide" w:date="2017-07-25T17:10:00Z" w:initials="DA">
    <w:p w14:paraId="1392C8EB" w14:textId="0FEFD5B3" w:rsidR="00F13DE8" w:rsidRDefault="00F13DE8">
      <w:pPr>
        <w:pStyle w:val="CommentText"/>
      </w:pPr>
      <w:r>
        <w:rPr>
          <w:rStyle w:val="CommentReference"/>
        </w:rPr>
        <w:annotationRef/>
      </w:r>
      <w:r>
        <w:t>Lo mismo</w:t>
      </w:r>
    </w:p>
  </w:comment>
  <w:comment w:id="146" w:author="Daniel Alcaide" w:date="2017-07-25T17:11:00Z" w:initials="DA">
    <w:p w14:paraId="7EE5F80F" w14:textId="0E796216" w:rsidR="00F13DE8" w:rsidRDefault="00F13DE8">
      <w:pPr>
        <w:pStyle w:val="CommentText"/>
      </w:pPr>
      <w:r>
        <w:rPr>
          <w:rStyle w:val="CommentReference"/>
        </w:rPr>
        <w:annotationRef/>
      </w:r>
      <w:r>
        <w:t xml:space="preserve">Esto lo pondría antes de las sección 6.3.1 que es donde explicas las conclusiones de las anomalías detectadas. Este cambio afecta a la sección 6.3 por lo que se deberá arreglar para cuadrarlo </w:t>
      </w:r>
    </w:p>
  </w:comment>
  <w:comment w:id="149" w:author="Daniel Alcaide" w:date="2017-07-25T17:12:00Z" w:initials="DA">
    <w:p w14:paraId="1809CC5F" w14:textId="7DA70028" w:rsidR="00F13DE8" w:rsidRDefault="00F13DE8">
      <w:pPr>
        <w:pStyle w:val="CommentText"/>
      </w:pPr>
      <w:r>
        <w:rPr>
          <w:rStyle w:val="CommentReference"/>
        </w:rPr>
        <w:annotationRef/>
      </w:r>
      <w:r>
        <w:t>Esto aplica para todos los gráficos.</w:t>
      </w:r>
    </w:p>
    <w:p w14:paraId="4418CB31" w14:textId="77777777" w:rsidR="00F13DE8" w:rsidRDefault="00F13DE8">
      <w:pPr>
        <w:pStyle w:val="CommentText"/>
      </w:pPr>
    </w:p>
    <w:p w14:paraId="61B48DB4" w14:textId="4AF214E7" w:rsidR="00F13DE8" w:rsidRDefault="00F13DE8">
      <w:pPr>
        <w:pStyle w:val="CommentText"/>
      </w:pPr>
      <w:r>
        <w:t xml:space="preserve">Los títulos deben ser suficientemente descriptivos. Es obvio que es un </w:t>
      </w:r>
      <w:proofErr w:type="spellStart"/>
      <w:r>
        <w:t>dendograma</w:t>
      </w:r>
      <w:proofErr w:type="spellEnd"/>
      <w:r>
        <w:t xml:space="preserve">, yo esperaba algo como: </w:t>
      </w:r>
      <w:proofErr w:type="spellStart"/>
      <w:r>
        <w:t>Dendograma</w:t>
      </w:r>
      <w:proofErr w:type="spellEnd"/>
      <w:r>
        <w:t xml:space="preserve"> para la concentración del </w:t>
      </w:r>
      <w:proofErr w:type="spellStart"/>
      <w:r>
        <w:t>Hazium</w:t>
      </w:r>
      <w:proofErr w:type="spellEnd"/>
      <w:r>
        <w:t xml:space="preserve"> de la planta 1 zona 8A</w:t>
      </w:r>
    </w:p>
  </w:comment>
  <w:comment w:id="150" w:author="Daniel Alcaide" w:date="2017-07-25T17:16:00Z" w:initials="DA">
    <w:p w14:paraId="6C692B19" w14:textId="43FED3DA" w:rsidR="009C7F24" w:rsidRDefault="009C7F24">
      <w:pPr>
        <w:pStyle w:val="CommentText"/>
      </w:pPr>
      <w:r>
        <w:rPr>
          <w:rStyle w:val="CommentReference"/>
        </w:rPr>
        <w:annotationRef/>
      </w:r>
      <w:r>
        <w:t xml:space="preserve">Falta interpretar estos 4! Tienes que decir lo que más resalta y te induce a explorar determinados días en los gráficos </w:t>
      </w:r>
      <w:proofErr w:type="spellStart"/>
      <w:r>
        <w:t>indivuales</w:t>
      </w:r>
      <w:proofErr w:type="spellEnd"/>
      <w:r>
        <w:t>.</w:t>
      </w:r>
    </w:p>
  </w:comment>
  <w:comment w:id="152" w:author="Daniel Alcaide" w:date="2017-07-25T17:18:00Z" w:initials="DA">
    <w:p w14:paraId="22122571" w14:textId="010A3419" w:rsidR="009C7F24" w:rsidRDefault="009C7F24">
      <w:pPr>
        <w:pStyle w:val="CommentText"/>
      </w:pPr>
      <w:r>
        <w:rPr>
          <w:rStyle w:val="CommentReference"/>
        </w:rPr>
        <w:annotationRef/>
      </w:r>
      <w:r>
        <w:t xml:space="preserve">Siempre mayúscula o siempre minúscula. El documento debe estar perfecto a la entrega, no pude contener este tipo de fallos. </w:t>
      </w:r>
    </w:p>
  </w:comment>
  <w:comment w:id="151" w:author="Daniel Alcaide" w:date="2017-07-25T17:20:00Z" w:initials="DA">
    <w:p w14:paraId="7F7D5AFA" w14:textId="32B16746" w:rsidR="009C7F24" w:rsidRDefault="009C7F24">
      <w:pPr>
        <w:pStyle w:val="CommentText"/>
      </w:pPr>
      <w:r>
        <w:rPr>
          <w:rStyle w:val="CommentReference"/>
        </w:rPr>
        <w:annotationRef/>
      </w:r>
      <w:r>
        <w:t xml:space="preserve">Dime que tengo que mirar! Qué gráfico? Qué día?. Estás escribiendo para gente que no sabe en que has estado trabajando los últimos meses y se lo encuentra de nuevo. Debes ser lo suficientemente claro. </w:t>
      </w:r>
    </w:p>
  </w:comment>
  <w:comment w:id="153" w:author="Daniel Alcaide" w:date="2017-07-25T17:21:00Z" w:initials="DA">
    <w:p w14:paraId="5AD3ADBD" w14:textId="55EB1453" w:rsidR="009C7F24" w:rsidRDefault="009C7F24">
      <w:pPr>
        <w:pStyle w:val="CommentText"/>
      </w:pPr>
      <w:r>
        <w:rPr>
          <w:rStyle w:val="CommentReference"/>
        </w:rPr>
        <w:annotationRef/>
      </w:r>
      <w:r>
        <w:t>No sirve de nada dar identificadores a todas las Figuras para luego no referenciarlas en el texto. Utilizar el término las gráficas siguientes no es los suficientemente claro para el lector y en este tipo de trabajo se debe identificar muy bien a que gráficas estás apuntando en cada momento.</w:t>
      </w:r>
    </w:p>
  </w:comment>
  <w:comment w:id="155" w:author="Daniel Alcaide" w:date="2017-07-25T17:24:00Z" w:initials="DA">
    <w:p w14:paraId="36779749" w14:textId="4E4CE4CC" w:rsidR="009C7F24" w:rsidRDefault="009C7F24">
      <w:pPr>
        <w:pStyle w:val="CommentText"/>
      </w:pPr>
      <w:r>
        <w:rPr>
          <w:rStyle w:val="CommentReference"/>
        </w:rPr>
        <w:annotationRef/>
      </w:r>
      <w:r>
        <w:t>Intenta explicar una anomalía de principio a fin, desde el gráfico individual al gráfico detallado.</w:t>
      </w:r>
    </w:p>
  </w:comment>
  <w:comment w:id="157" w:author="Daniel Alcaide" w:date="2017-07-25T17:25:00Z" w:initials="DA">
    <w:p w14:paraId="46BFDC9F" w14:textId="61F55698" w:rsidR="009C7F24" w:rsidRDefault="009C7F24">
      <w:pPr>
        <w:pStyle w:val="CommentText"/>
      </w:pPr>
      <w:r>
        <w:rPr>
          <w:rStyle w:val="CommentReference"/>
        </w:rPr>
        <w:annotationRef/>
      </w:r>
      <w:r w:rsidR="00DD0622">
        <w:t>Utiliza el salto de párrafo solamente cuando sea necesario.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762575" w15:done="0"/>
  <w15:commentEx w15:paraId="34F6C15C" w15:done="0"/>
  <w15:commentEx w15:paraId="01CCDA8A" w15:done="0"/>
  <w15:commentEx w15:paraId="3FABD41E" w15:done="0"/>
  <w15:commentEx w15:paraId="32DAA9F5" w15:done="0"/>
  <w15:commentEx w15:paraId="7B1E5B86" w15:done="0"/>
  <w15:commentEx w15:paraId="66A280F7" w15:done="0"/>
  <w15:commentEx w15:paraId="477856BC" w15:done="0"/>
  <w15:commentEx w15:paraId="47F830F1" w15:done="0"/>
  <w15:commentEx w15:paraId="4B7EFD59" w15:done="0"/>
  <w15:commentEx w15:paraId="1346CDD4" w15:done="0"/>
  <w15:commentEx w15:paraId="28FD5BD3" w15:done="0"/>
  <w15:commentEx w15:paraId="2A4063B2" w15:done="0"/>
  <w15:commentEx w15:paraId="2E671F1E" w15:done="0"/>
  <w15:commentEx w15:paraId="72FE4A0A" w15:done="0"/>
  <w15:commentEx w15:paraId="0F3A0235" w15:done="0"/>
  <w15:commentEx w15:paraId="56702EC5" w15:done="0"/>
  <w15:commentEx w15:paraId="201D90E2" w15:done="0"/>
  <w15:commentEx w15:paraId="4F6C8AA2" w15:done="0"/>
  <w15:commentEx w15:paraId="50BB5445" w15:done="0"/>
  <w15:commentEx w15:paraId="57550C3B" w15:done="0"/>
  <w15:commentEx w15:paraId="405AA7DB" w15:done="0"/>
  <w15:commentEx w15:paraId="570A2EE5" w15:done="0"/>
  <w15:commentEx w15:paraId="1392C8EB" w15:done="0"/>
  <w15:commentEx w15:paraId="7EE5F80F" w15:done="0"/>
  <w15:commentEx w15:paraId="61B48DB4" w15:done="0"/>
  <w15:commentEx w15:paraId="6C692B19" w15:done="0"/>
  <w15:commentEx w15:paraId="22122571" w15:done="0"/>
  <w15:commentEx w15:paraId="7F7D5AFA" w15:done="0"/>
  <w15:commentEx w15:paraId="5AD3ADBD" w15:done="0"/>
  <w15:commentEx w15:paraId="36779749" w15:done="0"/>
  <w15:commentEx w15:paraId="46BFDC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62575" w16cid:durableId="1D216DCA"/>
  <w16cid:commentId w16cid:paraId="34F6C15C" w16cid:durableId="1D216F2B"/>
  <w16cid:commentId w16cid:paraId="01CCDA8A" w16cid:durableId="1D2170D2"/>
  <w16cid:commentId w16cid:paraId="3FABD41E" w16cid:durableId="1D217225"/>
  <w16cid:commentId w16cid:paraId="32DAA9F5" w16cid:durableId="1D2172B9"/>
  <w16cid:commentId w16cid:paraId="7B1E5B86" w16cid:durableId="1D2172E7"/>
  <w16cid:commentId w16cid:paraId="66A280F7" w16cid:durableId="1D21759A"/>
  <w16cid:commentId w16cid:paraId="477856BC" w16cid:durableId="1D217701"/>
  <w16cid:commentId w16cid:paraId="47F830F1" w16cid:durableId="1D21774B"/>
  <w16cid:commentId w16cid:paraId="4B7EFD59" w16cid:durableId="1D217799"/>
  <w16cid:commentId w16cid:paraId="1346CDD4" w16cid:durableId="1D21780C"/>
  <w16cid:commentId w16cid:paraId="28FD5BD3" w16cid:durableId="1D21783F"/>
  <w16cid:commentId w16cid:paraId="2A4063B2" w16cid:durableId="1D21785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BF304" w14:textId="77777777" w:rsidR="00CA6CCB" w:rsidRDefault="00CA6CCB" w:rsidP="00320A2D">
      <w:pPr>
        <w:spacing w:after="0" w:line="240" w:lineRule="auto"/>
      </w:pPr>
      <w:r>
        <w:separator/>
      </w:r>
    </w:p>
  </w:endnote>
  <w:endnote w:type="continuationSeparator" w:id="0">
    <w:p w14:paraId="410E5115" w14:textId="77777777" w:rsidR="00CA6CCB" w:rsidRDefault="00CA6CCB"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BD951" w14:textId="7A8A6857" w:rsidR="00F13DE8" w:rsidRDefault="00F13DE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DD0622" w:rsidRPr="00DD0622">
      <w:rPr>
        <w:rFonts w:asciiTheme="majorHAnsi" w:eastAsiaTheme="majorEastAsia" w:hAnsiTheme="majorHAnsi" w:cstheme="majorBidi"/>
        <w:noProof/>
        <w:lang w:val="es-ES"/>
      </w:rPr>
      <w:t>58</w:t>
    </w:r>
    <w:r>
      <w:rPr>
        <w:rFonts w:asciiTheme="majorHAnsi" w:eastAsiaTheme="majorEastAsia" w:hAnsiTheme="majorHAnsi" w:cstheme="majorBidi"/>
      </w:rPr>
      <w:fldChar w:fldCharType="end"/>
    </w:r>
  </w:p>
  <w:p w14:paraId="10DCE274" w14:textId="77777777" w:rsidR="00F13DE8" w:rsidRDefault="00F13D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F4550" w14:textId="77777777" w:rsidR="00CA6CCB" w:rsidRDefault="00CA6CCB" w:rsidP="00320A2D">
      <w:pPr>
        <w:spacing w:after="0" w:line="240" w:lineRule="auto"/>
      </w:pPr>
      <w:r>
        <w:separator/>
      </w:r>
    </w:p>
  </w:footnote>
  <w:footnote w:type="continuationSeparator" w:id="0">
    <w:p w14:paraId="70F72900" w14:textId="77777777" w:rsidR="00CA6CCB" w:rsidRDefault="00CA6CCB" w:rsidP="00320A2D">
      <w:pPr>
        <w:spacing w:after="0" w:line="240" w:lineRule="auto"/>
      </w:pPr>
      <w:r>
        <w:continuationSeparator/>
      </w:r>
    </w:p>
  </w:footnote>
  <w:footnote w:id="1">
    <w:p w14:paraId="63788C9D" w14:textId="77777777" w:rsidR="00F13DE8" w:rsidRDefault="00F13DE8">
      <w:pPr>
        <w:pStyle w:val="FootnoteText"/>
        <w:rPr>
          <w:rStyle w:val="Hyperlink"/>
          <w:rFonts w:ascii="Georgia" w:hAnsi="Georgia"/>
          <w:b/>
          <w:noProof w:val="0"/>
          <w:color w:val="4F81BD" w:themeColor="accent1"/>
          <w:sz w:val="20"/>
          <w:lang w:val="es-ES"/>
        </w:rPr>
      </w:pPr>
      <w:r>
        <w:rPr>
          <w:rStyle w:val="FootnoteReference"/>
        </w:rPr>
        <w:footnoteRef/>
      </w:r>
      <w:r>
        <w:t xml:space="preserve">  </w:t>
      </w:r>
      <w:r w:rsidRPr="00F35031">
        <w:rPr>
          <w:rFonts w:ascii="Georgia" w:hAnsi="Georgia"/>
          <w:lang w:val="es-ES"/>
        </w:rPr>
        <w:t xml:space="preserve">Página </w:t>
      </w:r>
      <w:r>
        <w:rPr>
          <w:rFonts w:ascii="Georgia" w:hAnsi="Georgia"/>
          <w:lang w:val="es-ES"/>
        </w:rPr>
        <w:t>w</w:t>
      </w:r>
      <w:r w:rsidRPr="00F35031">
        <w:rPr>
          <w:rFonts w:ascii="Georgia" w:hAnsi="Georgia"/>
          <w:lang w:val="es-ES"/>
        </w:rPr>
        <w:t xml:space="preserve">eb  </w:t>
      </w:r>
      <w:r>
        <w:rPr>
          <w:rFonts w:ascii="Georgia" w:hAnsi="Georgia"/>
          <w:lang w:val="es-ES"/>
        </w:rPr>
        <w:t xml:space="preserve"> </w:t>
      </w:r>
      <w:hyperlink r:id="rId1" w:history="1">
        <w:r w:rsidRPr="00006318">
          <w:rPr>
            <w:rStyle w:val="Hyperlink"/>
            <w:rFonts w:ascii="Georgia" w:hAnsi="Georgia"/>
            <w:b/>
            <w:noProof w:val="0"/>
            <w:color w:val="4F81BD" w:themeColor="accent1"/>
            <w:sz w:val="20"/>
            <w:lang w:val="es-ES"/>
          </w:rPr>
          <w:t>http://copro.com.ar/Deteccion_de_anomalias.html</w:t>
        </w:r>
      </w:hyperlink>
    </w:p>
    <w:p w14:paraId="22B75C1F" w14:textId="77777777" w:rsidR="00F13DE8" w:rsidRDefault="00F13DE8">
      <w:pPr>
        <w:pStyle w:val="FootnoteText"/>
      </w:pPr>
    </w:p>
  </w:footnote>
  <w:footnote w:id="2">
    <w:p w14:paraId="6F55D91E" w14:textId="77777777" w:rsidR="00F13DE8" w:rsidRDefault="00F13DE8" w:rsidP="00FD5B85">
      <w:pPr>
        <w:spacing w:after="0"/>
        <w:ind w:left="-142"/>
        <w:jc w:val="left"/>
        <w:rPr>
          <w:rFonts w:ascii="Georgia" w:hAnsi="Georgia"/>
          <w:sz w:val="20"/>
          <w:lang w:val="es-ES"/>
        </w:rPr>
      </w:pPr>
      <w:r>
        <w:rPr>
          <w:rStyle w:val="FootnoteReference"/>
        </w:rPr>
        <w:footnoteRef/>
      </w:r>
      <w:r>
        <w:t xml:space="preserve">  </w:t>
      </w:r>
      <w:r>
        <w:rPr>
          <w:rFonts w:ascii="Georgia" w:hAnsi="Georgia"/>
          <w:sz w:val="20"/>
          <w:lang w:val="es-ES"/>
        </w:rPr>
        <w:t xml:space="preserve">Página web  </w:t>
      </w:r>
    </w:p>
    <w:p w14:paraId="4B773528" w14:textId="77777777" w:rsidR="00F13DE8" w:rsidRDefault="00F13DE8" w:rsidP="00FD5B85">
      <w:pPr>
        <w:spacing w:after="0"/>
        <w:ind w:left="-142"/>
        <w:jc w:val="left"/>
        <w:rPr>
          <w:rFonts w:ascii="Georgia" w:hAnsi="Georgia"/>
          <w:sz w:val="20"/>
          <w:lang w:val="es-ES"/>
        </w:rPr>
      </w:pPr>
      <w:hyperlink r:id="rId2" w:history="1">
        <w:r w:rsidRPr="00850548">
          <w:rPr>
            <w:rStyle w:val="Hyperlink"/>
            <w:rFonts w:ascii="Georgia" w:hAnsi="Georgia"/>
            <w:noProof w:val="0"/>
            <w:color w:val="1F497D" w:themeColor="text2"/>
            <w:sz w:val="20"/>
            <w:lang w:val="es-ES"/>
          </w:rPr>
          <w:t>http://cucis.ece.northwestern.edu/projects/DMS/publications/AnomalyDetection.pdf</w:t>
        </w:r>
      </w:hyperlink>
      <w:r w:rsidRPr="00850548">
        <w:rPr>
          <w:rFonts w:ascii="Georgia" w:hAnsi="Georgia"/>
          <w:color w:val="1F497D" w:themeColor="text2"/>
          <w:sz w:val="20"/>
          <w:lang w:val="es-ES"/>
        </w:rPr>
        <w:t xml:space="preserve">  </w:t>
      </w:r>
      <w:r>
        <w:rPr>
          <w:rFonts w:ascii="Georgia" w:hAnsi="Georgia"/>
          <w:sz w:val="20"/>
          <w:lang w:val="es-ES"/>
        </w:rPr>
        <w:t>[1.2]</w:t>
      </w:r>
      <w:r w:rsidRPr="00730909">
        <w:rPr>
          <w:rFonts w:ascii="Georgia" w:hAnsi="Georgia"/>
          <w:sz w:val="20"/>
          <w:lang w:val="es-ES"/>
        </w:rPr>
        <w:t xml:space="preserve"> </w:t>
      </w:r>
    </w:p>
    <w:p w14:paraId="373F10AE" w14:textId="77777777" w:rsidR="00F13DE8" w:rsidRPr="00FD5B85" w:rsidRDefault="00F13DE8" w:rsidP="00FD5B85">
      <w:pPr>
        <w:spacing w:after="0"/>
        <w:ind w:left="-142"/>
        <w:jc w:val="left"/>
        <w:rPr>
          <w:rFonts w:ascii="Georgia" w:hAnsi="Georgia"/>
          <w:sz w:val="20"/>
          <w:lang w:val="es-ES"/>
        </w:rPr>
      </w:pPr>
    </w:p>
    <w:p w14:paraId="096FB230" w14:textId="77777777" w:rsidR="00F13DE8" w:rsidRPr="00FD5B85" w:rsidRDefault="00F13DE8">
      <w:pPr>
        <w:pStyle w:val="FootnoteText"/>
        <w:rPr>
          <w:lang w:val="es-ES"/>
        </w:rPr>
      </w:pPr>
    </w:p>
  </w:footnote>
  <w:footnote w:id="3">
    <w:p w14:paraId="1D13A026" w14:textId="77777777" w:rsidR="00F13DE8" w:rsidRDefault="00F13DE8">
      <w:pPr>
        <w:pStyle w:val="FootnoteText"/>
        <w:rPr>
          <w:rFonts w:ascii="Georgia" w:hAnsi="Georgia"/>
          <w:lang w:val="es-ES"/>
        </w:rPr>
      </w:pPr>
      <w:r>
        <w:rPr>
          <w:rStyle w:val="FootnoteReference"/>
        </w:rPr>
        <w:footnoteRef/>
      </w:r>
      <w:r>
        <w:t xml:space="preserve">   </w:t>
      </w:r>
      <w:r>
        <w:t xml:space="preserve">Página web  </w:t>
      </w:r>
      <w:hyperlink r:id="rId3" w:history="1">
        <w:r w:rsidRPr="00DE039B">
          <w:rPr>
            <w:rStyle w:val="Hyperlink"/>
            <w:rFonts w:ascii="Georgia" w:hAnsi="Georgia"/>
            <w:noProof w:val="0"/>
            <w:sz w:val="20"/>
            <w:lang w:val="es-ES"/>
          </w:rPr>
          <w:t>http://cucis.ece.northwestern.edu/projects/DMS/publications/AnomalyDetection.pdf</w:t>
        </w:r>
      </w:hyperlink>
      <w:r w:rsidRPr="00DE039B">
        <w:rPr>
          <w:rFonts w:ascii="Georgia" w:hAnsi="Georgia"/>
          <w:lang w:val="es-ES"/>
        </w:rPr>
        <w:t xml:space="preserve">  </w:t>
      </w:r>
    </w:p>
    <w:p w14:paraId="14F39AF0" w14:textId="77777777" w:rsidR="00F13DE8" w:rsidRDefault="00F13DE8">
      <w:pPr>
        <w:pStyle w:val="FootnoteText"/>
        <w:rPr>
          <w:rFonts w:ascii="Georgia" w:hAnsi="Georgia"/>
          <w:lang w:val="es-ES"/>
        </w:rPr>
      </w:pPr>
    </w:p>
    <w:p w14:paraId="608BA774" w14:textId="77777777" w:rsidR="00F13DE8" w:rsidRDefault="00F13DE8">
      <w:pPr>
        <w:pStyle w:val="FootnoteText"/>
        <w:rPr>
          <w:rFonts w:ascii="Georgia" w:hAnsi="Georgia"/>
          <w:lang w:val="es-ES"/>
        </w:rPr>
      </w:pPr>
    </w:p>
    <w:p w14:paraId="68A3E4CE" w14:textId="77777777" w:rsidR="00F13DE8" w:rsidRDefault="00F13DE8">
      <w:pPr>
        <w:pStyle w:val="FootnoteText"/>
      </w:pPr>
    </w:p>
  </w:footnote>
  <w:footnote w:id="4">
    <w:p w14:paraId="728DA09A" w14:textId="77777777" w:rsidR="00F13DE8" w:rsidRPr="001C3A24" w:rsidRDefault="00F13DE8" w:rsidP="00B41C15">
      <w:pPr>
        <w:spacing w:after="0"/>
        <w:rPr>
          <w:rFonts w:ascii="Georgia" w:hAnsi="Georgia"/>
          <w:color w:val="FF0000"/>
          <w:sz w:val="20"/>
        </w:rPr>
      </w:pPr>
      <w:r>
        <w:rPr>
          <w:rStyle w:val="FootnoteReference"/>
        </w:rPr>
        <w:footnoteRef/>
      </w:r>
      <w:r>
        <w:t xml:space="preserve"> </w:t>
      </w:r>
      <w:r w:rsidRPr="001C3A24">
        <w:rPr>
          <w:rFonts w:ascii="Georgia" w:hAnsi="Georgia" w:cs="Arial"/>
          <w:b/>
          <w:bCs/>
          <w:color w:val="222222"/>
          <w:sz w:val="20"/>
          <w:shd w:val="clear" w:color="auto" w:fill="FFFFFF"/>
        </w:rPr>
        <w:t>Aprendizaje no supervisado</w:t>
      </w:r>
      <w:r w:rsidRPr="001C3A24">
        <w:rPr>
          <w:rStyle w:val="apple-converted-space"/>
          <w:rFonts w:ascii="Georgia" w:hAnsi="Georgia" w:cs="Arial"/>
          <w:color w:val="222222"/>
          <w:sz w:val="20"/>
          <w:shd w:val="clear" w:color="auto" w:fill="FFFFFF"/>
        </w:rPr>
        <w:t xml:space="preserve">  </w:t>
      </w:r>
      <w:r w:rsidRPr="001C3A24">
        <w:rPr>
          <w:rFonts w:ascii="Georgia" w:hAnsi="Georgia" w:cs="Arial"/>
          <w:color w:val="222222"/>
          <w:sz w:val="20"/>
          <w:shd w:val="clear" w:color="auto" w:fill="FFFFFF"/>
        </w:rPr>
        <w:t>es un método de</w:t>
      </w:r>
      <w:r w:rsidRPr="001C3A24">
        <w:rPr>
          <w:rStyle w:val="apple-converted-space"/>
          <w:rFonts w:ascii="Georgia" w:hAnsi="Georgia" w:cs="Arial"/>
          <w:color w:val="222222"/>
          <w:sz w:val="20"/>
          <w:shd w:val="clear" w:color="auto" w:fill="FFFFFF"/>
        </w:rPr>
        <w:t> a</w:t>
      </w:r>
      <w:r w:rsidRPr="001C3A24">
        <w:rPr>
          <w:rFonts w:ascii="Georgia" w:hAnsi="Georgia" w:cs="Arial"/>
          <w:noProof/>
          <w:sz w:val="20"/>
          <w:shd w:val="clear" w:color="auto" w:fill="FFFFFF"/>
        </w:rPr>
        <w:t>prendizaje automático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donde un modelo es ajustado a las observaciones.  Se distingue del</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aprendizaje supervisado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por el hecho de que no hay un conocimiento</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 priori</w:t>
      </w:r>
      <w:r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variables aleatorias</w:t>
      </w:r>
      <w:r w:rsidRPr="001C3A24">
        <w:rPr>
          <w:rFonts w:ascii="Georgia" w:hAnsi="Georgia" w:cs="Arial"/>
          <w:color w:val="222222"/>
          <w:sz w:val="20"/>
          <w:shd w:val="clear" w:color="auto" w:fill="FFFFFF"/>
        </w:rPr>
        <w:t>, siendo construido un modelo de densidad para el conjunto de datos.</w:t>
      </w:r>
    </w:p>
    <w:p w14:paraId="3E57381F" w14:textId="77777777" w:rsidR="00F13DE8" w:rsidRPr="004A0FA1" w:rsidRDefault="00F13DE8" w:rsidP="00B41C15">
      <w:pPr>
        <w:spacing w:after="0"/>
        <w:rPr>
          <w:rFonts w:ascii="Georgia" w:hAnsi="Georgia"/>
          <w:sz w:val="18"/>
        </w:rPr>
      </w:pPr>
      <w:r w:rsidRPr="004A0FA1">
        <w:rPr>
          <w:rFonts w:ascii="Georgia" w:hAnsi="Georgia"/>
          <w:i/>
          <w:iCs/>
          <w:sz w:val="18"/>
          <w:szCs w:val="20"/>
        </w:rPr>
        <w:t xml:space="preserve">Wikipedia.- Recuperado el </w:t>
      </w:r>
      <w:r>
        <w:rPr>
          <w:rFonts w:ascii="Georgia" w:hAnsi="Georgia"/>
          <w:i/>
          <w:iCs/>
          <w:sz w:val="18"/>
          <w:szCs w:val="20"/>
        </w:rPr>
        <w:t>12</w:t>
      </w:r>
      <w:r w:rsidRPr="004A0FA1">
        <w:rPr>
          <w:rFonts w:ascii="Georgia" w:hAnsi="Georgia"/>
          <w:i/>
          <w:iCs/>
          <w:sz w:val="18"/>
          <w:szCs w:val="20"/>
        </w:rPr>
        <w:t xml:space="preserve">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14:paraId="3310C0A0" w14:textId="77777777" w:rsidR="00F13DE8" w:rsidRDefault="00F13DE8">
      <w:pPr>
        <w:pStyle w:val="FootnoteText"/>
      </w:pPr>
    </w:p>
  </w:footnote>
  <w:footnote w:id="5">
    <w:p w14:paraId="24BA78EB" w14:textId="77777777" w:rsidR="00F13DE8" w:rsidRPr="001C3A24" w:rsidRDefault="00F13DE8" w:rsidP="000735EC">
      <w:pPr>
        <w:spacing w:after="0"/>
        <w:rPr>
          <w:rFonts w:ascii="Georgia" w:hAnsi="Georgia"/>
          <w:sz w:val="20"/>
        </w:rPr>
      </w:pPr>
      <w:r>
        <w:rPr>
          <w:rStyle w:val="FootnoteReference"/>
        </w:rPr>
        <w:footnoteRef/>
      </w:r>
      <w:r>
        <w:t xml:space="preserve"> </w:t>
      </w:r>
      <w:r w:rsidRPr="001C3A24">
        <w:rPr>
          <w:rFonts w:ascii="Georgia" w:hAnsi="Georgia"/>
          <w:sz w:val="20"/>
        </w:rPr>
        <w:t xml:space="preserve">Dicha técnica recibe varios nombres: en ciertos entornos, se denomina </w:t>
      </w:r>
      <w:r>
        <w:rPr>
          <w:rFonts w:ascii="Georgia" w:hAnsi="Georgia"/>
          <w:b/>
          <w:i/>
          <w:sz w:val="20"/>
        </w:rPr>
        <w:t>cl</w:t>
      </w:r>
      <w:r w:rsidRPr="001C3A24">
        <w:rPr>
          <w:rFonts w:ascii="Georgia" w:hAnsi="Georgia"/>
          <w:b/>
          <w:i/>
          <w:sz w:val="20"/>
        </w:rPr>
        <w:t>asificación automática</w:t>
      </w:r>
      <w:r w:rsidRPr="001C3A24">
        <w:rPr>
          <w:rFonts w:ascii="Georgia" w:hAnsi="Georgia"/>
          <w:sz w:val="20"/>
        </w:rPr>
        <w:t xml:space="preserve">, dado que un conjunto de datos que presenta estas características  - iguales entre sí y diferentes a los datos de otro clúster-  se puede entender como una </w:t>
      </w:r>
      <w:r w:rsidRPr="001C3A24">
        <w:rPr>
          <w:rFonts w:ascii="Georgia" w:hAnsi="Georgia"/>
          <w:i/>
          <w:sz w:val="20"/>
        </w:rPr>
        <w:t>clase</w:t>
      </w:r>
      <w:r w:rsidRPr="001C3A24">
        <w:rPr>
          <w:rFonts w:ascii="Georgia" w:hAnsi="Georgia"/>
          <w:sz w:val="20"/>
        </w:rPr>
        <w:t xml:space="preserve">.  En otros escenarios, se denomina  </w:t>
      </w:r>
      <w:r w:rsidRPr="001C3A24">
        <w:rPr>
          <w:rFonts w:ascii="Georgia" w:hAnsi="Georgia"/>
          <w:b/>
          <w:i/>
          <w:sz w:val="20"/>
        </w:rPr>
        <w:t>Segmentación</w:t>
      </w:r>
      <w:r w:rsidRPr="001C3A24">
        <w:rPr>
          <w:rFonts w:ascii="Georgia" w:hAnsi="Georgia"/>
          <w:sz w:val="20"/>
        </w:rPr>
        <w:t>, en base a cómo, a partir de un conjunto grande de datos,  se producen particiones de acuerdo a su similitud</w:t>
      </w:r>
      <w:r>
        <w:rPr>
          <w:rFonts w:ascii="Georgia" w:hAnsi="Georgia"/>
          <w:sz w:val="20"/>
        </w:rPr>
        <w:t>.</w:t>
      </w:r>
    </w:p>
    <w:p w14:paraId="20BD8B17" w14:textId="77777777" w:rsidR="00F13DE8" w:rsidRDefault="00F13DE8">
      <w:pPr>
        <w:pStyle w:val="FootnoteText"/>
      </w:pPr>
    </w:p>
  </w:footnote>
  <w:footnote w:id="6">
    <w:p w14:paraId="228DC248" w14:textId="77777777" w:rsidR="00F13DE8" w:rsidRDefault="00F13DE8" w:rsidP="005331B7">
      <w:pPr>
        <w:spacing w:after="0"/>
        <w:rPr>
          <w:rFonts w:ascii="Georgia" w:hAnsi="Georgia"/>
          <w:sz w:val="20"/>
        </w:rPr>
      </w:pPr>
      <w:r>
        <w:rPr>
          <w:rStyle w:val="FootnoteReference"/>
        </w:rPr>
        <w:footnoteRef/>
      </w:r>
      <w:r>
        <w:t xml:space="preserve"> </w:t>
      </w:r>
      <w:r>
        <w:rPr>
          <w:rFonts w:ascii="Georgia" w:hAnsi="Georgia"/>
          <w:sz w:val="20"/>
        </w:rPr>
        <w:t xml:space="preserve">  </w:t>
      </w:r>
      <w:hyperlink r:id="rId4" w:history="1">
        <w:r w:rsidRPr="00CC530E">
          <w:rPr>
            <w:rStyle w:val="Hyperlink"/>
            <w:rFonts w:ascii="Georgia" w:hAnsi="Georgia"/>
            <w:noProof w:val="0"/>
            <w:sz w:val="20"/>
          </w:rPr>
          <w:t>http://ceur-ws.org/Vol-558/Art_8.pdf</w:t>
        </w:r>
      </w:hyperlink>
    </w:p>
    <w:p w14:paraId="3362FE3A" w14:textId="77777777" w:rsidR="00F13DE8" w:rsidRPr="001D209F" w:rsidRDefault="00F13DE8" w:rsidP="005331B7">
      <w:pPr>
        <w:spacing w:after="0"/>
        <w:rPr>
          <w:rFonts w:ascii="Georgia" w:hAnsi="Georgia"/>
          <w:sz w:val="20"/>
        </w:rPr>
      </w:pPr>
    </w:p>
    <w:p w14:paraId="77BFC824" w14:textId="77777777" w:rsidR="00F13DE8" w:rsidRDefault="00F13DE8">
      <w:pPr>
        <w:pStyle w:val="FootnoteText"/>
      </w:pPr>
    </w:p>
  </w:footnote>
  <w:footnote w:id="7">
    <w:p w14:paraId="136DFB73" w14:textId="77777777" w:rsidR="00F13DE8" w:rsidRPr="00805802" w:rsidRDefault="00F13DE8" w:rsidP="007B7F3A">
      <w:pPr>
        <w:rPr>
          <w:rFonts w:ascii="Georgia" w:hAnsi="Georgia"/>
          <w:sz w:val="20"/>
        </w:rPr>
      </w:pPr>
      <w:r>
        <w:rPr>
          <w:rStyle w:val="FootnoteReference"/>
        </w:rPr>
        <w:footnoteRef/>
      </w:r>
      <w:r>
        <w:t xml:space="preserve">  </w:t>
      </w:r>
      <w:bookmarkStart w:id="30" w:name="aa"/>
      <w:r w:rsidRPr="00A40A0C">
        <w:rPr>
          <w:rFonts w:ascii="Georgia" w:hAnsi="Georgia"/>
          <w:sz w:val="20"/>
        </w:rPr>
        <w:t xml:space="preserve"> </w:t>
      </w:r>
      <w:r w:rsidRPr="00A40A0C">
        <w:rPr>
          <w:rFonts w:ascii="Georgia" w:hAnsi="Georgia"/>
          <w:sz w:val="20"/>
        </w:rPr>
        <w:t>Los casos en los que se usa la media como medición de la distancia, para datos de tipo categóricos no siempre va a ser factible definir el vector medio.</w:t>
      </w:r>
    </w:p>
    <w:bookmarkEnd w:id="30"/>
    <w:p w14:paraId="7D5433AE" w14:textId="77777777" w:rsidR="00F13DE8" w:rsidRDefault="00F13DE8">
      <w:pPr>
        <w:pStyle w:val="FootnoteText"/>
      </w:pPr>
      <w:r>
        <w:t xml:space="preserve">  </w:t>
      </w:r>
    </w:p>
    <w:p w14:paraId="224F904D" w14:textId="77777777" w:rsidR="00F13DE8" w:rsidRDefault="00F13DE8">
      <w:pPr>
        <w:pStyle w:val="FootnoteText"/>
      </w:pPr>
    </w:p>
    <w:p w14:paraId="615F97A3" w14:textId="77777777" w:rsidR="00F13DE8" w:rsidRDefault="00F13DE8">
      <w:pPr>
        <w:pStyle w:val="FootnoteText"/>
      </w:pPr>
    </w:p>
  </w:footnote>
  <w:footnote w:id="8">
    <w:p w14:paraId="2B4934DD" w14:textId="77777777" w:rsidR="00F13DE8" w:rsidRDefault="00F13DE8">
      <w:pPr>
        <w:pStyle w:val="FootnoteText"/>
        <w:rPr>
          <w:rFonts w:ascii="Georgia" w:hAnsi="Georgia" w:cstheme="minorHAnsi"/>
        </w:rPr>
      </w:pPr>
      <w:r>
        <w:rPr>
          <w:rStyle w:val="FootnoteReference"/>
        </w:rPr>
        <w:footnoteRef/>
      </w:r>
      <w:r>
        <w:t xml:space="preserve">  </w:t>
      </w:r>
      <w:r>
        <w:rPr>
          <w:rFonts w:ascii="Georgia" w:hAnsi="Georgia" w:cstheme="minorHAnsi"/>
        </w:rPr>
        <w:t xml:space="preserve">Si nos atenemos a un criterio puramente de su definición, </w:t>
      </w:r>
      <w:r w:rsidRPr="007E3150">
        <w:rPr>
          <w:rFonts w:ascii="Georgia" w:hAnsi="Georgia" w:cstheme="minorHAnsi"/>
          <w:i/>
        </w:rPr>
        <w:t>DTW</w:t>
      </w:r>
      <w:r w:rsidRPr="005A7C61">
        <w:rPr>
          <w:rFonts w:ascii="Georgia" w:hAnsi="Georgia" w:cstheme="minorHAnsi"/>
        </w:rPr>
        <w:t xml:space="preserve"> no es una </w:t>
      </w:r>
      <w:r>
        <w:rPr>
          <w:rFonts w:ascii="Georgia" w:hAnsi="Georgia" w:cstheme="minorHAnsi"/>
        </w:rPr>
        <w:t>métrica al uso,  dado</w:t>
      </w:r>
      <w:r w:rsidRPr="005A7C61">
        <w:rPr>
          <w:rFonts w:ascii="Georgia" w:hAnsi="Georgia" w:cstheme="minorHAnsi"/>
        </w:rPr>
        <w:t xml:space="preserve"> que no cumple </w:t>
      </w:r>
      <w:r>
        <w:rPr>
          <w:rFonts w:ascii="Georgia" w:hAnsi="Georgia" w:cstheme="minorHAnsi"/>
        </w:rPr>
        <w:t xml:space="preserve">la característica de  </w:t>
      </w:r>
      <w:r>
        <w:rPr>
          <w:rFonts w:ascii="Georgia" w:hAnsi="Georgia" w:cstheme="minorHAnsi"/>
          <w:i/>
        </w:rPr>
        <w:t>D</w:t>
      </w:r>
      <w:r w:rsidRPr="007E3150">
        <w:rPr>
          <w:rFonts w:ascii="Georgia" w:hAnsi="Georgia" w:cstheme="minorHAnsi"/>
          <w:i/>
        </w:rPr>
        <w:t>esigualdad triangular</w:t>
      </w:r>
      <w:r w:rsidRPr="005A7C61">
        <w:rPr>
          <w:rFonts w:ascii="Georgia" w:hAnsi="Georgia" w:cstheme="minorHAnsi"/>
        </w:rPr>
        <w:t xml:space="preserve">, sino que calcula </w:t>
      </w:r>
      <w:r>
        <w:rPr>
          <w:rFonts w:ascii="Georgia" w:hAnsi="Georgia" w:cstheme="minorHAnsi"/>
        </w:rPr>
        <w:t xml:space="preserve">la forma más óptima de asociar </w:t>
      </w:r>
      <w:r w:rsidRPr="005A7C61">
        <w:rPr>
          <w:rFonts w:ascii="Georgia" w:hAnsi="Georgia" w:cstheme="minorHAnsi"/>
        </w:rPr>
        <w:t xml:space="preserve">dos series temporales. </w:t>
      </w:r>
      <w:r>
        <w:rPr>
          <w:rFonts w:ascii="Georgia" w:hAnsi="Georgia" w:cstheme="minorHAnsi"/>
        </w:rPr>
        <w:t xml:space="preserve">Con el objetivo de </w:t>
      </w:r>
      <w:r w:rsidRPr="005A7C61">
        <w:rPr>
          <w:rFonts w:ascii="Georgia" w:hAnsi="Georgia" w:cstheme="minorHAnsi"/>
        </w:rPr>
        <w:t xml:space="preserve">obtener </w:t>
      </w:r>
      <w:r>
        <w:rPr>
          <w:rFonts w:ascii="Georgia" w:hAnsi="Georgia" w:cstheme="minorHAnsi"/>
        </w:rPr>
        <w:t xml:space="preserve">una medida de </w:t>
      </w:r>
      <w:r w:rsidRPr="005A7C61">
        <w:rPr>
          <w:rFonts w:ascii="Georgia" w:hAnsi="Georgia" w:cstheme="minorHAnsi"/>
        </w:rPr>
        <w:t xml:space="preserve">similitud entre </w:t>
      </w:r>
      <w:r>
        <w:rPr>
          <w:rFonts w:ascii="Georgia" w:hAnsi="Georgia" w:cstheme="minorHAnsi"/>
        </w:rPr>
        <w:t xml:space="preserve">dichas </w:t>
      </w:r>
      <w:r w:rsidRPr="005A7C61">
        <w:rPr>
          <w:rFonts w:ascii="Georgia" w:hAnsi="Georgia" w:cstheme="minorHAnsi"/>
        </w:rPr>
        <w:t>series</w:t>
      </w:r>
      <w:r>
        <w:rPr>
          <w:rFonts w:ascii="Georgia" w:hAnsi="Georgia" w:cstheme="minorHAnsi"/>
        </w:rPr>
        <w:t xml:space="preserve">, </w:t>
      </w:r>
      <w:r w:rsidRPr="005A7C61">
        <w:rPr>
          <w:rFonts w:ascii="Georgia" w:hAnsi="Georgia" w:cstheme="minorHAnsi"/>
        </w:rPr>
        <w:t xml:space="preserve">se distorsionan en la escala temporal de </w:t>
      </w:r>
      <w:r>
        <w:rPr>
          <w:rFonts w:ascii="Georgia" w:hAnsi="Georgia" w:cstheme="minorHAnsi"/>
        </w:rPr>
        <w:t xml:space="preserve">una forma </w:t>
      </w:r>
      <w:r w:rsidRPr="005A7C61">
        <w:rPr>
          <w:rFonts w:ascii="Georgia" w:hAnsi="Georgia" w:cstheme="minorHAnsi"/>
        </w:rPr>
        <w:t>no lineal.</w:t>
      </w:r>
    </w:p>
    <w:p w14:paraId="327DC44C" w14:textId="77777777" w:rsidR="00F13DE8" w:rsidRDefault="00F13DE8">
      <w:pPr>
        <w:pStyle w:val="FootnoteText"/>
        <w:rPr>
          <w:rFonts w:ascii="Georgia" w:hAnsi="Georgia" w:cstheme="minorHAnsi"/>
        </w:rPr>
      </w:pPr>
    </w:p>
    <w:p w14:paraId="1DE0726D" w14:textId="77777777" w:rsidR="00F13DE8" w:rsidRDefault="00F13DE8">
      <w:pPr>
        <w:pStyle w:val="FootnoteText"/>
        <w:rPr>
          <w:rFonts w:ascii="Georgia" w:hAnsi="Georgia" w:cstheme="minorHAnsi"/>
        </w:rPr>
      </w:pPr>
    </w:p>
    <w:p w14:paraId="469278C5" w14:textId="77777777" w:rsidR="00F13DE8" w:rsidRDefault="00F13DE8">
      <w:pPr>
        <w:pStyle w:val="FootnoteText"/>
        <w:rPr>
          <w:rFonts w:ascii="Georgia" w:hAnsi="Georgia" w:cstheme="minorHAnsi"/>
        </w:rPr>
      </w:pPr>
    </w:p>
    <w:p w14:paraId="7C2FE7BE" w14:textId="77777777" w:rsidR="00F13DE8" w:rsidRDefault="00F13DE8">
      <w:pPr>
        <w:pStyle w:val="FootnoteText"/>
      </w:pPr>
    </w:p>
  </w:footnote>
  <w:footnote w:id="9">
    <w:p w14:paraId="54DA5D7B" w14:textId="77777777" w:rsidR="00F13DE8" w:rsidRDefault="00F13DE8" w:rsidP="00A733BA">
      <w:pPr>
        <w:autoSpaceDE w:val="0"/>
        <w:autoSpaceDN w:val="0"/>
        <w:adjustRightInd w:val="0"/>
        <w:spacing w:after="0"/>
        <w:ind w:left="360"/>
        <w:rPr>
          <w:rFonts w:ascii="Georgia" w:hAnsi="Georgia" w:cs="Calibri"/>
          <w:sz w:val="20"/>
          <w:szCs w:val="24"/>
        </w:rPr>
      </w:pPr>
      <w:r>
        <w:rPr>
          <w:rStyle w:val="FootnoteReference"/>
        </w:rPr>
        <w:footnoteRef/>
      </w:r>
      <w:r>
        <w:t xml:space="preserve"> </w:t>
      </w:r>
      <w:r>
        <w:rPr>
          <w:rFonts w:ascii="Georgia" w:hAnsi="Georgia" w:cs="Calibri"/>
          <w:sz w:val="20"/>
          <w:szCs w:val="24"/>
        </w:rPr>
        <w:t xml:space="preserve"> </w:t>
      </w:r>
      <w:r w:rsidRPr="00CB45D7">
        <w:rPr>
          <w:rFonts w:ascii="Georgia" w:hAnsi="Georgia" w:cs="Calibri"/>
          <w:sz w:val="20"/>
          <w:szCs w:val="24"/>
        </w:rPr>
        <w:t>Se estima que una serie temporal se puede considerar larga, si cuenta con un número cercano a mil componentes.</w:t>
      </w:r>
    </w:p>
    <w:p w14:paraId="58412275" w14:textId="77777777" w:rsidR="00F13DE8" w:rsidRDefault="00F13DE8" w:rsidP="00A733BA">
      <w:pPr>
        <w:autoSpaceDE w:val="0"/>
        <w:autoSpaceDN w:val="0"/>
        <w:adjustRightInd w:val="0"/>
        <w:spacing w:after="0"/>
        <w:ind w:left="360"/>
        <w:rPr>
          <w:rFonts w:ascii="Georgia" w:hAnsi="Georgia" w:cs="Calibri"/>
          <w:sz w:val="20"/>
          <w:szCs w:val="24"/>
        </w:rPr>
      </w:pPr>
    </w:p>
    <w:p w14:paraId="55D3B61F" w14:textId="77777777" w:rsidR="00F13DE8" w:rsidRDefault="00F13DE8" w:rsidP="00A733BA">
      <w:pPr>
        <w:autoSpaceDE w:val="0"/>
        <w:autoSpaceDN w:val="0"/>
        <w:adjustRightInd w:val="0"/>
        <w:spacing w:after="0"/>
        <w:ind w:left="360"/>
        <w:rPr>
          <w:rFonts w:ascii="Georgia" w:hAnsi="Georgia" w:cs="Calibri"/>
          <w:sz w:val="20"/>
          <w:szCs w:val="24"/>
        </w:rPr>
      </w:pPr>
    </w:p>
    <w:p w14:paraId="35FEB860" w14:textId="77777777" w:rsidR="00F13DE8" w:rsidRPr="00CB45D7" w:rsidRDefault="00F13DE8" w:rsidP="00A733BA">
      <w:pPr>
        <w:autoSpaceDE w:val="0"/>
        <w:autoSpaceDN w:val="0"/>
        <w:adjustRightInd w:val="0"/>
        <w:spacing w:after="0"/>
        <w:ind w:left="360"/>
        <w:rPr>
          <w:rFonts w:ascii="Georgia" w:hAnsi="Georgia" w:cs="Calibri"/>
          <w:sz w:val="20"/>
          <w:szCs w:val="24"/>
        </w:rPr>
      </w:pPr>
    </w:p>
    <w:p w14:paraId="07F4110C" w14:textId="77777777" w:rsidR="00F13DE8" w:rsidRDefault="00F13DE8">
      <w:pPr>
        <w:pStyle w:val="FootnoteText"/>
      </w:pPr>
    </w:p>
  </w:footnote>
  <w:footnote w:id="10">
    <w:p w14:paraId="393EA87D" w14:textId="77777777" w:rsidR="00F13DE8" w:rsidRPr="008273C9" w:rsidRDefault="00F13DE8" w:rsidP="001E1138">
      <w:pPr>
        <w:autoSpaceDE w:val="0"/>
        <w:autoSpaceDN w:val="0"/>
        <w:adjustRightInd w:val="0"/>
        <w:spacing w:after="0"/>
        <w:rPr>
          <w:rFonts w:ascii="Georgia" w:hAnsi="Georgia" w:cs="Calibri"/>
          <w:sz w:val="20"/>
          <w:szCs w:val="24"/>
        </w:rPr>
      </w:pPr>
      <w:r>
        <w:rPr>
          <w:rStyle w:val="FootnoteReference"/>
        </w:rPr>
        <w:footnoteRef/>
      </w:r>
      <w:r>
        <w:t xml:space="preserve">  </w:t>
      </w:r>
      <w:r w:rsidRPr="008273C9">
        <w:rPr>
          <w:rFonts w:ascii="Georgia" w:hAnsi="Georgia" w:cs="Calibri"/>
          <w:sz w:val="20"/>
          <w:szCs w:val="24"/>
        </w:rPr>
        <w:t xml:space="preserve">Otra zona utilizada de manera frecuente en los escenarios reales es la de “Paralelogramo de </w:t>
      </w:r>
      <w:proofErr w:type="spellStart"/>
      <w:r w:rsidRPr="008273C9">
        <w:rPr>
          <w:rFonts w:ascii="Georgia" w:hAnsi="Georgia" w:cs="Calibri"/>
          <w:sz w:val="20"/>
          <w:szCs w:val="24"/>
        </w:rPr>
        <w:t>Itakura</w:t>
      </w:r>
      <w:proofErr w:type="spellEnd"/>
      <w:r w:rsidRPr="008273C9">
        <w:rPr>
          <w:rFonts w:ascii="Georgia" w:hAnsi="Georgia" w:cs="Calibri"/>
          <w:sz w:val="20"/>
          <w:szCs w:val="24"/>
        </w:rPr>
        <w:t>”   (</w:t>
      </w:r>
      <w:proofErr w:type="spellStart"/>
      <w:r w:rsidRPr="008273C9">
        <w:rPr>
          <w:rFonts w:ascii="Georgia" w:hAnsi="Georgia" w:cs="Calibri"/>
          <w:sz w:val="20"/>
          <w:szCs w:val="24"/>
        </w:rPr>
        <w:t>Itakura</w:t>
      </w:r>
      <w:proofErr w:type="spellEnd"/>
      <w:r w:rsidRPr="008273C9">
        <w:rPr>
          <w:rFonts w:ascii="Georgia" w:hAnsi="Georgia" w:cs="Calibri"/>
          <w:sz w:val="20"/>
          <w:szCs w:val="24"/>
        </w:rPr>
        <w:t xml:space="preserve">, 1975). </w:t>
      </w:r>
    </w:p>
    <w:p w14:paraId="33D2A6EA" w14:textId="77777777" w:rsidR="00F13DE8" w:rsidRPr="001E1138" w:rsidRDefault="00F13DE8">
      <w:pPr>
        <w:pStyle w:val="FootnoteText"/>
        <w:rPr>
          <w:lang w:val="es-ES"/>
        </w:rPr>
      </w:pPr>
    </w:p>
  </w:footnote>
  <w:footnote w:id="11">
    <w:p w14:paraId="335A413D" w14:textId="77777777" w:rsidR="00F13DE8" w:rsidRDefault="00F13DE8">
      <w:pPr>
        <w:pStyle w:val="FootnoteText"/>
        <w:rPr>
          <w:rFonts w:ascii="Georgia" w:hAnsi="Georgia" w:cs="Calibri"/>
          <w:szCs w:val="24"/>
        </w:rPr>
      </w:pPr>
      <w:r>
        <w:rPr>
          <w:rStyle w:val="FootnoteReference"/>
        </w:rPr>
        <w:footnoteRef/>
      </w:r>
      <w:r>
        <w:t xml:space="preserve">   </w:t>
      </w:r>
      <w:r>
        <w:rPr>
          <w:rFonts w:ascii="Georgia" w:hAnsi="Georgia" w:cs="Calibri"/>
          <w:szCs w:val="24"/>
        </w:rPr>
        <w:t xml:space="preserve">Otro método utilizado como parte del proceso de mejora del algoritmo </w:t>
      </w:r>
      <w:r w:rsidRPr="00E56F0E">
        <w:rPr>
          <w:rFonts w:ascii="Georgia" w:hAnsi="Georgia" w:cs="Calibri"/>
          <w:szCs w:val="24"/>
        </w:rPr>
        <w:t>DTW</w:t>
      </w:r>
      <w:r>
        <w:rPr>
          <w:rFonts w:ascii="Georgia" w:hAnsi="Georgia" w:cs="Calibri"/>
          <w:szCs w:val="24"/>
        </w:rPr>
        <w:t xml:space="preserve">, ha sido </w:t>
      </w:r>
      <w:proofErr w:type="spellStart"/>
      <w:r w:rsidRPr="00044586">
        <w:rPr>
          <w:rFonts w:ascii="Georgia" w:hAnsi="Georgia" w:cs="Calibri"/>
          <w:i/>
          <w:szCs w:val="24"/>
        </w:rPr>
        <w:t>FastDTW</w:t>
      </w:r>
      <w:proofErr w:type="spellEnd"/>
      <w:r>
        <w:rPr>
          <w:rFonts w:ascii="Georgia" w:hAnsi="Georgia" w:cs="Calibri"/>
          <w:szCs w:val="24"/>
        </w:rPr>
        <w:t>. No obstante, el objetivo de este TFM no es analizar detalladamente las distintas tecnologías, sino sólo mencionarlas.</w:t>
      </w:r>
    </w:p>
    <w:p w14:paraId="2885A005" w14:textId="77777777" w:rsidR="00F13DE8" w:rsidRDefault="00F13DE8">
      <w:pPr>
        <w:pStyle w:val="FootnoteText"/>
        <w:rPr>
          <w:rFonts w:ascii="Georgia" w:hAnsi="Georgia" w:cs="Calibri"/>
          <w:szCs w:val="24"/>
        </w:rPr>
      </w:pPr>
    </w:p>
    <w:p w14:paraId="2958B802" w14:textId="77777777" w:rsidR="00F13DE8" w:rsidRDefault="00F13DE8">
      <w:pPr>
        <w:pStyle w:val="FootnoteText"/>
        <w:rPr>
          <w:rFonts w:ascii="Georgia" w:hAnsi="Georgia" w:cs="Calibri"/>
          <w:szCs w:val="24"/>
        </w:rPr>
      </w:pPr>
    </w:p>
    <w:p w14:paraId="4B97F68C" w14:textId="77777777" w:rsidR="00F13DE8" w:rsidRPr="001E1138" w:rsidRDefault="00F13DE8">
      <w:pPr>
        <w:pStyle w:val="FootnoteText"/>
        <w:rPr>
          <w:lang w:val="es-ES"/>
        </w:rPr>
      </w:pPr>
    </w:p>
  </w:footnote>
  <w:footnote w:id="12">
    <w:p w14:paraId="1FDA4030" w14:textId="77777777" w:rsidR="00F13DE8" w:rsidRPr="00FD568A" w:rsidRDefault="00F13DE8" w:rsidP="00FD568A">
      <w:pPr>
        <w:spacing w:after="0"/>
        <w:jc w:val="left"/>
        <w:rPr>
          <w:rFonts w:ascii="Georgia" w:hAnsi="Georgia"/>
          <w:sz w:val="20"/>
        </w:rPr>
      </w:pPr>
      <w:r>
        <w:rPr>
          <w:rStyle w:val="FootnoteReference"/>
        </w:rPr>
        <w:footnoteRef/>
      </w:r>
      <w:r>
        <w:t xml:space="preserve">  </w:t>
      </w:r>
      <w:r w:rsidRPr="00FD568A">
        <w:rPr>
          <w:rFonts w:ascii="Georgia" w:hAnsi="Georgia"/>
          <w:sz w:val="20"/>
        </w:rPr>
        <w:t>Para acceder a los datos de origen, visite</w:t>
      </w:r>
    </w:p>
    <w:p w14:paraId="12DD376C" w14:textId="77777777" w:rsidR="00F13DE8" w:rsidRPr="00FD568A" w:rsidRDefault="00F13DE8" w:rsidP="00FD568A">
      <w:pPr>
        <w:spacing w:after="0"/>
        <w:jc w:val="left"/>
        <w:rPr>
          <w:rFonts w:ascii="Georgia" w:hAnsi="Georgia"/>
          <w:b/>
          <w:color w:val="4F81BD" w:themeColor="accent1"/>
          <w:sz w:val="20"/>
        </w:rPr>
      </w:pPr>
      <w:hyperlink r:id="rId5" w:history="1">
        <w:r w:rsidRPr="00FD568A">
          <w:rPr>
            <w:rStyle w:val="Hyperlink"/>
            <w:rFonts w:ascii="Georgia" w:hAnsi="Georgia"/>
            <w:b/>
            <w:noProof w:val="0"/>
            <w:color w:val="4F81BD" w:themeColor="accent1"/>
            <w:sz w:val="20"/>
          </w:rPr>
          <w:t>http://vacommunity.org/2016+VAST+Challenge%3A+MC2</w:t>
        </w:r>
      </w:hyperlink>
    </w:p>
    <w:p w14:paraId="4BA3F6BC" w14:textId="77777777" w:rsidR="00F13DE8" w:rsidRPr="00FD568A" w:rsidRDefault="00F13DE8">
      <w:pPr>
        <w:pStyle w:val="FootnoteText"/>
        <w:rPr>
          <w:lang w:val="es-E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379B4FC3" w14:textId="77777777" w:rsidR="00F13DE8" w:rsidRPr="00E77B63" w:rsidRDefault="00F13DE8"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1"/>
  </w:num>
  <w:num w:numId="4">
    <w:abstractNumId w:val="13"/>
  </w:num>
  <w:num w:numId="5">
    <w:abstractNumId w:val="28"/>
  </w:num>
  <w:num w:numId="6">
    <w:abstractNumId w:val="22"/>
  </w:num>
  <w:num w:numId="7">
    <w:abstractNumId w:val="29"/>
  </w:num>
  <w:num w:numId="8">
    <w:abstractNumId w:val="15"/>
  </w:num>
  <w:num w:numId="9">
    <w:abstractNumId w:val="1"/>
  </w:num>
  <w:num w:numId="10">
    <w:abstractNumId w:val="33"/>
  </w:num>
  <w:num w:numId="11">
    <w:abstractNumId w:val="8"/>
  </w:num>
  <w:num w:numId="12">
    <w:abstractNumId w:val="5"/>
  </w:num>
  <w:num w:numId="13">
    <w:abstractNumId w:val="26"/>
  </w:num>
  <w:num w:numId="14">
    <w:abstractNumId w:val="36"/>
  </w:num>
  <w:num w:numId="15">
    <w:abstractNumId w:val="35"/>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4"/>
  </w:num>
  <w:num w:numId="27">
    <w:abstractNumId w:val="30"/>
  </w:num>
  <w:num w:numId="28">
    <w:abstractNumId w:val="32"/>
  </w:num>
  <w:num w:numId="29">
    <w:abstractNumId w:val="37"/>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VILLAR">
    <w15:presenceInfo w15:providerId="Windows Live" w15:userId="67fa5a4c-abf9-424d-b482-1f07155d97ba"/>
  </w15:person>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0B41"/>
    <w:rsid w:val="00001DD9"/>
    <w:rsid w:val="0000362D"/>
    <w:rsid w:val="00004F79"/>
    <w:rsid w:val="000050F0"/>
    <w:rsid w:val="00005BA2"/>
    <w:rsid w:val="00006318"/>
    <w:rsid w:val="00007244"/>
    <w:rsid w:val="00007653"/>
    <w:rsid w:val="0000768D"/>
    <w:rsid w:val="000120A5"/>
    <w:rsid w:val="000138BE"/>
    <w:rsid w:val="00021D38"/>
    <w:rsid w:val="0002293E"/>
    <w:rsid w:val="0002467D"/>
    <w:rsid w:val="00024D01"/>
    <w:rsid w:val="00026111"/>
    <w:rsid w:val="0002680C"/>
    <w:rsid w:val="00026D0B"/>
    <w:rsid w:val="00026D3A"/>
    <w:rsid w:val="0002729B"/>
    <w:rsid w:val="00030E12"/>
    <w:rsid w:val="00031972"/>
    <w:rsid w:val="00031DB1"/>
    <w:rsid w:val="000334AE"/>
    <w:rsid w:val="000334C9"/>
    <w:rsid w:val="000352AE"/>
    <w:rsid w:val="00036332"/>
    <w:rsid w:val="00037599"/>
    <w:rsid w:val="00042C66"/>
    <w:rsid w:val="00042C7C"/>
    <w:rsid w:val="000436BA"/>
    <w:rsid w:val="00044FA5"/>
    <w:rsid w:val="00047F5C"/>
    <w:rsid w:val="000504A0"/>
    <w:rsid w:val="000516A7"/>
    <w:rsid w:val="00060A7B"/>
    <w:rsid w:val="00061753"/>
    <w:rsid w:val="00062B26"/>
    <w:rsid w:val="000647FA"/>
    <w:rsid w:val="00067ACA"/>
    <w:rsid w:val="000707C2"/>
    <w:rsid w:val="00071D0B"/>
    <w:rsid w:val="00071F1F"/>
    <w:rsid w:val="0007348F"/>
    <w:rsid w:val="000735EC"/>
    <w:rsid w:val="000737D0"/>
    <w:rsid w:val="0007460F"/>
    <w:rsid w:val="000751DA"/>
    <w:rsid w:val="00075765"/>
    <w:rsid w:val="000761D9"/>
    <w:rsid w:val="00077B6D"/>
    <w:rsid w:val="0008165F"/>
    <w:rsid w:val="0008425A"/>
    <w:rsid w:val="00086F1E"/>
    <w:rsid w:val="0009032D"/>
    <w:rsid w:val="00090C83"/>
    <w:rsid w:val="0009119A"/>
    <w:rsid w:val="00091886"/>
    <w:rsid w:val="00092DBD"/>
    <w:rsid w:val="000930A1"/>
    <w:rsid w:val="000A12DF"/>
    <w:rsid w:val="000A24F6"/>
    <w:rsid w:val="000A367A"/>
    <w:rsid w:val="000A395A"/>
    <w:rsid w:val="000A3C39"/>
    <w:rsid w:val="000A743C"/>
    <w:rsid w:val="000B02CB"/>
    <w:rsid w:val="000B32EE"/>
    <w:rsid w:val="000B571D"/>
    <w:rsid w:val="000B5D0F"/>
    <w:rsid w:val="000B6432"/>
    <w:rsid w:val="000B6ABF"/>
    <w:rsid w:val="000C1888"/>
    <w:rsid w:val="000C53D8"/>
    <w:rsid w:val="000C5FB6"/>
    <w:rsid w:val="000C6824"/>
    <w:rsid w:val="000C7536"/>
    <w:rsid w:val="000D065E"/>
    <w:rsid w:val="000D09BE"/>
    <w:rsid w:val="000D244A"/>
    <w:rsid w:val="000D2458"/>
    <w:rsid w:val="000D2E75"/>
    <w:rsid w:val="000D5C98"/>
    <w:rsid w:val="000D61A4"/>
    <w:rsid w:val="000D6A8F"/>
    <w:rsid w:val="000E2D01"/>
    <w:rsid w:val="000E33A9"/>
    <w:rsid w:val="000E3874"/>
    <w:rsid w:val="000E3E5A"/>
    <w:rsid w:val="000E717A"/>
    <w:rsid w:val="000E77D1"/>
    <w:rsid w:val="000E7DAE"/>
    <w:rsid w:val="000F0592"/>
    <w:rsid w:val="000F0C8B"/>
    <w:rsid w:val="000F304D"/>
    <w:rsid w:val="000F57F4"/>
    <w:rsid w:val="000F7405"/>
    <w:rsid w:val="00100075"/>
    <w:rsid w:val="00101121"/>
    <w:rsid w:val="001021ED"/>
    <w:rsid w:val="00106BF3"/>
    <w:rsid w:val="00107340"/>
    <w:rsid w:val="0010749F"/>
    <w:rsid w:val="001105DD"/>
    <w:rsid w:val="00114FE3"/>
    <w:rsid w:val="00115069"/>
    <w:rsid w:val="00121E2F"/>
    <w:rsid w:val="00122DD6"/>
    <w:rsid w:val="00125162"/>
    <w:rsid w:val="001270D9"/>
    <w:rsid w:val="00127CB8"/>
    <w:rsid w:val="00127F3A"/>
    <w:rsid w:val="001319D6"/>
    <w:rsid w:val="00132D75"/>
    <w:rsid w:val="00132F4B"/>
    <w:rsid w:val="001346B9"/>
    <w:rsid w:val="001348A1"/>
    <w:rsid w:val="00134CAE"/>
    <w:rsid w:val="00137B5E"/>
    <w:rsid w:val="0014468A"/>
    <w:rsid w:val="00145523"/>
    <w:rsid w:val="00146378"/>
    <w:rsid w:val="00150D66"/>
    <w:rsid w:val="00151071"/>
    <w:rsid w:val="00153B66"/>
    <w:rsid w:val="001549B4"/>
    <w:rsid w:val="00155BAA"/>
    <w:rsid w:val="001655B9"/>
    <w:rsid w:val="00165A21"/>
    <w:rsid w:val="00170524"/>
    <w:rsid w:val="001729FA"/>
    <w:rsid w:val="0017340F"/>
    <w:rsid w:val="001735D1"/>
    <w:rsid w:val="00173F1E"/>
    <w:rsid w:val="00175F03"/>
    <w:rsid w:val="00177DC7"/>
    <w:rsid w:val="001802F0"/>
    <w:rsid w:val="00181149"/>
    <w:rsid w:val="00184383"/>
    <w:rsid w:val="0018477C"/>
    <w:rsid w:val="00184AA4"/>
    <w:rsid w:val="00184F80"/>
    <w:rsid w:val="00184F83"/>
    <w:rsid w:val="00185C5D"/>
    <w:rsid w:val="001923B1"/>
    <w:rsid w:val="001932E7"/>
    <w:rsid w:val="00194492"/>
    <w:rsid w:val="00195153"/>
    <w:rsid w:val="001A1BEB"/>
    <w:rsid w:val="001A4753"/>
    <w:rsid w:val="001B02E0"/>
    <w:rsid w:val="001B2E00"/>
    <w:rsid w:val="001B3091"/>
    <w:rsid w:val="001B5FB2"/>
    <w:rsid w:val="001B7A1B"/>
    <w:rsid w:val="001C1DEC"/>
    <w:rsid w:val="001C3A24"/>
    <w:rsid w:val="001D0F9E"/>
    <w:rsid w:val="001D209F"/>
    <w:rsid w:val="001D2F16"/>
    <w:rsid w:val="001D59AD"/>
    <w:rsid w:val="001D6FBF"/>
    <w:rsid w:val="001D7DA5"/>
    <w:rsid w:val="001E0274"/>
    <w:rsid w:val="001E10C8"/>
    <w:rsid w:val="001E1138"/>
    <w:rsid w:val="001E3806"/>
    <w:rsid w:val="001F1736"/>
    <w:rsid w:val="001F1FEB"/>
    <w:rsid w:val="001F35A9"/>
    <w:rsid w:val="001F3A93"/>
    <w:rsid w:val="001F4551"/>
    <w:rsid w:val="001F5D7E"/>
    <w:rsid w:val="001F7EB3"/>
    <w:rsid w:val="002026FA"/>
    <w:rsid w:val="00203E76"/>
    <w:rsid w:val="002056E3"/>
    <w:rsid w:val="00205BFD"/>
    <w:rsid w:val="0020778C"/>
    <w:rsid w:val="00210031"/>
    <w:rsid w:val="002104ED"/>
    <w:rsid w:val="002143CF"/>
    <w:rsid w:val="002144E1"/>
    <w:rsid w:val="002154A2"/>
    <w:rsid w:val="00216468"/>
    <w:rsid w:val="00216EA6"/>
    <w:rsid w:val="0021718B"/>
    <w:rsid w:val="00222AF9"/>
    <w:rsid w:val="002248FF"/>
    <w:rsid w:val="00234606"/>
    <w:rsid w:val="002415E0"/>
    <w:rsid w:val="002438AC"/>
    <w:rsid w:val="00244508"/>
    <w:rsid w:val="00244EEE"/>
    <w:rsid w:val="00244FB9"/>
    <w:rsid w:val="0024553B"/>
    <w:rsid w:val="002455A6"/>
    <w:rsid w:val="00251C30"/>
    <w:rsid w:val="002536BD"/>
    <w:rsid w:val="0025377D"/>
    <w:rsid w:val="00256DF3"/>
    <w:rsid w:val="00256F70"/>
    <w:rsid w:val="00257571"/>
    <w:rsid w:val="0026106C"/>
    <w:rsid w:val="00264D34"/>
    <w:rsid w:val="002652B9"/>
    <w:rsid w:val="002722D5"/>
    <w:rsid w:val="00272BF4"/>
    <w:rsid w:val="0027326F"/>
    <w:rsid w:val="002734DB"/>
    <w:rsid w:val="00274D8F"/>
    <w:rsid w:val="00274DB8"/>
    <w:rsid w:val="00276C04"/>
    <w:rsid w:val="002772C7"/>
    <w:rsid w:val="00277614"/>
    <w:rsid w:val="00283D1F"/>
    <w:rsid w:val="00284130"/>
    <w:rsid w:val="00284AC3"/>
    <w:rsid w:val="00285502"/>
    <w:rsid w:val="0029233C"/>
    <w:rsid w:val="002934D2"/>
    <w:rsid w:val="0029361B"/>
    <w:rsid w:val="0029559E"/>
    <w:rsid w:val="0029669B"/>
    <w:rsid w:val="002A207E"/>
    <w:rsid w:val="002A3839"/>
    <w:rsid w:val="002A3DC1"/>
    <w:rsid w:val="002A44BE"/>
    <w:rsid w:val="002B0AFE"/>
    <w:rsid w:val="002B17F9"/>
    <w:rsid w:val="002B2137"/>
    <w:rsid w:val="002C090D"/>
    <w:rsid w:val="002C2791"/>
    <w:rsid w:val="002C3261"/>
    <w:rsid w:val="002C36F6"/>
    <w:rsid w:val="002C3EC5"/>
    <w:rsid w:val="002C6057"/>
    <w:rsid w:val="002C7EE9"/>
    <w:rsid w:val="002D6E5D"/>
    <w:rsid w:val="002E00B4"/>
    <w:rsid w:val="002E0786"/>
    <w:rsid w:val="002E0A5D"/>
    <w:rsid w:val="002E16E8"/>
    <w:rsid w:val="002E3631"/>
    <w:rsid w:val="002E3E8C"/>
    <w:rsid w:val="002E4430"/>
    <w:rsid w:val="002E520D"/>
    <w:rsid w:val="002E62A7"/>
    <w:rsid w:val="002F03B2"/>
    <w:rsid w:val="002F06D9"/>
    <w:rsid w:val="002F307E"/>
    <w:rsid w:val="002F3140"/>
    <w:rsid w:val="002F3F5D"/>
    <w:rsid w:val="002F539B"/>
    <w:rsid w:val="002F5E17"/>
    <w:rsid w:val="002F716A"/>
    <w:rsid w:val="002F7A6C"/>
    <w:rsid w:val="003058F4"/>
    <w:rsid w:val="00306E6C"/>
    <w:rsid w:val="00312975"/>
    <w:rsid w:val="00314DE0"/>
    <w:rsid w:val="00316340"/>
    <w:rsid w:val="00316986"/>
    <w:rsid w:val="0032053C"/>
    <w:rsid w:val="00320A2D"/>
    <w:rsid w:val="00321377"/>
    <w:rsid w:val="00325907"/>
    <w:rsid w:val="00326671"/>
    <w:rsid w:val="00327A80"/>
    <w:rsid w:val="00342944"/>
    <w:rsid w:val="00342DDA"/>
    <w:rsid w:val="00347753"/>
    <w:rsid w:val="00350B6B"/>
    <w:rsid w:val="00352C24"/>
    <w:rsid w:val="00353219"/>
    <w:rsid w:val="00353F46"/>
    <w:rsid w:val="00353F90"/>
    <w:rsid w:val="0035590B"/>
    <w:rsid w:val="00356CAB"/>
    <w:rsid w:val="00360F88"/>
    <w:rsid w:val="0036553F"/>
    <w:rsid w:val="00370552"/>
    <w:rsid w:val="00370DC0"/>
    <w:rsid w:val="00371794"/>
    <w:rsid w:val="00373807"/>
    <w:rsid w:val="00376003"/>
    <w:rsid w:val="00376246"/>
    <w:rsid w:val="00376A73"/>
    <w:rsid w:val="003775B9"/>
    <w:rsid w:val="00377D5A"/>
    <w:rsid w:val="00377EF3"/>
    <w:rsid w:val="003800DA"/>
    <w:rsid w:val="00380169"/>
    <w:rsid w:val="003817A1"/>
    <w:rsid w:val="003822AB"/>
    <w:rsid w:val="00385B70"/>
    <w:rsid w:val="0038786D"/>
    <w:rsid w:val="00390AB1"/>
    <w:rsid w:val="003924FC"/>
    <w:rsid w:val="00393E6D"/>
    <w:rsid w:val="003A042A"/>
    <w:rsid w:val="003A0C15"/>
    <w:rsid w:val="003A2EE8"/>
    <w:rsid w:val="003A31DD"/>
    <w:rsid w:val="003A3596"/>
    <w:rsid w:val="003A4028"/>
    <w:rsid w:val="003B081B"/>
    <w:rsid w:val="003B286F"/>
    <w:rsid w:val="003B3EFE"/>
    <w:rsid w:val="003B404C"/>
    <w:rsid w:val="003C0F42"/>
    <w:rsid w:val="003C2B58"/>
    <w:rsid w:val="003C322D"/>
    <w:rsid w:val="003C364E"/>
    <w:rsid w:val="003C545D"/>
    <w:rsid w:val="003C6399"/>
    <w:rsid w:val="003D193B"/>
    <w:rsid w:val="003D283F"/>
    <w:rsid w:val="003D3048"/>
    <w:rsid w:val="003D595C"/>
    <w:rsid w:val="003D59AC"/>
    <w:rsid w:val="003D7AE1"/>
    <w:rsid w:val="003E47C5"/>
    <w:rsid w:val="003E62A9"/>
    <w:rsid w:val="003F0155"/>
    <w:rsid w:val="003F1714"/>
    <w:rsid w:val="003F28AF"/>
    <w:rsid w:val="003F4C13"/>
    <w:rsid w:val="003F5207"/>
    <w:rsid w:val="003F6382"/>
    <w:rsid w:val="003F67E3"/>
    <w:rsid w:val="003F7135"/>
    <w:rsid w:val="0040011E"/>
    <w:rsid w:val="00401308"/>
    <w:rsid w:val="004027A4"/>
    <w:rsid w:val="004040AA"/>
    <w:rsid w:val="00407E92"/>
    <w:rsid w:val="004107AB"/>
    <w:rsid w:val="004108BD"/>
    <w:rsid w:val="004131D1"/>
    <w:rsid w:val="004146B3"/>
    <w:rsid w:val="00415316"/>
    <w:rsid w:val="00416736"/>
    <w:rsid w:val="00416EA2"/>
    <w:rsid w:val="00416F0B"/>
    <w:rsid w:val="0042096F"/>
    <w:rsid w:val="00420B3E"/>
    <w:rsid w:val="00421909"/>
    <w:rsid w:val="00423978"/>
    <w:rsid w:val="00424294"/>
    <w:rsid w:val="00427F31"/>
    <w:rsid w:val="00430B08"/>
    <w:rsid w:val="00432350"/>
    <w:rsid w:val="00435788"/>
    <w:rsid w:val="004357F7"/>
    <w:rsid w:val="004372A7"/>
    <w:rsid w:val="00441B4A"/>
    <w:rsid w:val="00444B80"/>
    <w:rsid w:val="00445233"/>
    <w:rsid w:val="004466FD"/>
    <w:rsid w:val="00451851"/>
    <w:rsid w:val="00452BBD"/>
    <w:rsid w:val="00454C0A"/>
    <w:rsid w:val="00454D26"/>
    <w:rsid w:val="004551DB"/>
    <w:rsid w:val="00456377"/>
    <w:rsid w:val="004566E6"/>
    <w:rsid w:val="004567E4"/>
    <w:rsid w:val="00457670"/>
    <w:rsid w:val="00457AD5"/>
    <w:rsid w:val="00461DDF"/>
    <w:rsid w:val="0046271B"/>
    <w:rsid w:val="00462E86"/>
    <w:rsid w:val="0046398F"/>
    <w:rsid w:val="00464A30"/>
    <w:rsid w:val="004662D9"/>
    <w:rsid w:val="00467858"/>
    <w:rsid w:val="00470493"/>
    <w:rsid w:val="00471669"/>
    <w:rsid w:val="0047193C"/>
    <w:rsid w:val="00472D82"/>
    <w:rsid w:val="00475CBC"/>
    <w:rsid w:val="004769F3"/>
    <w:rsid w:val="00476F1C"/>
    <w:rsid w:val="00477608"/>
    <w:rsid w:val="00482DC0"/>
    <w:rsid w:val="00483A2D"/>
    <w:rsid w:val="00486B29"/>
    <w:rsid w:val="0049082D"/>
    <w:rsid w:val="00497831"/>
    <w:rsid w:val="004A0FA1"/>
    <w:rsid w:val="004A1782"/>
    <w:rsid w:val="004A731E"/>
    <w:rsid w:val="004B0CDC"/>
    <w:rsid w:val="004B3081"/>
    <w:rsid w:val="004B3F64"/>
    <w:rsid w:val="004C0656"/>
    <w:rsid w:val="004C0B3C"/>
    <w:rsid w:val="004C23C6"/>
    <w:rsid w:val="004C29BA"/>
    <w:rsid w:val="004C4084"/>
    <w:rsid w:val="004C5677"/>
    <w:rsid w:val="004C60F5"/>
    <w:rsid w:val="004C6261"/>
    <w:rsid w:val="004D13CC"/>
    <w:rsid w:val="004D47BE"/>
    <w:rsid w:val="004D7746"/>
    <w:rsid w:val="004D7B96"/>
    <w:rsid w:val="004E0570"/>
    <w:rsid w:val="004E0590"/>
    <w:rsid w:val="004E19AF"/>
    <w:rsid w:val="004E1CF5"/>
    <w:rsid w:val="004E2C53"/>
    <w:rsid w:val="004E3391"/>
    <w:rsid w:val="004E5922"/>
    <w:rsid w:val="004E5F5A"/>
    <w:rsid w:val="004E6152"/>
    <w:rsid w:val="004E773C"/>
    <w:rsid w:val="004F12B9"/>
    <w:rsid w:val="004F1875"/>
    <w:rsid w:val="004F5671"/>
    <w:rsid w:val="004F6028"/>
    <w:rsid w:val="0050146E"/>
    <w:rsid w:val="005015C4"/>
    <w:rsid w:val="005041C6"/>
    <w:rsid w:val="00506DF8"/>
    <w:rsid w:val="0050737C"/>
    <w:rsid w:val="005128FA"/>
    <w:rsid w:val="005141CB"/>
    <w:rsid w:val="00514358"/>
    <w:rsid w:val="0052212A"/>
    <w:rsid w:val="0052533B"/>
    <w:rsid w:val="00527370"/>
    <w:rsid w:val="00527CA5"/>
    <w:rsid w:val="0053004E"/>
    <w:rsid w:val="005331B7"/>
    <w:rsid w:val="00536E3B"/>
    <w:rsid w:val="0054011B"/>
    <w:rsid w:val="00541353"/>
    <w:rsid w:val="005418F2"/>
    <w:rsid w:val="0055437B"/>
    <w:rsid w:val="00562155"/>
    <w:rsid w:val="00562373"/>
    <w:rsid w:val="0056317E"/>
    <w:rsid w:val="00563AAA"/>
    <w:rsid w:val="005648A3"/>
    <w:rsid w:val="005658E8"/>
    <w:rsid w:val="00570542"/>
    <w:rsid w:val="0057388C"/>
    <w:rsid w:val="0058064D"/>
    <w:rsid w:val="0058082D"/>
    <w:rsid w:val="00582131"/>
    <w:rsid w:val="005824CC"/>
    <w:rsid w:val="00583629"/>
    <w:rsid w:val="005844A3"/>
    <w:rsid w:val="0058598A"/>
    <w:rsid w:val="00587040"/>
    <w:rsid w:val="00587BEB"/>
    <w:rsid w:val="00590B07"/>
    <w:rsid w:val="00590F3A"/>
    <w:rsid w:val="0059234D"/>
    <w:rsid w:val="00592CC1"/>
    <w:rsid w:val="00595779"/>
    <w:rsid w:val="00595ACB"/>
    <w:rsid w:val="005A033D"/>
    <w:rsid w:val="005A0430"/>
    <w:rsid w:val="005A0801"/>
    <w:rsid w:val="005A2511"/>
    <w:rsid w:val="005A3AEE"/>
    <w:rsid w:val="005A4771"/>
    <w:rsid w:val="005A4EBC"/>
    <w:rsid w:val="005A5BC3"/>
    <w:rsid w:val="005A6D34"/>
    <w:rsid w:val="005B1498"/>
    <w:rsid w:val="005B3953"/>
    <w:rsid w:val="005B4338"/>
    <w:rsid w:val="005C41AF"/>
    <w:rsid w:val="005C44C9"/>
    <w:rsid w:val="005D1CB0"/>
    <w:rsid w:val="005D3F74"/>
    <w:rsid w:val="005D52C2"/>
    <w:rsid w:val="005D55E2"/>
    <w:rsid w:val="005D77AF"/>
    <w:rsid w:val="005E5964"/>
    <w:rsid w:val="005E68AE"/>
    <w:rsid w:val="005F0089"/>
    <w:rsid w:val="005F05FA"/>
    <w:rsid w:val="006013FE"/>
    <w:rsid w:val="006027FC"/>
    <w:rsid w:val="00603AA7"/>
    <w:rsid w:val="00603CBE"/>
    <w:rsid w:val="006130D1"/>
    <w:rsid w:val="006162CA"/>
    <w:rsid w:val="00616439"/>
    <w:rsid w:val="006213FC"/>
    <w:rsid w:val="00621E6B"/>
    <w:rsid w:val="00622642"/>
    <w:rsid w:val="006257A4"/>
    <w:rsid w:val="006264C2"/>
    <w:rsid w:val="0062704E"/>
    <w:rsid w:val="00630A3B"/>
    <w:rsid w:val="0063148E"/>
    <w:rsid w:val="00634D2A"/>
    <w:rsid w:val="00640D20"/>
    <w:rsid w:val="006429C2"/>
    <w:rsid w:val="00642A62"/>
    <w:rsid w:val="00651930"/>
    <w:rsid w:val="006528B8"/>
    <w:rsid w:val="00652E23"/>
    <w:rsid w:val="00654213"/>
    <w:rsid w:val="0066049C"/>
    <w:rsid w:val="00661A54"/>
    <w:rsid w:val="00663485"/>
    <w:rsid w:val="0066503B"/>
    <w:rsid w:val="00665263"/>
    <w:rsid w:val="00667794"/>
    <w:rsid w:val="00671B62"/>
    <w:rsid w:val="006721CD"/>
    <w:rsid w:val="00675A77"/>
    <w:rsid w:val="00680C03"/>
    <w:rsid w:val="006824D2"/>
    <w:rsid w:val="006858E9"/>
    <w:rsid w:val="00687E45"/>
    <w:rsid w:val="00693EF1"/>
    <w:rsid w:val="0069756D"/>
    <w:rsid w:val="006A0F69"/>
    <w:rsid w:val="006A16BA"/>
    <w:rsid w:val="006A3099"/>
    <w:rsid w:val="006A4664"/>
    <w:rsid w:val="006A4FA9"/>
    <w:rsid w:val="006A7BBA"/>
    <w:rsid w:val="006B02F2"/>
    <w:rsid w:val="006B4026"/>
    <w:rsid w:val="006B5462"/>
    <w:rsid w:val="006B620B"/>
    <w:rsid w:val="006B7C34"/>
    <w:rsid w:val="006C56CC"/>
    <w:rsid w:val="006C68E1"/>
    <w:rsid w:val="006C6E16"/>
    <w:rsid w:val="006C7F9C"/>
    <w:rsid w:val="006D371D"/>
    <w:rsid w:val="006D4615"/>
    <w:rsid w:val="006D5DB2"/>
    <w:rsid w:val="006D5EC2"/>
    <w:rsid w:val="006D5F7E"/>
    <w:rsid w:val="006D63CA"/>
    <w:rsid w:val="006D6967"/>
    <w:rsid w:val="006D7725"/>
    <w:rsid w:val="006D792B"/>
    <w:rsid w:val="006E28B0"/>
    <w:rsid w:val="006E4504"/>
    <w:rsid w:val="006E4F80"/>
    <w:rsid w:val="006E6380"/>
    <w:rsid w:val="006E6EF2"/>
    <w:rsid w:val="006E7158"/>
    <w:rsid w:val="006F026A"/>
    <w:rsid w:val="006F2861"/>
    <w:rsid w:val="006F2F08"/>
    <w:rsid w:val="006F75D1"/>
    <w:rsid w:val="007003E3"/>
    <w:rsid w:val="00701FE9"/>
    <w:rsid w:val="00702169"/>
    <w:rsid w:val="007046AA"/>
    <w:rsid w:val="00712751"/>
    <w:rsid w:val="00712B79"/>
    <w:rsid w:val="00714DCE"/>
    <w:rsid w:val="0072154E"/>
    <w:rsid w:val="0072202E"/>
    <w:rsid w:val="007234D1"/>
    <w:rsid w:val="00724A9D"/>
    <w:rsid w:val="00730908"/>
    <w:rsid w:val="00730909"/>
    <w:rsid w:val="007309E3"/>
    <w:rsid w:val="0073368C"/>
    <w:rsid w:val="00735BA5"/>
    <w:rsid w:val="007363EF"/>
    <w:rsid w:val="00737A4B"/>
    <w:rsid w:val="00741AA7"/>
    <w:rsid w:val="007426A9"/>
    <w:rsid w:val="00746365"/>
    <w:rsid w:val="00747C0C"/>
    <w:rsid w:val="00750218"/>
    <w:rsid w:val="007540EB"/>
    <w:rsid w:val="0075662B"/>
    <w:rsid w:val="007602D0"/>
    <w:rsid w:val="00764B05"/>
    <w:rsid w:val="007678ED"/>
    <w:rsid w:val="00771A3F"/>
    <w:rsid w:val="00772A1D"/>
    <w:rsid w:val="00772E1C"/>
    <w:rsid w:val="007748DF"/>
    <w:rsid w:val="0077509F"/>
    <w:rsid w:val="00775C92"/>
    <w:rsid w:val="00776AAA"/>
    <w:rsid w:val="00777B9C"/>
    <w:rsid w:val="00785391"/>
    <w:rsid w:val="00787912"/>
    <w:rsid w:val="00791E32"/>
    <w:rsid w:val="007926EA"/>
    <w:rsid w:val="00792A9D"/>
    <w:rsid w:val="00793B48"/>
    <w:rsid w:val="007A0770"/>
    <w:rsid w:val="007A112D"/>
    <w:rsid w:val="007A3ABF"/>
    <w:rsid w:val="007A5E91"/>
    <w:rsid w:val="007A6421"/>
    <w:rsid w:val="007A6583"/>
    <w:rsid w:val="007A69A8"/>
    <w:rsid w:val="007A7FD4"/>
    <w:rsid w:val="007B30D6"/>
    <w:rsid w:val="007B344E"/>
    <w:rsid w:val="007B6064"/>
    <w:rsid w:val="007B7F3A"/>
    <w:rsid w:val="007C0EF8"/>
    <w:rsid w:val="007C1B91"/>
    <w:rsid w:val="007C2556"/>
    <w:rsid w:val="007C39B9"/>
    <w:rsid w:val="007C3DD2"/>
    <w:rsid w:val="007C6C47"/>
    <w:rsid w:val="007D1D39"/>
    <w:rsid w:val="007D27CE"/>
    <w:rsid w:val="007D2896"/>
    <w:rsid w:val="007D3B31"/>
    <w:rsid w:val="007D3BE8"/>
    <w:rsid w:val="007D459E"/>
    <w:rsid w:val="007D51F4"/>
    <w:rsid w:val="007D715E"/>
    <w:rsid w:val="007D73AB"/>
    <w:rsid w:val="007E17F6"/>
    <w:rsid w:val="007E3B12"/>
    <w:rsid w:val="007E411F"/>
    <w:rsid w:val="007E413A"/>
    <w:rsid w:val="007E72C2"/>
    <w:rsid w:val="007E7654"/>
    <w:rsid w:val="007E76E8"/>
    <w:rsid w:val="007F18B2"/>
    <w:rsid w:val="007F5F68"/>
    <w:rsid w:val="007F6FEC"/>
    <w:rsid w:val="007F7045"/>
    <w:rsid w:val="0080107F"/>
    <w:rsid w:val="008016E1"/>
    <w:rsid w:val="00801B43"/>
    <w:rsid w:val="008037BC"/>
    <w:rsid w:val="00804BE6"/>
    <w:rsid w:val="00805802"/>
    <w:rsid w:val="008123F0"/>
    <w:rsid w:val="00813B9E"/>
    <w:rsid w:val="00814D79"/>
    <w:rsid w:val="008157EB"/>
    <w:rsid w:val="008166DD"/>
    <w:rsid w:val="008175A7"/>
    <w:rsid w:val="00820455"/>
    <w:rsid w:val="0082371A"/>
    <w:rsid w:val="0082537E"/>
    <w:rsid w:val="0082574A"/>
    <w:rsid w:val="008273C9"/>
    <w:rsid w:val="00830193"/>
    <w:rsid w:val="00832C84"/>
    <w:rsid w:val="00833518"/>
    <w:rsid w:val="00836D27"/>
    <w:rsid w:val="008377FC"/>
    <w:rsid w:val="0084294E"/>
    <w:rsid w:val="00850548"/>
    <w:rsid w:val="00850AB8"/>
    <w:rsid w:val="00852DE1"/>
    <w:rsid w:val="00855EEB"/>
    <w:rsid w:val="00861CBA"/>
    <w:rsid w:val="008628BD"/>
    <w:rsid w:val="00862964"/>
    <w:rsid w:val="00866E27"/>
    <w:rsid w:val="00866F9E"/>
    <w:rsid w:val="00867D8D"/>
    <w:rsid w:val="00867F19"/>
    <w:rsid w:val="00870444"/>
    <w:rsid w:val="00870832"/>
    <w:rsid w:val="008723D8"/>
    <w:rsid w:val="00872411"/>
    <w:rsid w:val="00874850"/>
    <w:rsid w:val="00875313"/>
    <w:rsid w:val="00875D15"/>
    <w:rsid w:val="00881281"/>
    <w:rsid w:val="008817A6"/>
    <w:rsid w:val="00883005"/>
    <w:rsid w:val="00883577"/>
    <w:rsid w:val="00885B17"/>
    <w:rsid w:val="008866F2"/>
    <w:rsid w:val="0088739D"/>
    <w:rsid w:val="0089007B"/>
    <w:rsid w:val="0089069D"/>
    <w:rsid w:val="008913E3"/>
    <w:rsid w:val="0089370C"/>
    <w:rsid w:val="0089629C"/>
    <w:rsid w:val="008971C2"/>
    <w:rsid w:val="008A2A07"/>
    <w:rsid w:val="008A4C8E"/>
    <w:rsid w:val="008A5557"/>
    <w:rsid w:val="008A55AB"/>
    <w:rsid w:val="008A5DB6"/>
    <w:rsid w:val="008A5FC0"/>
    <w:rsid w:val="008A617B"/>
    <w:rsid w:val="008A7018"/>
    <w:rsid w:val="008A730C"/>
    <w:rsid w:val="008B09D7"/>
    <w:rsid w:val="008B41CC"/>
    <w:rsid w:val="008C06B0"/>
    <w:rsid w:val="008C1647"/>
    <w:rsid w:val="008C22DD"/>
    <w:rsid w:val="008C4FE6"/>
    <w:rsid w:val="008C6388"/>
    <w:rsid w:val="008D2BAD"/>
    <w:rsid w:val="008D2CD4"/>
    <w:rsid w:val="008D4220"/>
    <w:rsid w:val="008D44B0"/>
    <w:rsid w:val="008D6DCD"/>
    <w:rsid w:val="008D702C"/>
    <w:rsid w:val="008D70D3"/>
    <w:rsid w:val="008E0041"/>
    <w:rsid w:val="008E0A0E"/>
    <w:rsid w:val="008E0BFC"/>
    <w:rsid w:val="008E1346"/>
    <w:rsid w:val="008E1B6E"/>
    <w:rsid w:val="008E4AB5"/>
    <w:rsid w:val="008E5244"/>
    <w:rsid w:val="008E6912"/>
    <w:rsid w:val="008F0E32"/>
    <w:rsid w:val="008F2571"/>
    <w:rsid w:val="008F622C"/>
    <w:rsid w:val="0090048F"/>
    <w:rsid w:val="009041A6"/>
    <w:rsid w:val="00905961"/>
    <w:rsid w:val="00905B7B"/>
    <w:rsid w:val="009067FE"/>
    <w:rsid w:val="00906F0C"/>
    <w:rsid w:val="009070E7"/>
    <w:rsid w:val="00913CA2"/>
    <w:rsid w:val="00915BB3"/>
    <w:rsid w:val="009218AB"/>
    <w:rsid w:val="009223D7"/>
    <w:rsid w:val="00925858"/>
    <w:rsid w:val="00925B05"/>
    <w:rsid w:val="00926DDF"/>
    <w:rsid w:val="00930017"/>
    <w:rsid w:val="009306C6"/>
    <w:rsid w:val="00930BD7"/>
    <w:rsid w:val="0093249D"/>
    <w:rsid w:val="0093289D"/>
    <w:rsid w:val="00933267"/>
    <w:rsid w:val="00933E00"/>
    <w:rsid w:val="00936A9E"/>
    <w:rsid w:val="00943301"/>
    <w:rsid w:val="00943668"/>
    <w:rsid w:val="00944D9E"/>
    <w:rsid w:val="009457FA"/>
    <w:rsid w:val="00950A60"/>
    <w:rsid w:val="00951728"/>
    <w:rsid w:val="0095372F"/>
    <w:rsid w:val="00954AF9"/>
    <w:rsid w:val="009550BD"/>
    <w:rsid w:val="00960E44"/>
    <w:rsid w:val="0096258A"/>
    <w:rsid w:val="00962C46"/>
    <w:rsid w:val="00963BE3"/>
    <w:rsid w:val="0096592E"/>
    <w:rsid w:val="009677CE"/>
    <w:rsid w:val="00975F9C"/>
    <w:rsid w:val="009763EA"/>
    <w:rsid w:val="00977EC7"/>
    <w:rsid w:val="0098247D"/>
    <w:rsid w:val="00982A1D"/>
    <w:rsid w:val="00982F49"/>
    <w:rsid w:val="009831E0"/>
    <w:rsid w:val="009854CA"/>
    <w:rsid w:val="00993CB6"/>
    <w:rsid w:val="00993D69"/>
    <w:rsid w:val="009953DD"/>
    <w:rsid w:val="00997BC9"/>
    <w:rsid w:val="009A093B"/>
    <w:rsid w:val="009A0E07"/>
    <w:rsid w:val="009A2004"/>
    <w:rsid w:val="009A41C7"/>
    <w:rsid w:val="009A4393"/>
    <w:rsid w:val="009A5142"/>
    <w:rsid w:val="009A79D6"/>
    <w:rsid w:val="009B03F7"/>
    <w:rsid w:val="009B0C5C"/>
    <w:rsid w:val="009B0D32"/>
    <w:rsid w:val="009B13AC"/>
    <w:rsid w:val="009B59AA"/>
    <w:rsid w:val="009B6467"/>
    <w:rsid w:val="009B682E"/>
    <w:rsid w:val="009B7670"/>
    <w:rsid w:val="009B7D35"/>
    <w:rsid w:val="009C1AF7"/>
    <w:rsid w:val="009C592F"/>
    <w:rsid w:val="009C5DB4"/>
    <w:rsid w:val="009C7F24"/>
    <w:rsid w:val="009D31E0"/>
    <w:rsid w:val="009D4C33"/>
    <w:rsid w:val="009D6C75"/>
    <w:rsid w:val="009E0C64"/>
    <w:rsid w:val="009E27C5"/>
    <w:rsid w:val="009E2A11"/>
    <w:rsid w:val="009E4C80"/>
    <w:rsid w:val="009E4D83"/>
    <w:rsid w:val="009F0408"/>
    <w:rsid w:val="009F14A5"/>
    <w:rsid w:val="009F3AEE"/>
    <w:rsid w:val="009F4878"/>
    <w:rsid w:val="009F5116"/>
    <w:rsid w:val="00A00EBE"/>
    <w:rsid w:val="00A02A61"/>
    <w:rsid w:val="00A02E52"/>
    <w:rsid w:val="00A02E69"/>
    <w:rsid w:val="00A0357C"/>
    <w:rsid w:val="00A04378"/>
    <w:rsid w:val="00A05632"/>
    <w:rsid w:val="00A05EA5"/>
    <w:rsid w:val="00A10F55"/>
    <w:rsid w:val="00A12D8A"/>
    <w:rsid w:val="00A1316B"/>
    <w:rsid w:val="00A151D8"/>
    <w:rsid w:val="00A177A6"/>
    <w:rsid w:val="00A2028C"/>
    <w:rsid w:val="00A20749"/>
    <w:rsid w:val="00A20761"/>
    <w:rsid w:val="00A212B6"/>
    <w:rsid w:val="00A21D31"/>
    <w:rsid w:val="00A2216B"/>
    <w:rsid w:val="00A23B9A"/>
    <w:rsid w:val="00A250BB"/>
    <w:rsid w:val="00A27298"/>
    <w:rsid w:val="00A27AAD"/>
    <w:rsid w:val="00A3044C"/>
    <w:rsid w:val="00A3137B"/>
    <w:rsid w:val="00A36324"/>
    <w:rsid w:val="00A40A0C"/>
    <w:rsid w:val="00A40DDF"/>
    <w:rsid w:val="00A41520"/>
    <w:rsid w:val="00A41F57"/>
    <w:rsid w:val="00A42094"/>
    <w:rsid w:val="00A4269B"/>
    <w:rsid w:val="00A42885"/>
    <w:rsid w:val="00A468DF"/>
    <w:rsid w:val="00A50836"/>
    <w:rsid w:val="00A512CD"/>
    <w:rsid w:val="00A51957"/>
    <w:rsid w:val="00A53974"/>
    <w:rsid w:val="00A539FC"/>
    <w:rsid w:val="00A62958"/>
    <w:rsid w:val="00A640BA"/>
    <w:rsid w:val="00A668F8"/>
    <w:rsid w:val="00A70491"/>
    <w:rsid w:val="00A72A9E"/>
    <w:rsid w:val="00A72EDF"/>
    <w:rsid w:val="00A73161"/>
    <w:rsid w:val="00A733BA"/>
    <w:rsid w:val="00A739B8"/>
    <w:rsid w:val="00A73DB2"/>
    <w:rsid w:val="00A74A9F"/>
    <w:rsid w:val="00A76FFD"/>
    <w:rsid w:val="00A80E01"/>
    <w:rsid w:val="00A82C00"/>
    <w:rsid w:val="00A863EE"/>
    <w:rsid w:val="00A91779"/>
    <w:rsid w:val="00A91AF6"/>
    <w:rsid w:val="00A91CB2"/>
    <w:rsid w:val="00A94D83"/>
    <w:rsid w:val="00A96B6F"/>
    <w:rsid w:val="00AA0565"/>
    <w:rsid w:val="00AA3CC2"/>
    <w:rsid w:val="00AA7A1C"/>
    <w:rsid w:val="00AB01F2"/>
    <w:rsid w:val="00AB1004"/>
    <w:rsid w:val="00AB24F1"/>
    <w:rsid w:val="00AB351C"/>
    <w:rsid w:val="00AC48DD"/>
    <w:rsid w:val="00AC7E5E"/>
    <w:rsid w:val="00AD1316"/>
    <w:rsid w:val="00AD3044"/>
    <w:rsid w:val="00AD5FBB"/>
    <w:rsid w:val="00AD7739"/>
    <w:rsid w:val="00AD7BB1"/>
    <w:rsid w:val="00AD7FB1"/>
    <w:rsid w:val="00AE04C1"/>
    <w:rsid w:val="00AE2C0C"/>
    <w:rsid w:val="00AE5A35"/>
    <w:rsid w:val="00AE682E"/>
    <w:rsid w:val="00AE7332"/>
    <w:rsid w:val="00AE7C0B"/>
    <w:rsid w:val="00AF05C0"/>
    <w:rsid w:val="00AF474F"/>
    <w:rsid w:val="00AF4F1F"/>
    <w:rsid w:val="00AF51A6"/>
    <w:rsid w:val="00AF5449"/>
    <w:rsid w:val="00AF6126"/>
    <w:rsid w:val="00AF6CA4"/>
    <w:rsid w:val="00B06D25"/>
    <w:rsid w:val="00B10A2E"/>
    <w:rsid w:val="00B1359F"/>
    <w:rsid w:val="00B13BFF"/>
    <w:rsid w:val="00B20AB0"/>
    <w:rsid w:val="00B21534"/>
    <w:rsid w:val="00B2289E"/>
    <w:rsid w:val="00B22D50"/>
    <w:rsid w:val="00B23F33"/>
    <w:rsid w:val="00B241AE"/>
    <w:rsid w:val="00B26AD8"/>
    <w:rsid w:val="00B27F3C"/>
    <w:rsid w:val="00B305ED"/>
    <w:rsid w:val="00B310DB"/>
    <w:rsid w:val="00B32D46"/>
    <w:rsid w:val="00B32F70"/>
    <w:rsid w:val="00B366D5"/>
    <w:rsid w:val="00B41C15"/>
    <w:rsid w:val="00B432BF"/>
    <w:rsid w:val="00B47BB0"/>
    <w:rsid w:val="00B509C7"/>
    <w:rsid w:val="00B540E7"/>
    <w:rsid w:val="00B55208"/>
    <w:rsid w:val="00B568E2"/>
    <w:rsid w:val="00B645A9"/>
    <w:rsid w:val="00B64D61"/>
    <w:rsid w:val="00B679AC"/>
    <w:rsid w:val="00B70684"/>
    <w:rsid w:val="00B71967"/>
    <w:rsid w:val="00B72955"/>
    <w:rsid w:val="00B72EAE"/>
    <w:rsid w:val="00B732A2"/>
    <w:rsid w:val="00B73DE4"/>
    <w:rsid w:val="00B7631E"/>
    <w:rsid w:val="00B8034E"/>
    <w:rsid w:val="00B80C87"/>
    <w:rsid w:val="00B92BA6"/>
    <w:rsid w:val="00B93D1D"/>
    <w:rsid w:val="00BA372E"/>
    <w:rsid w:val="00BA45E6"/>
    <w:rsid w:val="00BA634C"/>
    <w:rsid w:val="00BA76D2"/>
    <w:rsid w:val="00BB2777"/>
    <w:rsid w:val="00BB2E7D"/>
    <w:rsid w:val="00BB44EB"/>
    <w:rsid w:val="00BB5E0A"/>
    <w:rsid w:val="00BB75CB"/>
    <w:rsid w:val="00BC11B4"/>
    <w:rsid w:val="00BC2B5E"/>
    <w:rsid w:val="00BC2C59"/>
    <w:rsid w:val="00BC2CD7"/>
    <w:rsid w:val="00BC3C92"/>
    <w:rsid w:val="00BC43A0"/>
    <w:rsid w:val="00BC4882"/>
    <w:rsid w:val="00BC5209"/>
    <w:rsid w:val="00BC6A7F"/>
    <w:rsid w:val="00BD314A"/>
    <w:rsid w:val="00BD6AE2"/>
    <w:rsid w:val="00BD6D63"/>
    <w:rsid w:val="00BD7609"/>
    <w:rsid w:val="00BE17AD"/>
    <w:rsid w:val="00BE1E3A"/>
    <w:rsid w:val="00BF06DA"/>
    <w:rsid w:val="00BF4532"/>
    <w:rsid w:val="00BF68AD"/>
    <w:rsid w:val="00C003AA"/>
    <w:rsid w:val="00C0345D"/>
    <w:rsid w:val="00C038BC"/>
    <w:rsid w:val="00C10E05"/>
    <w:rsid w:val="00C14039"/>
    <w:rsid w:val="00C1535A"/>
    <w:rsid w:val="00C17E39"/>
    <w:rsid w:val="00C21780"/>
    <w:rsid w:val="00C24F85"/>
    <w:rsid w:val="00C256A2"/>
    <w:rsid w:val="00C278CA"/>
    <w:rsid w:val="00C36146"/>
    <w:rsid w:val="00C36567"/>
    <w:rsid w:val="00C4011A"/>
    <w:rsid w:val="00C41582"/>
    <w:rsid w:val="00C4262C"/>
    <w:rsid w:val="00C46D48"/>
    <w:rsid w:val="00C47EAC"/>
    <w:rsid w:val="00C47EC8"/>
    <w:rsid w:val="00C50711"/>
    <w:rsid w:val="00C52456"/>
    <w:rsid w:val="00C538E7"/>
    <w:rsid w:val="00C549CE"/>
    <w:rsid w:val="00C57BEB"/>
    <w:rsid w:val="00C613D2"/>
    <w:rsid w:val="00C6216F"/>
    <w:rsid w:val="00C6297E"/>
    <w:rsid w:val="00C65745"/>
    <w:rsid w:val="00C677A2"/>
    <w:rsid w:val="00C6785C"/>
    <w:rsid w:val="00C70E50"/>
    <w:rsid w:val="00C7270B"/>
    <w:rsid w:val="00C73D84"/>
    <w:rsid w:val="00C743A8"/>
    <w:rsid w:val="00C8044A"/>
    <w:rsid w:val="00C82442"/>
    <w:rsid w:val="00C8308A"/>
    <w:rsid w:val="00C853D1"/>
    <w:rsid w:val="00C92A25"/>
    <w:rsid w:val="00C933D7"/>
    <w:rsid w:val="00C973A6"/>
    <w:rsid w:val="00CA10F5"/>
    <w:rsid w:val="00CA3D71"/>
    <w:rsid w:val="00CA507F"/>
    <w:rsid w:val="00CA6CCB"/>
    <w:rsid w:val="00CA7F39"/>
    <w:rsid w:val="00CB2E74"/>
    <w:rsid w:val="00CB3216"/>
    <w:rsid w:val="00CB45D7"/>
    <w:rsid w:val="00CB521A"/>
    <w:rsid w:val="00CB5FDB"/>
    <w:rsid w:val="00CC034D"/>
    <w:rsid w:val="00CC341B"/>
    <w:rsid w:val="00CD4525"/>
    <w:rsid w:val="00CD53E1"/>
    <w:rsid w:val="00CD7A4D"/>
    <w:rsid w:val="00CD7E32"/>
    <w:rsid w:val="00CE00F1"/>
    <w:rsid w:val="00CE1886"/>
    <w:rsid w:val="00CE3219"/>
    <w:rsid w:val="00CE3D73"/>
    <w:rsid w:val="00CE6622"/>
    <w:rsid w:val="00CF0C74"/>
    <w:rsid w:val="00CF1594"/>
    <w:rsid w:val="00CF5E2A"/>
    <w:rsid w:val="00CF78CB"/>
    <w:rsid w:val="00D001A1"/>
    <w:rsid w:val="00D008F1"/>
    <w:rsid w:val="00D02FFB"/>
    <w:rsid w:val="00D04805"/>
    <w:rsid w:val="00D05DDF"/>
    <w:rsid w:val="00D07937"/>
    <w:rsid w:val="00D118E2"/>
    <w:rsid w:val="00D13CDF"/>
    <w:rsid w:val="00D14F7D"/>
    <w:rsid w:val="00D15C32"/>
    <w:rsid w:val="00D16AF2"/>
    <w:rsid w:val="00D17604"/>
    <w:rsid w:val="00D2185F"/>
    <w:rsid w:val="00D239E1"/>
    <w:rsid w:val="00D25C28"/>
    <w:rsid w:val="00D25F65"/>
    <w:rsid w:val="00D26389"/>
    <w:rsid w:val="00D2645F"/>
    <w:rsid w:val="00D26711"/>
    <w:rsid w:val="00D269E5"/>
    <w:rsid w:val="00D306F9"/>
    <w:rsid w:val="00D31153"/>
    <w:rsid w:val="00D314D2"/>
    <w:rsid w:val="00D322BF"/>
    <w:rsid w:val="00D32E98"/>
    <w:rsid w:val="00D33031"/>
    <w:rsid w:val="00D33C31"/>
    <w:rsid w:val="00D34663"/>
    <w:rsid w:val="00D35849"/>
    <w:rsid w:val="00D37535"/>
    <w:rsid w:val="00D43BCA"/>
    <w:rsid w:val="00D43CD5"/>
    <w:rsid w:val="00D4428D"/>
    <w:rsid w:val="00D44419"/>
    <w:rsid w:val="00D47D6F"/>
    <w:rsid w:val="00D50699"/>
    <w:rsid w:val="00D50A25"/>
    <w:rsid w:val="00D51368"/>
    <w:rsid w:val="00D51410"/>
    <w:rsid w:val="00D550A2"/>
    <w:rsid w:val="00D5579A"/>
    <w:rsid w:val="00D602E3"/>
    <w:rsid w:val="00D61443"/>
    <w:rsid w:val="00D630AD"/>
    <w:rsid w:val="00D63673"/>
    <w:rsid w:val="00D67A57"/>
    <w:rsid w:val="00D67CFD"/>
    <w:rsid w:val="00D728D4"/>
    <w:rsid w:val="00D73928"/>
    <w:rsid w:val="00D74C5E"/>
    <w:rsid w:val="00D74F63"/>
    <w:rsid w:val="00D76773"/>
    <w:rsid w:val="00D80032"/>
    <w:rsid w:val="00D83866"/>
    <w:rsid w:val="00D83ADC"/>
    <w:rsid w:val="00D90B14"/>
    <w:rsid w:val="00D956CB"/>
    <w:rsid w:val="00D97041"/>
    <w:rsid w:val="00DA52A4"/>
    <w:rsid w:val="00DA595D"/>
    <w:rsid w:val="00DB2306"/>
    <w:rsid w:val="00DB3878"/>
    <w:rsid w:val="00DB5DC3"/>
    <w:rsid w:val="00DC2A04"/>
    <w:rsid w:val="00DC4B88"/>
    <w:rsid w:val="00DC4C1E"/>
    <w:rsid w:val="00DC4FD9"/>
    <w:rsid w:val="00DC5B4F"/>
    <w:rsid w:val="00DC5CEC"/>
    <w:rsid w:val="00DC6C0B"/>
    <w:rsid w:val="00DC729F"/>
    <w:rsid w:val="00DC747A"/>
    <w:rsid w:val="00DC75BC"/>
    <w:rsid w:val="00DC7A75"/>
    <w:rsid w:val="00DD0622"/>
    <w:rsid w:val="00DD3FA7"/>
    <w:rsid w:val="00DD5E90"/>
    <w:rsid w:val="00DE039B"/>
    <w:rsid w:val="00DE2FE2"/>
    <w:rsid w:val="00DE667C"/>
    <w:rsid w:val="00DF2453"/>
    <w:rsid w:val="00DF4727"/>
    <w:rsid w:val="00DF5505"/>
    <w:rsid w:val="00E03BA1"/>
    <w:rsid w:val="00E04AE6"/>
    <w:rsid w:val="00E05A5E"/>
    <w:rsid w:val="00E06106"/>
    <w:rsid w:val="00E065C6"/>
    <w:rsid w:val="00E07E9B"/>
    <w:rsid w:val="00E10714"/>
    <w:rsid w:val="00E10986"/>
    <w:rsid w:val="00E115D5"/>
    <w:rsid w:val="00E11DC6"/>
    <w:rsid w:val="00E145ED"/>
    <w:rsid w:val="00E154D0"/>
    <w:rsid w:val="00E1558A"/>
    <w:rsid w:val="00E16637"/>
    <w:rsid w:val="00E229F8"/>
    <w:rsid w:val="00E22AFC"/>
    <w:rsid w:val="00E3145F"/>
    <w:rsid w:val="00E3616A"/>
    <w:rsid w:val="00E44476"/>
    <w:rsid w:val="00E512AA"/>
    <w:rsid w:val="00E513E9"/>
    <w:rsid w:val="00E519BF"/>
    <w:rsid w:val="00E52A3E"/>
    <w:rsid w:val="00E550BE"/>
    <w:rsid w:val="00E57AD9"/>
    <w:rsid w:val="00E62545"/>
    <w:rsid w:val="00E62997"/>
    <w:rsid w:val="00E62FFB"/>
    <w:rsid w:val="00E64437"/>
    <w:rsid w:val="00E6682E"/>
    <w:rsid w:val="00E670BE"/>
    <w:rsid w:val="00E7065C"/>
    <w:rsid w:val="00E7278B"/>
    <w:rsid w:val="00E7399A"/>
    <w:rsid w:val="00E7409F"/>
    <w:rsid w:val="00E74854"/>
    <w:rsid w:val="00E75344"/>
    <w:rsid w:val="00E76191"/>
    <w:rsid w:val="00E764F4"/>
    <w:rsid w:val="00E77B63"/>
    <w:rsid w:val="00E77EA1"/>
    <w:rsid w:val="00E8250E"/>
    <w:rsid w:val="00E873F1"/>
    <w:rsid w:val="00E87CE3"/>
    <w:rsid w:val="00E91A9F"/>
    <w:rsid w:val="00E93CF4"/>
    <w:rsid w:val="00E93E61"/>
    <w:rsid w:val="00E944A8"/>
    <w:rsid w:val="00E96B04"/>
    <w:rsid w:val="00EA087A"/>
    <w:rsid w:val="00EA2A7D"/>
    <w:rsid w:val="00EA3FD3"/>
    <w:rsid w:val="00EA5267"/>
    <w:rsid w:val="00EA5624"/>
    <w:rsid w:val="00EA5879"/>
    <w:rsid w:val="00EA5B83"/>
    <w:rsid w:val="00EB158F"/>
    <w:rsid w:val="00EB16CB"/>
    <w:rsid w:val="00EB17A9"/>
    <w:rsid w:val="00EB196A"/>
    <w:rsid w:val="00EB2FC7"/>
    <w:rsid w:val="00EB437A"/>
    <w:rsid w:val="00EB4B80"/>
    <w:rsid w:val="00EB5579"/>
    <w:rsid w:val="00EB5F3A"/>
    <w:rsid w:val="00EB68B3"/>
    <w:rsid w:val="00EC0CE4"/>
    <w:rsid w:val="00EC0F6A"/>
    <w:rsid w:val="00EC229D"/>
    <w:rsid w:val="00EC3CBA"/>
    <w:rsid w:val="00EC3E71"/>
    <w:rsid w:val="00EC3FE4"/>
    <w:rsid w:val="00EC43F7"/>
    <w:rsid w:val="00EC440E"/>
    <w:rsid w:val="00EC6871"/>
    <w:rsid w:val="00EC6A2F"/>
    <w:rsid w:val="00EC79DF"/>
    <w:rsid w:val="00ED2C30"/>
    <w:rsid w:val="00ED3C98"/>
    <w:rsid w:val="00ED446E"/>
    <w:rsid w:val="00ED6321"/>
    <w:rsid w:val="00EE0F79"/>
    <w:rsid w:val="00EE2142"/>
    <w:rsid w:val="00EE3207"/>
    <w:rsid w:val="00EF28B9"/>
    <w:rsid w:val="00EF3C1A"/>
    <w:rsid w:val="00EF4CD2"/>
    <w:rsid w:val="00EF514F"/>
    <w:rsid w:val="00EF767E"/>
    <w:rsid w:val="00F0345E"/>
    <w:rsid w:val="00F04E54"/>
    <w:rsid w:val="00F0506E"/>
    <w:rsid w:val="00F13DE8"/>
    <w:rsid w:val="00F14139"/>
    <w:rsid w:val="00F14D0D"/>
    <w:rsid w:val="00F15E56"/>
    <w:rsid w:val="00F165EA"/>
    <w:rsid w:val="00F2031E"/>
    <w:rsid w:val="00F20A9B"/>
    <w:rsid w:val="00F2288B"/>
    <w:rsid w:val="00F2354D"/>
    <w:rsid w:val="00F33F7A"/>
    <w:rsid w:val="00F35031"/>
    <w:rsid w:val="00F450DB"/>
    <w:rsid w:val="00F45D1E"/>
    <w:rsid w:val="00F45DC0"/>
    <w:rsid w:val="00F53747"/>
    <w:rsid w:val="00F54E4E"/>
    <w:rsid w:val="00F57126"/>
    <w:rsid w:val="00F57E8F"/>
    <w:rsid w:val="00F60AC7"/>
    <w:rsid w:val="00F62A71"/>
    <w:rsid w:val="00F65432"/>
    <w:rsid w:val="00F656D8"/>
    <w:rsid w:val="00F6597E"/>
    <w:rsid w:val="00F7011E"/>
    <w:rsid w:val="00F70797"/>
    <w:rsid w:val="00F732DF"/>
    <w:rsid w:val="00F75C93"/>
    <w:rsid w:val="00F808AC"/>
    <w:rsid w:val="00F81F78"/>
    <w:rsid w:val="00F8311F"/>
    <w:rsid w:val="00F83237"/>
    <w:rsid w:val="00F847C3"/>
    <w:rsid w:val="00F8513F"/>
    <w:rsid w:val="00F858CD"/>
    <w:rsid w:val="00F86FCB"/>
    <w:rsid w:val="00F87A8A"/>
    <w:rsid w:val="00F90838"/>
    <w:rsid w:val="00F95FBC"/>
    <w:rsid w:val="00F97362"/>
    <w:rsid w:val="00FA047F"/>
    <w:rsid w:val="00FA0978"/>
    <w:rsid w:val="00FA0F96"/>
    <w:rsid w:val="00FA2A27"/>
    <w:rsid w:val="00FA2C76"/>
    <w:rsid w:val="00FA49ED"/>
    <w:rsid w:val="00FA5C57"/>
    <w:rsid w:val="00FB27B7"/>
    <w:rsid w:val="00FB28FB"/>
    <w:rsid w:val="00FB325F"/>
    <w:rsid w:val="00FB43BF"/>
    <w:rsid w:val="00FB4677"/>
    <w:rsid w:val="00FB4FA9"/>
    <w:rsid w:val="00FB5AD1"/>
    <w:rsid w:val="00FC04EE"/>
    <w:rsid w:val="00FC070D"/>
    <w:rsid w:val="00FC295C"/>
    <w:rsid w:val="00FC38FA"/>
    <w:rsid w:val="00FC65D0"/>
    <w:rsid w:val="00FC7C72"/>
    <w:rsid w:val="00FD0EB5"/>
    <w:rsid w:val="00FD1CA0"/>
    <w:rsid w:val="00FD40EA"/>
    <w:rsid w:val="00FD464D"/>
    <w:rsid w:val="00FD568A"/>
    <w:rsid w:val="00FD5B85"/>
    <w:rsid w:val="00FD6C5E"/>
    <w:rsid w:val="00FE0F06"/>
    <w:rsid w:val="00FE5FAA"/>
    <w:rsid w:val="00FE7B76"/>
    <w:rsid w:val="00FF1F20"/>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3BF4F1"/>
  <w15:docId w15:val="{41C3825C-55B9-8F4C-9AC1-C36F868B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Heading1Ch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Heading2Ch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Heading2Char">
    <w:name w:val="Heading 2 Char"/>
    <w:basedOn w:val="DefaultParagraphFont"/>
    <w:link w:val="Heading2"/>
    <w:uiPriority w:val="9"/>
    <w:rsid w:val="0046398F"/>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46398F"/>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20A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20A2D"/>
  </w:style>
  <w:style w:type="paragraph" w:styleId="Footer">
    <w:name w:val="footer"/>
    <w:basedOn w:val="Normal"/>
    <w:link w:val="FooterChar"/>
    <w:uiPriority w:val="99"/>
    <w:unhideWhenUsed/>
    <w:rsid w:val="00320A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20A2D"/>
  </w:style>
  <w:style w:type="paragraph" w:styleId="BalloonText">
    <w:name w:val="Balloon Text"/>
    <w:basedOn w:val="Normal"/>
    <w:link w:val="BalloonTextChar"/>
    <w:uiPriority w:val="99"/>
    <w:semiHidden/>
    <w:unhideWhenUsed/>
    <w:rsid w:val="00320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NoSpacingChar"/>
    <w:uiPriority w:val="1"/>
    <w:qFormat/>
    <w:rsid w:val="00320A2D"/>
    <w:pPr>
      <w:spacing w:after="0" w:line="240" w:lineRule="auto"/>
    </w:pPr>
    <w:rPr>
      <w:rFonts w:ascii="Calibri" w:eastAsia="Times New Roman" w:hAnsi="Calibri" w:cs="Times New Roman"/>
      <w:lang w:val="en-US" w:bidi="en-US"/>
    </w:rPr>
  </w:style>
  <w:style w:type="character" w:customStyle="1" w:styleId="NoSpacingChar">
    <w:name w:val="No Spacing Ch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itleCh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PreformattedCh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CommentTextChar"/>
    <w:uiPriority w:val="99"/>
    <w:unhideWhenUsed/>
    <w:rsid w:val="00A73DB2"/>
    <w:pPr>
      <w:spacing w:line="240" w:lineRule="auto"/>
      <w:jc w:val="left"/>
    </w:pPr>
    <w:rPr>
      <w:rFonts w:asciiTheme="minorHAnsi" w:hAnsiTheme="minorHAnsi"/>
      <w:sz w:val="24"/>
      <w:szCs w:val="24"/>
      <w:lang w:val="es-ES"/>
    </w:rPr>
  </w:style>
  <w:style w:type="character" w:customStyle="1" w:styleId="CommentTextChar">
    <w:name w:val="Comment Text Ch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667794"/>
    <w:rPr>
      <w:sz w:val="16"/>
      <w:szCs w:val="16"/>
    </w:rPr>
  </w:style>
  <w:style w:type="paragraph" w:styleId="FootnoteText">
    <w:name w:val="footnote text"/>
    <w:basedOn w:val="Normal"/>
    <w:link w:val="FootnoteTextChar"/>
    <w:uiPriority w:val="99"/>
    <w:semiHidden/>
    <w:unhideWhenUsed/>
    <w:rsid w:val="000076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768D"/>
    <w:rPr>
      <w:rFonts w:ascii="Arial" w:hAnsi="Arial"/>
      <w:sz w:val="20"/>
      <w:szCs w:val="20"/>
    </w:rPr>
  </w:style>
  <w:style w:type="character" w:styleId="FootnoteReference">
    <w:name w:val="footnote reference"/>
    <w:basedOn w:val="DefaultParagraphFont"/>
    <w:uiPriority w:val="99"/>
    <w:semiHidden/>
    <w:unhideWhenUsed/>
    <w:rsid w:val="0000768D"/>
    <w:rPr>
      <w:vertAlign w:val="superscript"/>
    </w:rPr>
  </w:style>
  <w:style w:type="paragraph" w:styleId="EndnoteText">
    <w:name w:val="endnote text"/>
    <w:basedOn w:val="Normal"/>
    <w:link w:val="EndnoteTextChar"/>
    <w:uiPriority w:val="99"/>
    <w:semiHidden/>
    <w:unhideWhenUsed/>
    <w:rsid w:val="008962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29C"/>
    <w:rPr>
      <w:rFonts w:ascii="Arial" w:hAnsi="Arial"/>
      <w:sz w:val="20"/>
      <w:szCs w:val="20"/>
    </w:rPr>
  </w:style>
  <w:style w:type="character" w:styleId="EndnoteReference">
    <w:name w:val="endnote reference"/>
    <w:basedOn w:val="DefaultParagraphFont"/>
    <w:uiPriority w:val="99"/>
    <w:semiHidden/>
    <w:unhideWhenUsed/>
    <w:rsid w:val="0089629C"/>
    <w:rPr>
      <w:vertAlign w:val="superscript"/>
    </w:rPr>
  </w:style>
  <w:style w:type="paragraph" w:styleId="Caption">
    <w:name w:val="caption"/>
    <w:basedOn w:val="Normal"/>
    <w:next w:val="Normal"/>
    <w:uiPriority w:val="35"/>
    <w:unhideWhenUsed/>
    <w:qFormat/>
    <w:rsid w:val="00EC6871"/>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746365"/>
    <w:pPr>
      <w:jc w:val="both"/>
    </w:pPr>
    <w:rPr>
      <w:rFonts w:ascii="Arial" w:hAnsi="Arial"/>
      <w:b/>
      <w:bCs/>
      <w:sz w:val="20"/>
      <w:szCs w:val="20"/>
      <w:lang w:val="es-ES_tradnl"/>
    </w:rPr>
  </w:style>
  <w:style w:type="character" w:customStyle="1" w:styleId="CommentSubjectChar">
    <w:name w:val="Comment Subject Char"/>
    <w:basedOn w:val="CommentTextChar"/>
    <w:link w:val="CommentSubject"/>
    <w:uiPriority w:val="99"/>
    <w:semiHidden/>
    <w:rsid w:val="00746365"/>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pd.ugr.es/~bioestad/wp-content/uploads/eq3.gif" TargetMode="External"/><Relationship Id="rId18" Type="http://schemas.openxmlformats.org/officeDocument/2006/relationships/image" Target="media/image9.gif"/><Relationship Id="rId19" Type="http://schemas.openxmlformats.org/officeDocument/2006/relationships/image" Target="media/image10.png"/><Relationship Id="rId63" Type="http://schemas.openxmlformats.org/officeDocument/2006/relationships/hyperlink" Target="https://en.wikipedia.org/wiki/Dynamic_time_warping" TargetMode="External"/><Relationship Id="rId64" Type="http://schemas.openxmlformats.org/officeDocument/2006/relationships/hyperlink" Target="http://web.science.mq.edu.au/~cassidy/comp449/html/ch11s02.html" TargetMode="External"/><Relationship Id="rId65" Type="http://schemas.openxmlformats.org/officeDocument/2006/relationships/hyperlink" Target="https://www.jstatsoft.org/article/view/v031i07" TargetMode="External"/><Relationship Id="rId66" Type="http://schemas.openxmlformats.org/officeDocument/2006/relationships/hyperlink" Target="https://home.deib.polimi.it/matteucc/Clustering/tutorial_html/hierarchical.html" TargetMode="External"/><Relationship Id="rId67" Type="http://schemas.openxmlformats.org/officeDocument/2006/relationships/hyperlink" Target="http://www.cookbook-r.com/Graphs/Facets_(ggplot2)/"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hyperlink" Target="https://cran.r-project.org/web/packages/reshape/reshape.pdf" TargetMode="External"/><Relationship Id="rId56" Type="http://schemas.openxmlformats.org/officeDocument/2006/relationships/hyperlink" Target="https://cran.r-project.org/web/packages/dtw/dtw.pdf" TargetMode="External"/><Relationship Id="rId57" Type="http://schemas.openxmlformats.org/officeDocument/2006/relationships/hyperlink" Target="https://cran.r-project.org/web/packages/ggplot2/ggplot2.pdf" TargetMode="External"/><Relationship Id="rId58" Type="http://schemas.openxmlformats.org/officeDocument/2006/relationships/hyperlink" Target="https://cran.r-project.org/web/packages/dplyr/dplyr.pdf" TargetMode="External"/><Relationship Id="rId59" Type="http://schemas.openxmlformats.org/officeDocument/2006/relationships/hyperlink" Target="http://stats.idre.ucla.edu/r/faq/how-can-i-reshape-my-data-in-r/" TargetMode="Externa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comments" Target="comments.xml"/><Relationship Id="rId38" Type="http://schemas.microsoft.com/office/2011/relationships/commentsExtended" Target="commentsExtended.xml"/><Relationship Id="rId39" Type="http://schemas.openxmlformats.org/officeDocument/2006/relationships/image" Target="media/image28.png"/><Relationship Id="rId70" Type="http://schemas.openxmlformats.org/officeDocument/2006/relationships/fontTable" Target="fontTable.xml"/><Relationship Id="rId71" Type="http://schemas.microsoft.com/office/2011/relationships/people" Target="people.xml"/><Relationship Id="rId72" Type="http://schemas.openxmlformats.org/officeDocument/2006/relationships/glossaryDocument" Target="glossary/document.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theme" Target="theme/theme1.xml"/><Relationship Id="rId74" Type="http://schemas.microsoft.com/office/2016/09/relationships/commentsIds" Target="commentsIds.xml"/><Relationship Id="rId60" Type="http://schemas.openxmlformats.org/officeDocument/2006/relationships/hyperlink" Target="https://cran.rstudio.com/web/packages/dplyr/vignettes/introduction.html" TargetMode="External"/><Relationship Id="rId61" Type="http://schemas.openxmlformats.org/officeDocument/2006/relationships/hyperlink" Target="http://stackoverflow.com/questions/26043627/r-extract-day-from-datetime" TargetMode="External"/><Relationship Id="rId62" Type="http://schemas.openxmlformats.org/officeDocument/2006/relationships/hyperlink" Target="http://dtw.r-forge.r-project.org/" TargetMode="Externa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cucis.ece.northwestern.edu/projects/DMS/publications/AnomalyDetection.pdf%20" TargetMode="External"/><Relationship Id="rId4" Type="http://schemas.openxmlformats.org/officeDocument/2006/relationships/hyperlink" Target="http://ceur-ws.org/Vol-558/Art_8.pdf" TargetMode="External"/><Relationship Id="rId5" Type="http://schemas.openxmlformats.org/officeDocument/2006/relationships/hyperlink" Target="http://vacommunity.org/2016+VAST+Challenge%3A+MC2" TargetMode="External"/><Relationship Id="rId1" Type="http://schemas.openxmlformats.org/officeDocument/2006/relationships/hyperlink" Target="http://copro.com.ar/Deteccion_de_anomalias.html" TargetMode="External"/><Relationship Id="rId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9011B"/>
    <w:rsid w:val="000F4398"/>
    <w:rsid w:val="00173598"/>
    <w:rsid w:val="001B5038"/>
    <w:rsid w:val="001E0BB5"/>
    <w:rsid w:val="00202886"/>
    <w:rsid w:val="00223E48"/>
    <w:rsid w:val="00250EBF"/>
    <w:rsid w:val="00257691"/>
    <w:rsid w:val="0028575F"/>
    <w:rsid w:val="002867B0"/>
    <w:rsid w:val="002F7592"/>
    <w:rsid w:val="00312D3F"/>
    <w:rsid w:val="00322528"/>
    <w:rsid w:val="00323E75"/>
    <w:rsid w:val="00363565"/>
    <w:rsid w:val="00394B59"/>
    <w:rsid w:val="003B3F4E"/>
    <w:rsid w:val="003D78A0"/>
    <w:rsid w:val="003E7BE0"/>
    <w:rsid w:val="0043688E"/>
    <w:rsid w:val="00453A90"/>
    <w:rsid w:val="00487133"/>
    <w:rsid w:val="004C3E5D"/>
    <w:rsid w:val="004E08D6"/>
    <w:rsid w:val="005360B9"/>
    <w:rsid w:val="00582DF4"/>
    <w:rsid w:val="005C69DA"/>
    <w:rsid w:val="00627284"/>
    <w:rsid w:val="00630190"/>
    <w:rsid w:val="006A2157"/>
    <w:rsid w:val="006D319A"/>
    <w:rsid w:val="006E5C23"/>
    <w:rsid w:val="006F7CB3"/>
    <w:rsid w:val="0076671E"/>
    <w:rsid w:val="0079201E"/>
    <w:rsid w:val="007B7FD2"/>
    <w:rsid w:val="007C5F3E"/>
    <w:rsid w:val="0081266B"/>
    <w:rsid w:val="00850C93"/>
    <w:rsid w:val="008A164A"/>
    <w:rsid w:val="008A6BEE"/>
    <w:rsid w:val="008B7023"/>
    <w:rsid w:val="008D4924"/>
    <w:rsid w:val="008F233C"/>
    <w:rsid w:val="00956284"/>
    <w:rsid w:val="009A0649"/>
    <w:rsid w:val="009A4E84"/>
    <w:rsid w:val="009D4CC9"/>
    <w:rsid w:val="009E22CB"/>
    <w:rsid w:val="00A0306E"/>
    <w:rsid w:val="00A03D16"/>
    <w:rsid w:val="00A05634"/>
    <w:rsid w:val="00A127F2"/>
    <w:rsid w:val="00A20827"/>
    <w:rsid w:val="00A434B1"/>
    <w:rsid w:val="00A52333"/>
    <w:rsid w:val="00A537FB"/>
    <w:rsid w:val="00A6149A"/>
    <w:rsid w:val="00AA6101"/>
    <w:rsid w:val="00AA6DA0"/>
    <w:rsid w:val="00B225A6"/>
    <w:rsid w:val="00BB34DA"/>
    <w:rsid w:val="00BD584A"/>
    <w:rsid w:val="00BF4599"/>
    <w:rsid w:val="00C02358"/>
    <w:rsid w:val="00C0449C"/>
    <w:rsid w:val="00C214FC"/>
    <w:rsid w:val="00C771DF"/>
    <w:rsid w:val="00C86AC5"/>
    <w:rsid w:val="00D425BF"/>
    <w:rsid w:val="00D64132"/>
    <w:rsid w:val="00DA2594"/>
    <w:rsid w:val="00DE7602"/>
    <w:rsid w:val="00E96DDB"/>
    <w:rsid w:val="00EA25BB"/>
    <w:rsid w:val="00F163DB"/>
    <w:rsid w:val="00F249D7"/>
    <w:rsid w:val="00F269AD"/>
    <w:rsid w:val="00F55554"/>
    <w:rsid w:val="00F650F0"/>
    <w:rsid w:val="00F91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D5E579D-CACD-1F44-8130-FF8E2C11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68</Pages>
  <Words>14439</Words>
  <Characters>82304</Characters>
  <Application>Microsoft Macintosh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35</cp:revision>
  <dcterms:created xsi:type="dcterms:W3CDTF">2017-07-25T04:17:00Z</dcterms:created>
  <dcterms:modified xsi:type="dcterms:W3CDTF">2017-07-25T15:29:00Z</dcterms:modified>
</cp:coreProperties>
</file>