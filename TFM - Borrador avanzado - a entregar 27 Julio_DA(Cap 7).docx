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28E056" w14:textId="77777777" w:rsidR="00320A2D" w:rsidRDefault="00320A2D" w:rsidP="009F0408">
      <w:r>
        <w:rPr>
          <w:noProof/>
          <w:lang w:val="en-GB" w:eastAsia="en-GB"/>
        </w:rPr>
        <w:drawing>
          <wp:inline distT="0" distB="0" distL="0" distR="0" wp14:anchorId="41905B30" wp14:editId="5A0715DB">
            <wp:extent cx="3257550" cy="1095375"/>
            <wp:effectExtent l="19050" t="0" r="0" b="0"/>
            <wp:docPr id="7"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Users\enavarro\Downloads\unir_hor.jpg"/>
                    <pic:cNvPicPr>
                      <a:picLocks noChangeAspect="1" noChangeArrowheads="1"/>
                    </pic:cNvPicPr>
                  </pic:nvPicPr>
                  <pic:blipFill>
                    <a:blip r:embed="rId8"/>
                    <a:srcRect/>
                    <a:stretch>
                      <a:fillRect/>
                    </a:stretch>
                  </pic:blipFill>
                  <pic:spPr bwMode="auto">
                    <a:xfrm>
                      <a:off x="0" y="0"/>
                      <a:ext cx="3257550" cy="1095375"/>
                    </a:xfrm>
                    <a:prstGeom prst="rect">
                      <a:avLst/>
                    </a:prstGeom>
                    <a:noFill/>
                    <a:ln w="9525">
                      <a:noFill/>
                      <a:miter lim="800000"/>
                      <a:headEnd/>
                      <a:tailEnd/>
                    </a:ln>
                  </pic:spPr>
                </pic:pic>
              </a:graphicData>
            </a:graphic>
          </wp:inline>
        </w:drawing>
      </w:r>
    </w:p>
    <w:p w14:paraId="4F331B22" w14:textId="77777777" w:rsidR="00320A2D" w:rsidRDefault="00320A2D" w:rsidP="009F0408"/>
    <w:p w14:paraId="76A4C3A9" w14:textId="77777777" w:rsidR="00320A2D" w:rsidRDefault="00320A2D" w:rsidP="009F0408"/>
    <w:p w14:paraId="29F32235" w14:textId="77777777" w:rsidR="00320A2D" w:rsidRDefault="00320A2D" w:rsidP="009F0408"/>
    <w:tbl>
      <w:tblPr>
        <w:tblpPr w:leftFromText="187" w:rightFromText="187" w:vertAnchor="page" w:horzAnchor="margin" w:tblpXSpec="center" w:tblpY="3901"/>
        <w:tblOverlap w:val="never"/>
        <w:tblW w:w="4061" w:type="pct"/>
        <w:tblBorders>
          <w:left w:val="single" w:sz="18" w:space="0" w:color="4F81BD"/>
        </w:tblBorders>
        <w:tblLook w:val="04A0" w:firstRow="1" w:lastRow="0" w:firstColumn="1" w:lastColumn="0" w:noHBand="0" w:noVBand="1"/>
      </w:tblPr>
      <w:tblGrid>
        <w:gridCol w:w="7542"/>
      </w:tblGrid>
      <w:tr w:rsidR="00320A2D" w:rsidRPr="007E253A" w14:paraId="5402AA76" w14:textId="77777777" w:rsidTr="00881281">
        <w:trPr>
          <w:trHeight w:val="12"/>
        </w:trPr>
        <w:tc>
          <w:tcPr>
            <w:tcW w:w="7919" w:type="dxa"/>
            <w:tcMar>
              <w:top w:w="216" w:type="dxa"/>
              <w:left w:w="115" w:type="dxa"/>
              <w:bottom w:w="216" w:type="dxa"/>
              <w:right w:w="115" w:type="dxa"/>
            </w:tcMar>
          </w:tcPr>
          <w:p w14:paraId="6F740FD0" w14:textId="77777777" w:rsidR="00562155" w:rsidRPr="00562155" w:rsidRDefault="00562155" w:rsidP="009F0408">
            <w:pPr>
              <w:spacing w:after="0"/>
              <w:rPr>
                <w:rFonts w:ascii="Georgia" w:eastAsia="Times New Roman" w:hAnsi="Georgia" w:cs="Tahoma"/>
                <w:b/>
                <w:sz w:val="28"/>
                <w:szCs w:val="28"/>
                <w:lang w:val="es-ES" w:bidi="en-US"/>
              </w:rPr>
            </w:pPr>
            <w:r w:rsidRPr="00562155">
              <w:rPr>
                <w:rFonts w:ascii="Georgia" w:eastAsia="Times New Roman" w:hAnsi="Georgia" w:cs="Tahoma"/>
                <w:b/>
                <w:sz w:val="28"/>
                <w:szCs w:val="28"/>
                <w:lang w:val="es-ES" w:bidi="en-US"/>
              </w:rPr>
              <w:t>Universidad Internacional de La Rioja (UNIR)</w:t>
            </w:r>
          </w:p>
          <w:p w14:paraId="528F801E" w14:textId="77777777" w:rsidR="00562155" w:rsidRPr="00562155" w:rsidRDefault="00562155" w:rsidP="009F0408">
            <w:pPr>
              <w:spacing w:after="0"/>
              <w:rPr>
                <w:rFonts w:ascii="Georgia" w:eastAsia="Times New Roman" w:hAnsi="Georgia" w:cs="Tahoma"/>
                <w:b/>
                <w:sz w:val="28"/>
                <w:szCs w:val="28"/>
                <w:lang w:val="es-ES" w:bidi="en-US"/>
              </w:rPr>
            </w:pPr>
          </w:p>
          <w:p w14:paraId="6632EBEB" w14:textId="77777777" w:rsidR="00562155" w:rsidRDefault="00562155" w:rsidP="009F0408">
            <w:pPr>
              <w:spacing w:after="0"/>
              <w:rPr>
                <w:rFonts w:ascii="Georgia" w:eastAsia="Times New Roman" w:hAnsi="Georgia" w:cs="Tahoma"/>
                <w:b/>
                <w:sz w:val="28"/>
                <w:szCs w:val="28"/>
                <w:lang w:val="es-ES" w:bidi="en-US"/>
              </w:rPr>
            </w:pPr>
            <w:r w:rsidRPr="00562155">
              <w:rPr>
                <w:rFonts w:ascii="Georgia" w:eastAsia="Times New Roman" w:hAnsi="Georgia" w:cs="Tahoma"/>
                <w:b/>
                <w:sz w:val="36"/>
                <w:szCs w:val="28"/>
                <w:lang w:val="es-ES" w:bidi="en-US"/>
              </w:rPr>
              <w:t>Escuela de Ingeniería</w:t>
            </w:r>
            <w:r w:rsidRPr="00562155">
              <w:rPr>
                <w:rFonts w:ascii="Georgia" w:eastAsia="Times New Roman" w:hAnsi="Georgia" w:cs="Tahoma"/>
                <w:b/>
                <w:sz w:val="28"/>
                <w:szCs w:val="28"/>
                <w:lang w:val="es-ES" w:bidi="en-US"/>
              </w:rPr>
              <w:t xml:space="preserve">        </w:t>
            </w:r>
          </w:p>
          <w:p w14:paraId="4A917B39" w14:textId="77777777" w:rsidR="00562155" w:rsidRPr="00562155" w:rsidRDefault="00562155" w:rsidP="009F0408">
            <w:pPr>
              <w:spacing w:after="0"/>
              <w:rPr>
                <w:rFonts w:ascii="Georgia" w:eastAsia="Times New Roman" w:hAnsi="Georgia" w:cs="Tahoma"/>
                <w:b/>
                <w:sz w:val="28"/>
                <w:szCs w:val="28"/>
                <w:lang w:val="es-ES" w:bidi="en-US"/>
              </w:rPr>
            </w:pPr>
            <w:r w:rsidRPr="00562155">
              <w:rPr>
                <w:rFonts w:ascii="Georgia" w:eastAsia="Times New Roman" w:hAnsi="Georgia" w:cs="Tahoma"/>
                <w:b/>
                <w:sz w:val="28"/>
                <w:szCs w:val="28"/>
                <w:lang w:val="es-ES" w:bidi="en-US"/>
              </w:rPr>
              <w:t xml:space="preserve">                                      </w:t>
            </w:r>
          </w:p>
          <w:p w14:paraId="4A312647" w14:textId="77777777" w:rsidR="00005BA2" w:rsidRDefault="00005BA2" w:rsidP="009F0408">
            <w:pPr>
              <w:autoSpaceDE w:val="0"/>
              <w:autoSpaceDN w:val="0"/>
              <w:adjustRightInd w:val="0"/>
              <w:spacing w:after="0"/>
              <w:jc w:val="left"/>
              <w:rPr>
                <w:rFonts w:ascii="Verdana" w:hAnsi="Verdana" w:cs="Verdana"/>
                <w:b/>
                <w:bCs/>
                <w:color w:val="00669A"/>
                <w:sz w:val="21"/>
                <w:szCs w:val="21"/>
                <w:lang w:val="es-ES"/>
              </w:rPr>
            </w:pPr>
            <w:r>
              <w:rPr>
                <w:rFonts w:ascii="Verdana" w:hAnsi="Verdana" w:cs="Verdana"/>
                <w:b/>
                <w:bCs/>
                <w:color w:val="00669A"/>
                <w:sz w:val="21"/>
                <w:szCs w:val="21"/>
                <w:lang w:val="es-ES"/>
              </w:rPr>
              <w:t xml:space="preserve">Máster Análisis y Visualización de Datos Masivos / </w:t>
            </w:r>
          </w:p>
          <w:p w14:paraId="5A965333" w14:textId="77777777" w:rsidR="00320A2D" w:rsidRPr="00A73DB2" w:rsidRDefault="00005BA2" w:rsidP="009F0408">
            <w:pPr>
              <w:autoSpaceDE w:val="0"/>
              <w:autoSpaceDN w:val="0"/>
              <w:adjustRightInd w:val="0"/>
              <w:spacing w:after="0"/>
              <w:jc w:val="left"/>
              <w:rPr>
                <w:rFonts w:ascii="Verdana" w:hAnsi="Verdana" w:cs="Verdana"/>
                <w:b/>
                <w:bCs/>
                <w:color w:val="00669A"/>
                <w:sz w:val="21"/>
                <w:szCs w:val="21"/>
                <w:lang w:val="en-US"/>
              </w:rPr>
            </w:pPr>
            <w:r w:rsidRPr="00A73DB2">
              <w:rPr>
                <w:rFonts w:ascii="Verdana" w:hAnsi="Verdana" w:cs="Verdana"/>
                <w:b/>
                <w:bCs/>
                <w:color w:val="00669A"/>
                <w:sz w:val="21"/>
                <w:szCs w:val="21"/>
                <w:lang w:val="en-US"/>
              </w:rPr>
              <w:t>Visual Analytics and Big Data</w:t>
            </w:r>
          </w:p>
        </w:tc>
      </w:tr>
      <w:tr w:rsidR="00320A2D" w:rsidRPr="007E253A" w14:paraId="41D4EA3E" w14:textId="77777777" w:rsidTr="00881281">
        <w:trPr>
          <w:trHeight w:val="278"/>
        </w:trPr>
        <w:tc>
          <w:tcPr>
            <w:tcW w:w="7919" w:type="dxa"/>
            <w:tcMar>
              <w:top w:w="216" w:type="dxa"/>
              <w:left w:w="115" w:type="dxa"/>
              <w:bottom w:w="216" w:type="dxa"/>
              <w:right w:w="115" w:type="dxa"/>
            </w:tcMar>
          </w:tcPr>
          <w:p w14:paraId="05525008" w14:textId="77777777" w:rsidR="00320A2D" w:rsidRPr="00A73DB2" w:rsidRDefault="00320A2D" w:rsidP="009F0408">
            <w:pPr>
              <w:pStyle w:val="NoSpacing"/>
              <w:spacing w:line="360" w:lineRule="auto"/>
              <w:rPr>
                <w:rFonts w:ascii="Georgia" w:hAnsi="Georgia" w:cs="Tahoma"/>
                <w:b/>
                <w:sz w:val="28"/>
                <w:szCs w:val="28"/>
              </w:rPr>
            </w:pPr>
          </w:p>
        </w:tc>
      </w:tr>
      <w:tr w:rsidR="00320A2D" w:rsidRPr="004602F0" w14:paraId="347F5788" w14:textId="77777777" w:rsidTr="00881281">
        <w:trPr>
          <w:trHeight w:val="1579"/>
        </w:trPr>
        <w:tc>
          <w:tcPr>
            <w:tcW w:w="7919" w:type="dxa"/>
          </w:tcPr>
          <w:p w14:paraId="202B343A" w14:textId="77777777" w:rsidR="00320A2D" w:rsidRPr="004602F0" w:rsidRDefault="00FF1F20" w:rsidP="00476F1C">
            <w:pPr>
              <w:pStyle w:val="NoSpacing"/>
              <w:jc w:val="left"/>
              <w:rPr>
                <w:rFonts w:ascii="Cambria" w:hAnsi="Cambria"/>
                <w:color w:val="4F81BD"/>
                <w:sz w:val="80"/>
                <w:szCs w:val="80"/>
                <w:lang w:val="es-ES"/>
              </w:rPr>
            </w:pPr>
            <w:r>
              <w:rPr>
                <w:rFonts w:ascii="Cambria" w:hAnsi="Cambria"/>
                <w:color w:val="4F81BD"/>
                <w:sz w:val="80"/>
                <w:szCs w:val="80"/>
                <w:lang w:val="es-ES"/>
              </w:rPr>
              <w:t>Detección de a</w:t>
            </w:r>
            <w:r w:rsidR="00997BC9">
              <w:rPr>
                <w:rFonts w:ascii="Cambria" w:hAnsi="Cambria"/>
                <w:color w:val="4F81BD"/>
                <w:sz w:val="80"/>
                <w:szCs w:val="80"/>
                <w:lang w:val="es-ES"/>
              </w:rPr>
              <w:t>nomalías</w:t>
            </w:r>
            <w:r>
              <w:rPr>
                <w:rFonts w:ascii="Cambria" w:hAnsi="Cambria"/>
                <w:color w:val="4F81BD"/>
                <w:sz w:val="80"/>
                <w:szCs w:val="80"/>
                <w:lang w:val="es-ES"/>
              </w:rPr>
              <w:t xml:space="preserve"> en series temporales multivariantes</w:t>
            </w:r>
          </w:p>
        </w:tc>
      </w:tr>
    </w:tbl>
    <w:p w14:paraId="144DDAAB" w14:textId="77777777" w:rsidR="00320A2D" w:rsidRDefault="00320A2D" w:rsidP="00476F1C">
      <w:pPr>
        <w:spacing w:after="0" w:line="240" w:lineRule="auto"/>
      </w:pPr>
    </w:p>
    <w:p w14:paraId="09CA98EF" w14:textId="77777777" w:rsidR="00320A2D" w:rsidRDefault="00320A2D" w:rsidP="00476F1C">
      <w:pPr>
        <w:spacing w:after="0" w:line="240" w:lineRule="auto"/>
      </w:pPr>
    </w:p>
    <w:p w14:paraId="3C59AEE3" w14:textId="77777777" w:rsidR="00320A2D" w:rsidRDefault="00320A2D" w:rsidP="00476F1C">
      <w:pPr>
        <w:spacing w:after="0" w:line="240" w:lineRule="auto"/>
      </w:pPr>
    </w:p>
    <w:p w14:paraId="57971ECB" w14:textId="77777777" w:rsidR="00320A2D" w:rsidRDefault="00320A2D" w:rsidP="00476F1C">
      <w:pPr>
        <w:spacing w:after="0" w:line="240" w:lineRule="auto"/>
      </w:pPr>
    </w:p>
    <w:p w14:paraId="5B8533E7" w14:textId="77777777" w:rsidR="00320A2D" w:rsidRDefault="00320A2D" w:rsidP="00476F1C">
      <w:pPr>
        <w:spacing w:after="0" w:line="240" w:lineRule="auto"/>
      </w:pPr>
    </w:p>
    <w:p w14:paraId="2024FCD0" w14:textId="77777777" w:rsidR="00320A2D" w:rsidRDefault="00320A2D" w:rsidP="00476F1C">
      <w:pPr>
        <w:spacing w:after="0" w:line="240" w:lineRule="auto"/>
      </w:pPr>
    </w:p>
    <w:p w14:paraId="46036D83" w14:textId="77777777" w:rsidR="00320A2D" w:rsidRDefault="00320A2D" w:rsidP="00476F1C">
      <w:pPr>
        <w:spacing w:after="0" w:line="240" w:lineRule="auto"/>
      </w:pPr>
    </w:p>
    <w:p w14:paraId="0C8D0C0A" w14:textId="77777777" w:rsidR="0046398F" w:rsidRDefault="0046398F" w:rsidP="00476F1C">
      <w:pPr>
        <w:spacing w:after="0" w:line="240" w:lineRule="auto"/>
      </w:pPr>
    </w:p>
    <w:p w14:paraId="1A13A01F" w14:textId="77777777" w:rsidR="00320A2D" w:rsidRDefault="00320A2D" w:rsidP="00476F1C">
      <w:pPr>
        <w:spacing w:after="0" w:line="240" w:lineRule="auto"/>
      </w:pPr>
    </w:p>
    <w:p w14:paraId="7DF2797C" w14:textId="77777777" w:rsidR="00320A2D" w:rsidRDefault="00320A2D" w:rsidP="00476F1C">
      <w:pPr>
        <w:spacing w:after="0" w:line="240" w:lineRule="auto"/>
      </w:pPr>
    </w:p>
    <w:p w14:paraId="5A2B7B0A" w14:textId="77777777" w:rsidR="00320A2D" w:rsidRDefault="00320A2D" w:rsidP="00476F1C">
      <w:pPr>
        <w:spacing w:after="0" w:line="240" w:lineRule="auto"/>
      </w:pPr>
    </w:p>
    <w:p w14:paraId="511C052D" w14:textId="77777777" w:rsidR="00FF1F20" w:rsidRDefault="00FF1F20" w:rsidP="00476F1C">
      <w:pPr>
        <w:spacing w:after="0" w:line="240" w:lineRule="auto"/>
        <w:rPr>
          <w:rFonts w:ascii="Georgia" w:hAnsi="Georgia"/>
          <w:b/>
          <w:i/>
          <w:sz w:val="24"/>
        </w:rPr>
      </w:pPr>
    </w:p>
    <w:p w14:paraId="3AFF6152" w14:textId="77777777" w:rsidR="00FF1F20" w:rsidRDefault="00FF1F20" w:rsidP="00476F1C">
      <w:pPr>
        <w:spacing w:after="0" w:line="240" w:lineRule="auto"/>
        <w:rPr>
          <w:rFonts w:ascii="Georgia" w:hAnsi="Georgia"/>
          <w:b/>
          <w:i/>
          <w:sz w:val="24"/>
        </w:rPr>
      </w:pPr>
    </w:p>
    <w:p w14:paraId="724555B0" w14:textId="77777777" w:rsidR="00FF1F20" w:rsidRDefault="00FF1F20" w:rsidP="00476F1C">
      <w:pPr>
        <w:spacing w:after="0" w:line="240" w:lineRule="auto"/>
        <w:rPr>
          <w:rFonts w:ascii="Georgia" w:hAnsi="Georgia"/>
          <w:b/>
          <w:i/>
          <w:sz w:val="24"/>
        </w:rPr>
      </w:pPr>
    </w:p>
    <w:p w14:paraId="68F5250A" w14:textId="77777777" w:rsidR="00476F1C" w:rsidRDefault="00476F1C" w:rsidP="00476F1C">
      <w:pPr>
        <w:spacing w:after="0" w:line="240" w:lineRule="auto"/>
        <w:rPr>
          <w:rFonts w:ascii="Georgia" w:hAnsi="Georgia"/>
          <w:b/>
          <w:i/>
        </w:rPr>
      </w:pPr>
    </w:p>
    <w:p w14:paraId="1F9AE440" w14:textId="77777777" w:rsidR="00476F1C" w:rsidRDefault="00476F1C" w:rsidP="00476F1C">
      <w:pPr>
        <w:spacing w:after="0" w:line="240" w:lineRule="auto"/>
        <w:rPr>
          <w:rFonts w:ascii="Georgia" w:hAnsi="Georgia"/>
          <w:b/>
          <w:i/>
        </w:rPr>
      </w:pPr>
    </w:p>
    <w:p w14:paraId="14332925" w14:textId="77777777" w:rsidR="00476F1C" w:rsidRDefault="00476F1C" w:rsidP="00476F1C">
      <w:pPr>
        <w:spacing w:after="0" w:line="240" w:lineRule="auto"/>
        <w:rPr>
          <w:rFonts w:ascii="Georgia" w:hAnsi="Georgia"/>
          <w:b/>
          <w:i/>
        </w:rPr>
      </w:pPr>
    </w:p>
    <w:p w14:paraId="09BE2545" w14:textId="77777777" w:rsidR="00476F1C" w:rsidRDefault="00476F1C" w:rsidP="00476F1C">
      <w:pPr>
        <w:spacing w:after="0" w:line="240" w:lineRule="auto"/>
        <w:rPr>
          <w:rFonts w:ascii="Georgia" w:hAnsi="Georgia"/>
          <w:b/>
          <w:i/>
        </w:rPr>
      </w:pPr>
    </w:p>
    <w:p w14:paraId="5EA87DB7" w14:textId="77777777" w:rsidR="00476F1C" w:rsidRDefault="00476F1C" w:rsidP="00476F1C">
      <w:pPr>
        <w:spacing w:after="0" w:line="240" w:lineRule="auto"/>
        <w:rPr>
          <w:rFonts w:ascii="Georgia" w:hAnsi="Georgia"/>
          <w:b/>
          <w:i/>
        </w:rPr>
      </w:pPr>
    </w:p>
    <w:p w14:paraId="00EBB16C" w14:textId="77777777" w:rsidR="00476F1C" w:rsidRDefault="00476F1C" w:rsidP="00476F1C">
      <w:pPr>
        <w:spacing w:after="0" w:line="240" w:lineRule="auto"/>
        <w:rPr>
          <w:rFonts w:ascii="Georgia" w:hAnsi="Georgia"/>
          <w:b/>
          <w:i/>
        </w:rPr>
      </w:pPr>
    </w:p>
    <w:p w14:paraId="6D022AD6" w14:textId="77777777" w:rsidR="00476F1C" w:rsidRDefault="00476F1C" w:rsidP="00476F1C">
      <w:pPr>
        <w:spacing w:after="0" w:line="240" w:lineRule="auto"/>
        <w:rPr>
          <w:rFonts w:ascii="Georgia" w:hAnsi="Georgia"/>
          <w:b/>
          <w:i/>
        </w:rPr>
      </w:pPr>
    </w:p>
    <w:p w14:paraId="07325333" w14:textId="77777777" w:rsidR="00476F1C" w:rsidRDefault="00476F1C" w:rsidP="00476F1C">
      <w:pPr>
        <w:spacing w:after="0" w:line="240" w:lineRule="auto"/>
        <w:rPr>
          <w:rFonts w:ascii="Georgia" w:hAnsi="Georgia"/>
          <w:b/>
          <w:i/>
        </w:rPr>
      </w:pPr>
    </w:p>
    <w:p w14:paraId="30AE897F" w14:textId="77777777" w:rsidR="00476F1C" w:rsidRDefault="00476F1C" w:rsidP="00476F1C">
      <w:pPr>
        <w:spacing w:after="0" w:line="240" w:lineRule="auto"/>
        <w:rPr>
          <w:rFonts w:ascii="Georgia" w:hAnsi="Georgia"/>
          <w:b/>
          <w:i/>
        </w:rPr>
      </w:pPr>
    </w:p>
    <w:p w14:paraId="32DD88EE" w14:textId="77777777" w:rsidR="00476F1C" w:rsidRDefault="00476F1C" w:rsidP="00476F1C">
      <w:pPr>
        <w:spacing w:after="0" w:line="240" w:lineRule="auto"/>
        <w:rPr>
          <w:rFonts w:ascii="Georgia" w:hAnsi="Georgia"/>
          <w:b/>
          <w:i/>
        </w:rPr>
      </w:pPr>
    </w:p>
    <w:p w14:paraId="77DAEA59" w14:textId="77777777" w:rsidR="00476F1C" w:rsidRDefault="00476F1C" w:rsidP="00476F1C">
      <w:pPr>
        <w:spacing w:after="0" w:line="240" w:lineRule="auto"/>
        <w:rPr>
          <w:rFonts w:ascii="Georgia" w:hAnsi="Georgia"/>
          <w:b/>
          <w:i/>
        </w:rPr>
      </w:pPr>
    </w:p>
    <w:p w14:paraId="245D5B02" w14:textId="77777777" w:rsidR="00476F1C" w:rsidRDefault="00476F1C" w:rsidP="00476F1C">
      <w:pPr>
        <w:spacing w:after="0" w:line="240" w:lineRule="auto"/>
        <w:rPr>
          <w:rFonts w:ascii="Georgia" w:hAnsi="Georgia"/>
          <w:b/>
          <w:i/>
        </w:rPr>
      </w:pPr>
    </w:p>
    <w:p w14:paraId="2C792D2D" w14:textId="77777777" w:rsidR="00476F1C" w:rsidRDefault="00476F1C" w:rsidP="00476F1C">
      <w:pPr>
        <w:spacing w:after="0" w:line="240" w:lineRule="auto"/>
        <w:rPr>
          <w:rFonts w:ascii="Georgia" w:hAnsi="Georgia"/>
          <w:b/>
          <w:i/>
        </w:rPr>
      </w:pPr>
    </w:p>
    <w:p w14:paraId="3FC6DBD5" w14:textId="77777777" w:rsidR="00476F1C" w:rsidRDefault="00476F1C" w:rsidP="00476F1C">
      <w:pPr>
        <w:spacing w:after="0" w:line="240" w:lineRule="auto"/>
        <w:rPr>
          <w:rFonts w:ascii="Georgia" w:hAnsi="Georgia"/>
          <w:b/>
          <w:i/>
        </w:rPr>
      </w:pPr>
    </w:p>
    <w:p w14:paraId="4AEC54F8" w14:textId="77777777" w:rsidR="00476F1C" w:rsidRDefault="00476F1C" w:rsidP="00476F1C">
      <w:pPr>
        <w:spacing w:after="0" w:line="240" w:lineRule="auto"/>
        <w:rPr>
          <w:rFonts w:ascii="Georgia" w:hAnsi="Georgia"/>
          <w:b/>
          <w:i/>
        </w:rPr>
      </w:pPr>
    </w:p>
    <w:p w14:paraId="678478B8" w14:textId="77777777" w:rsidR="00320A2D" w:rsidRPr="00476F1C" w:rsidRDefault="00320A2D" w:rsidP="00476F1C">
      <w:pPr>
        <w:spacing w:after="0" w:line="240" w:lineRule="auto"/>
        <w:rPr>
          <w:rFonts w:ascii="Georgia" w:hAnsi="Georgia"/>
          <w:b/>
          <w:i/>
        </w:rPr>
      </w:pPr>
      <w:r w:rsidRPr="00476F1C">
        <w:rPr>
          <w:rFonts w:ascii="Georgia" w:hAnsi="Georgia"/>
          <w:b/>
          <w:i/>
        </w:rPr>
        <w:t xml:space="preserve">Trabajo Fin de Máster </w:t>
      </w:r>
    </w:p>
    <w:p w14:paraId="601827BF" w14:textId="77777777" w:rsidR="00FF1F20" w:rsidRPr="00476F1C" w:rsidRDefault="00FF1F20" w:rsidP="00476F1C">
      <w:pPr>
        <w:spacing w:after="0" w:line="240" w:lineRule="auto"/>
        <w:rPr>
          <w:rFonts w:ascii="Georgia" w:hAnsi="Georgia"/>
          <w:b/>
        </w:rPr>
      </w:pPr>
    </w:p>
    <w:p w14:paraId="19B9C2B9" w14:textId="77777777" w:rsidR="00A51957" w:rsidRPr="00476F1C" w:rsidRDefault="00377EF3" w:rsidP="00476F1C">
      <w:pPr>
        <w:spacing w:after="0" w:line="240" w:lineRule="auto"/>
        <w:rPr>
          <w:rFonts w:ascii="Georgia" w:hAnsi="Georgia"/>
          <w:i/>
        </w:rPr>
      </w:pPr>
      <w:r w:rsidRPr="00476F1C">
        <w:rPr>
          <w:rFonts w:ascii="Georgia" w:hAnsi="Georgia"/>
        </w:rPr>
        <w:t>Presentado</w:t>
      </w:r>
      <w:r w:rsidR="00320A2D" w:rsidRPr="00476F1C">
        <w:rPr>
          <w:rFonts w:ascii="Georgia" w:hAnsi="Georgia"/>
        </w:rPr>
        <w:t xml:space="preserve"> por: </w:t>
      </w:r>
      <w:r w:rsidR="00D602E3" w:rsidRPr="00476F1C">
        <w:rPr>
          <w:rFonts w:ascii="Georgia" w:hAnsi="Georgia"/>
        </w:rPr>
        <w:t xml:space="preserve">  </w:t>
      </w:r>
      <w:r w:rsidR="00FF1F20" w:rsidRPr="00476F1C">
        <w:rPr>
          <w:rFonts w:ascii="Georgia" w:hAnsi="Georgia"/>
        </w:rPr>
        <w:tab/>
      </w:r>
      <w:r w:rsidR="00997BC9" w:rsidRPr="00476F1C">
        <w:rPr>
          <w:rFonts w:ascii="Georgia" w:hAnsi="Georgia"/>
          <w:i/>
        </w:rPr>
        <w:t>González San Francisco</w:t>
      </w:r>
      <w:r w:rsidR="00320A2D" w:rsidRPr="00476F1C">
        <w:rPr>
          <w:rFonts w:ascii="Georgia" w:hAnsi="Georgia"/>
          <w:i/>
        </w:rPr>
        <w:t xml:space="preserve">, </w:t>
      </w:r>
      <w:r w:rsidR="00997BC9" w:rsidRPr="00476F1C">
        <w:rPr>
          <w:rFonts w:ascii="Georgia" w:hAnsi="Georgia"/>
          <w:i/>
        </w:rPr>
        <w:t>Alberto</w:t>
      </w:r>
    </w:p>
    <w:p w14:paraId="0670021C" w14:textId="77777777" w:rsidR="00320A2D" w:rsidRPr="00476F1C" w:rsidRDefault="00320A2D" w:rsidP="00476F1C">
      <w:pPr>
        <w:spacing w:after="0" w:line="240" w:lineRule="auto"/>
        <w:rPr>
          <w:rFonts w:ascii="Georgia" w:hAnsi="Georgia"/>
          <w:i/>
        </w:rPr>
      </w:pPr>
      <w:r w:rsidRPr="00476F1C">
        <w:rPr>
          <w:rFonts w:ascii="Georgia" w:hAnsi="Georgia"/>
        </w:rPr>
        <w:t xml:space="preserve">Director: </w:t>
      </w:r>
      <w:r w:rsidR="00D602E3" w:rsidRPr="00476F1C">
        <w:rPr>
          <w:rFonts w:ascii="Georgia" w:hAnsi="Georgia"/>
        </w:rPr>
        <w:t xml:space="preserve">  </w:t>
      </w:r>
      <w:r w:rsidR="00FF1F20" w:rsidRPr="00476F1C">
        <w:rPr>
          <w:rFonts w:ascii="Georgia" w:hAnsi="Georgia"/>
        </w:rPr>
        <w:tab/>
      </w:r>
      <w:r w:rsidR="00FF1F20" w:rsidRPr="00476F1C">
        <w:rPr>
          <w:rFonts w:ascii="Georgia" w:hAnsi="Georgia"/>
        </w:rPr>
        <w:tab/>
      </w:r>
      <w:r w:rsidR="002E16E8" w:rsidRPr="00476F1C">
        <w:rPr>
          <w:rFonts w:ascii="Georgia" w:hAnsi="Georgia"/>
          <w:i/>
        </w:rPr>
        <w:t>Alcaide Villar</w:t>
      </w:r>
      <w:r w:rsidRPr="00476F1C">
        <w:rPr>
          <w:rFonts w:ascii="Georgia" w:hAnsi="Georgia"/>
          <w:i/>
        </w:rPr>
        <w:t xml:space="preserve">, </w:t>
      </w:r>
      <w:r w:rsidR="002E16E8" w:rsidRPr="00476F1C">
        <w:rPr>
          <w:rFonts w:ascii="Georgia" w:hAnsi="Georgia"/>
          <w:i/>
        </w:rPr>
        <w:t>Daniel</w:t>
      </w:r>
    </w:p>
    <w:p w14:paraId="120DA9EA" w14:textId="77777777" w:rsidR="00476F1C" w:rsidRDefault="00476F1C" w:rsidP="00476F1C">
      <w:pPr>
        <w:pStyle w:val="NoSpacing"/>
        <w:rPr>
          <w:color w:val="4F81BD"/>
          <w:lang w:val="es-ES"/>
        </w:rPr>
      </w:pPr>
    </w:p>
    <w:p w14:paraId="313C4343" w14:textId="77777777" w:rsidR="00476F1C" w:rsidRDefault="00476F1C" w:rsidP="00476F1C">
      <w:pPr>
        <w:pStyle w:val="NoSpacing"/>
        <w:rPr>
          <w:color w:val="4F81BD"/>
          <w:lang w:val="es-ES"/>
        </w:rPr>
      </w:pPr>
    </w:p>
    <w:p w14:paraId="6FED1F3A" w14:textId="77777777" w:rsidR="00320A2D" w:rsidRPr="004602F0" w:rsidRDefault="00320A2D" w:rsidP="00476F1C">
      <w:pPr>
        <w:pStyle w:val="NoSpacing"/>
        <w:rPr>
          <w:color w:val="4F81BD"/>
          <w:lang w:val="es-ES"/>
        </w:rPr>
      </w:pPr>
      <w:r w:rsidRPr="004602F0">
        <w:rPr>
          <w:color w:val="4F81BD"/>
          <w:lang w:val="es-ES"/>
        </w:rPr>
        <w:t>Ciudad</w:t>
      </w:r>
      <w:r w:rsidR="0046398F">
        <w:rPr>
          <w:color w:val="4F81BD"/>
          <w:lang w:val="es-ES"/>
        </w:rPr>
        <w:t>:</w:t>
      </w:r>
      <w:r w:rsidR="00E64437">
        <w:rPr>
          <w:color w:val="4F81BD"/>
          <w:lang w:val="es-ES"/>
        </w:rPr>
        <w:t xml:space="preserve"> </w:t>
      </w:r>
      <w:r w:rsidR="00E64437" w:rsidRPr="000516A7">
        <w:rPr>
          <w:i/>
          <w:color w:val="4F81BD"/>
          <w:lang w:val="es-ES"/>
        </w:rPr>
        <w:t>Madrid, España</w:t>
      </w:r>
    </w:p>
    <w:p w14:paraId="76D3F59E" w14:textId="77777777" w:rsidR="000B5D0F" w:rsidRDefault="0046398F" w:rsidP="00476F1C">
      <w:pPr>
        <w:pStyle w:val="NoSpacing"/>
        <w:rPr>
          <w:color w:val="4F81BD"/>
          <w:lang w:val="es-ES"/>
        </w:rPr>
      </w:pPr>
      <w:r>
        <w:rPr>
          <w:color w:val="4F81BD"/>
          <w:lang w:val="es-ES"/>
        </w:rPr>
        <w:t>Fecha:</w:t>
      </w:r>
      <w:r w:rsidR="00E64437">
        <w:rPr>
          <w:color w:val="4F81BD"/>
          <w:lang w:val="es-ES"/>
        </w:rPr>
        <w:t xml:space="preserve"> </w:t>
      </w:r>
      <w:r w:rsidR="000D2E75">
        <w:rPr>
          <w:color w:val="4F81BD"/>
          <w:lang w:val="es-ES"/>
        </w:rPr>
        <w:t>2</w:t>
      </w:r>
      <w:r w:rsidR="0002293E">
        <w:rPr>
          <w:color w:val="4F81BD"/>
          <w:lang w:val="es-ES"/>
        </w:rPr>
        <w:t>7</w:t>
      </w:r>
      <w:r w:rsidR="008A55AB">
        <w:rPr>
          <w:color w:val="4F81BD"/>
          <w:lang w:val="es-ES"/>
        </w:rPr>
        <w:t>/0</w:t>
      </w:r>
      <w:r w:rsidR="0002293E">
        <w:rPr>
          <w:color w:val="4F81BD"/>
          <w:lang w:val="es-ES"/>
        </w:rPr>
        <w:t>7</w:t>
      </w:r>
      <w:r w:rsidR="008A55AB">
        <w:rPr>
          <w:color w:val="4F81BD"/>
          <w:lang w:val="es-ES"/>
        </w:rPr>
        <w:t>/2017</w:t>
      </w:r>
    </w:p>
    <w:p w14:paraId="3C82B0D9" w14:textId="77777777" w:rsidR="000B5D0F" w:rsidRDefault="000B5D0F" w:rsidP="009F0408">
      <w:pPr>
        <w:jc w:val="left"/>
        <w:rPr>
          <w:color w:val="4F81BD"/>
          <w:lang w:val="es-ES"/>
        </w:rPr>
      </w:pPr>
      <w:r>
        <w:rPr>
          <w:color w:val="4F81BD"/>
          <w:lang w:val="es-ES"/>
        </w:rPr>
        <w:br w:type="page"/>
      </w:r>
    </w:p>
    <w:p w14:paraId="7CC757CF" w14:textId="77777777" w:rsidR="00FF1F20" w:rsidRDefault="00FF1F20" w:rsidP="009F0408">
      <w:pPr>
        <w:jc w:val="left"/>
        <w:rPr>
          <w:color w:val="4F81BD"/>
          <w:lang w:val="es-ES"/>
        </w:rPr>
      </w:pPr>
      <w:r>
        <w:rPr>
          <w:color w:val="4F81BD"/>
          <w:lang w:val="es-ES"/>
        </w:rPr>
        <w:lastRenderedPageBreak/>
        <w:br w:type="page"/>
      </w:r>
    </w:p>
    <w:p w14:paraId="06809E62" w14:textId="77777777" w:rsidR="00FF1F20" w:rsidRDefault="00FF1F20" w:rsidP="009F0408">
      <w:pPr>
        <w:jc w:val="left"/>
        <w:rPr>
          <w:rFonts w:ascii="Calibri" w:eastAsia="Times New Roman" w:hAnsi="Calibri" w:cs="Times New Roman"/>
          <w:color w:val="4F81BD"/>
          <w:lang w:val="es-ES" w:bidi="en-US"/>
        </w:rPr>
      </w:pPr>
    </w:p>
    <w:p w14:paraId="0F48C496" w14:textId="77777777" w:rsidR="00320A2D" w:rsidRPr="004602F0" w:rsidRDefault="00320A2D" w:rsidP="009F0408">
      <w:pPr>
        <w:pStyle w:val="NoSpacing"/>
        <w:spacing w:line="360" w:lineRule="auto"/>
        <w:rPr>
          <w:color w:val="4F81BD"/>
          <w:lang w:val="es-ES"/>
        </w:rPr>
      </w:pPr>
    </w:p>
    <w:p w14:paraId="75AA5DB2" w14:textId="77777777" w:rsidR="00867D8D" w:rsidRPr="005A5BC3" w:rsidRDefault="00867D8D" w:rsidP="009F0408">
      <w:pPr>
        <w:jc w:val="center"/>
        <w:rPr>
          <w:b/>
          <w:i/>
          <w:sz w:val="28"/>
        </w:rPr>
      </w:pPr>
      <w:r w:rsidRPr="005A5BC3">
        <w:rPr>
          <w:b/>
          <w:i/>
          <w:sz w:val="28"/>
        </w:rPr>
        <w:t>ÍNDICE DE CONTENIDO</w:t>
      </w:r>
    </w:p>
    <w:p w14:paraId="23D96024" w14:textId="77777777" w:rsidR="00867D8D" w:rsidRDefault="00867D8D" w:rsidP="009F0408">
      <w:pPr>
        <w:pStyle w:val="TOC1"/>
        <w:spacing w:line="360" w:lineRule="auto"/>
        <w:rPr>
          <w:lang w:bidi="en-US"/>
        </w:rPr>
      </w:pPr>
    </w:p>
    <w:p w14:paraId="6549FCE6" w14:textId="77777777" w:rsidR="00D16077" w:rsidRDefault="00EB158F">
      <w:pPr>
        <w:pStyle w:val="TOC1"/>
        <w:rPr>
          <w:rFonts w:asciiTheme="minorHAnsi" w:eastAsiaTheme="minorEastAsia" w:hAnsiTheme="minorHAnsi" w:cstheme="minorBidi"/>
          <w:b w:val="0"/>
          <w:caps w:val="0"/>
          <w:noProof/>
          <w:sz w:val="22"/>
          <w:szCs w:val="22"/>
        </w:rPr>
      </w:pPr>
      <w:r>
        <w:rPr>
          <w:u w:val="single"/>
        </w:rPr>
        <w:fldChar w:fldCharType="begin"/>
      </w:r>
      <w:r w:rsidR="00867D8D">
        <w:rPr>
          <w:u w:val="single"/>
        </w:rPr>
        <w:instrText xml:space="preserve"> TOC \o "1-3" \h \z \u </w:instrText>
      </w:r>
      <w:r>
        <w:rPr>
          <w:u w:val="single"/>
        </w:rPr>
        <w:fldChar w:fldCharType="separate"/>
      </w:r>
      <w:hyperlink w:anchor="_Toc488758439" w:history="1">
        <w:r w:rsidR="00D16077" w:rsidRPr="008521BE">
          <w:rPr>
            <w:rStyle w:val="Hyperlink"/>
            <w:lang w:bidi="en-US"/>
          </w:rPr>
          <w:t>Resumen</w:t>
        </w:r>
        <w:r w:rsidR="00D16077">
          <w:rPr>
            <w:noProof/>
            <w:webHidden/>
          </w:rPr>
          <w:tab/>
        </w:r>
        <w:r w:rsidR="00D16077">
          <w:rPr>
            <w:noProof/>
            <w:webHidden/>
          </w:rPr>
          <w:fldChar w:fldCharType="begin"/>
        </w:r>
        <w:r w:rsidR="00D16077">
          <w:rPr>
            <w:noProof/>
            <w:webHidden/>
          </w:rPr>
          <w:instrText xml:space="preserve"> PAGEREF _Toc488758439 \h </w:instrText>
        </w:r>
        <w:r w:rsidR="00D16077">
          <w:rPr>
            <w:noProof/>
            <w:webHidden/>
          </w:rPr>
        </w:r>
        <w:r w:rsidR="00D16077">
          <w:rPr>
            <w:noProof/>
            <w:webHidden/>
          </w:rPr>
          <w:fldChar w:fldCharType="separate"/>
        </w:r>
        <w:r w:rsidR="00D16077">
          <w:rPr>
            <w:noProof/>
            <w:webHidden/>
          </w:rPr>
          <w:t>6</w:t>
        </w:r>
        <w:r w:rsidR="00D16077">
          <w:rPr>
            <w:noProof/>
            <w:webHidden/>
          </w:rPr>
          <w:fldChar w:fldCharType="end"/>
        </w:r>
      </w:hyperlink>
    </w:p>
    <w:p w14:paraId="6277E9C1" w14:textId="77777777" w:rsidR="00D16077" w:rsidRDefault="004059C3">
      <w:pPr>
        <w:pStyle w:val="TOC1"/>
        <w:rPr>
          <w:rFonts w:asciiTheme="minorHAnsi" w:eastAsiaTheme="minorEastAsia" w:hAnsiTheme="minorHAnsi" w:cstheme="minorBidi"/>
          <w:b w:val="0"/>
          <w:caps w:val="0"/>
          <w:noProof/>
          <w:sz w:val="22"/>
          <w:szCs w:val="22"/>
        </w:rPr>
      </w:pPr>
      <w:hyperlink w:anchor="_Toc488758440" w:history="1">
        <w:r w:rsidR="00D16077" w:rsidRPr="008521BE">
          <w:rPr>
            <w:rStyle w:val="Hyperlink"/>
            <w:lang w:bidi="en-US"/>
          </w:rPr>
          <w:t>Abstract</w:t>
        </w:r>
        <w:r w:rsidR="00D16077">
          <w:rPr>
            <w:noProof/>
            <w:webHidden/>
          </w:rPr>
          <w:tab/>
        </w:r>
        <w:r w:rsidR="00D16077">
          <w:rPr>
            <w:noProof/>
            <w:webHidden/>
          </w:rPr>
          <w:fldChar w:fldCharType="begin"/>
        </w:r>
        <w:r w:rsidR="00D16077">
          <w:rPr>
            <w:noProof/>
            <w:webHidden/>
          </w:rPr>
          <w:instrText xml:space="preserve"> PAGEREF _Toc488758440 \h </w:instrText>
        </w:r>
        <w:r w:rsidR="00D16077">
          <w:rPr>
            <w:noProof/>
            <w:webHidden/>
          </w:rPr>
        </w:r>
        <w:r w:rsidR="00D16077">
          <w:rPr>
            <w:noProof/>
            <w:webHidden/>
          </w:rPr>
          <w:fldChar w:fldCharType="separate"/>
        </w:r>
        <w:r w:rsidR="00D16077">
          <w:rPr>
            <w:noProof/>
            <w:webHidden/>
          </w:rPr>
          <w:t>7</w:t>
        </w:r>
        <w:r w:rsidR="00D16077">
          <w:rPr>
            <w:noProof/>
            <w:webHidden/>
          </w:rPr>
          <w:fldChar w:fldCharType="end"/>
        </w:r>
      </w:hyperlink>
    </w:p>
    <w:p w14:paraId="2D4F8807" w14:textId="77777777" w:rsidR="00D16077" w:rsidRDefault="004059C3">
      <w:pPr>
        <w:pStyle w:val="TOC1"/>
        <w:rPr>
          <w:rFonts w:asciiTheme="minorHAnsi" w:eastAsiaTheme="minorEastAsia" w:hAnsiTheme="minorHAnsi" w:cstheme="minorBidi"/>
          <w:b w:val="0"/>
          <w:caps w:val="0"/>
          <w:noProof/>
          <w:sz w:val="22"/>
          <w:szCs w:val="22"/>
        </w:rPr>
      </w:pPr>
      <w:hyperlink w:anchor="_Toc488758441" w:history="1">
        <w:r w:rsidR="00D16077" w:rsidRPr="008521BE">
          <w:rPr>
            <w:rStyle w:val="Hyperlink"/>
            <w:lang w:bidi="en-US"/>
          </w:rPr>
          <w:t>1.</w:t>
        </w:r>
        <w:r w:rsidR="00D16077">
          <w:rPr>
            <w:rFonts w:asciiTheme="minorHAnsi" w:eastAsiaTheme="minorEastAsia" w:hAnsiTheme="minorHAnsi" w:cstheme="minorBidi"/>
            <w:b w:val="0"/>
            <w:caps w:val="0"/>
            <w:noProof/>
            <w:sz w:val="22"/>
            <w:szCs w:val="22"/>
          </w:rPr>
          <w:tab/>
        </w:r>
        <w:r w:rsidR="00D16077" w:rsidRPr="008521BE">
          <w:rPr>
            <w:rStyle w:val="Hyperlink"/>
            <w:lang w:bidi="en-US"/>
          </w:rPr>
          <w:t>Introducción</w:t>
        </w:r>
        <w:r w:rsidR="00D16077">
          <w:rPr>
            <w:noProof/>
            <w:webHidden/>
          </w:rPr>
          <w:tab/>
        </w:r>
        <w:r w:rsidR="00D16077">
          <w:rPr>
            <w:noProof/>
            <w:webHidden/>
          </w:rPr>
          <w:fldChar w:fldCharType="begin"/>
        </w:r>
        <w:r w:rsidR="00D16077">
          <w:rPr>
            <w:noProof/>
            <w:webHidden/>
          </w:rPr>
          <w:instrText xml:space="preserve"> PAGEREF _Toc488758441 \h </w:instrText>
        </w:r>
        <w:r w:rsidR="00D16077">
          <w:rPr>
            <w:noProof/>
            <w:webHidden/>
          </w:rPr>
        </w:r>
        <w:r w:rsidR="00D16077">
          <w:rPr>
            <w:noProof/>
            <w:webHidden/>
          </w:rPr>
          <w:fldChar w:fldCharType="separate"/>
        </w:r>
        <w:r w:rsidR="00D16077">
          <w:rPr>
            <w:noProof/>
            <w:webHidden/>
          </w:rPr>
          <w:t>8</w:t>
        </w:r>
        <w:r w:rsidR="00D16077">
          <w:rPr>
            <w:noProof/>
            <w:webHidden/>
          </w:rPr>
          <w:fldChar w:fldCharType="end"/>
        </w:r>
      </w:hyperlink>
    </w:p>
    <w:p w14:paraId="5F223222" w14:textId="77777777" w:rsidR="00D16077" w:rsidRDefault="004059C3">
      <w:pPr>
        <w:pStyle w:val="TOC2"/>
        <w:rPr>
          <w:rFonts w:asciiTheme="minorHAnsi" w:eastAsiaTheme="minorEastAsia" w:hAnsiTheme="minorHAnsi" w:cstheme="minorBidi"/>
          <w:b w:val="0"/>
          <w:sz w:val="22"/>
          <w:szCs w:val="22"/>
        </w:rPr>
      </w:pPr>
      <w:hyperlink w:anchor="_Toc488758442" w:history="1">
        <w:r w:rsidR="00D16077" w:rsidRPr="008521BE">
          <w:rPr>
            <w:rStyle w:val="Hyperlink"/>
            <w:rFonts w:cs="Arial"/>
          </w:rPr>
          <w:t>1.1</w:t>
        </w:r>
        <w:r w:rsidR="00D16077">
          <w:rPr>
            <w:rFonts w:asciiTheme="minorHAnsi" w:eastAsiaTheme="minorEastAsia" w:hAnsiTheme="minorHAnsi" w:cstheme="minorBidi"/>
            <w:b w:val="0"/>
            <w:sz w:val="22"/>
            <w:szCs w:val="22"/>
          </w:rPr>
          <w:tab/>
        </w:r>
        <w:r w:rsidR="00D16077" w:rsidRPr="008521BE">
          <w:rPr>
            <w:rStyle w:val="Hyperlink"/>
          </w:rPr>
          <w:t>Motivación</w:t>
        </w:r>
        <w:r w:rsidR="00D16077">
          <w:rPr>
            <w:webHidden/>
          </w:rPr>
          <w:tab/>
        </w:r>
        <w:r w:rsidR="00D16077">
          <w:rPr>
            <w:webHidden/>
          </w:rPr>
          <w:fldChar w:fldCharType="begin"/>
        </w:r>
        <w:r w:rsidR="00D16077">
          <w:rPr>
            <w:webHidden/>
          </w:rPr>
          <w:instrText xml:space="preserve"> PAGEREF _Toc488758442 \h </w:instrText>
        </w:r>
        <w:r w:rsidR="00D16077">
          <w:rPr>
            <w:webHidden/>
          </w:rPr>
        </w:r>
        <w:r w:rsidR="00D16077">
          <w:rPr>
            <w:webHidden/>
          </w:rPr>
          <w:fldChar w:fldCharType="separate"/>
        </w:r>
        <w:r w:rsidR="00D16077">
          <w:rPr>
            <w:webHidden/>
          </w:rPr>
          <w:t>9</w:t>
        </w:r>
        <w:r w:rsidR="00D16077">
          <w:rPr>
            <w:webHidden/>
          </w:rPr>
          <w:fldChar w:fldCharType="end"/>
        </w:r>
      </w:hyperlink>
    </w:p>
    <w:p w14:paraId="3DEA2808" w14:textId="77777777" w:rsidR="00D16077" w:rsidRDefault="004059C3">
      <w:pPr>
        <w:pStyle w:val="TOC2"/>
        <w:rPr>
          <w:rFonts w:asciiTheme="minorHAnsi" w:eastAsiaTheme="minorEastAsia" w:hAnsiTheme="minorHAnsi" w:cstheme="minorBidi"/>
          <w:b w:val="0"/>
          <w:sz w:val="22"/>
          <w:szCs w:val="22"/>
        </w:rPr>
      </w:pPr>
      <w:hyperlink w:anchor="_Toc488758443" w:history="1">
        <w:r w:rsidR="00D16077" w:rsidRPr="008521BE">
          <w:rPr>
            <w:rStyle w:val="Hyperlink"/>
            <w:rFonts w:cs="Arial"/>
          </w:rPr>
          <w:t>1.2</w:t>
        </w:r>
        <w:r w:rsidR="00D16077">
          <w:rPr>
            <w:rFonts w:asciiTheme="minorHAnsi" w:eastAsiaTheme="minorEastAsia" w:hAnsiTheme="minorHAnsi" w:cstheme="minorBidi"/>
            <w:b w:val="0"/>
            <w:sz w:val="22"/>
            <w:szCs w:val="22"/>
          </w:rPr>
          <w:tab/>
        </w:r>
        <w:r w:rsidR="00D16077" w:rsidRPr="008521BE">
          <w:rPr>
            <w:rStyle w:val="Hyperlink"/>
          </w:rPr>
          <w:t>Planteamiento de trabajo</w:t>
        </w:r>
        <w:r w:rsidR="00D16077">
          <w:rPr>
            <w:webHidden/>
          </w:rPr>
          <w:tab/>
        </w:r>
        <w:r w:rsidR="00D16077">
          <w:rPr>
            <w:webHidden/>
          </w:rPr>
          <w:fldChar w:fldCharType="begin"/>
        </w:r>
        <w:r w:rsidR="00D16077">
          <w:rPr>
            <w:webHidden/>
          </w:rPr>
          <w:instrText xml:space="preserve"> PAGEREF _Toc488758443 \h </w:instrText>
        </w:r>
        <w:r w:rsidR="00D16077">
          <w:rPr>
            <w:webHidden/>
          </w:rPr>
        </w:r>
        <w:r w:rsidR="00D16077">
          <w:rPr>
            <w:webHidden/>
          </w:rPr>
          <w:fldChar w:fldCharType="separate"/>
        </w:r>
        <w:r w:rsidR="00D16077">
          <w:rPr>
            <w:webHidden/>
          </w:rPr>
          <w:t>10</w:t>
        </w:r>
        <w:r w:rsidR="00D16077">
          <w:rPr>
            <w:webHidden/>
          </w:rPr>
          <w:fldChar w:fldCharType="end"/>
        </w:r>
      </w:hyperlink>
    </w:p>
    <w:p w14:paraId="5B0E810A" w14:textId="77777777" w:rsidR="00D16077" w:rsidRDefault="004059C3">
      <w:pPr>
        <w:pStyle w:val="TOC2"/>
        <w:rPr>
          <w:rFonts w:asciiTheme="minorHAnsi" w:eastAsiaTheme="minorEastAsia" w:hAnsiTheme="minorHAnsi" w:cstheme="minorBidi"/>
          <w:b w:val="0"/>
          <w:sz w:val="22"/>
          <w:szCs w:val="22"/>
        </w:rPr>
      </w:pPr>
      <w:hyperlink w:anchor="_Toc488758444" w:history="1">
        <w:r w:rsidR="00D16077" w:rsidRPr="008521BE">
          <w:rPr>
            <w:rStyle w:val="Hyperlink"/>
            <w:rFonts w:cs="Arial"/>
          </w:rPr>
          <w:t>1.3</w:t>
        </w:r>
        <w:r w:rsidR="00D16077">
          <w:rPr>
            <w:rFonts w:asciiTheme="minorHAnsi" w:eastAsiaTheme="minorEastAsia" w:hAnsiTheme="minorHAnsi" w:cstheme="minorBidi"/>
            <w:b w:val="0"/>
            <w:sz w:val="22"/>
            <w:szCs w:val="22"/>
          </w:rPr>
          <w:tab/>
        </w:r>
        <w:r w:rsidR="00D16077" w:rsidRPr="008521BE">
          <w:rPr>
            <w:rStyle w:val="Hyperlink"/>
          </w:rPr>
          <w:t>Estructura de capítulos</w:t>
        </w:r>
        <w:r w:rsidR="00D16077">
          <w:rPr>
            <w:webHidden/>
          </w:rPr>
          <w:tab/>
        </w:r>
        <w:r w:rsidR="00D16077">
          <w:rPr>
            <w:webHidden/>
          </w:rPr>
          <w:fldChar w:fldCharType="begin"/>
        </w:r>
        <w:r w:rsidR="00D16077">
          <w:rPr>
            <w:webHidden/>
          </w:rPr>
          <w:instrText xml:space="preserve"> PAGEREF _Toc488758444 \h </w:instrText>
        </w:r>
        <w:r w:rsidR="00D16077">
          <w:rPr>
            <w:webHidden/>
          </w:rPr>
        </w:r>
        <w:r w:rsidR="00D16077">
          <w:rPr>
            <w:webHidden/>
          </w:rPr>
          <w:fldChar w:fldCharType="separate"/>
        </w:r>
        <w:r w:rsidR="00D16077">
          <w:rPr>
            <w:webHidden/>
          </w:rPr>
          <w:t>10</w:t>
        </w:r>
        <w:r w:rsidR="00D16077">
          <w:rPr>
            <w:webHidden/>
          </w:rPr>
          <w:fldChar w:fldCharType="end"/>
        </w:r>
      </w:hyperlink>
    </w:p>
    <w:p w14:paraId="56793712" w14:textId="77777777" w:rsidR="00D16077" w:rsidRDefault="004059C3">
      <w:pPr>
        <w:pStyle w:val="TOC1"/>
        <w:rPr>
          <w:rFonts w:asciiTheme="minorHAnsi" w:eastAsiaTheme="minorEastAsia" w:hAnsiTheme="minorHAnsi" w:cstheme="minorBidi"/>
          <w:b w:val="0"/>
          <w:caps w:val="0"/>
          <w:noProof/>
          <w:sz w:val="22"/>
          <w:szCs w:val="22"/>
        </w:rPr>
      </w:pPr>
      <w:hyperlink w:anchor="_Toc488758445" w:history="1">
        <w:r w:rsidR="00D16077" w:rsidRPr="008521BE">
          <w:rPr>
            <w:rStyle w:val="Hyperlink"/>
            <w:lang w:bidi="en-US"/>
          </w:rPr>
          <w:t>2</w:t>
        </w:r>
        <w:r w:rsidR="00D16077">
          <w:rPr>
            <w:rFonts w:asciiTheme="minorHAnsi" w:eastAsiaTheme="minorEastAsia" w:hAnsiTheme="minorHAnsi" w:cstheme="minorBidi"/>
            <w:b w:val="0"/>
            <w:caps w:val="0"/>
            <w:noProof/>
            <w:sz w:val="22"/>
            <w:szCs w:val="22"/>
          </w:rPr>
          <w:tab/>
        </w:r>
        <w:r w:rsidR="00D16077" w:rsidRPr="008521BE">
          <w:rPr>
            <w:rStyle w:val="Hyperlink"/>
            <w:lang w:bidi="en-US"/>
          </w:rPr>
          <w:t>Estado del Arte</w:t>
        </w:r>
        <w:r w:rsidR="00D16077">
          <w:rPr>
            <w:noProof/>
            <w:webHidden/>
          </w:rPr>
          <w:tab/>
        </w:r>
        <w:r w:rsidR="00D16077">
          <w:rPr>
            <w:noProof/>
            <w:webHidden/>
          </w:rPr>
          <w:fldChar w:fldCharType="begin"/>
        </w:r>
        <w:r w:rsidR="00D16077">
          <w:rPr>
            <w:noProof/>
            <w:webHidden/>
          </w:rPr>
          <w:instrText xml:space="preserve"> PAGEREF _Toc488758445 \h </w:instrText>
        </w:r>
        <w:r w:rsidR="00D16077">
          <w:rPr>
            <w:noProof/>
            <w:webHidden/>
          </w:rPr>
        </w:r>
        <w:r w:rsidR="00D16077">
          <w:rPr>
            <w:noProof/>
            <w:webHidden/>
          </w:rPr>
          <w:fldChar w:fldCharType="separate"/>
        </w:r>
        <w:r w:rsidR="00D16077">
          <w:rPr>
            <w:noProof/>
            <w:webHidden/>
          </w:rPr>
          <w:t>11</w:t>
        </w:r>
        <w:r w:rsidR="00D16077">
          <w:rPr>
            <w:noProof/>
            <w:webHidden/>
          </w:rPr>
          <w:fldChar w:fldCharType="end"/>
        </w:r>
      </w:hyperlink>
    </w:p>
    <w:p w14:paraId="03429099" w14:textId="77777777" w:rsidR="00D16077" w:rsidRDefault="004059C3">
      <w:pPr>
        <w:pStyle w:val="TOC2"/>
        <w:rPr>
          <w:rFonts w:asciiTheme="minorHAnsi" w:eastAsiaTheme="minorEastAsia" w:hAnsiTheme="minorHAnsi" w:cstheme="minorBidi"/>
          <w:b w:val="0"/>
          <w:sz w:val="22"/>
          <w:szCs w:val="22"/>
        </w:rPr>
      </w:pPr>
      <w:hyperlink w:anchor="_Toc488758446" w:history="1">
        <w:r w:rsidR="00D16077" w:rsidRPr="008521BE">
          <w:rPr>
            <w:rStyle w:val="Hyperlink"/>
            <w:rFonts w:cs="Arial"/>
          </w:rPr>
          <w:t>2.1</w:t>
        </w:r>
        <w:r w:rsidR="00D16077">
          <w:rPr>
            <w:rFonts w:asciiTheme="minorHAnsi" w:eastAsiaTheme="minorEastAsia" w:hAnsiTheme="minorHAnsi" w:cstheme="minorBidi"/>
            <w:b w:val="0"/>
            <w:sz w:val="22"/>
            <w:szCs w:val="22"/>
          </w:rPr>
          <w:tab/>
        </w:r>
        <w:r w:rsidR="00D16077" w:rsidRPr="008521BE">
          <w:rPr>
            <w:rStyle w:val="Hyperlink"/>
          </w:rPr>
          <w:t>Situación actual</w:t>
        </w:r>
        <w:r w:rsidR="00D16077">
          <w:rPr>
            <w:webHidden/>
          </w:rPr>
          <w:tab/>
        </w:r>
        <w:r w:rsidR="00D16077">
          <w:rPr>
            <w:webHidden/>
          </w:rPr>
          <w:fldChar w:fldCharType="begin"/>
        </w:r>
        <w:r w:rsidR="00D16077">
          <w:rPr>
            <w:webHidden/>
          </w:rPr>
          <w:instrText xml:space="preserve"> PAGEREF _Toc488758446 \h </w:instrText>
        </w:r>
        <w:r w:rsidR="00D16077">
          <w:rPr>
            <w:webHidden/>
          </w:rPr>
        </w:r>
        <w:r w:rsidR="00D16077">
          <w:rPr>
            <w:webHidden/>
          </w:rPr>
          <w:fldChar w:fldCharType="separate"/>
        </w:r>
        <w:r w:rsidR="00D16077">
          <w:rPr>
            <w:webHidden/>
          </w:rPr>
          <w:t>11</w:t>
        </w:r>
        <w:r w:rsidR="00D16077">
          <w:rPr>
            <w:webHidden/>
          </w:rPr>
          <w:fldChar w:fldCharType="end"/>
        </w:r>
      </w:hyperlink>
    </w:p>
    <w:p w14:paraId="2BB1F601" w14:textId="77777777" w:rsidR="00D16077" w:rsidRDefault="004059C3">
      <w:pPr>
        <w:pStyle w:val="TOC2"/>
        <w:rPr>
          <w:rFonts w:asciiTheme="minorHAnsi" w:eastAsiaTheme="minorEastAsia" w:hAnsiTheme="minorHAnsi" w:cstheme="minorBidi"/>
          <w:b w:val="0"/>
          <w:sz w:val="22"/>
          <w:szCs w:val="22"/>
        </w:rPr>
      </w:pPr>
      <w:hyperlink w:anchor="_Toc488758447" w:history="1">
        <w:r w:rsidR="00D16077" w:rsidRPr="008521BE">
          <w:rPr>
            <w:rStyle w:val="Hyperlink"/>
            <w:rFonts w:cs="Arial"/>
          </w:rPr>
          <w:t>2.2</w:t>
        </w:r>
        <w:r w:rsidR="00D16077">
          <w:rPr>
            <w:rFonts w:asciiTheme="minorHAnsi" w:eastAsiaTheme="minorEastAsia" w:hAnsiTheme="minorHAnsi" w:cstheme="minorBidi"/>
            <w:b w:val="0"/>
            <w:sz w:val="22"/>
            <w:szCs w:val="22"/>
          </w:rPr>
          <w:tab/>
        </w:r>
        <w:r w:rsidR="00D16077" w:rsidRPr="008521BE">
          <w:rPr>
            <w:rStyle w:val="Hyperlink"/>
          </w:rPr>
          <w:t>¿Qué son las anomalías?</w:t>
        </w:r>
        <w:r w:rsidR="00D16077">
          <w:rPr>
            <w:webHidden/>
          </w:rPr>
          <w:tab/>
        </w:r>
        <w:r w:rsidR="00D16077">
          <w:rPr>
            <w:webHidden/>
          </w:rPr>
          <w:fldChar w:fldCharType="begin"/>
        </w:r>
        <w:r w:rsidR="00D16077">
          <w:rPr>
            <w:webHidden/>
          </w:rPr>
          <w:instrText xml:space="preserve"> PAGEREF _Toc488758447 \h </w:instrText>
        </w:r>
        <w:r w:rsidR="00D16077">
          <w:rPr>
            <w:webHidden/>
          </w:rPr>
        </w:r>
        <w:r w:rsidR="00D16077">
          <w:rPr>
            <w:webHidden/>
          </w:rPr>
          <w:fldChar w:fldCharType="separate"/>
        </w:r>
        <w:r w:rsidR="00D16077">
          <w:rPr>
            <w:webHidden/>
          </w:rPr>
          <w:t>12</w:t>
        </w:r>
        <w:r w:rsidR="00D16077">
          <w:rPr>
            <w:webHidden/>
          </w:rPr>
          <w:fldChar w:fldCharType="end"/>
        </w:r>
      </w:hyperlink>
    </w:p>
    <w:p w14:paraId="65375596" w14:textId="77777777" w:rsidR="00D16077" w:rsidRDefault="004059C3">
      <w:pPr>
        <w:pStyle w:val="TOC2"/>
        <w:rPr>
          <w:rFonts w:asciiTheme="minorHAnsi" w:eastAsiaTheme="minorEastAsia" w:hAnsiTheme="minorHAnsi" w:cstheme="minorBidi"/>
          <w:b w:val="0"/>
          <w:sz w:val="22"/>
          <w:szCs w:val="22"/>
        </w:rPr>
      </w:pPr>
      <w:hyperlink w:anchor="_Toc488758448" w:history="1">
        <w:r w:rsidR="00D16077" w:rsidRPr="008521BE">
          <w:rPr>
            <w:rStyle w:val="Hyperlink"/>
            <w:rFonts w:cs="Arial"/>
          </w:rPr>
          <w:t>2.3</w:t>
        </w:r>
        <w:r w:rsidR="00D16077">
          <w:rPr>
            <w:rFonts w:asciiTheme="minorHAnsi" w:eastAsiaTheme="minorEastAsia" w:hAnsiTheme="minorHAnsi" w:cstheme="minorBidi"/>
            <w:b w:val="0"/>
            <w:sz w:val="22"/>
            <w:szCs w:val="22"/>
          </w:rPr>
          <w:tab/>
        </w:r>
        <w:r w:rsidR="00D16077" w:rsidRPr="008521BE">
          <w:rPr>
            <w:rStyle w:val="Hyperlink"/>
          </w:rPr>
          <w:t>Taxonomía de las anomalías</w:t>
        </w:r>
        <w:r w:rsidR="00D16077">
          <w:rPr>
            <w:webHidden/>
          </w:rPr>
          <w:tab/>
        </w:r>
        <w:r w:rsidR="00D16077">
          <w:rPr>
            <w:webHidden/>
          </w:rPr>
          <w:fldChar w:fldCharType="begin"/>
        </w:r>
        <w:r w:rsidR="00D16077">
          <w:rPr>
            <w:webHidden/>
          </w:rPr>
          <w:instrText xml:space="preserve"> PAGEREF _Toc488758448 \h </w:instrText>
        </w:r>
        <w:r w:rsidR="00D16077">
          <w:rPr>
            <w:webHidden/>
          </w:rPr>
        </w:r>
        <w:r w:rsidR="00D16077">
          <w:rPr>
            <w:webHidden/>
          </w:rPr>
          <w:fldChar w:fldCharType="separate"/>
        </w:r>
        <w:r w:rsidR="00D16077">
          <w:rPr>
            <w:webHidden/>
          </w:rPr>
          <w:t>13</w:t>
        </w:r>
        <w:r w:rsidR="00D16077">
          <w:rPr>
            <w:webHidden/>
          </w:rPr>
          <w:fldChar w:fldCharType="end"/>
        </w:r>
      </w:hyperlink>
    </w:p>
    <w:p w14:paraId="16DB4871" w14:textId="77777777" w:rsidR="00D16077" w:rsidRDefault="004059C3">
      <w:pPr>
        <w:pStyle w:val="TOC3"/>
        <w:rPr>
          <w:rFonts w:asciiTheme="minorHAnsi" w:eastAsiaTheme="minorEastAsia" w:hAnsiTheme="minorHAnsi" w:cstheme="minorBidi"/>
          <w:sz w:val="22"/>
          <w:szCs w:val="22"/>
        </w:rPr>
      </w:pPr>
      <w:hyperlink w:anchor="_Toc488758449" w:history="1">
        <w:r w:rsidR="00D16077" w:rsidRPr="008521BE">
          <w:rPr>
            <w:rStyle w:val="Hyperlink"/>
          </w:rPr>
          <w:t>2.3.1</w:t>
        </w:r>
        <w:r w:rsidR="00D16077">
          <w:rPr>
            <w:rFonts w:asciiTheme="minorHAnsi" w:eastAsiaTheme="minorEastAsia" w:hAnsiTheme="minorHAnsi" w:cstheme="minorBidi"/>
            <w:sz w:val="22"/>
            <w:szCs w:val="22"/>
          </w:rPr>
          <w:tab/>
        </w:r>
        <w:r w:rsidR="00D16077" w:rsidRPr="008521BE">
          <w:rPr>
            <w:rStyle w:val="Hyperlink"/>
          </w:rPr>
          <w:t>Naturaleza de los datos de entrada</w:t>
        </w:r>
        <w:r w:rsidR="00D16077">
          <w:rPr>
            <w:webHidden/>
          </w:rPr>
          <w:tab/>
        </w:r>
        <w:r w:rsidR="00D16077">
          <w:rPr>
            <w:webHidden/>
          </w:rPr>
          <w:fldChar w:fldCharType="begin"/>
        </w:r>
        <w:r w:rsidR="00D16077">
          <w:rPr>
            <w:webHidden/>
          </w:rPr>
          <w:instrText xml:space="preserve"> PAGEREF _Toc488758449 \h </w:instrText>
        </w:r>
        <w:r w:rsidR="00D16077">
          <w:rPr>
            <w:webHidden/>
          </w:rPr>
        </w:r>
        <w:r w:rsidR="00D16077">
          <w:rPr>
            <w:webHidden/>
          </w:rPr>
          <w:fldChar w:fldCharType="separate"/>
        </w:r>
        <w:r w:rsidR="00D16077">
          <w:rPr>
            <w:webHidden/>
          </w:rPr>
          <w:t>14</w:t>
        </w:r>
        <w:r w:rsidR="00D16077">
          <w:rPr>
            <w:webHidden/>
          </w:rPr>
          <w:fldChar w:fldCharType="end"/>
        </w:r>
      </w:hyperlink>
    </w:p>
    <w:p w14:paraId="7576CE92" w14:textId="77777777" w:rsidR="00D16077" w:rsidRDefault="004059C3">
      <w:pPr>
        <w:pStyle w:val="TOC3"/>
        <w:rPr>
          <w:rFonts w:asciiTheme="minorHAnsi" w:eastAsiaTheme="minorEastAsia" w:hAnsiTheme="minorHAnsi" w:cstheme="minorBidi"/>
          <w:sz w:val="22"/>
          <w:szCs w:val="22"/>
        </w:rPr>
      </w:pPr>
      <w:hyperlink w:anchor="_Toc488758450" w:history="1">
        <w:r w:rsidR="00D16077" w:rsidRPr="008521BE">
          <w:rPr>
            <w:rStyle w:val="Hyperlink"/>
          </w:rPr>
          <w:t>2.3.2</w:t>
        </w:r>
        <w:r w:rsidR="00D16077">
          <w:rPr>
            <w:rFonts w:asciiTheme="minorHAnsi" w:eastAsiaTheme="minorEastAsia" w:hAnsiTheme="minorHAnsi" w:cstheme="minorBidi"/>
            <w:sz w:val="22"/>
            <w:szCs w:val="22"/>
          </w:rPr>
          <w:tab/>
        </w:r>
        <w:r w:rsidR="00D16077" w:rsidRPr="008521BE">
          <w:rPr>
            <w:rStyle w:val="Hyperlink"/>
          </w:rPr>
          <w:t>Tipos de outliers</w:t>
        </w:r>
        <w:r w:rsidR="00D16077">
          <w:rPr>
            <w:webHidden/>
          </w:rPr>
          <w:tab/>
        </w:r>
        <w:r w:rsidR="00D16077">
          <w:rPr>
            <w:webHidden/>
          </w:rPr>
          <w:fldChar w:fldCharType="begin"/>
        </w:r>
        <w:r w:rsidR="00D16077">
          <w:rPr>
            <w:webHidden/>
          </w:rPr>
          <w:instrText xml:space="preserve"> PAGEREF _Toc488758450 \h </w:instrText>
        </w:r>
        <w:r w:rsidR="00D16077">
          <w:rPr>
            <w:webHidden/>
          </w:rPr>
        </w:r>
        <w:r w:rsidR="00D16077">
          <w:rPr>
            <w:webHidden/>
          </w:rPr>
          <w:fldChar w:fldCharType="separate"/>
        </w:r>
        <w:r w:rsidR="00D16077">
          <w:rPr>
            <w:webHidden/>
          </w:rPr>
          <w:t>14</w:t>
        </w:r>
        <w:r w:rsidR="00D16077">
          <w:rPr>
            <w:webHidden/>
          </w:rPr>
          <w:fldChar w:fldCharType="end"/>
        </w:r>
      </w:hyperlink>
    </w:p>
    <w:p w14:paraId="69DFA7BB" w14:textId="77777777" w:rsidR="00D16077" w:rsidRDefault="004059C3">
      <w:pPr>
        <w:pStyle w:val="TOC3"/>
        <w:rPr>
          <w:rFonts w:asciiTheme="minorHAnsi" w:eastAsiaTheme="minorEastAsia" w:hAnsiTheme="minorHAnsi" w:cstheme="minorBidi"/>
          <w:sz w:val="22"/>
          <w:szCs w:val="22"/>
        </w:rPr>
      </w:pPr>
      <w:hyperlink w:anchor="_Toc488758451" w:history="1">
        <w:r w:rsidR="00D16077" w:rsidRPr="008521BE">
          <w:rPr>
            <w:rStyle w:val="Hyperlink"/>
          </w:rPr>
          <w:t>2.3.3</w:t>
        </w:r>
        <w:r w:rsidR="00D16077">
          <w:rPr>
            <w:rFonts w:asciiTheme="minorHAnsi" w:eastAsiaTheme="minorEastAsia" w:hAnsiTheme="minorHAnsi" w:cstheme="minorBidi"/>
            <w:sz w:val="22"/>
            <w:szCs w:val="22"/>
          </w:rPr>
          <w:tab/>
        </w:r>
        <w:r w:rsidR="00D16077" w:rsidRPr="008521BE">
          <w:rPr>
            <w:rStyle w:val="Hyperlink"/>
          </w:rPr>
          <w:t>Etiquetas en los datos</w:t>
        </w:r>
        <w:r w:rsidR="00D16077">
          <w:rPr>
            <w:webHidden/>
          </w:rPr>
          <w:tab/>
        </w:r>
        <w:r w:rsidR="00D16077">
          <w:rPr>
            <w:webHidden/>
          </w:rPr>
          <w:fldChar w:fldCharType="begin"/>
        </w:r>
        <w:r w:rsidR="00D16077">
          <w:rPr>
            <w:webHidden/>
          </w:rPr>
          <w:instrText xml:space="preserve"> PAGEREF _Toc488758451 \h </w:instrText>
        </w:r>
        <w:r w:rsidR="00D16077">
          <w:rPr>
            <w:webHidden/>
          </w:rPr>
        </w:r>
        <w:r w:rsidR="00D16077">
          <w:rPr>
            <w:webHidden/>
          </w:rPr>
          <w:fldChar w:fldCharType="separate"/>
        </w:r>
        <w:r w:rsidR="00D16077">
          <w:rPr>
            <w:webHidden/>
          </w:rPr>
          <w:t>16</w:t>
        </w:r>
        <w:r w:rsidR="00D16077">
          <w:rPr>
            <w:webHidden/>
          </w:rPr>
          <w:fldChar w:fldCharType="end"/>
        </w:r>
      </w:hyperlink>
    </w:p>
    <w:p w14:paraId="443291F7" w14:textId="77777777" w:rsidR="00D16077" w:rsidRDefault="004059C3">
      <w:pPr>
        <w:pStyle w:val="TOC3"/>
        <w:rPr>
          <w:rFonts w:asciiTheme="minorHAnsi" w:eastAsiaTheme="minorEastAsia" w:hAnsiTheme="minorHAnsi" w:cstheme="minorBidi"/>
          <w:sz w:val="22"/>
          <w:szCs w:val="22"/>
        </w:rPr>
      </w:pPr>
      <w:hyperlink w:anchor="_Toc488758452" w:history="1">
        <w:r w:rsidR="00D16077" w:rsidRPr="008521BE">
          <w:rPr>
            <w:rStyle w:val="Hyperlink"/>
          </w:rPr>
          <w:t>2.3.4</w:t>
        </w:r>
        <w:r w:rsidR="00D16077">
          <w:rPr>
            <w:rFonts w:asciiTheme="minorHAnsi" w:eastAsiaTheme="minorEastAsia" w:hAnsiTheme="minorHAnsi" w:cstheme="minorBidi"/>
            <w:sz w:val="22"/>
            <w:szCs w:val="22"/>
          </w:rPr>
          <w:tab/>
        </w:r>
        <w:r w:rsidR="00D16077" w:rsidRPr="008521BE">
          <w:rPr>
            <w:rStyle w:val="Hyperlink"/>
          </w:rPr>
          <w:t>Presentación de anomalías</w:t>
        </w:r>
        <w:r w:rsidR="00D16077">
          <w:rPr>
            <w:webHidden/>
          </w:rPr>
          <w:tab/>
        </w:r>
        <w:r w:rsidR="00D16077">
          <w:rPr>
            <w:webHidden/>
          </w:rPr>
          <w:fldChar w:fldCharType="begin"/>
        </w:r>
        <w:r w:rsidR="00D16077">
          <w:rPr>
            <w:webHidden/>
          </w:rPr>
          <w:instrText xml:space="preserve"> PAGEREF _Toc488758452 \h </w:instrText>
        </w:r>
        <w:r w:rsidR="00D16077">
          <w:rPr>
            <w:webHidden/>
          </w:rPr>
        </w:r>
        <w:r w:rsidR="00D16077">
          <w:rPr>
            <w:webHidden/>
          </w:rPr>
          <w:fldChar w:fldCharType="separate"/>
        </w:r>
        <w:r w:rsidR="00D16077">
          <w:rPr>
            <w:webHidden/>
          </w:rPr>
          <w:t>18</w:t>
        </w:r>
        <w:r w:rsidR="00D16077">
          <w:rPr>
            <w:webHidden/>
          </w:rPr>
          <w:fldChar w:fldCharType="end"/>
        </w:r>
      </w:hyperlink>
    </w:p>
    <w:p w14:paraId="6316932F" w14:textId="77777777" w:rsidR="00D16077" w:rsidRDefault="004059C3">
      <w:pPr>
        <w:pStyle w:val="TOC2"/>
        <w:rPr>
          <w:rFonts w:asciiTheme="minorHAnsi" w:eastAsiaTheme="minorEastAsia" w:hAnsiTheme="minorHAnsi" w:cstheme="minorBidi"/>
          <w:b w:val="0"/>
          <w:sz w:val="22"/>
          <w:szCs w:val="22"/>
        </w:rPr>
      </w:pPr>
      <w:hyperlink w:anchor="_Toc488758453" w:history="1">
        <w:r w:rsidR="00D16077" w:rsidRPr="008521BE">
          <w:rPr>
            <w:rStyle w:val="Hyperlink"/>
            <w:rFonts w:cs="Arial"/>
          </w:rPr>
          <w:t>2.4</w:t>
        </w:r>
        <w:r w:rsidR="00D16077">
          <w:rPr>
            <w:rFonts w:asciiTheme="minorHAnsi" w:eastAsiaTheme="minorEastAsia" w:hAnsiTheme="minorHAnsi" w:cstheme="minorBidi"/>
            <w:b w:val="0"/>
            <w:sz w:val="22"/>
            <w:szCs w:val="22"/>
          </w:rPr>
          <w:tab/>
        </w:r>
        <w:r w:rsidR="00D16077" w:rsidRPr="008521BE">
          <w:rPr>
            <w:rStyle w:val="Hyperlink"/>
          </w:rPr>
          <w:t>Aplicaciones</w:t>
        </w:r>
        <w:r w:rsidR="00D16077">
          <w:rPr>
            <w:webHidden/>
          </w:rPr>
          <w:tab/>
        </w:r>
        <w:r w:rsidR="00D16077">
          <w:rPr>
            <w:webHidden/>
          </w:rPr>
          <w:fldChar w:fldCharType="begin"/>
        </w:r>
        <w:r w:rsidR="00D16077">
          <w:rPr>
            <w:webHidden/>
          </w:rPr>
          <w:instrText xml:space="preserve"> PAGEREF _Toc488758453 \h </w:instrText>
        </w:r>
        <w:r w:rsidR="00D16077">
          <w:rPr>
            <w:webHidden/>
          </w:rPr>
        </w:r>
        <w:r w:rsidR="00D16077">
          <w:rPr>
            <w:webHidden/>
          </w:rPr>
          <w:fldChar w:fldCharType="separate"/>
        </w:r>
        <w:r w:rsidR="00D16077">
          <w:rPr>
            <w:webHidden/>
          </w:rPr>
          <w:t>19</w:t>
        </w:r>
        <w:r w:rsidR="00D16077">
          <w:rPr>
            <w:webHidden/>
          </w:rPr>
          <w:fldChar w:fldCharType="end"/>
        </w:r>
      </w:hyperlink>
    </w:p>
    <w:p w14:paraId="741965D6" w14:textId="77777777" w:rsidR="00D16077" w:rsidRDefault="004059C3">
      <w:pPr>
        <w:pStyle w:val="TOC3"/>
        <w:rPr>
          <w:rFonts w:asciiTheme="minorHAnsi" w:eastAsiaTheme="minorEastAsia" w:hAnsiTheme="minorHAnsi" w:cstheme="minorBidi"/>
          <w:sz w:val="22"/>
          <w:szCs w:val="22"/>
        </w:rPr>
      </w:pPr>
      <w:hyperlink w:anchor="_Toc488758454" w:history="1">
        <w:r w:rsidR="00D16077" w:rsidRPr="008521BE">
          <w:rPr>
            <w:rStyle w:val="Hyperlink"/>
          </w:rPr>
          <w:t>2.4.1</w:t>
        </w:r>
        <w:r w:rsidR="00D16077">
          <w:rPr>
            <w:rFonts w:asciiTheme="minorHAnsi" w:eastAsiaTheme="minorEastAsia" w:hAnsiTheme="minorHAnsi" w:cstheme="minorBidi"/>
            <w:sz w:val="22"/>
            <w:szCs w:val="22"/>
          </w:rPr>
          <w:tab/>
        </w:r>
        <w:r w:rsidR="00D16077" w:rsidRPr="008521BE">
          <w:rPr>
            <w:rStyle w:val="Hyperlink"/>
          </w:rPr>
          <w:t>Intrusión en sistemas informáticos</w:t>
        </w:r>
        <w:r w:rsidR="00D16077">
          <w:rPr>
            <w:webHidden/>
          </w:rPr>
          <w:tab/>
        </w:r>
        <w:r w:rsidR="00D16077">
          <w:rPr>
            <w:webHidden/>
          </w:rPr>
          <w:fldChar w:fldCharType="begin"/>
        </w:r>
        <w:r w:rsidR="00D16077">
          <w:rPr>
            <w:webHidden/>
          </w:rPr>
          <w:instrText xml:space="preserve"> PAGEREF _Toc488758454 \h </w:instrText>
        </w:r>
        <w:r w:rsidR="00D16077">
          <w:rPr>
            <w:webHidden/>
          </w:rPr>
        </w:r>
        <w:r w:rsidR="00D16077">
          <w:rPr>
            <w:webHidden/>
          </w:rPr>
          <w:fldChar w:fldCharType="separate"/>
        </w:r>
        <w:r w:rsidR="00D16077">
          <w:rPr>
            <w:webHidden/>
          </w:rPr>
          <w:t>19</w:t>
        </w:r>
        <w:r w:rsidR="00D16077">
          <w:rPr>
            <w:webHidden/>
          </w:rPr>
          <w:fldChar w:fldCharType="end"/>
        </w:r>
      </w:hyperlink>
    </w:p>
    <w:p w14:paraId="0D64B4F0" w14:textId="77777777" w:rsidR="00D16077" w:rsidRDefault="004059C3">
      <w:pPr>
        <w:pStyle w:val="TOC3"/>
        <w:rPr>
          <w:rFonts w:asciiTheme="minorHAnsi" w:eastAsiaTheme="minorEastAsia" w:hAnsiTheme="minorHAnsi" w:cstheme="minorBidi"/>
          <w:sz w:val="22"/>
          <w:szCs w:val="22"/>
        </w:rPr>
      </w:pPr>
      <w:hyperlink w:anchor="_Toc488758455" w:history="1">
        <w:r w:rsidR="00D16077" w:rsidRPr="008521BE">
          <w:rPr>
            <w:rStyle w:val="Hyperlink"/>
          </w:rPr>
          <w:t>2.4.2</w:t>
        </w:r>
        <w:r w:rsidR="00D16077">
          <w:rPr>
            <w:rFonts w:asciiTheme="minorHAnsi" w:eastAsiaTheme="minorEastAsia" w:hAnsiTheme="minorHAnsi" w:cstheme="minorBidi"/>
            <w:sz w:val="22"/>
            <w:szCs w:val="22"/>
          </w:rPr>
          <w:tab/>
        </w:r>
        <w:r w:rsidR="00D16077" w:rsidRPr="008521BE">
          <w:rPr>
            <w:rStyle w:val="Hyperlink"/>
          </w:rPr>
          <w:t>Fraude</w:t>
        </w:r>
        <w:r w:rsidR="00D16077">
          <w:rPr>
            <w:webHidden/>
          </w:rPr>
          <w:tab/>
        </w:r>
        <w:r w:rsidR="00D16077">
          <w:rPr>
            <w:webHidden/>
          </w:rPr>
          <w:fldChar w:fldCharType="begin"/>
        </w:r>
        <w:r w:rsidR="00D16077">
          <w:rPr>
            <w:webHidden/>
          </w:rPr>
          <w:instrText xml:space="preserve"> PAGEREF _Toc488758455 \h </w:instrText>
        </w:r>
        <w:r w:rsidR="00D16077">
          <w:rPr>
            <w:webHidden/>
          </w:rPr>
        </w:r>
        <w:r w:rsidR="00D16077">
          <w:rPr>
            <w:webHidden/>
          </w:rPr>
          <w:fldChar w:fldCharType="separate"/>
        </w:r>
        <w:r w:rsidR="00D16077">
          <w:rPr>
            <w:webHidden/>
          </w:rPr>
          <w:t>20</w:t>
        </w:r>
        <w:r w:rsidR="00D16077">
          <w:rPr>
            <w:webHidden/>
          </w:rPr>
          <w:fldChar w:fldCharType="end"/>
        </w:r>
      </w:hyperlink>
    </w:p>
    <w:p w14:paraId="6B7E07C4" w14:textId="77777777" w:rsidR="00D16077" w:rsidRDefault="004059C3">
      <w:pPr>
        <w:pStyle w:val="TOC3"/>
        <w:rPr>
          <w:rFonts w:asciiTheme="minorHAnsi" w:eastAsiaTheme="minorEastAsia" w:hAnsiTheme="minorHAnsi" w:cstheme="minorBidi"/>
          <w:sz w:val="22"/>
          <w:szCs w:val="22"/>
        </w:rPr>
      </w:pPr>
      <w:hyperlink w:anchor="_Toc488758456" w:history="1">
        <w:r w:rsidR="00D16077" w:rsidRPr="008521BE">
          <w:rPr>
            <w:rStyle w:val="Hyperlink"/>
          </w:rPr>
          <w:t>2.4.3</w:t>
        </w:r>
        <w:r w:rsidR="00D16077">
          <w:rPr>
            <w:rFonts w:asciiTheme="minorHAnsi" w:eastAsiaTheme="minorEastAsia" w:hAnsiTheme="minorHAnsi" w:cstheme="minorBidi"/>
            <w:sz w:val="22"/>
            <w:szCs w:val="22"/>
          </w:rPr>
          <w:tab/>
        </w:r>
        <w:r w:rsidR="00D16077" w:rsidRPr="008521BE">
          <w:rPr>
            <w:rStyle w:val="Hyperlink"/>
          </w:rPr>
          <w:t>Sector Industrial</w:t>
        </w:r>
        <w:r w:rsidR="00D16077">
          <w:rPr>
            <w:webHidden/>
          </w:rPr>
          <w:tab/>
        </w:r>
        <w:r w:rsidR="00D16077">
          <w:rPr>
            <w:webHidden/>
          </w:rPr>
          <w:fldChar w:fldCharType="begin"/>
        </w:r>
        <w:r w:rsidR="00D16077">
          <w:rPr>
            <w:webHidden/>
          </w:rPr>
          <w:instrText xml:space="preserve"> PAGEREF _Toc488758456 \h </w:instrText>
        </w:r>
        <w:r w:rsidR="00D16077">
          <w:rPr>
            <w:webHidden/>
          </w:rPr>
        </w:r>
        <w:r w:rsidR="00D16077">
          <w:rPr>
            <w:webHidden/>
          </w:rPr>
          <w:fldChar w:fldCharType="separate"/>
        </w:r>
        <w:r w:rsidR="00D16077">
          <w:rPr>
            <w:webHidden/>
          </w:rPr>
          <w:t>21</w:t>
        </w:r>
        <w:r w:rsidR="00D16077">
          <w:rPr>
            <w:webHidden/>
          </w:rPr>
          <w:fldChar w:fldCharType="end"/>
        </w:r>
      </w:hyperlink>
    </w:p>
    <w:p w14:paraId="5CFCED54" w14:textId="77777777" w:rsidR="00D16077" w:rsidRDefault="004059C3">
      <w:pPr>
        <w:pStyle w:val="TOC3"/>
        <w:rPr>
          <w:rFonts w:asciiTheme="minorHAnsi" w:eastAsiaTheme="minorEastAsia" w:hAnsiTheme="minorHAnsi" w:cstheme="minorBidi"/>
          <w:sz w:val="22"/>
          <w:szCs w:val="22"/>
        </w:rPr>
      </w:pPr>
      <w:hyperlink w:anchor="_Toc488758457" w:history="1">
        <w:r w:rsidR="00D16077" w:rsidRPr="008521BE">
          <w:rPr>
            <w:rStyle w:val="Hyperlink"/>
          </w:rPr>
          <w:t>2.4.4</w:t>
        </w:r>
        <w:r w:rsidR="00D16077">
          <w:rPr>
            <w:rFonts w:asciiTheme="minorHAnsi" w:eastAsiaTheme="minorEastAsia" w:hAnsiTheme="minorHAnsi" w:cstheme="minorBidi"/>
            <w:sz w:val="22"/>
            <w:szCs w:val="22"/>
          </w:rPr>
          <w:tab/>
        </w:r>
        <w:r w:rsidR="00D16077" w:rsidRPr="008521BE">
          <w:rPr>
            <w:rStyle w:val="Hyperlink"/>
          </w:rPr>
          <w:t>Otros ámbitos de aplicación</w:t>
        </w:r>
        <w:r w:rsidR="00D16077">
          <w:rPr>
            <w:webHidden/>
          </w:rPr>
          <w:tab/>
        </w:r>
        <w:r w:rsidR="00D16077">
          <w:rPr>
            <w:webHidden/>
          </w:rPr>
          <w:fldChar w:fldCharType="begin"/>
        </w:r>
        <w:r w:rsidR="00D16077">
          <w:rPr>
            <w:webHidden/>
          </w:rPr>
          <w:instrText xml:space="preserve"> PAGEREF _Toc488758457 \h </w:instrText>
        </w:r>
        <w:r w:rsidR="00D16077">
          <w:rPr>
            <w:webHidden/>
          </w:rPr>
        </w:r>
        <w:r w:rsidR="00D16077">
          <w:rPr>
            <w:webHidden/>
          </w:rPr>
          <w:fldChar w:fldCharType="separate"/>
        </w:r>
        <w:r w:rsidR="00D16077">
          <w:rPr>
            <w:webHidden/>
          </w:rPr>
          <w:t>21</w:t>
        </w:r>
        <w:r w:rsidR="00D16077">
          <w:rPr>
            <w:webHidden/>
          </w:rPr>
          <w:fldChar w:fldCharType="end"/>
        </w:r>
      </w:hyperlink>
    </w:p>
    <w:p w14:paraId="6E29848F" w14:textId="77777777" w:rsidR="00D16077" w:rsidRDefault="004059C3">
      <w:pPr>
        <w:pStyle w:val="TOC1"/>
        <w:rPr>
          <w:rFonts w:asciiTheme="minorHAnsi" w:eastAsiaTheme="minorEastAsia" w:hAnsiTheme="minorHAnsi" w:cstheme="minorBidi"/>
          <w:b w:val="0"/>
          <w:caps w:val="0"/>
          <w:noProof/>
          <w:sz w:val="22"/>
          <w:szCs w:val="22"/>
        </w:rPr>
      </w:pPr>
      <w:hyperlink w:anchor="_Toc488758458" w:history="1">
        <w:r w:rsidR="00D16077" w:rsidRPr="008521BE">
          <w:rPr>
            <w:rStyle w:val="Hyperlink"/>
            <w:lang w:bidi="en-US"/>
          </w:rPr>
          <w:t>3</w:t>
        </w:r>
        <w:r w:rsidR="00D16077">
          <w:rPr>
            <w:rFonts w:asciiTheme="minorHAnsi" w:eastAsiaTheme="minorEastAsia" w:hAnsiTheme="minorHAnsi" w:cstheme="minorBidi"/>
            <w:b w:val="0"/>
            <w:caps w:val="0"/>
            <w:noProof/>
            <w:sz w:val="22"/>
            <w:szCs w:val="22"/>
          </w:rPr>
          <w:tab/>
        </w:r>
        <w:r w:rsidR="00D16077" w:rsidRPr="008521BE">
          <w:rPr>
            <w:rStyle w:val="Hyperlink"/>
            <w:lang w:bidi="en-US"/>
          </w:rPr>
          <w:t>Clustering jerárquico</w:t>
        </w:r>
        <w:r w:rsidR="00D16077">
          <w:rPr>
            <w:noProof/>
            <w:webHidden/>
          </w:rPr>
          <w:tab/>
        </w:r>
        <w:r w:rsidR="00D16077">
          <w:rPr>
            <w:noProof/>
            <w:webHidden/>
          </w:rPr>
          <w:fldChar w:fldCharType="begin"/>
        </w:r>
        <w:r w:rsidR="00D16077">
          <w:rPr>
            <w:noProof/>
            <w:webHidden/>
          </w:rPr>
          <w:instrText xml:space="preserve"> PAGEREF _Toc488758458 \h </w:instrText>
        </w:r>
        <w:r w:rsidR="00D16077">
          <w:rPr>
            <w:noProof/>
            <w:webHidden/>
          </w:rPr>
        </w:r>
        <w:r w:rsidR="00D16077">
          <w:rPr>
            <w:noProof/>
            <w:webHidden/>
          </w:rPr>
          <w:fldChar w:fldCharType="separate"/>
        </w:r>
        <w:r w:rsidR="00D16077">
          <w:rPr>
            <w:noProof/>
            <w:webHidden/>
          </w:rPr>
          <w:t>22</w:t>
        </w:r>
        <w:r w:rsidR="00D16077">
          <w:rPr>
            <w:noProof/>
            <w:webHidden/>
          </w:rPr>
          <w:fldChar w:fldCharType="end"/>
        </w:r>
      </w:hyperlink>
    </w:p>
    <w:p w14:paraId="49CF4202" w14:textId="77777777" w:rsidR="00D16077" w:rsidRDefault="004059C3">
      <w:pPr>
        <w:pStyle w:val="TOC2"/>
        <w:rPr>
          <w:rFonts w:asciiTheme="minorHAnsi" w:eastAsiaTheme="minorEastAsia" w:hAnsiTheme="minorHAnsi" w:cstheme="minorBidi"/>
          <w:b w:val="0"/>
          <w:sz w:val="22"/>
          <w:szCs w:val="22"/>
        </w:rPr>
      </w:pPr>
      <w:hyperlink w:anchor="_Toc488758459" w:history="1">
        <w:r w:rsidR="00D16077" w:rsidRPr="008521BE">
          <w:rPr>
            <w:rStyle w:val="Hyperlink"/>
            <w:rFonts w:cs="Arial"/>
          </w:rPr>
          <w:t>3.1</w:t>
        </w:r>
        <w:r w:rsidR="00D16077">
          <w:rPr>
            <w:rFonts w:asciiTheme="minorHAnsi" w:eastAsiaTheme="minorEastAsia" w:hAnsiTheme="minorHAnsi" w:cstheme="minorBidi"/>
            <w:b w:val="0"/>
            <w:sz w:val="22"/>
            <w:szCs w:val="22"/>
          </w:rPr>
          <w:tab/>
        </w:r>
        <w:r w:rsidR="00D16077" w:rsidRPr="008521BE">
          <w:rPr>
            <w:rStyle w:val="Hyperlink"/>
          </w:rPr>
          <w:t>Introducción</w:t>
        </w:r>
        <w:r w:rsidR="00D16077">
          <w:rPr>
            <w:webHidden/>
          </w:rPr>
          <w:tab/>
        </w:r>
        <w:r w:rsidR="00D16077">
          <w:rPr>
            <w:webHidden/>
          </w:rPr>
          <w:fldChar w:fldCharType="begin"/>
        </w:r>
        <w:r w:rsidR="00D16077">
          <w:rPr>
            <w:webHidden/>
          </w:rPr>
          <w:instrText xml:space="preserve"> PAGEREF _Toc488758459 \h </w:instrText>
        </w:r>
        <w:r w:rsidR="00D16077">
          <w:rPr>
            <w:webHidden/>
          </w:rPr>
        </w:r>
        <w:r w:rsidR="00D16077">
          <w:rPr>
            <w:webHidden/>
          </w:rPr>
          <w:fldChar w:fldCharType="separate"/>
        </w:r>
        <w:r w:rsidR="00D16077">
          <w:rPr>
            <w:webHidden/>
          </w:rPr>
          <w:t>22</w:t>
        </w:r>
        <w:r w:rsidR="00D16077">
          <w:rPr>
            <w:webHidden/>
          </w:rPr>
          <w:fldChar w:fldCharType="end"/>
        </w:r>
      </w:hyperlink>
    </w:p>
    <w:p w14:paraId="2F241B79" w14:textId="77777777" w:rsidR="00D16077" w:rsidRDefault="004059C3">
      <w:pPr>
        <w:pStyle w:val="TOC2"/>
        <w:rPr>
          <w:rFonts w:asciiTheme="minorHAnsi" w:eastAsiaTheme="minorEastAsia" w:hAnsiTheme="minorHAnsi" w:cstheme="minorBidi"/>
          <w:b w:val="0"/>
          <w:sz w:val="22"/>
          <w:szCs w:val="22"/>
        </w:rPr>
      </w:pPr>
      <w:hyperlink w:anchor="_Toc488758460" w:history="1">
        <w:r w:rsidR="00D16077" w:rsidRPr="008521BE">
          <w:rPr>
            <w:rStyle w:val="Hyperlink"/>
            <w:rFonts w:cs="Arial"/>
          </w:rPr>
          <w:t>3.2</w:t>
        </w:r>
        <w:r w:rsidR="00D16077">
          <w:rPr>
            <w:rFonts w:asciiTheme="minorHAnsi" w:eastAsiaTheme="minorEastAsia" w:hAnsiTheme="minorHAnsi" w:cstheme="minorBidi"/>
            <w:b w:val="0"/>
            <w:sz w:val="22"/>
            <w:szCs w:val="22"/>
          </w:rPr>
          <w:tab/>
        </w:r>
        <w:r w:rsidR="00D16077" w:rsidRPr="008521BE">
          <w:rPr>
            <w:rStyle w:val="Hyperlink"/>
          </w:rPr>
          <w:t>Clustering y detección de anomalías</w:t>
        </w:r>
        <w:r w:rsidR="00D16077">
          <w:rPr>
            <w:webHidden/>
          </w:rPr>
          <w:tab/>
        </w:r>
        <w:r w:rsidR="00D16077">
          <w:rPr>
            <w:webHidden/>
          </w:rPr>
          <w:fldChar w:fldCharType="begin"/>
        </w:r>
        <w:r w:rsidR="00D16077">
          <w:rPr>
            <w:webHidden/>
          </w:rPr>
          <w:instrText xml:space="preserve"> PAGEREF _Toc488758460 \h </w:instrText>
        </w:r>
        <w:r w:rsidR="00D16077">
          <w:rPr>
            <w:webHidden/>
          </w:rPr>
        </w:r>
        <w:r w:rsidR="00D16077">
          <w:rPr>
            <w:webHidden/>
          </w:rPr>
          <w:fldChar w:fldCharType="separate"/>
        </w:r>
        <w:r w:rsidR="00D16077">
          <w:rPr>
            <w:webHidden/>
          </w:rPr>
          <w:t>23</w:t>
        </w:r>
        <w:r w:rsidR="00D16077">
          <w:rPr>
            <w:webHidden/>
          </w:rPr>
          <w:fldChar w:fldCharType="end"/>
        </w:r>
      </w:hyperlink>
    </w:p>
    <w:p w14:paraId="173EB525" w14:textId="77777777" w:rsidR="00D16077" w:rsidRDefault="004059C3">
      <w:pPr>
        <w:pStyle w:val="TOC2"/>
        <w:rPr>
          <w:rFonts w:asciiTheme="minorHAnsi" w:eastAsiaTheme="minorEastAsia" w:hAnsiTheme="minorHAnsi" w:cstheme="minorBidi"/>
          <w:b w:val="0"/>
          <w:sz w:val="22"/>
          <w:szCs w:val="22"/>
        </w:rPr>
      </w:pPr>
      <w:hyperlink w:anchor="_Toc488758461" w:history="1">
        <w:r w:rsidR="00D16077" w:rsidRPr="008521BE">
          <w:rPr>
            <w:rStyle w:val="Hyperlink"/>
            <w:rFonts w:cs="Arial"/>
          </w:rPr>
          <w:t>3.3</w:t>
        </w:r>
        <w:r w:rsidR="00D16077">
          <w:rPr>
            <w:rFonts w:asciiTheme="minorHAnsi" w:eastAsiaTheme="minorEastAsia" w:hAnsiTheme="minorHAnsi" w:cstheme="minorBidi"/>
            <w:b w:val="0"/>
            <w:sz w:val="22"/>
            <w:szCs w:val="22"/>
          </w:rPr>
          <w:tab/>
        </w:r>
        <w:r w:rsidR="00D16077" w:rsidRPr="008521BE">
          <w:rPr>
            <w:rStyle w:val="Hyperlink"/>
          </w:rPr>
          <w:t>Clustering jerárquico</w:t>
        </w:r>
        <w:r w:rsidR="00D16077">
          <w:rPr>
            <w:webHidden/>
          </w:rPr>
          <w:tab/>
        </w:r>
        <w:r w:rsidR="00D16077">
          <w:rPr>
            <w:webHidden/>
          </w:rPr>
          <w:fldChar w:fldCharType="begin"/>
        </w:r>
        <w:r w:rsidR="00D16077">
          <w:rPr>
            <w:webHidden/>
          </w:rPr>
          <w:instrText xml:space="preserve"> PAGEREF _Toc488758461 \h </w:instrText>
        </w:r>
        <w:r w:rsidR="00D16077">
          <w:rPr>
            <w:webHidden/>
          </w:rPr>
        </w:r>
        <w:r w:rsidR="00D16077">
          <w:rPr>
            <w:webHidden/>
          </w:rPr>
          <w:fldChar w:fldCharType="separate"/>
        </w:r>
        <w:r w:rsidR="00D16077">
          <w:rPr>
            <w:webHidden/>
          </w:rPr>
          <w:t>23</w:t>
        </w:r>
        <w:r w:rsidR="00D16077">
          <w:rPr>
            <w:webHidden/>
          </w:rPr>
          <w:fldChar w:fldCharType="end"/>
        </w:r>
      </w:hyperlink>
    </w:p>
    <w:p w14:paraId="5BB80B28" w14:textId="77777777" w:rsidR="00D16077" w:rsidRDefault="004059C3">
      <w:pPr>
        <w:pStyle w:val="TOC2"/>
        <w:rPr>
          <w:rFonts w:asciiTheme="minorHAnsi" w:eastAsiaTheme="minorEastAsia" w:hAnsiTheme="minorHAnsi" w:cstheme="minorBidi"/>
          <w:b w:val="0"/>
          <w:sz w:val="22"/>
          <w:szCs w:val="22"/>
        </w:rPr>
      </w:pPr>
      <w:hyperlink w:anchor="_Toc488758462" w:history="1">
        <w:r w:rsidR="00D16077" w:rsidRPr="008521BE">
          <w:rPr>
            <w:rStyle w:val="Hyperlink"/>
            <w:rFonts w:cs="Arial"/>
          </w:rPr>
          <w:t>3.4</w:t>
        </w:r>
        <w:r w:rsidR="00D16077">
          <w:rPr>
            <w:rFonts w:asciiTheme="minorHAnsi" w:eastAsiaTheme="minorEastAsia" w:hAnsiTheme="minorHAnsi" w:cstheme="minorBidi"/>
            <w:b w:val="0"/>
            <w:sz w:val="22"/>
            <w:szCs w:val="22"/>
          </w:rPr>
          <w:tab/>
        </w:r>
        <w:r w:rsidR="00D16077" w:rsidRPr="008521BE">
          <w:rPr>
            <w:rStyle w:val="Hyperlink"/>
          </w:rPr>
          <w:t>Medidas de la distancia en Métodos Algorítmicos</w:t>
        </w:r>
        <w:r w:rsidR="00D16077">
          <w:rPr>
            <w:webHidden/>
          </w:rPr>
          <w:tab/>
        </w:r>
        <w:r w:rsidR="00D16077">
          <w:rPr>
            <w:webHidden/>
          </w:rPr>
          <w:fldChar w:fldCharType="begin"/>
        </w:r>
        <w:r w:rsidR="00D16077">
          <w:rPr>
            <w:webHidden/>
          </w:rPr>
          <w:instrText xml:space="preserve"> PAGEREF _Toc488758462 \h </w:instrText>
        </w:r>
        <w:r w:rsidR="00D16077">
          <w:rPr>
            <w:webHidden/>
          </w:rPr>
        </w:r>
        <w:r w:rsidR="00D16077">
          <w:rPr>
            <w:webHidden/>
          </w:rPr>
          <w:fldChar w:fldCharType="separate"/>
        </w:r>
        <w:r w:rsidR="00D16077">
          <w:rPr>
            <w:webHidden/>
          </w:rPr>
          <w:t>25</w:t>
        </w:r>
        <w:r w:rsidR="00D16077">
          <w:rPr>
            <w:webHidden/>
          </w:rPr>
          <w:fldChar w:fldCharType="end"/>
        </w:r>
      </w:hyperlink>
    </w:p>
    <w:p w14:paraId="3E90D8A5" w14:textId="77777777" w:rsidR="00D16077" w:rsidRDefault="004059C3">
      <w:pPr>
        <w:pStyle w:val="TOC2"/>
        <w:rPr>
          <w:rFonts w:asciiTheme="minorHAnsi" w:eastAsiaTheme="minorEastAsia" w:hAnsiTheme="minorHAnsi" w:cstheme="minorBidi"/>
          <w:b w:val="0"/>
          <w:sz w:val="22"/>
          <w:szCs w:val="22"/>
        </w:rPr>
      </w:pPr>
      <w:hyperlink w:anchor="_Toc488758463" w:history="1">
        <w:r w:rsidR="00D16077" w:rsidRPr="008521BE">
          <w:rPr>
            <w:rStyle w:val="Hyperlink"/>
            <w:rFonts w:cs="Arial"/>
          </w:rPr>
          <w:t>3.5</w:t>
        </w:r>
        <w:r w:rsidR="00D16077">
          <w:rPr>
            <w:rFonts w:asciiTheme="minorHAnsi" w:eastAsiaTheme="minorEastAsia" w:hAnsiTheme="minorHAnsi" w:cstheme="minorBidi"/>
            <w:b w:val="0"/>
            <w:sz w:val="22"/>
            <w:szCs w:val="22"/>
          </w:rPr>
          <w:tab/>
        </w:r>
        <w:r w:rsidR="00D16077" w:rsidRPr="008521BE">
          <w:rPr>
            <w:rStyle w:val="Hyperlink"/>
          </w:rPr>
          <w:t>Ventajas e Inconvenientes del clustering jerárquico</w:t>
        </w:r>
        <w:r w:rsidR="00D16077">
          <w:rPr>
            <w:webHidden/>
          </w:rPr>
          <w:tab/>
        </w:r>
        <w:r w:rsidR="00D16077">
          <w:rPr>
            <w:webHidden/>
          </w:rPr>
          <w:fldChar w:fldCharType="begin"/>
        </w:r>
        <w:r w:rsidR="00D16077">
          <w:rPr>
            <w:webHidden/>
          </w:rPr>
          <w:instrText xml:space="preserve"> PAGEREF _Toc488758463 \h </w:instrText>
        </w:r>
        <w:r w:rsidR="00D16077">
          <w:rPr>
            <w:webHidden/>
          </w:rPr>
        </w:r>
        <w:r w:rsidR="00D16077">
          <w:rPr>
            <w:webHidden/>
          </w:rPr>
          <w:fldChar w:fldCharType="separate"/>
        </w:r>
        <w:r w:rsidR="00D16077">
          <w:rPr>
            <w:webHidden/>
          </w:rPr>
          <w:t>27</w:t>
        </w:r>
        <w:r w:rsidR="00D16077">
          <w:rPr>
            <w:webHidden/>
          </w:rPr>
          <w:fldChar w:fldCharType="end"/>
        </w:r>
      </w:hyperlink>
    </w:p>
    <w:p w14:paraId="55D406FC" w14:textId="77777777" w:rsidR="00D16077" w:rsidRDefault="004059C3">
      <w:pPr>
        <w:pStyle w:val="TOC2"/>
        <w:rPr>
          <w:rFonts w:asciiTheme="minorHAnsi" w:eastAsiaTheme="minorEastAsia" w:hAnsiTheme="minorHAnsi" w:cstheme="minorBidi"/>
          <w:b w:val="0"/>
          <w:sz w:val="22"/>
          <w:szCs w:val="22"/>
        </w:rPr>
      </w:pPr>
      <w:hyperlink w:anchor="_Toc488758464" w:history="1">
        <w:r w:rsidR="00D16077" w:rsidRPr="008521BE">
          <w:rPr>
            <w:rStyle w:val="Hyperlink"/>
            <w:rFonts w:cs="Arial"/>
            <w:iCs/>
            <w:lang w:bidi="he-IL"/>
          </w:rPr>
          <w:t>3.6</w:t>
        </w:r>
        <w:r w:rsidR="00D16077">
          <w:rPr>
            <w:rFonts w:asciiTheme="minorHAnsi" w:eastAsiaTheme="minorEastAsia" w:hAnsiTheme="minorHAnsi" w:cstheme="minorBidi"/>
            <w:b w:val="0"/>
            <w:sz w:val="22"/>
            <w:szCs w:val="22"/>
          </w:rPr>
          <w:tab/>
        </w:r>
        <w:r w:rsidR="00D16077" w:rsidRPr="008521BE">
          <w:rPr>
            <w:rStyle w:val="Hyperlink"/>
            <w:lang w:bidi="he-IL"/>
          </w:rPr>
          <w:t>Fases del proceso de Clustering</w:t>
        </w:r>
        <w:r w:rsidR="00D16077">
          <w:rPr>
            <w:webHidden/>
          </w:rPr>
          <w:tab/>
        </w:r>
        <w:r w:rsidR="00D16077">
          <w:rPr>
            <w:webHidden/>
          </w:rPr>
          <w:fldChar w:fldCharType="begin"/>
        </w:r>
        <w:r w:rsidR="00D16077">
          <w:rPr>
            <w:webHidden/>
          </w:rPr>
          <w:instrText xml:space="preserve"> PAGEREF _Toc488758464 \h </w:instrText>
        </w:r>
        <w:r w:rsidR="00D16077">
          <w:rPr>
            <w:webHidden/>
          </w:rPr>
        </w:r>
        <w:r w:rsidR="00D16077">
          <w:rPr>
            <w:webHidden/>
          </w:rPr>
          <w:fldChar w:fldCharType="separate"/>
        </w:r>
        <w:r w:rsidR="00D16077">
          <w:rPr>
            <w:webHidden/>
          </w:rPr>
          <w:t>28</w:t>
        </w:r>
        <w:r w:rsidR="00D16077">
          <w:rPr>
            <w:webHidden/>
          </w:rPr>
          <w:fldChar w:fldCharType="end"/>
        </w:r>
      </w:hyperlink>
    </w:p>
    <w:p w14:paraId="421CD19B" w14:textId="77777777" w:rsidR="00D16077" w:rsidRDefault="004059C3">
      <w:pPr>
        <w:pStyle w:val="TOC2"/>
        <w:rPr>
          <w:rFonts w:asciiTheme="minorHAnsi" w:eastAsiaTheme="minorEastAsia" w:hAnsiTheme="minorHAnsi" w:cstheme="minorBidi"/>
          <w:b w:val="0"/>
          <w:sz w:val="22"/>
          <w:szCs w:val="22"/>
        </w:rPr>
      </w:pPr>
      <w:hyperlink w:anchor="_Toc488758465" w:history="1">
        <w:r w:rsidR="00D16077" w:rsidRPr="008521BE">
          <w:rPr>
            <w:rStyle w:val="Hyperlink"/>
            <w:rFonts w:cs="Arial"/>
          </w:rPr>
          <w:t>3.7</w:t>
        </w:r>
        <w:r w:rsidR="00D16077">
          <w:rPr>
            <w:rFonts w:asciiTheme="minorHAnsi" w:eastAsiaTheme="minorEastAsia" w:hAnsiTheme="minorHAnsi" w:cstheme="minorBidi"/>
            <w:b w:val="0"/>
            <w:sz w:val="22"/>
            <w:szCs w:val="22"/>
          </w:rPr>
          <w:tab/>
        </w:r>
        <w:r w:rsidR="00D16077" w:rsidRPr="008521BE">
          <w:rPr>
            <w:rStyle w:val="Hyperlink"/>
          </w:rPr>
          <w:t>Implementación en R</w:t>
        </w:r>
        <w:r w:rsidR="00D16077">
          <w:rPr>
            <w:webHidden/>
          </w:rPr>
          <w:tab/>
        </w:r>
        <w:r w:rsidR="00D16077">
          <w:rPr>
            <w:webHidden/>
          </w:rPr>
          <w:fldChar w:fldCharType="begin"/>
        </w:r>
        <w:r w:rsidR="00D16077">
          <w:rPr>
            <w:webHidden/>
          </w:rPr>
          <w:instrText xml:space="preserve"> PAGEREF _Toc488758465 \h </w:instrText>
        </w:r>
        <w:r w:rsidR="00D16077">
          <w:rPr>
            <w:webHidden/>
          </w:rPr>
        </w:r>
        <w:r w:rsidR="00D16077">
          <w:rPr>
            <w:webHidden/>
          </w:rPr>
          <w:fldChar w:fldCharType="separate"/>
        </w:r>
        <w:r w:rsidR="00D16077">
          <w:rPr>
            <w:webHidden/>
          </w:rPr>
          <w:t>30</w:t>
        </w:r>
        <w:r w:rsidR="00D16077">
          <w:rPr>
            <w:webHidden/>
          </w:rPr>
          <w:fldChar w:fldCharType="end"/>
        </w:r>
      </w:hyperlink>
    </w:p>
    <w:p w14:paraId="66A1FBE7" w14:textId="77777777" w:rsidR="00D16077" w:rsidRDefault="004059C3">
      <w:pPr>
        <w:pStyle w:val="TOC3"/>
        <w:rPr>
          <w:rFonts w:asciiTheme="minorHAnsi" w:eastAsiaTheme="minorEastAsia" w:hAnsiTheme="minorHAnsi" w:cstheme="minorBidi"/>
          <w:sz w:val="22"/>
          <w:szCs w:val="22"/>
        </w:rPr>
      </w:pPr>
      <w:hyperlink w:anchor="_Toc488758466" w:history="1">
        <w:r w:rsidR="00D16077" w:rsidRPr="008521BE">
          <w:rPr>
            <w:rStyle w:val="Hyperlink"/>
          </w:rPr>
          <w:t>3.7.1</w:t>
        </w:r>
        <w:r w:rsidR="00D16077">
          <w:rPr>
            <w:rFonts w:asciiTheme="minorHAnsi" w:eastAsiaTheme="minorEastAsia" w:hAnsiTheme="minorHAnsi" w:cstheme="minorBidi"/>
            <w:sz w:val="22"/>
            <w:szCs w:val="22"/>
          </w:rPr>
          <w:tab/>
        </w:r>
        <w:r w:rsidR="00D16077" w:rsidRPr="008521BE">
          <w:rPr>
            <w:rStyle w:val="Hyperlink"/>
          </w:rPr>
          <w:t>Ejemplo</w:t>
        </w:r>
        <w:r w:rsidR="00D16077">
          <w:rPr>
            <w:webHidden/>
          </w:rPr>
          <w:tab/>
        </w:r>
        <w:r w:rsidR="00D16077">
          <w:rPr>
            <w:webHidden/>
          </w:rPr>
          <w:fldChar w:fldCharType="begin"/>
        </w:r>
        <w:r w:rsidR="00D16077">
          <w:rPr>
            <w:webHidden/>
          </w:rPr>
          <w:instrText xml:space="preserve"> PAGEREF _Toc488758466 \h </w:instrText>
        </w:r>
        <w:r w:rsidR="00D16077">
          <w:rPr>
            <w:webHidden/>
          </w:rPr>
        </w:r>
        <w:r w:rsidR="00D16077">
          <w:rPr>
            <w:webHidden/>
          </w:rPr>
          <w:fldChar w:fldCharType="separate"/>
        </w:r>
        <w:r w:rsidR="00D16077">
          <w:rPr>
            <w:webHidden/>
          </w:rPr>
          <w:t>30</w:t>
        </w:r>
        <w:r w:rsidR="00D16077">
          <w:rPr>
            <w:webHidden/>
          </w:rPr>
          <w:fldChar w:fldCharType="end"/>
        </w:r>
      </w:hyperlink>
    </w:p>
    <w:p w14:paraId="6F49A987" w14:textId="77777777" w:rsidR="00D16077" w:rsidRDefault="004059C3">
      <w:pPr>
        <w:pStyle w:val="TOC1"/>
        <w:rPr>
          <w:rFonts w:asciiTheme="minorHAnsi" w:eastAsiaTheme="minorEastAsia" w:hAnsiTheme="minorHAnsi" w:cstheme="minorBidi"/>
          <w:b w:val="0"/>
          <w:caps w:val="0"/>
          <w:noProof/>
          <w:sz w:val="22"/>
          <w:szCs w:val="22"/>
        </w:rPr>
      </w:pPr>
      <w:hyperlink w:anchor="_Toc488758467" w:history="1">
        <w:r w:rsidR="00D16077" w:rsidRPr="008521BE">
          <w:rPr>
            <w:rStyle w:val="Hyperlink"/>
            <w:lang w:bidi="en-US"/>
          </w:rPr>
          <w:t>4</w:t>
        </w:r>
        <w:r w:rsidR="00D16077">
          <w:rPr>
            <w:rFonts w:asciiTheme="minorHAnsi" w:eastAsiaTheme="minorEastAsia" w:hAnsiTheme="minorHAnsi" w:cstheme="minorBidi"/>
            <w:b w:val="0"/>
            <w:caps w:val="0"/>
            <w:noProof/>
            <w:sz w:val="22"/>
            <w:szCs w:val="22"/>
          </w:rPr>
          <w:tab/>
        </w:r>
        <w:r w:rsidR="00D16077" w:rsidRPr="008521BE">
          <w:rPr>
            <w:rStyle w:val="Hyperlink"/>
            <w:lang w:bidi="en-US"/>
          </w:rPr>
          <w:t>Dendrogramas</w:t>
        </w:r>
        <w:r w:rsidR="00D16077">
          <w:rPr>
            <w:noProof/>
            <w:webHidden/>
          </w:rPr>
          <w:tab/>
        </w:r>
        <w:r w:rsidR="00D16077">
          <w:rPr>
            <w:noProof/>
            <w:webHidden/>
          </w:rPr>
          <w:fldChar w:fldCharType="begin"/>
        </w:r>
        <w:r w:rsidR="00D16077">
          <w:rPr>
            <w:noProof/>
            <w:webHidden/>
          </w:rPr>
          <w:instrText xml:space="preserve"> PAGEREF _Toc488758467 \h </w:instrText>
        </w:r>
        <w:r w:rsidR="00D16077">
          <w:rPr>
            <w:noProof/>
            <w:webHidden/>
          </w:rPr>
        </w:r>
        <w:r w:rsidR="00D16077">
          <w:rPr>
            <w:noProof/>
            <w:webHidden/>
          </w:rPr>
          <w:fldChar w:fldCharType="separate"/>
        </w:r>
        <w:r w:rsidR="00D16077">
          <w:rPr>
            <w:noProof/>
            <w:webHidden/>
          </w:rPr>
          <w:t>32</w:t>
        </w:r>
        <w:r w:rsidR="00D16077">
          <w:rPr>
            <w:noProof/>
            <w:webHidden/>
          </w:rPr>
          <w:fldChar w:fldCharType="end"/>
        </w:r>
      </w:hyperlink>
    </w:p>
    <w:p w14:paraId="77F98D5C" w14:textId="77777777" w:rsidR="00D16077" w:rsidRDefault="004059C3">
      <w:pPr>
        <w:pStyle w:val="TOC2"/>
        <w:rPr>
          <w:rFonts w:asciiTheme="minorHAnsi" w:eastAsiaTheme="minorEastAsia" w:hAnsiTheme="minorHAnsi" w:cstheme="minorBidi"/>
          <w:b w:val="0"/>
          <w:sz w:val="22"/>
          <w:szCs w:val="22"/>
        </w:rPr>
      </w:pPr>
      <w:hyperlink w:anchor="_Toc488758468" w:history="1">
        <w:r w:rsidR="00D16077" w:rsidRPr="008521BE">
          <w:rPr>
            <w:rStyle w:val="Hyperlink"/>
            <w:rFonts w:cs="Arial"/>
            <w:lang w:bidi="he-IL"/>
          </w:rPr>
          <w:t>4.1</w:t>
        </w:r>
        <w:r w:rsidR="00D16077">
          <w:rPr>
            <w:rFonts w:asciiTheme="minorHAnsi" w:eastAsiaTheme="minorEastAsia" w:hAnsiTheme="minorHAnsi" w:cstheme="minorBidi"/>
            <w:b w:val="0"/>
            <w:sz w:val="22"/>
            <w:szCs w:val="22"/>
          </w:rPr>
          <w:tab/>
        </w:r>
        <w:r w:rsidR="00D16077" w:rsidRPr="008521BE">
          <w:rPr>
            <w:rStyle w:val="Hyperlink"/>
            <w:lang w:bidi="he-IL"/>
          </w:rPr>
          <w:t>Definición</w:t>
        </w:r>
        <w:r w:rsidR="00D16077">
          <w:rPr>
            <w:webHidden/>
          </w:rPr>
          <w:tab/>
        </w:r>
        <w:r w:rsidR="00D16077">
          <w:rPr>
            <w:webHidden/>
          </w:rPr>
          <w:fldChar w:fldCharType="begin"/>
        </w:r>
        <w:r w:rsidR="00D16077">
          <w:rPr>
            <w:webHidden/>
          </w:rPr>
          <w:instrText xml:space="preserve"> PAGEREF _Toc488758468 \h </w:instrText>
        </w:r>
        <w:r w:rsidR="00D16077">
          <w:rPr>
            <w:webHidden/>
          </w:rPr>
        </w:r>
        <w:r w:rsidR="00D16077">
          <w:rPr>
            <w:webHidden/>
          </w:rPr>
          <w:fldChar w:fldCharType="separate"/>
        </w:r>
        <w:r w:rsidR="00D16077">
          <w:rPr>
            <w:webHidden/>
          </w:rPr>
          <w:t>32</w:t>
        </w:r>
        <w:r w:rsidR="00D16077">
          <w:rPr>
            <w:webHidden/>
          </w:rPr>
          <w:fldChar w:fldCharType="end"/>
        </w:r>
      </w:hyperlink>
    </w:p>
    <w:p w14:paraId="3BB10339" w14:textId="77777777" w:rsidR="00D16077" w:rsidRDefault="004059C3">
      <w:pPr>
        <w:pStyle w:val="TOC2"/>
        <w:rPr>
          <w:rFonts w:asciiTheme="minorHAnsi" w:eastAsiaTheme="minorEastAsia" w:hAnsiTheme="minorHAnsi" w:cstheme="minorBidi"/>
          <w:b w:val="0"/>
          <w:sz w:val="22"/>
          <w:szCs w:val="22"/>
        </w:rPr>
      </w:pPr>
      <w:hyperlink w:anchor="_Toc488758469" w:history="1">
        <w:r w:rsidR="00D16077" w:rsidRPr="008521BE">
          <w:rPr>
            <w:rStyle w:val="Hyperlink"/>
            <w:rFonts w:cs="Arial"/>
            <w:lang w:bidi="he-IL"/>
          </w:rPr>
          <w:t>4.2</w:t>
        </w:r>
        <w:r w:rsidR="00D16077">
          <w:rPr>
            <w:rFonts w:asciiTheme="minorHAnsi" w:eastAsiaTheme="minorEastAsia" w:hAnsiTheme="minorHAnsi" w:cstheme="minorBidi"/>
            <w:b w:val="0"/>
            <w:sz w:val="22"/>
            <w:szCs w:val="22"/>
          </w:rPr>
          <w:tab/>
        </w:r>
        <w:r w:rsidR="00D16077" w:rsidRPr="008521BE">
          <w:rPr>
            <w:rStyle w:val="Hyperlink"/>
            <w:lang w:bidi="he-IL"/>
          </w:rPr>
          <w:t>¿Cómo se interpreta un Dendrograma?</w:t>
        </w:r>
        <w:r w:rsidR="00D16077">
          <w:rPr>
            <w:webHidden/>
          </w:rPr>
          <w:tab/>
        </w:r>
        <w:r w:rsidR="00D16077">
          <w:rPr>
            <w:webHidden/>
          </w:rPr>
          <w:fldChar w:fldCharType="begin"/>
        </w:r>
        <w:r w:rsidR="00D16077">
          <w:rPr>
            <w:webHidden/>
          </w:rPr>
          <w:instrText xml:space="preserve"> PAGEREF _Toc488758469 \h </w:instrText>
        </w:r>
        <w:r w:rsidR="00D16077">
          <w:rPr>
            <w:webHidden/>
          </w:rPr>
        </w:r>
        <w:r w:rsidR="00D16077">
          <w:rPr>
            <w:webHidden/>
          </w:rPr>
          <w:fldChar w:fldCharType="separate"/>
        </w:r>
        <w:r w:rsidR="00D16077">
          <w:rPr>
            <w:webHidden/>
          </w:rPr>
          <w:t>32</w:t>
        </w:r>
        <w:r w:rsidR="00D16077">
          <w:rPr>
            <w:webHidden/>
          </w:rPr>
          <w:fldChar w:fldCharType="end"/>
        </w:r>
      </w:hyperlink>
    </w:p>
    <w:p w14:paraId="10D584D7" w14:textId="77777777" w:rsidR="00D16077" w:rsidRDefault="004059C3">
      <w:pPr>
        <w:pStyle w:val="TOC3"/>
        <w:rPr>
          <w:rFonts w:asciiTheme="minorHAnsi" w:eastAsiaTheme="minorEastAsia" w:hAnsiTheme="minorHAnsi" w:cstheme="minorBidi"/>
          <w:sz w:val="22"/>
          <w:szCs w:val="22"/>
        </w:rPr>
      </w:pPr>
      <w:hyperlink w:anchor="_Toc488758470" w:history="1">
        <w:r w:rsidR="00D16077" w:rsidRPr="008521BE">
          <w:rPr>
            <w:rStyle w:val="Hyperlink"/>
          </w:rPr>
          <w:t>4.2.1</w:t>
        </w:r>
        <w:r w:rsidR="00D16077">
          <w:rPr>
            <w:rFonts w:asciiTheme="minorHAnsi" w:eastAsiaTheme="minorEastAsia" w:hAnsiTheme="minorHAnsi" w:cstheme="minorBidi"/>
            <w:sz w:val="22"/>
            <w:szCs w:val="22"/>
          </w:rPr>
          <w:tab/>
        </w:r>
        <w:r w:rsidR="00D16077" w:rsidRPr="008521BE">
          <w:rPr>
            <w:rStyle w:val="Hyperlink"/>
          </w:rPr>
          <w:t>Análisis e Interpretación de un dendrograma</w:t>
        </w:r>
        <w:r w:rsidR="00D16077">
          <w:rPr>
            <w:webHidden/>
          </w:rPr>
          <w:tab/>
        </w:r>
        <w:r w:rsidR="00D16077">
          <w:rPr>
            <w:webHidden/>
          </w:rPr>
          <w:fldChar w:fldCharType="begin"/>
        </w:r>
        <w:r w:rsidR="00D16077">
          <w:rPr>
            <w:webHidden/>
          </w:rPr>
          <w:instrText xml:space="preserve"> PAGEREF _Toc488758470 \h </w:instrText>
        </w:r>
        <w:r w:rsidR="00D16077">
          <w:rPr>
            <w:webHidden/>
          </w:rPr>
        </w:r>
        <w:r w:rsidR="00D16077">
          <w:rPr>
            <w:webHidden/>
          </w:rPr>
          <w:fldChar w:fldCharType="separate"/>
        </w:r>
        <w:r w:rsidR="00D16077">
          <w:rPr>
            <w:webHidden/>
          </w:rPr>
          <w:t>33</w:t>
        </w:r>
        <w:r w:rsidR="00D16077">
          <w:rPr>
            <w:webHidden/>
          </w:rPr>
          <w:fldChar w:fldCharType="end"/>
        </w:r>
      </w:hyperlink>
    </w:p>
    <w:p w14:paraId="6A55EB7E" w14:textId="77777777" w:rsidR="00D16077" w:rsidRDefault="004059C3">
      <w:pPr>
        <w:pStyle w:val="TOC3"/>
        <w:rPr>
          <w:rFonts w:asciiTheme="minorHAnsi" w:eastAsiaTheme="minorEastAsia" w:hAnsiTheme="minorHAnsi" w:cstheme="minorBidi"/>
          <w:sz w:val="22"/>
          <w:szCs w:val="22"/>
        </w:rPr>
      </w:pPr>
      <w:hyperlink w:anchor="_Toc488758471" w:history="1">
        <w:r w:rsidR="00D16077" w:rsidRPr="008521BE">
          <w:rPr>
            <w:rStyle w:val="Hyperlink"/>
          </w:rPr>
          <w:t>4.2.2</w:t>
        </w:r>
        <w:r w:rsidR="00D16077">
          <w:rPr>
            <w:rFonts w:asciiTheme="minorHAnsi" w:eastAsiaTheme="minorEastAsia" w:hAnsiTheme="minorHAnsi" w:cstheme="minorBidi"/>
            <w:sz w:val="22"/>
            <w:szCs w:val="22"/>
          </w:rPr>
          <w:tab/>
        </w:r>
        <w:r w:rsidR="00D16077" w:rsidRPr="008521BE">
          <w:rPr>
            <w:rStyle w:val="Hyperlink"/>
          </w:rPr>
          <w:t>Disposición de los elementos</w:t>
        </w:r>
        <w:r w:rsidR="00D16077">
          <w:rPr>
            <w:webHidden/>
          </w:rPr>
          <w:tab/>
        </w:r>
        <w:r w:rsidR="00D16077">
          <w:rPr>
            <w:webHidden/>
          </w:rPr>
          <w:fldChar w:fldCharType="begin"/>
        </w:r>
        <w:r w:rsidR="00D16077">
          <w:rPr>
            <w:webHidden/>
          </w:rPr>
          <w:instrText xml:space="preserve"> PAGEREF _Toc488758471 \h </w:instrText>
        </w:r>
        <w:r w:rsidR="00D16077">
          <w:rPr>
            <w:webHidden/>
          </w:rPr>
        </w:r>
        <w:r w:rsidR="00D16077">
          <w:rPr>
            <w:webHidden/>
          </w:rPr>
          <w:fldChar w:fldCharType="separate"/>
        </w:r>
        <w:r w:rsidR="00D16077">
          <w:rPr>
            <w:webHidden/>
          </w:rPr>
          <w:t>33</w:t>
        </w:r>
        <w:r w:rsidR="00D16077">
          <w:rPr>
            <w:webHidden/>
          </w:rPr>
          <w:fldChar w:fldCharType="end"/>
        </w:r>
      </w:hyperlink>
    </w:p>
    <w:p w14:paraId="7D38343C" w14:textId="77777777" w:rsidR="00D16077" w:rsidRDefault="004059C3">
      <w:pPr>
        <w:pStyle w:val="TOC3"/>
        <w:rPr>
          <w:rFonts w:asciiTheme="minorHAnsi" w:eastAsiaTheme="minorEastAsia" w:hAnsiTheme="minorHAnsi" w:cstheme="minorBidi"/>
          <w:sz w:val="22"/>
          <w:szCs w:val="22"/>
        </w:rPr>
      </w:pPr>
      <w:hyperlink w:anchor="_Toc488758472" w:history="1">
        <w:r w:rsidR="00D16077" w:rsidRPr="008521BE">
          <w:rPr>
            <w:rStyle w:val="Hyperlink"/>
          </w:rPr>
          <w:t>4.2.3</w:t>
        </w:r>
        <w:r w:rsidR="00D16077">
          <w:rPr>
            <w:rFonts w:asciiTheme="minorHAnsi" w:eastAsiaTheme="minorEastAsia" w:hAnsiTheme="minorHAnsi" w:cstheme="minorBidi"/>
            <w:sz w:val="22"/>
            <w:szCs w:val="22"/>
          </w:rPr>
          <w:tab/>
        </w:r>
        <w:r w:rsidR="00D16077" w:rsidRPr="008521BE">
          <w:rPr>
            <w:rStyle w:val="Hyperlink"/>
          </w:rPr>
          <w:t>Ejemplo de Análisis</w:t>
        </w:r>
        <w:r w:rsidR="00D16077">
          <w:rPr>
            <w:webHidden/>
          </w:rPr>
          <w:tab/>
        </w:r>
        <w:r w:rsidR="00D16077">
          <w:rPr>
            <w:webHidden/>
          </w:rPr>
          <w:fldChar w:fldCharType="begin"/>
        </w:r>
        <w:r w:rsidR="00D16077">
          <w:rPr>
            <w:webHidden/>
          </w:rPr>
          <w:instrText xml:space="preserve"> PAGEREF _Toc488758472 \h </w:instrText>
        </w:r>
        <w:r w:rsidR="00D16077">
          <w:rPr>
            <w:webHidden/>
          </w:rPr>
        </w:r>
        <w:r w:rsidR="00D16077">
          <w:rPr>
            <w:webHidden/>
          </w:rPr>
          <w:fldChar w:fldCharType="separate"/>
        </w:r>
        <w:r w:rsidR="00D16077">
          <w:rPr>
            <w:webHidden/>
          </w:rPr>
          <w:t>34</w:t>
        </w:r>
        <w:r w:rsidR="00D16077">
          <w:rPr>
            <w:webHidden/>
          </w:rPr>
          <w:fldChar w:fldCharType="end"/>
        </w:r>
      </w:hyperlink>
    </w:p>
    <w:p w14:paraId="7038DE7A" w14:textId="77777777" w:rsidR="00D16077" w:rsidRDefault="004059C3">
      <w:pPr>
        <w:pStyle w:val="TOC1"/>
        <w:rPr>
          <w:rFonts w:asciiTheme="minorHAnsi" w:eastAsiaTheme="minorEastAsia" w:hAnsiTheme="minorHAnsi" w:cstheme="minorBidi"/>
          <w:b w:val="0"/>
          <w:caps w:val="0"/>
          <w:noProof/>
          <w:sz w:val="22"/>
          <w:szCs w:val="22"/>
        </w:rPr>
      </w:pPr>
      <w:hyperlink w:anchor="_Toc488758473" w:history="1">
        <w:r w:rsidR="00D16077" w:rsidRPr="008521BE">
          <w:rPr>
            <w:rStyle w:val="Hyperlink"/>
            <w:lang w:bidi="en-US"/>
          </w:rPr>
          <w:t>5</w:t>
        </w:r>
        <w:r w:rsidR="00D16077">
          <w:rPr>
            <w:rFonts w:asciiTheme="minorHAnsi" w:eastAsiaTheme="minorEastAsia" w:hAnsiTheme="minorHAnsi" w:cstheme="minorBidi"/>
            <w:b w:val="0"/>
            <w:caps w:val="0"/>
            <w:noProof/>
            <w:sz w:val="22"/>
            <w:szCs w:val="22"/>
          </w:rPr>
          <w:tab/>
        </w:r>
        <w:r w:rsidR="00D16077" w:rsidRPr="008521BE">
          <w:rPr>
            <w:rStyle w:val="Hyperlink"/>
            <w:lang w:bidi="en-US"/>
          </w:rPr>
          <w:t>DTW</w:t>
        </w:r>
        <w:r w:rsidR="00D16077">
          <w:rPr>
            <w:noProof/>
            <w:webHidden/>
          </w:rPr>
          <w:tab/>
        </w:r>
        <w:r w:rsidR="00D16077">
          <w:rPr>
            <w:noProof/>
            <w:webHidden/>
          </w:rPr>
          <w:fldChar w:fldCharType="begin"/>
        </w:r>
        <w:r w:rsidR="00D16077">
          <w:rPr>
            <w:noProof/>
            <w:webHidden/>
          </w:rPr>
          <w:instrText xml:space="preserve"> PAGEREF _Toc488758473 \h </w:instrText>
        </w:r>
        <w:r w:rsidR="00D16077">
          <w:rPr>
            <w:noProof/>
            <w:webHidden/>
          </w:rPr>
        </w:r>
        <w:r w:rsidR="00D16077">
          <w:rPr>
            <w:noProof/>
            <w:webHidden/>
          </w:rPr>
          <w:fldChar w:fldCharType="separate"/>
        </w:r>
        <w:r w:rsidR="00D16077">
          <w:rPr>
            <w:noProof/>
            <w:webHidden/>
          </w:rPr>
          <w:t>35</w:t>
        </w:r>
        <w:r w:rsidR="00D16077">
          <w:rPr>
            <w:noProof/>
            <w:webHidden/>
          </w:rPr>
          <w:fldChar w:fldCharType="end"/>
        </w:r>
      </w:hyperlink>
    </w:p>
    <w:p w14:paraId="50BBD1C0" w14:textId="77777777" w:rsidR="00D16077" w:rsidRDefault="004059C3">
      <w:pPr>
        <w:pStyle w:val="TOC2"/>
        <w:rPr>
          <w:rFonts w:asciiTheme="minorHAnsi" w:eastAsiaTheme="minorEastAsia" w:hAnsiTheme="minorHAnsi" w:cstheme="minorBidi"/>
          <w:b w:val="0"/>
          <w:sz w:val="22"/>
          <w:szCs w:val="22"/>
        </w:rPr>
      </w:pPr>
      <w:hyperlink w:anchor="_Toc488758474" w:history="1">
        <w:r w:rsidR="00D16077" w:rsidRPr="008521BE">
          <w:rPr>
            <w:rStyle w:val="Hyperlink"/>
            <w:rFonts w:cs="Arial"/>
          </w:rPr>
          <w:t>5.1</w:t>
        </w:r>
        <w:r w:rsidR="00D16077">
          <w:rPr>
            <w:rFonts w:asciiTheme="minorHAnsi" w:eastAsiaTheme="minorEastAsia" w:hAnsiTheme="minorHAnsi" w:cstheme="minorBidi"/>
            <w:b w:val="0"/>
            <w:sz w:val="22"/>
            <w:szCs w:val="22"/>
          </w:rPr>
          <w:tab/>
        </w:r>
        <w:r w:rsidR="00D16077" w:rsidRPr="008521BE">
          <w:rPr>
            <w:rStyle w:val="Hyperlink"/>
          </w:rPr>
          <w:t>Introducción</w:t>
        </w:r>
        <w:r w:rsidR="00D16077">
          <w:rPr>
            <w:webHidden/>
          </w:rPr>
          <w:tab/>
        </w:r>
        <w:r w:rsidR="00D16077">
          <w:rPr>
            <w:webHidden/>
          </w:rPr>
          <w:fldChar w:fldCharType="begin"/>
        </w:r>
        <w:r w:rsidR="00D16077">
          <w:rPr>
            <w:webHidden/>
          </w:rPr>
          <w:instrText xml:space="preserve"> PAGEREF _Toc488758474 \h </w:instrText>
        </w:r>
        <w:r w:rsidR="00D16077">
          <w:rPr>
            <w:webHidden/>
          </w:rPr>
        </w:r>
        <w:r w:rsidR="00D16077">
          <w:rPr>
            <w:webHidden/>
          </w:rPr>
          <w:fldChar w:fldCharType="separate"/>
        </w:r>
        <w:r w:rsidR="00D16077">
          <w:rPr>
            <w:webHidden/>
          </w:rPr>
          <w:t>35</w:t>
        </w:r>
        <w:r w:rsidR="00D16077">
          <w:rPr>
            <w:webHidden/>
          </w:rPr>
          <w:fldChar w:fldCharType="end"/>
        </w:r>
      </w:hyperlink>
    </w:p>
    <w:p w14:paraId="506A8E16" w14:textId="77777777" w:rsidR="00D16077" w:rsidRDefault="004059C3">
      <w:pPr>
        <w:pStyle w:val="TOC2"/>
        <w:rPr>
          <w:rFonts w:asciiTheme="minorHAnsi" w:eastAsiaTheme="minorEastAsia" w:hAnsiTheme="minorHAnsi" w:cstheme="minorBidi"/>
          <w:b w:val="0"/>
          <w:sz w:val="22"/>
          <w:szCs w:val="22"/>
        </w:rPr>
      </w:pPr>
      <w:hyperlink w:anchor="_Toc488758475" w:history="1">
        <w:r w:rsidR="00D16077" w:rsidRPr="008521BE">
          <w:rPr>
            <w:rStyle w:val="Hyperlink"/>
            <w:rFonts w:cs="Arial"/>
          </w:rPr>
          <w:t>5.2</w:t>
        </w:r>
        <w:r w:rsidR="00D16077">
          <w:rPr>
            <w:rFonts w:asciiTheme="minorHAnsi" w:eastAsiaTheme="minorEastAsia" w:hAnsiTheme="minorHAnsi" w:cstheme="minorBidi"/>
            <w:b w:val="0"/>
            <w:sz w:val="22"/>
            <w:szCs w:val="22"/>
          </w:rPr>
          <w:tab/>
        </w:r>
        <w:r w:rsidR="00D16077" w:rsidRPr="008521BE">
          <w:rPr>
            <w:rStyle w:val="Hyperlink"/>
          </w:rPr>
          <w:t>Ventajas del algoritmo DTW</w:t>
        </w:r>
        <w:r w:rsidR="00D16077">
          <w:rPr>
            <w:webHidden/>
          </w:rPr>
          <w:tab/>
        </w:r>
        <w:r w:rsidR="00D16077">
          <w:rPr>
            <w:webHidden/>
          </w:rPr>
          <w:fldChar w:fldCharType="begin"/>
        </w:r>
        <w:r w:rsidR="00D16077">
          <w:rPr>
            <w:webHidden/>
          </w:rPr>
          <w:instrText xml:space="preserve"> PAGEREF _Toc488758475 \h </w:instrText>
        </w:r>
        <w:r w:rsidR="00D16077">
          <w:rPr>
            <w:webHidden/>
          </w:rPr>
        </w:r>
        <w:r w:rsidR="00D16077">
          <w:rPr>
            <w:webHidden/>
          </w:rPr>
          <w:fldChar w:fldCharType="separate"/>
        </w:r>
        <w:r w:rsidR="00D16077">
          <w:rPr>
            <w:webHidden/>
          </w:rPr>
          <w:t>35</w:t>
        </w:r>
        <w:r w:rsidR="00D16077">
          <w:rPr>
            <w:webHidden/>
          </w:rPr>
          <w:fldChar w:fldCharType="end"/>
        </w:r>
      </w:hyperlink>
    </w:p>
    <w:p w14:paraId="22D9CBF1" w14:textId="77777777" w:rsidR="00D16077" w:rsidRDefault="004059C3">
      <w:pPr>
        <w:pStyle w:val="TOC2"/>
        <w:rPr>
          <w:rFonts w:asciiTheme="minorHAnsi" w:eastAsiaTheme="minorEastAsia" w:hAnsiTheme="minorHAnsi" w:cstheme="minorBidi"/>
          <w:b w:val="0"/>
          <w:sz w:val="22"/>
          <w:szCs w:val="22"/>
        </w:rPr>
      </w:pPr>
      <w:hyperlink w:anchor="_Toc488758476" w:history="1">
        <w:r w:rsidR="00D16077" w:rsidRPr="008521BE">
          <w:rPr>
            <w:rStyle w:val="Hyperlink"/>
            <w:rFonts w:cs="Arial"/>
          </w:rPr>
          <w:t>5.3</w:t>
        </w:r>
        <w:r w:rsidR="00D16077">
          <w:rPr>
            <w:rFonts w:asciiTheme="minorHAnsi" w:eastAsiaTheme="minorEastAsia" w:hAnsiTheme="minorHAnsi" w:cstheme="minorBidi"/>
            <w:b w:val="0"/>
            <w:sz w:val="22"/>
            <w:szCs w:val="22"/>
          </w:rPr>
          <w:tab/>
        </w:r>
        <w:r w:rsidR="00D16077" w:rsidRPr="008521BE">
          <w:rPr>
            <w:rStyle w:val="Hyperlink"/>
          </w:rPr>
          <w:t>DTW vs Distancia Euclídea</w:t>
        </w:r>
        <w:r w:rsidR="00D16077">
          <w:rPr>
            <w:webHidden/>
          </w:rPr>
          <w:tab/>
        </w:r>
        <w:r w:rsidR="00D16077">
          <w:rPr>
            <w:webHidden/>
          </w:rPr>
          <w:fldChar w:fldCharType="begin"/>
        </w:r>
        <w:r w:rsidR="00D16077">
          <w:rPr>
            <w:webHidden/>
          </w:rPr>
          <w:instrText xml:space="preserve"> PAGEREF _Toc488758476 \h </w:instrText>
        </w:r>
        <w:r w:rsidR="00D16077">
          <w:rPr>
            <w:webHidden/>
          </w:rPr>
        </w:r>
        <w:r w:rsidR="00D16077">
          <w:rPr>
            <w:webHidden/>
          </w:rPr>
          <w:fldChar w:fldCharType="separate"/>
        </w:r>
        <w:r w:rsidR="00D16077">
          <w:rPr>
            <w:webHidden/>
          </w:rPr>
          <w:t>36</w:t>
        </w:r>
        <w:r w:rsidR="00D16077">
          <w:rPr>
            <w:webHidden/>
          </w:rPr>
          <w:fldChar w:fldCharType="end"/>
        </w:r>
      </w:hyperlink>
    </w:p>
    <w:p w14:paraId="1871B040" w14:textId="77777777" w:rsidR="00D16077" w:rsidRDefault="004059C3">
      <w:pPr>
        <w:pStyle w:val="TOC2"/>
        <w:rPr>
          <w:rFonts w:asciiTheme="minorHAnsi" w:eastAsiaTheme="minorEastAsia" w:hAnsiTheme="minorHAnsi" w:cstheme="minorBidi"/>
          <w:b w:val="0"/>
          <w:sz w:val="22"/>
          <w:szCs w:val="22"/>
        </w:rPr>
      </w:pPr>
      <w:hyperlink w:anchor="_Toc488758477" w:history="1">
        <w:r w:rsidR="00D16077" w:rsidRPr="008521BE">
          <w:rPr>
            <w:rStyle w:val="Hyperlink"/>
            <w:rFonts w:cs="Arial"/>
          </w:rPr>
          <w:t>5.4</w:t>
        </w:r>
        <w:r w:rsidR="00D16077">
          <w:rPr>
            <w:rFonts w:asciiTheme="minorHAnsi" w:eastAsiaTheme="minorEastAsia" w:hAnsiTheme="minorHAnsi" w:cstheme="minorBidi"/>
            <w:b w:val="0"/>
            <w:sz w:val="22"/>
            <w:szCs w:val="22"/>
          </w:rPr>
          <w:tab/>
        </w:r>
        <w:r w:rsidR="00D16077" w:rsidRPr="008521BE">
          <w:rPr>
            <w:rStyle w:val="Hyperlink"/>
          </w:rPr>
          <w:t>Ejemplo</w:t>
        </w:r>
        <w:r w:rsidR="00D16077">
          <w:rPr>
            <w:webHidden/>
          </w:rPr>
          <w:tab/>
        </w:r>
        <w:r w:rsidR="00D16077">
          <w:rPr>
            <w:webHidden/>
          </w:rPr>
          <w:fldChar w:fldCharType="begin"/>
        </w:r>
        <w:r w:rsidR="00D16077">
          <w:rPr>
            <w:webHidden/>
          </w:rPr>
          <w:instrText xml:space="preserve"> PAGEREF _Toc488758477 \h </w:instrText>
        </w:r>
        <w:r w:rsidR="00D16077">
          <w:rPr>
            <w:webHidden/>
          </w:rPr>
        </w:r>
        <w:r w:rsidR="00D16077">
          <w:rPr>
            <w:webHidden/>
          </w:rPr>
          <w:fldChar w:fldCharType="separate"/>
        </w:r>
        <w:r w:rsidR="00D16077">
          <w:rPr>
            <w:webHidden/>
          </w:rPr>
          <w:t>38</w:t>
        </w:r>
        <w:r w:rsidR="00D16077">
          <w:rPr>
            <w:webHidden/>
          </w:rPr>
          <w:fldChar w:fldCharType="end"/>
        </w:r>
      </w:hyperlink>
    </w:p>
    <w:p w14:paraId="5C83369A" w14:textId="77777777" w:rsidR="00D16077" w:rsidRDefault="004059C3">
      <w:pPr>
        <w:pStyle w:val="TOC2"/>
        <w:rPr>
          <w:rFonts w:asciiTheme="minorHAnsi" w:eastAsiaTheme="minorEastAsia" w:hAnsiTheme="minorHAnsi" w:cstheme="minorBidi"/>
          <w:b w:val="0"/>
          <w:sz w:val="22"/>
          <w:szCs w:val="22"/>
        </w:rPr>
      </w:pPr>
      <w:hyperlink w:anchor="_Toc488758478" w:history="1">
        <w:r w:rsidR="00D16077" w:rsidRPr="008521BE">
          <w:rPr>
            <w:rStyle w:val="Hyperlink"/>
            <w:rFonts w:cs="Arial"/>
          </w:rPr>
          <w:t>5.5</w:t>
        </w:r>
        <w:r w:rsidR="00D16077">
          <w:rPr>
            <w:rFonts w:asciiTheme="minorHAnsi" w:eastAsiaTheme="minorEastAsia" w:hAnsiTheme="minorHAnsi" w:cstheme="minorBidi"/>
            <w:b w:val="0"/>
            <w:sz w:val="22"/>
            <w:szCs w:val="22"/>
          </w:rPr>
          <w:tab/>
        </w:r>
        <w:r w:rsidR="00D16077" w:rsidRPr="008521BE">
          <w:rPr>
            <w:rStyle w:val="Hyperlink"/>
          </w:rPr>
          <w:t>Medida de similitud  DTW</w:t>
        </w:r>
        <w:r w:rsidR="00D16077">
          <w:rPr>
            <w:webHidden/>
          </w:rPr>
          <w:tab/>
        </w:r>
        <w:r w:rsidR="00D16077">
          <w:rPr>
            <w:webHidden/>
          </w:rPr>
          <w:fldChar w:fldCharType="begin"/>
        </w:r>
        <w:r w:rsidR="00D16077">
          <w:rPr>
            <w:webHidden/>
          </w:rPr>
          <w:instrText xml:space="preserve"> PAGEREF _Toc488758478 \h </w:instrText>
        </w:r>
        <w:r w:rsidR="00D16077">
          <w:rPr>
            <w:webHidden/>
          </w:rPr>
        </w:r>
        <w:r w:rsidR="00D16077">
          <w:rPr>
            <w:webHidden/>
          </w:rPr>
          <w:fldChar w:fldCharType="separate"/>
        </w:r>
        <w:r w:rsidR="00D16077">
          <w:rPr>
            <w:webHidden/>
          </w:rPr>
          <w:t>39</w:t>
        </w:r>
        <w:r w:rsidR="00D16077">
          <w:rPr>
            <w:webHidden/>
          </w:rPr>
          <w:fldChar w:fldCharType="end"/>
        </w:r>
      </w:hyperlink>
    </w:p>
    <w:p w14:paraId="30D2AA5B" w14:textId="77777777" w:rsidR="00D16077" w:rsidRDefault="004059C3">
      <w:pPr>
        <w:pStyle w:val="TOC2"/>
        <w:rPr>
          <w:rFonts w:asciiTheme="minorHAnsi" w:eastAsiaTheme="minorEastAsia" w:hAnsiTheme="minorHAnsi" w:cstheme="minorBidi"/>
          <w:b w:val="0"/>
          <w:sz w:val="22"/>
          <w:szCs w:val="22"/>
        </w:rPr>
      </w:pPr>
      <w:hyperlink w:anchor="_Toc488758479" w:history="1">
        <w:r w:rsidR="00D16077" w:rsidRPr="008521BE">
          <w:rPr>
            <w:rStyle w:val="Hyperlink"/>
            <w:rFonts w:cs="Arial"/>
          </w:rPr>
          <w:t>5.6</w:t>
        </w:r>
        <w:r w:rsidR="00D16077">
          <w:rPr>
            <w:rFonts w:asciiTheme="minorHAnsi" w:eastAsiaTheme="minorEastAsia" w:hAnsiTheme="minorHAnsi" w:cstheme="minorBidi"/>
            <w:b w:val="0"/>
            <w:sz w:val="22"/>
            <w:szCs w:val="22"/>
          </w:rPr>
          <w:tab/>
        </w:r>
        <w:r w:rsidR="00D16077" w:rsidRPr="008521BE">
          <w:rPr>
            <w:rStyle w:val="Hyperlink"/>
          </w:rPr>
          <w:t>Cálculo de Trayectorias</w:t>
        </w:r>
        <w:r w:rsidR="00D16077">
          <w:rPr>
            <w:webHidden/>
          </w:rPr>
          <w:tab/>
        </w:r>
        <w:r w:rsidR="00D16077">
          <w:rPr>
            <w:webHidden/>
          </w:rPr>
          <w:fldChar w:fldCharType="begin"/>
        </w:r>
        <w:r w:rsidR="00D16077">
          <w:rPr>
            <w:webHidden/>
          </w:rPr>
          <w:instrText xml:space="preserve"> PAGEREF _Toc488758479 \h </w:instrText>
        </w:r>
        <w:r w:rsidR="00D16077">
          <w:rPr>
            <w:webHidden/>
          </w:rPr>
        </w:r>
        <w:r w:rsidR="00D16077">
          <w:rPr>
            <w:webHidden/>
          </w:rPr>
          <w:fldChar w:fldCharType="separate"/>
        </w:r>
        <w:r w:rsidR="00D16077">
          <w:rPr>
            <w:webHidden/>
          </w:rPr>
          <w:t>40</w:t>
        </w:r>
        <w:r w:rsidR="00D16077">
          <w:rPr>
            <w:webHidden/>
          </w:rPr>
          <w:fldChar w:fldCharType="end"/>
        </w:r>
      </w:hyperlink>
    </w:p>
    <w:p w14:paraId="1CDE3AEE" w14:textId="77777777" w:rsidR="00D16077" w:rsidRDefault="004059C3">
      <w:pPr>
        <w:pStyle w:val="TOC2"/>
        <w:rPr>
          <w:rFonts w:asciiTheme="minorHAnsi" w:eastAsiaTheme="minorEastAsia" w:hAnsiTheme="minorHAnsi" w:cstheme="minorBidi"/>
          <w:b w:val="0"/>
          <w:sz w:val="22"/>
          <w:szCs w:val="22"/>
        </w:rPr>
      </w:pPr>
      <w:hyperlink w:anchor="_Toc488758480" w:history="1">
        <w:r w:rsidR="00D16077" w:rsidRPr="008521BE">
          <w:rPr>
            <w:rStyle w:val="Hyperlink"/>
            <w:rFonts w:cs="Arial"/>
          </w:rPr>
          <w:t>5.7</w:t>
        </w:r>
        <w:r w:rsidR="00D16077">
          <w:rPr>
            <w:rFonts w:asciiTheme="minorHAnsi" w:eastAsiaTheme="minorEastAsia" w:hAnsiTheme="minorHAnsi" w:cstheme="minorBidi"/>
            <w:b w:val="0"/>
            <w:sz w:val="22"/>
            <w:szCs w:val="22"/>
          </w:rPr>
          <w:tab/>
        </w:r>
        <w:r w:rsidR="00D16077" w:rsidRPr="008521BE">
          <w:rPr>
            <w:rStyle w:val="Hyperlink"/>
          </w:rPr>
          <w:t>Complejidad del algoritmo</w:t>
        </w:r>
        <w:r w:rsidR="00D16077">
          <w:rPr>
            <w:webHidden/>
          </w:rPr>
          <w:tab/>
        </w:r>
        <w:r w:rsidR="00D16077">
          <w:rPr>
            <w:webHidden/>
          </w:rPr>
          <w:fldChar w:fldCharType="begin"/>
        </w:r>
        <w:r w:rsidR="00D16077">
          <w:rPr>
            <w:webHidden/>
          </w:rPr>
          <w:instrText xml:space="preserve"> PAGEREF _Toc488758480 \h </w:instrText>
        </w:r>
        <w:r w:rsidR="00D16077">
          <w:rPr>
            <w:webHidden/>
          </w:rPr>
        </w:r>
        <w:r w:rsidR="00D16077">
          <w:rPr>
            <w:webHidden/>
          </w:rPr>
          <w:fldChar w:fldCharType="separate"/>
        </w:r>
        <w:r w:rsidR="00D16077">
          <w:rPr>
            <w:webHidden/>
          </w:rPr>
          <w:t>42</w:t>
        </w:r>
        <w:r w:rsidR="00D16077">
          <w:rPr>
            <w:webHidden/>
          </w:rPr>
          <w:fldChar w:fldCharType="end"/>
        </w:r>
      </w:hyperlink>
    </w:p>
    <w:p w14:paraId="14877615" w14:textId="77777777" w:rsidR="00D16077" w:rsidRDefault="004059C3">
      <w:pPr>
        <w:pStyle w:val="TOC2"/>
        <w:rPr>
          <w:rFonts w:asciiTheme="minorHAnsi" w:eastAsiaTheme="minorEastAsia" w:hAnsiTheme="minorHAnsi" w:cstheme="minorBidi"/>
          <w:b w:val="0"/>
          <w:sz w:val="22"/>
          <w:szCs w:val="22"/>
        </w:rPr>
      </w:pPr>
      <w:hyperlink w:anchor="_Toc488758481" w:history="1">
        <w:r w:rsidR="00D16077" w:rsidRPr="008521BE">
          <w:rPr>
            <w:rStyle w:val="Hyperlink"/>
            <w:rFonts w:cs="Arial"/>
          </w:rPr>
          <w:t>5.8</w:t>
        </w:r>
        <w:r w:rsidR="00D16077">
          <w:rPr>
            <w:rFonts w:asciiTheme="minorHAnsi" w:eastAsiaTheme="minorEastAsia" w:hAnsiTheme="minorHAnsi" w:cstheme="minorBidi"/>
            <w:b w:val="0"/>
            <w:sz w:val="22"/>
            <w:szCs w:val="22"/>
          </w:rPr>
          <w:tab/>
        </w:r>
        <w:r w:rsidR="00D16077" w:rsidRPr="008521BE">
          <w:rPr>
            <w:rStyle w:val="Hyperlink"/>
          </w:rPr>
          <w:t>Algoritmos de aproximación del método DTW</w:t>
        </w:r>
        <w:r w:rsidR="00D16077">
          <w:rPr>
            <w:webHidden/>
          </w:rPr>
          <w:tab/>
        </w:r>
        <w:r w:rsidR="00D16077">
          <w:rPr>
            <w:webHidden/>
          </w:rPr>
          <w:fldChar w:fldCharType="begin"/>
        </w:r>
        <w:r w:rsidR="00D16077">
          <w:rPr>
            <w:webHidden/>
          </w:rPr>
          <w:instrText xml:space="preserve"> PAGEREF _Toc488758481 \h </w:instrText>
        </w:r>
        <w:r w:rsidR="00D16077">
          <w:rPr>
            <w:webHidden/>
          </w:rPr>
        </w:r>
        <w:r w:rsidR="00D16077">
          <w:rPr>
            <w:webHidden/>
          </w:rPr>
          <w:fldChar w:fldCharType="separate"/>
        </w:r>
        <w:r w:rsidR="00D16077">
          <w:rPr>
            <w:webHidden/>
          </w:rPr>
          <w:t>42</w:t>
        </w:r>
        <w:r w:rsidR="00D16077">
          <w:rPr>
            <w:webHidden/>
          </w:rPr>
          <w:fldChar w:fldCharType="end"/>
        </w:r>
      </w:hyperlink>
    </w:p>
    <w:p w14:paraId="2BC9D142" w14:textId="77777777" w:rsidR="00D16077" w:rsidRDefault="004059C3">
      <w:pPr>
        <w:pStyle w:val="TOC2"/>
        <w:rPr>
          <w:rFonts w:asciiTheme="minorHAnsi" w:eastAsiaTheme="minorEastAsia" w:hAnsiTheme="minorHAnsi" w:cstheme="minorBidi"/>
          <w:b w:val="0"/>
          <w:sz w:val="22"/>
          <w:szCs w:val="22"/>
        </w:rPr>
      </w:pPr>
      <w:hyperlink w:anchor="_Toc488758482" w:history="1">
        <w:r w:rsidR="00D16077" w:rsidRPr="008521BE">
          <w:rPr>
            <w:rStyle w:val="Hyperlink"/>
            <w:rFonts w:cs="Arial"/>
          </w:rPr>
          <w:t>5.9</w:t>
        </w:r>
        <w:r w:rsidR="00D16077">
          <w:rPr>
            <w:rFonts w:asciiTheme="minorHAnsi" w:eastAsiaTheme="minorEastAsia" w:hAnsiTheme="minorHAnsi" w:cstheme="minorBidi"/>
            <w:b w:val="0"/>
            <w:sz w:val="22"/>
            <w:szCs w:val="22"/>
          </w:rPr>
          <w:tab/>
        </w:r>
        <w:r w:rsidR="00D16077" w:rsidRPr="008521BE">
          <w:rPr>
            <w:rStyle w:val="Hyperlink"/>
          </w:rPr>
          <w:t>Restricciones en las trayectorias</w:t>
        </w:r>
        <w:r w:rsidR="00D16077">
          <w:rPr>
            <w:webHidden/>
          </w:rPr>
          <w:tab/>
        </w:r>
        <w:r w:rsidR="00D16077">
          <w:rPr>
            <w:webHidden/>
          </w:rPr>
          <w:fldChar w:fldCharType="begin"/>
        </w:r>
        <w:r w:rsidR="00D16077">
          <w:rPr>
            <w:webHidden/>
          </w:rPr>
          <w:instrText xml:space="preserve"> PAGEREF _Toc488758482 \h </w:instrText>
        </w:r>
        <w:r w:rsidR="00D16077">
          <w:rPr>
            <w:webHidden/>
          </w:rPr>
        </w:r>
        <w:r w:rsidR="00D16077">
          <w:rPr>
            <w:webHidden/>
          </w:rPr>
          <w:fldChar w:fldCharType="separate"/>
        </w:r>
        <w:r w:rsidR="00D16077">
          <w:rPr>
            <w:webHidden/>
          </w:rPr>
          <w:t>43</w:t>
        </w:r>
        <w:r w:rsidR="00D16077">
          <w:rPr>
            <w:webHidden/>
          </w:rPr>
          <w:fldChar w:fldCharType="end"/>
        </w:r>
      </w:hyperlink>
    </w:p>
    <w:p w14:paraId="786D8B58" w14:textId="77777777" w:rsidR="00D16077" w:rsidRDefault="004059C3">
      <w:pPr>
        <w:pStyle w:val="TOC1"/>
        <w:rPr>
          <w:rFonts w:asciiTheme="minorHAnsi" w:eastAsiaTheme="minorEastAsia" w:hAnsiTheme="minorHAnsi" w:cstheme="minorBidi"/>
          <w:b w:val="0"/>
          <w:caps w:val="0"/>
          <w:noProof/>
          <w:sz w:val="22"/>
          <w:szCs w:val="22"/>
        </w:rPr>
      </w:pPr>
      <w:hyperlink w:anchor="_Toc488758483" w:history="1">
        <w:r w:rsidR="00D16077" w:rsidRPr="008521BE">
          <w:rPr>
            <w:rStyle w:val="Hyperlink"/>
            <w:lang w:bidi="en-US"/>
          </w:rPr>
          <w:t>6</w:t>
        </w:r>
        <w:r w:rsidR="00D16077">
          <w:rPr>
            <w:rFonts w:asciiTheme="minorHAnsi" w:eastAsiaTheme="minorEastAsia" w:hAnsiTheme="minorHAnsi" w:cstheme="minorBidi"/>
            <w:b w:val="0"/>
            <w:caps w:val="0"/>
            <w:noProof/>
            <w:sz w:val="22"/>
            <w:szCs w:val="22"/>
          </w:rPr>
          <w:tab/>
        </w:r>
        <w:r w:rsidR="00D16077" w:rsidRPr="008521BE">
          <w:rPr>
            <w:rStyle w:val="Hyperlink"/>
            <w:lang w:bidi="en-US"/>
          </w:rPr>
          <w:t>Caso práctico: medidas de sensores</w:t>
        </w:r>
        <w:r w:rsidR="00D16077">
          <w:rPr>
            <w:noProof/>
            <w:webHidden/>
          </w:rPr>
          <w:tab/>
        </w:r>
        <w:r w:rsidR="00D16077">
          <w:rPr>
            <w:noProof/>
            <w:webHidden/>
          </w:rPr>
          <w:fldChar w:fldCharType="begin"/>
        </w:r>
        <w:r w:rsidR="00D16077">
          <w:rPr>
            <w:noProof/>
            <w:webHidden/>
          </w:rPr>
          <w:instrText xml:space="preserve"> PAGEREF _Toc488758483 \h </w:instrText>
        </w:r>
        <w:r w:rsidR="00D16077">
          <w:rPr>
            <w:noProof/>
            <w:webHidden/>
          </w:rPr>
        </w:r>
        <w:r w:rsidR="00D16077">
          <w:rPr>
            <w:noProof/>
            <w:webHidden/>
          </w:rPr>
          <w:fldChar w:fldCharType="separate"/>
        </w:r>
        <w:r w:rsidR="00D16077">
          <w:rPr>
            <w:noProof/>
            <w:webHidden/>
          </w:rPr>
          <w:t>44</w:t>
        </w:r>
        <w:r w:rsidR="00D16077">
          <w:rPr>
            <w:noProof/>
            <w:webHidden/>
          </w:rPr>
          <w:fldChar w:fldCharType="end"/>
        </w:r>
      </w:hyperlink>
    </w:p>
    <w:p w14:paraId="1D879BEB" w14:textId="77777777" w:rsidR="00D16077" w:rsidRDefault="004059C3">
      <w:pPr>
        <w:pStyle w:val="TOC2"/>
        <w:rPr>
          <w:rFonts w:asciiTheme="minorHAnsi" w:eastAsiaTheme="minorEastAsia" w:hAnsiTheme="minorHAnsi" w:cstheme="minorBidi"/>
          <w:b w:val="0"/>
          <w:sz w:val="22"/>
          <w:szCs w:val="22"/>
        </w:rPr>
      </w:pPr>
      <w:hyperlink w:anchor="_Toc488758484" w:history="1">
        <w:r w:rsidR="00D16077" w:rsidRPr="008521BE">
          <w:rPr>
            <w:rStyle w:val="Hyperlink"/>
            <w:rFonts w:cs="Arial"/>
          </w:rPr>
          <w:t>6.1</w:t>
        </w:r>
        <w:r w:rsidR="00D16077">
          <w:rPr>
            <w:rFonts w:asciiTheme="minorHAnsi" w:eastAsiaTheme="minorEastAsia" w:hAnsiTheme="minorHAnsi" w:cstheme="minorBidi"/>
            <w:b w:val="0"/>
            <w:sz w:val="22"/>
            <w:szCs w:val="22"/>
          </w:rPr>
          <w:tab/>
        </w:r>
        <w:r w:rsidR="00D16077" w:rsidRPr="008521BE">
          <w:rPr>
            <w:rStyle w:val="Hyperlink"/>
          </w:rPr>
          <w:t xml:space="preserve">Introducción </w:t>
        </w:r>
        <w:r w:rsidR="00D16077">
          <w:rPr>
            <w:webHidden/>
          </w:rPr>
          <w:tab/>
        </w:r>
        <w:r w:rsidR="00D16077">
          <w:rPr>
            <w:webHidden/>
          </w:rPr>
          <w:fldChar w:fldCharType="begin"/>
        </w:r>
        <w:r w:rsidR="00D16077">
          <w:rPr>
            <w:webHidden/>
          </w:rPr>
          <w:instrText xml:space="preserve"> PAGEREF _Toc488758484 \h </w:instrText>
        </w:r>
        <w:r w:rsidR="00D16077">
          <w:rPr>
            <w:webHidden/>
          </w:rPr>
        </w:r>
        <w:r w:rsidR="00D16077">
          <w:rPr>
            <w:webHidden/>
          </w:rPr>
          <w:fldChar w:fldCharType="separate"/>
        </w:r>
        <w:r w:rsidR="00D16077">
          <w:rPr>
            <w:webHidden/>
          </w:rPr>
          <w:t>44</w:t>
        </w:r>
        <w:r w:rsidR="00D16077">
          <w:rPr>
            <w:webHidden/>
          </w:rPr>
          <w:fldChar w:fldCharType="end"/>
        </w:r>
      </w:hyperlink>
    </w:p>
    <w:p w14:paraId="76753E0A" w14:textId="77777777" w:rsidR="00D16077" w:rsidRDefault="004059C3">
      <w:pPr>
        <w:pStyle w:val="TOC2"/>
        <w:rPr>
          <w:rFonts w:asciiTheme="minorHAnsi" w:eastAsiaTheme="minorEastAsia" w:hAnsiTheme="minorHAnsi" w:cstheme="minorBidi"/>
          <w:b w:val="0"/>
          <w:sz w:val="22"/>
          <w:szCs w:val="22"/>
        </w:rPr>
      </w:pPr>
      <w:hyperlink w:anchor="_Toc488758485" w:history="1">
        <w:r w:rsidR="00D16077" w:rsidRPr="008521BE">
          <w:rPr>
            <w:rStyle w:val="Hyperlink"/>
            <w:rFonts w:cs="Arial"/>
          </w:rPr>
          <w:t>6.2</w:t>
        </w:r>
        <w:r w:rsidR="00D16077">
          <w:rPr>
            <w:rFonts w:asciiTheme="minorHAnsi" w:eastAsiaTheme="minorEastAsia" w:hAnsiTheme="minorHAnsi" w:cstheme="minorBidi"/>
            <w:b w:val="0"/>
            <w:sz w:val="22"/>
            <w:szCs w:val="22"/>
          </w:rPr>
          <w:tab/>
        </w:r>
        <w:r w:rsidR="00D16077" w:rsidRPr="008521BE">
          <w:rPr>
            <w:rStyle w:val="Hyperlink"/>
          </w:rPr>
          <w:t>Hipótesis de Trabajo</w:t>
        </w:r>
        <w:r w:rsidR="00D16077">
          <w:rPr>
            <w:webHidden/>
          </w:rPr>
          <w:tab/>
        </w:r>
        <w:r w:rsidR="00D16077">
          <w:rPr>
            <w:webHidden/>
          </w:rPr>
          <w:fldChar w:fldCharType="begin"/>
        </w:r>
        <w:r w:rsidR="00D16077">
          <w:rPr>
            <w:webHidden/>
          </w:rPr>
          <w:instrText xml:space="preserve"> PAGEREF _Toc488758485 \h </w:instrText>
        </w:r>
        <w:r w:rsidR="00D16077">
          <w:rPr>
            <w:webHidden/>
          </w:rPr>
        </w:r>
        <w:r w:rsidR="00D16077">
          <w:rPr>
            <w:webHidden/>
          </w:rPr>
          <w:fldChar w:fldCharType="separate"/>
        </w:r>
        <w:r w:rsidR="00D16077">
          <w:rPr>
            <w:webHidden/>
          </w:rPr>
          <w:t>45</w:t>
        </w:r>
        <w:r w:rsidR="00D16077">
          <w:rPr>
            <w:webHidden/>
          </w:rPr>
          <w:fldChar w:fldCharType="end"/>
        </w:r>
      </w:hyperlink>
    </w:p>
    <w:p w14:paraId="0ADA0444" w14:textId="77777777" w:rsidR="00D16077" w:rsidRDefault="004059C3">
      <w:pPr>
        <w:pStyle w:val="TOC3"/>
        <w:rPr>
          <w:rFonts w:asciiTheme="minorHAnsi" w:eastAsiaTheme="minorEastAsia" w:hAnsiTheme="minorHAnsi" w:cstheme="minorBidi"/>
          <w:sz w:val="22"/>
          <w:szCs w:val="22"/>
        </w:rPr>
      </w:pPr>
      <w:hyperlink w:anchor="_Toc488758486" w:history="1">
        <w:r w:rsidR="00D16077" w:rsidRPr="008521BE">
          <w:rPr>
            <w:rStyle w:val="Hyperlink"/>
          </w:rPr>
          <w:t>6.2.1</w:t>
        </w:r>
        <w:r w:rsidR="00D16077">
          <w:rPr>
            <w:rFonts w:asciiTheme="minorHAnsi" w:eastAsiaTheme="minorEastAsia" w:hAnsiTheme="minorHAnsi" w:cstheme="minorBidi"/>
            <w:sz w:val="22"/>
            <w:szCs w:val="22"/>
          </w:rPr>
          <w:tab/>
        </w:r>
        <w:r w:rsidR="00D16077" w:rsidRPr="008521BE">
          <w:rPr>
            <w:rStyle w:val="Hyperlink"/>
          </w:rPr>
          <w:t>Fases del proceso</w:t>
        </w:r>
        <w:r w:rsidR="00D16077">
          <w:rPr>
            <w:webHidden/>
          </w:rPr>
          <w:tab/>
        </w:r>
        <w:r w:rsidR="00D16077">
          <w:rPr>
            <w:webHidden/>
          </w:rPr>
          <w:fldChar w:fldCharType="begin"/>
        </w:r>
        <w:r w:rsidR="00D16077">
          <w:rPr>
            <w:webHidden/>
          </w:rPr>
          <w:instrText xml:space="preserve"> PAGEREF _Toc488758486 \h </w:instrText>
        </w:r>
        <w:r w:rsidR="00D16077">
          <w:rPr>
            <w:webHidden/>
          </w:rPr>
        </w:r>
        <w:r w:rsidR="00D16077">
          <w:rPr>
            <w:webHidden/>
          </w:rPr>
          <w:fldChar w:fldCharType="separate"/>
        </w:r>
        <w:r w:rsidR="00D16077">
          <w:rPr>
            <w:webHidden/>
          </w:rPr>
          <w:t>45</w:t>
        </w:r>
        <w:r w:rsidR="00D16077">
          <w:rPr>
            <w:webHidden/>
          </w:rPr>
          <w:fldChar w:fldCharType="end"/>
        </w:r>
      </w:hyperlink>
    </w:p>
    <w:p w14:paraId="68E25747" w14:textId="77777777" w:rsidR="00D16077" w:rsidRDefault="004059C3">
      <w:pPr>
        <w:pStyle w:val="TOC3"/>
        <w:rPr>
          <w:rFonts w:asciiTheme="minorHAnsi" w:eastAsiaTheme="minorEastAsia" w:hAnsiTheme="minorHAnsi" w:cstheme="minorBidi"/>
          <w:sz w:val="22"/>
          <w:szCs w:val="22"/>
        </w:rPr>
      </w:pPr>
      <w:hyperlink w:anchor="_Toc488758487" w:history="1">
        <w:r w:rsidR="00D16077" w:rsidRPr="008521BE">
          <w:rPr>
            <w:rStyle w:val="Hyperlink"/>
          </w:rPr>
          <w:t>6.2.2</w:t>
        </w:r>
        <w:r w:rsidR="00D16077">
          <w:rPr>
            <w:rFonts w:asciiTheme="minorHAnsi" w:eastAsiaTheme="minorEastAsia" w:hAnsiTheme="minorHAnsi" w:cstheme="minorBidi"/>
            <w:sz w:val="22"/>
            <w:szCs w:val="22"/>
          </w:rPr>
          <w:tab/>
        </w:r>
        <w:r w:rsidR="00D16077" w:rsidRPr="008521BE">
          <w:rPr>
            <w:rStyle w:val="Hyperlink"/>
          </w:rPr>
          <w:t>Análisis de ficheros</w:t>
        </w:r>
        <w:r w:rsidR="00D16077">
          <w:rPr>
            <w:webHidden/>
          </w:rPr>
          <w:tab/>
        </w:r>
        <w:r w:rsidR="00D16077">
          <w:rPr>
            <w:webHidden/>
          </w:rPr>
          <w:fldChar w:fldCharType="begin"/>
        </w:r>
        <w:r w:rsidR="00D16077">
          <w:rPr>
            <w:webHidden/>
          </w:rPr>
          <w:instrText xml:space="preserve"> PAGEREF _Toc488758487 \h </w:instrText>
        </w:r>
        <w:r w:rsidR="00D16077">
          <w:rPr>
            <w:webHidden/>
          </w:rPr>
        </w:r>
        <w:r w:rsidR="00D16077">
          <w:rPr>
            <w:webHidden/>
          </w:rPr>
          <w:fldChar w:fldCharType="separate"/>
        </w:r>
        <w:r w:rsidR="00D16077">
          <w:rPr>
            <w:webHidden/>
          </w:rPr>
          <w:t>46</w:t>
        </w:r>
        <w:r w:rsidR="00D16077">
          <w:rPr>
            <w:webHidden/>
          </w:rPr>
          <w:fldChar w:fldCharType="end"/>
        </w:r>
      </w:hyperlink>
    </w:p>
    <w:p w14:paraId="4E3B2FEF" w14:textId="77777777" w:rsidR="00D16077" w:rsidRDefault="004059C3">
      <w:pPr>
        <w:pStyle w:val="TOC3"/>
        <w:rPr>
          <w:rFonts w:asciiTheme="minorHAnsi" w:eastAsiaTheme="minorEastAsia" w:hAnsiTheme="minorHAnsi" w:cstheme="minorBidi"/>
          <w:sz w:val="22"/>
          <w:szCs w:val="22"/>
        </w:rPr>
      </w:pPr>
      <w:hyperlink w:anchor="_Toc488758488" w:history="1">
        <w:r w:rsidR="00D16077" w:rsidRPr="008521BE">
          <w:rPr>
            <w:rStyle w:val="Hyperlink"/>
          </w:rPr>
          <w:t>6.2.3</w:t>
        </w:r>
        <w:r w:rsidR="00D16077">
          <w:rPr>
            <w:rFonts w:asciiTheme="minorHAnsi" w:eastAsiaTheme="minorEastAsia" w:hAnsiTheme="minorHAnsi" w:cstheme="minorBidi"/>
            <w:sz w:val="22"/>
            <w:szCs w:val="22"/>
          </w:rPr>
          <w:tab/>
        </w:r>
        <w:r w:rsidR="00D16077" w:rsidRPr="008521BE">
          <w:rPr>
            <w:rStyle w:val="Hyperlink"/>
          </w:rPr>
          <w:t>Formato de las Columnas y Mapas del edificio</w:t>
        </w:r>
        <w:r w:rsidR="00D16077">
          <w:rPr>
            <w:webHidden/>
          </w:rPr>
          <w:tab/>
        </w:r>
        <w:r w:rsidR="00D16077">
          <w:rPr>
            <w:webHidden/>
          </w:rPr>
          <w:fldChar w:fldCharType="begin"/>
        </w:r>
        <w:r w:rsidR="00D16077">
          <w:rPr>
            <w:webHidden/>
          </w:rPr>
          <w:instrText xml:space="preserve"> PAGEREF _Toc488758488 \h </w:instrText>
        </w:r>
        <w:r w:rsidR="00D16077">
          <w:rPr>
            <w:webHidden/>
          </w:rPr>
        </w:r>
        <w:r w:rsidR="00D16077">
          <w:rPr>
            <w:webHidden/>
          </w:rPr>
          <w:fldChar w:fldCharType="separate"/>
        </w:r>
        <w:r w:rsidR="00D16077">
          <w:rPr>
            <w:webHidden/>
          </w:rPr>
          <w:t>47</w:t>
        </w:r>
        <w:r w:rsidR="00D16077">
          <w:rPr>
            <w:webHidden/>
          </w:rPr>
          <w:fldChar w:fldCharType="end"/>
        </w:r>
      </w:hyperlink>
    </w:p>
    <w:p w14:paraId="4FAAC84D" w14:textId="77777777" w:rsidR="00D16077" w:rsidRDefault="004059C3">
      <w:pPr>
        <w:pStyle w:val="TOC2"/>
        <w:rPr>
          <w:rFonts w:asciiTheme="minorHAnsi" w:eastAsiaTheme="minorEastAsia" w:hAnsiTheme="minorHAnsi" w:cstheme="minorBidi"/>
          <w:b w:val="0"/>
          <w:sz w:val="22"/>
          <w:szCs w:val="22"/>
        </w:rPr>
      </w:pPr>
      <w:hyperlink w:anchor="_Toc488758489" w:history="1">
        <w:r w:rsidR="00D16077" w:rsidRPr="008521BE">
          <w:rPr>
            <w:rStyle w:val="Hyperlink"/>
            <w:rFonts w:cs="Arial"/>
          </w:rPr>
          <w:t>6.3</w:t>
        </w:r>
        <w:r w:rsidR="00D16077">
          <w:rPr>
            <w:rFonts w:asciiTheme="minorHAnsi" w:eastAsiaTheme="minorEastAsia" w:hAnsiTheme="minorHAnsi" w:cstheme="minorBidi"/>
            <w:b w:val="0"/>
            <w:sz w:val="22"/>
            <w:szCs w:val="22"/>
          </w:rPr>
          <w:tab/>
        </w:r>
        <w:r w:rsidR="00D16077" w:rsidRPr="008521BE">
          <w:rPr>
            <w:rStyle w:val="Hyperlink"/>
          </w:rPr>
          <w:t>Análisis</w:t>
        </w:r>
        <w:r w:rsidR="00D16077">
          <w:rPr>
            <w:webHidden/>
          </w:rPr>
          <w:tab/>
        </w:r>
        <w:r w:rsidR="00D16077">
          <w:rPr>
            <w:webHidden/>
          </w:rPr>
          <w:fldChar w:fldCharType="begin"/>
        </w:r>
        <w:r w:rsidR="00D16077">
          <w:rPr>
            <w:webHidden/>
          </w:rPr>
          <w:instrText xml:space="preserve"> PAGEREF _Toc488758489 \h </w:instrText>
        </w:r>
        <w:r w:rsidR="00D16077">
          <w:rPr>
            <w:webHidden/>
          </w:rPr>
        </w:r>
        <w:r w:rsidR="00D16077">
          <w:rPr>
            <w:webHidden/>
          </w:rPr>
          <w:fldChar w:fldCharType="separate"/>
        </w:r>
        <w:r w:rsidR="00D16077">
          <w:rPr>
            <w:webHidden/>
          </w:rPr>
          <w:t>48</w:t>
        </w:r>
        <w:r w:rsidR="00D16077">
          <w:rPr>
            <w:webHidden/>
          </w:rPr>
          <w:fldChar w:fldCharType="end"/>
        </w:r>
      </w:hyperlink>
    </w:p>
    <w:p w14:paraId="65D32210" w14:textId="77777777" w:rsidR="00D16077" w:rsidRDefault="004059C3">
      <w:pPr>
        <w:pStyle w:val="TOC3"/>
        <w:rPr>
          <w:rFonts w:asciiTheme="minorHAnsi" w:eastAsiaTheme="minorEastAsia" w:hAnsiTheme="minorHAnsi" w:cstheme="minorBidi"/>
          <w:sz w:val="22"/>
          <w:szCs w:val="22"/>
        </w:rPr>
      </w:pPr>
      <w:hyperlink w:anchor="_Toc488758490" w:history="1">
        <w:r w:rsidR="00D16077" w:rsidRPr="008521BE">
          <w:rPr>
            <w:rStyle w:val="Hyperlink"/>
          </w:rPr>
          <w:t>6.3.1</w:t>
        </w:r>
        <w:r w:rsidR="00D16077">
          <w:rPr>
            <w:rFonts w:asciiTheme="minorHAnsi" w:eastAsiaTheme="minorEastAsia" w:hAnsiTheme="minorHAnsi" w:cstheme="minorBidi"/>
            <w:sz w:val="22"/>
            <w:szCs w:val="22"/>
          </w:rPr>
          <w:tab/>
        </w:r>
        <w:r w:rsidR="00D16077" w:rsidRPr="008521BE">
          <w:rPr>
            <w:rStyle w:val="Hyperlink"/>
          </w:rPr>
          <w:t>Hazium</w:t>
        </w:r>
        <w:r w:rsidR="00D16077">
          <w:rPr>
            <w:webHidden/>
          </w:rPr>
          <w:tab/>
        </w:r>
        <w:r w:rsidR="00D16077">
          <w:rPr>
            <w:webHidden/>
          </w:rPr>
          <w:fldChar w:fldCharType="begin"/>
        </w:r>
        <w:r w:rsidR="00D16077">
          <w:rPr>
            <w:webHidden/>
          </w:rPr>
          <w:instrText xml:space="preserve"> PAGEREF _Toc488758490 \h </w:instrText>
        </w:r>
        <w:r w:rsidR="00D16077">
          <w:rPr>
            <w:webHidden/>
          </w:rPr>
        </w:r>
        <w:r w:rsidR="00D16077">
          <w:rPr>
            <w:webHidden/>
          </w:rPr>
          <w:fldChar w:fldCharType="separate"/>
        </w:r>
        <w:r w:rsidR="00D16077">
          <w:rPr>
            <w:webHidden/>
          </w:rPr>
          <w:t>49</w:t>
        </w:r>
        <w:r w:rsidR="00D16077">
          <w:rPr>
            <w:webHidden/>
          </w:rPr>
          <w:fldChar w:fldCharType="end"/>
        </w:r>
      </w:hyperlink>
    </w:p>
    <w:p w14:paraId="6FCEB5D2" w14:textId="77777777" w:rsidR="00D16077" w:rsidRDefault="004059C3">
      <w:pPr>
        <w:pStyle w:val="TOC3"/>
        <w:rPr>
          <w:rFonts w:asciiTheme="minorHAnsi" w:eastAsiaTheme="minorEastAsia" w:hAnsiTheme="minorHAnsi" w:cstheme="minorBidi"/>
          <w:sz w:val="22"/>
          <w:szCs w:val="22"/>
        </w:rPr>
      </w:pPr>
      <w:hyperlink w:anchor="_Toc488758491" w:history="1">
        <w:r w:rsidR="00D16077" w:rsidRPr="008521BE">
          <w:rPr>
            <w:rStyle w:val="Hyperlink"/>
          </w:rPr>
          <w:t>6.3.2</w:t>
        </w:r>
        <w:r w:rsidR="00D16077">
          <w:rPr>
            <w:rFonts w:asciiTheme="minorHAnsi" w:eastAsiaTheme="minorEastAsia" w:hAnsiTheme="minorHAnsi" w:cstheme="minorBidi"/>
            <w:sz w:val="22"/>
            <w:szCs w:val="22"/>
          </w:rPr>
          <w:tab/>
        </w:r>
        <w:r w:rsidR="00D16077" w:rsidRPr="008521BE">
          <w:rPr>
            <w:rStyle w:val="Hyperlink"/>
          </w:rPr>
          <w:t>Temperatura</w:t>
        </w:r>
        <w:r w:rsidR="00D16077">
          <w:rPr>
            <w:webHidden/>
          </w:rPr>
          <w:tab/>
        </w:r>
        <w:r w:rsidR="00D16077">
          <w:rPr>
            <w:webHidden/>
          </w:rPr>
          <w:fldChar w:fldCharType="begin"/>
        </w:r>
        <w:r w:rsidR="00D16077">
          <w:rPr>
            <w:webHidden/>
          </w:rPr>
          <w:instrText xml:space="preserve"> PAGEREF _Toc488758491 \h </w:instrText>
        </w:r>
        <w:r w:rsidR="00D16077">
          <w:rPr>
            <w:webHidden/>
          </w:rPr>
        </w:r>
        <w:r w:rsidR="00D16077">
          <w:rPr>
            <w:webHidden/>
          </w:rPr>
          <w:fldChar w:fldCharType="separate"/>
        </w:r>
        <w:r w:rsidR="00D16077">
          <w:rPr>
            <w:webHidden/>
          </w:rPr>
          <w:t>50</w:t>
        </w:r>
        <w:r w:rsidR="00D16077">
          <w:rPr>
            <w:webHidden/>
          </w:rPr>
          <w:fldChar w:fldCharType="end"/>
        </w:r>
      </w:hyperlink>
    </w:p>
    <w:p w14:paraId="68223CB6" w14:textId="77777777" w:rsidR="00D16077" w:rsidRDefault="004059C3">
      <w:pPr>
        <w:pStyle w:val="TOC3"/>
        <w:rPr>
          <w:rFonts w:asciiTheme="minorHAnsi" w:eastAsiaTheme="minorEastAsia" w:hAnsiTheme="minorHAnsi" w:cstheme="minorBidi"/>
          <w:sz w:val="22"/>
          <w:szCs w:val="22"/>
        </w:rPr>
      </w:pPr>
      <w:hyperlink w:anchor="_Toc488758492" w:history="1">
        <w:r w:rsidR="00D16077" w:rsidRPr="008521BE">
          <w:rPr>
            <w:rStyle w:val="Hyperlink"/>
          </w:rPr>
          <w:t>6.3.3</w:t>
        </w:r>
        <w:r w:rsidR="00D16077">
          <w:rPr>
            <w:rFonts w:asciiTheme="minorHAnsi" w:eastAsiaTheme="minorEastAsia" w:hAnsiTheme="minorHAnsi" w:cstheme="minorBidi"/>
            <w:sz w:val="22"/>
            <w:szCs w:val="22"/>
          </w:rPr>
          <w:tab/>
        </w:r>
        <w:r w:rsidR="00D16077" w:rsidRPr="008521BE">
          <w:rPr>
            <w:rStyle w:val="Hyperlink"/>
          </w:rPr>
          <w:t>Concentración CO</w:t>
        </w:r>
        <w:r w:rsidR="00D16077" w:rsidRPr="008521BE">
          <w:rPr>
            <w:rStyle w:val="Hyperlink"/>
            <w:vertAlign w:val="subscript"/>
          </w:rPr>
          <w:t>2</w:t>
        </w:r>
        <w:r w:rsidR="00D16077">
          <w:rPr>
            <w:webHidden/>
          </w:rPr>
          <w:tab/>
        </w:r>
        <w:r w:rsidR="00D16077">
          <w:rPr>
            <w:webHidden/>
          </w:rPr>
          <w:fldChar w:fldCharType="begin"/>
        </w:r>
        <w:r w:rsidR="00D16077">
          <w:rPr>
            <w:webHidden/>
          </w:rPr>
          <w:instrText xml:space="preserve"> PAGEREF _Toc488758492 \h </w:instrText>
        </w:r>
        <w:r w:rsidR="00D16077">
          <w:rPr>
            <w:webHidden/>
          </w:rPr>
        </w:r>
        <w:r w:rsidR="00D16077">
          <w:rPr>
            <w:webHidden/>
          </w:rPr>
          <w:fldChar w:fldCharType="separate"/>
        </w:r>
        <w:r w:rsidR="00D16077">
          <w:rPr>
            <w:webHidden/>
          </w:rPr>
          <w:t>51</w:t>
        </w:r>
        <w:r w:rsidR="00D16077">
          <w:rPr>
            <w:webHidden/>
          </w:rPr>
          <w:fldChar w:fldCharType="end"/>
        </w:r>
      </w:hyperlink>
    </w:p>
    <w:p w14:paraId="0480030A" w14:textId="77777777" w:rsidR="00D16077" w:rsidRDefault="004059C3">
      <w:pPr>
        <w:pStyle w:val="TOC3"/>
        <w:rPr>
          <w:rFonts w:asciiTheme="minorHAnsi" w:eastAsiaTheme="minorEastAsia" w:hAnsiTheme="minorHAnsi" w:cstheme="minorBidi"/>
          <w:sz w:val="22"/>
          <w:szCs w:val="22"/>
        </w:rPr>
      </w:pPr>
      <w:hyperlink w:anchor="_Toc488758493" w:history="1">
        <w:r w:rsidR="00D16077" w:rsidRPr="008521BE">
          <w:rPr>
            <w:rStyle w:val="Hyperlink"/>
          </w:rPr>
          <w:t>6.3.4</w:t>
        </w:r>
        <w:r w:rsidR="00D16077">
          <w:rPr>
            <w:rFonts w:asciiTheme="minorHAnsi" w:eastAsiaTheme="minorEastAsia" w:hAnsiTheme="minorHAnsi" w:cstheme="minorBidi"/>
            <w:sz w:val="22"/>
            <w:szCs w:val="22"/>
          </w:rPr>
          <w:tab/>
        </w:r>
        <w:r w:rsidR="00D16077" w:rsidRPr="008521BE">
          <w:rPr>
            <w:rStyle w:val="Hyperlink"/>
          </w:rPr>
          <w:t>Demanda eléctrica total</w:t>
        </w:r>
        <w:r w:rsidR="00D16077">
          <w:rPr>
            <w:webHidden/>
          </w:rPr>
          <w:tab/>
        </w:r>
        <w:r w:rsidR="00D16077">
          <w:rPr>
            <w:webHidden/>
          </w:rPr>
          <w:fldChar w:fldCharType="begin"/>
        </w:r>
        <w:r w:rsidR="00D16077">
          <w:rPr>
            <w:webHidden/>
          </w:rPr>
          <w:instrText xml:space="preserve"> PAGEREF _Toc488758493 \h </w:instrText>
        </w:r>
        <w:r w:rsidR="00D16077">
          <w:rPr>
            <w:webHidden/>
          </w:rPr>
        </w:r>
        <w:r w:rsidR="00D16077">
          <w:rPr>
            <w:webHidden/>
          </w:rPr>
          <w:fldChar w:fldCharType="separate"/>
        </w:r>
        <w:r w:rsidR="00D16077">
          <w:rPr>
            <w:webHidden/>
          </w:rPr>
          <w:t>51</w:t>
        </w:r>
        <w:r w:rsidR="00D16077">
          <w:rPr>
            <w:webHidden/>
          </w:rPr>
          <w:fldChar w:fldCharType="end"/>
        </w:r>
      </w:hyperlink>
    </w:p>
    <w:p w14:paraId="3E013FD8" w14:textId="77777777" w:rsidR="00D16077" w:rsidRDefault="004059C3">
      <w:pPr>
        <w:pStyle w:val="TOC3"/>
        <w:rPr>
          <w:rFonts w:asciiTheme="minorHAnsi" w:eastAsiaTheme="minorEastAsia" w:hAnsiTheme="minorHAnsi" w:cstheme="minorBidi"/>
          <w:sz w:val="22"/>
          <w:szCs w:val="22"/>
        </w:rPr>
      </w:pPr>
      <w:hyperlink w:anchor="_Toc488758494" w:history="1">
        <w:r w:rsidR="00D16077" w:rsidRPr="008521BE">
          <w:rPr>
            <w:rStyle w:val="Hyperlink"/>
          </w:rPr>
          <w:t>6.3.5</w:t>
        </w:r>
        <w:r w:rsidR="00D16077">
          <w:rPr>
            <w:rFonts w:asciiTheme="minorHAnsi" w:eastAsiaTheme="minorEastAsia" w:hAnsiTheme="minorHAnsi" w:cstheme="minorBidi"/>
            <w:sz w:val="22"/>
            <w:szCs w:val="22"/>
          </w:rPr>
          <w:tab/>
        </w:r>
        <w:r w:rsidR="00D16077" w:rsidRPr="008521BE">
          <w:rPr>
            <w:rStyle w:val="Hyperlink"/>
            <w:rFonts w:eastAsiaTheme="minorHAnsi"/>
          </w:rPr>
          <w:t>Patrón de comportamiento similar</w:t>
        </w:r>
        <w:r w:rsidR="00D16077">
          <w:rPr>
            <w:webHidden/>
          </w:rPr>
          <w:tab/>
        </w:r>
        <w:r w:rsidR="00D16077">
          <w:rPr>
            <w:webHidden/>
          </w:rPr>
          <w:fldChar w:fldCharType="begin"/>
        </w:r>
        <w:r w:rsidR="00D16077">
          <w:rPr>
            <w:webHidden/>
          </w:rPr>
          <w:instrText xml:space="preserve"> PAGEREF _Toc488758494 \h </w:instrText>
        </w:r>
        <w:r w:rsidR="00D16077">
          <w:rPr>
            <w:webHidden/>
          </w:rPr>
        </w:r>
        <w:r w:rsidR="00D16077">
          <w:rPr>
            <w:webHidden/>
          </w:rPr>
          <w:fldChar w:fldCharType="separate"/>
        </w:r>
        <w:r w:rsidR="00D16077">
          <w:rPr>
            <w:webHidden/>
          </w:rPr>
          <w:t>52</w:t>
        </w:r>
        <w:r w:rsidR="00D16077">
          <w:rPr>
            <w:webHidden/>
          </w:rPr>
          <w:fldChar w:fldCharType="end"/>
        </w:r>
      </w:hyperlink>
    </w:p>
    <w:p w14:paraId="50FB1790" w14:textId="77777777" w:rsidR="00D16077" w:rsidRDefault="004059C3">
      <w:pPr>
        <w:pStyle w:val="TOC2"/>
        <w:rPr>
          <w:rFonts w:asciiTheme="minorHAnsi" w:eastAsiaTheme="minorEastAsia" w:hAnsiTheme="minorHAnsi" w:cstheme="minorBidi"/>
          <w:b w:val="0"/>
          <w:sz w:val="22"/>
          <w:szCs w:val="22"/>
        </w:rPr>
      </w:pPr>
      <w:hyperlink w:anchor="_Toc488758495" w:history="1">
        <w:r w:rsidR="00D16077" w:rsidRPr="008521BE">
          <w:rPr>
            <w:rStyle w:val="Hyperlink"/>
            <w:rFonts w:cs="Arial"/>
          </w:rPr>
          <w:t>6.4</w:t>
        </w:r>
        <w:r w:rsidR="00D16077">
          <w:rPr>
            <w:rFonts w:asciiTheme="minorHAnsi" w:eastAsiaTheme="minorEastAsia" w:hAnsiTheme="minorHAnsi" w:cstheme="minorBidi"/>
            <w:b w:val="0"/>
            <w:sz w:val="22"/>
            <w:szCs w:val="22"/>
          </w:rPr>
          <w:tab/>
        </w:r>
        <w:r w:rsidR="00D16077" w:rsidRPr="008521BE">
          <w:rPr>
            <w:rStyle w:val="Hyperlink"/>
          </w:rPr>
          <w:t>Ejemplo: concentración Hazium</w:t>
        </w:r>
        <w:r w:rsidR="00D16077">
          <w:rPr>
            <w:webHidden/>
          </w:rPr>
          <w:tab/>
        </w:r>
        <w:r w:rsidR="00D16077">
          <w:rPr>
            <w:webHidden/>
          </w:rPr>
          <w:fldChar w:fldCharType="begin"/>
        </w:r>
        <w:r w:rsidR="00D16077">
          <w:rPr>
            <w:webHidden/>
          </w:rPr>
          <w:instrText xml:space="preserve"> PAGEREF _Toc488758495 \h </w:instrText>
        </w:r>
        <w:r w:rsidR="00D16077">
          <w:rPr>
            <w:webHidden/>
          </w:rPr>
        </w:r>
        <w:r w:rsidR="00D16077">
          <w:rPr>
            <w:webHidden/>
          </w:rPr>
          <w:fldChar w:fldCharType="separate"/>
        </w:r>
        <w:r w:rsidR="00D16077">
          <w:rPr>
            <w:webHidden/>
          </w:rPr>
          <w:t>53</w:t>
        </w:r>
        <w:r w:rsidR="00D16077">
          <w:rPr>
            <w:webHidden/>
          </w:rPr>
          <w:fldChar w:fldCharType="end"/>
        </w:r>
      </w:hyperlink>
    </w:p>
    <w:p w14:paraId="4BC3BDD6" w14:textId="77777777" w:rsidR="00D16077" w:rsidRDefault="004059C3">
      <w:pPr>
        <w:pStyle w:val="TOC1"/>
        <w:rPr>
          <w:rFonts w:asciiTheme="minorHAnsi" w:eastAsiaTheme="minorEastAsia" w:hAnsiTheme="minorHAnsi" w:cstheme="minorBidi"/>
          <w:b w:val="0"/>
          <w:caps w:val="0"/>
          <w:noProof/>
          <w:sz w:val="22"/>
          <w:szCs w:val="22"/>
        </w:rPr>
      </w:pPr>
      <w:hyperlink w:anchor="_Toc488758496" w:history="1">
        <w:r w:rsidR="00D16077" w:rsidRPr="008521BE">
          <w:rPr>
            <w:rStyle w:val="Hyperlink"/>
            <w:lang w:bidi="en-US"/>
          </w:rPr>
          <w:t>7</w:t>
        </w:r>
        <w:r w:rsidR="00D16077">
          <w:rPr>
            <w:rFonts w:asciiTheme="minorHAnsi" w:eastAsiaTheme="minorEastAsia" w:hAnsiTheme="minorHAnsi" w:cstheme="minorBidi"/>
            <w:b w:val="0"/>
            <w:caps w:val="0"/>
            <w:noProof/>
            <w:sz w:val="22"/>
            <w:szCs w:val="22"/>
          </w:rPr>
          <w:tab/>
        </w:r>
        <w:r w:rsidR="00D16077" w:rsidRPr="008521BE">
          <w:rPr>
            <w:rStyle w:val="Hyperlink"/>
            <w:lang w:bidi="en-US"/>
          </w:rPr>
          <w:t>Evaluación de la Metodología</w:t>
        </w:r>
        <w:r w:rsidR="00D16077">
          <w:rPr>
            <w:noProof/>
            <w:webHidden/>
          </w:rPr>
          <w:tab/>
        </w:r>
        <w:r w:rsidR="00D16077">
          <w:rPr>
            <w:noProof/>
            <w:webHidden/>
          </w:rPr>
          <w:fldChar w:fldCharType="begin"/>
        </w:r>
        <w:r w:rsidR="00D16077">
          <w:rPr>
            <w:noProof/>
            <w:webHidden/>
          </w:rPr>
          <w:instrText xml:space="preserve"> PAGEREF _Toc488758496 \h </w:instrText>
        </w:r>
        <w:r w:rsidR="00D16077">
          <w:rPr>
            <w:noProof/>
            <w:webHidden/>
          </w:rPr>
        </w:r>
        <w:r w:rsidR="00D16077">
          <w:rPr>
            <w:noProof/>
            <w:webHidden/>
          </w:rPr>
          <w:fldChar w:fldCharType="separate"/>
        </w:r>
        <w:r w:rsidR="00D16077">
          <w:rPr>
            <w:noProof/>
            <w:webHidden/>
          </w:rPr>
          <w:t>58</w:t>
        </w:r>
        <w:r w:rsidR="00D16077">
          <w:rPr>
            <w:noProof/>
            <w:webHidden/>
          </w:rPr>
          <w:fldChar w:fldCharType="end"/>
        </w:r>
      </w:hyperlink>
    </w:p>
    <w:p w14:paraId="2F56A25F" w14:textId="77777777" w:rsidR="00D16077" w:rsidRDefault="004059C3">
      <w:pPr>
        <w:pStyle w:val="TOC2"/>
        <w:rPr>
          <w:rFonts w:asciiTheme="minorHAnsi" w:eastAsiaTheme="minorEastAsia" w:hAnsiTheme="minorHAnsi" w:cstheme="minorBidi"/>
          <w:b w:val="0"/>
          <w:sz w:val="22"/>
          <w:szCs w:val="22"/>
        </w:rPr>
      </w:pPr>
      <w:hyperlink w:anchor="_Toc488758497" w:history="1">
        <w:r w:rsidR="00D16077" w:rsidRPr="008521BE">
          <w:rPr>
            <w:rStyle w:val="Hyperlink"/>
            <w:rFonts w:cs="Arial"/>
            <w:lang w:bidi="en-US"/>
          </w:rPr>
          <w:t>7.1</w:t>
        </w:r>
        <w:r w:rsidR="00D16077">
          <w:rPr>
            <w:rFonts w:asciiTheme="minorHAnsi" w:eastAsiaTheme="minorEastAsia" w:hAnsiTheme="minorHAnsi" w:cstheme="minorBidi"/>
            <w:b w:val="0"/>
            <w:sz w:val="22"/>
            <w:szCs w:val="22"/>
          </w:rPr>
          <w:tab/>
        </w:r>
        <w:r w:rsidR="00D16077" w:rsidRPr="008521BE">
          <w:rPr>
            <w:rStyle w:val="Hyperlink"/>
            <w:lang w:bidi="en-US"/>
          </w:rPr>
          <w:t>Análisis de varias variables en un mismo período de tiempo</w:t>
        </w:r>
        <w:r w:rsidR="00D16077">
          <w:rPr>
            <w:webHidden/>
          </w:rPr>
          <w:tab/>
        </w:r>
        <w:r w:rsidR="00D16077">
          <w:rPr>
            <w:webHidden/>
          </w:rPr>
          <w:fldChar w:fldCharType="begin"/>
        </w:r>
        <w:r w:rsidR="00D16077">
          <w:rPr>
            <w:webHidden/>
          </w:rPr>
          <w:instrText xml:space="preserve"> PAGEREF _Toc488758497 \h </w:instrText>
        </w:r>
        <w:r w:rsidR="00D16077">
          <w:rPr>
            <w:webHidden/>
          </w:rPr>
        </w:r>
        <w:r w:rsidR="00D16077">
          <w:rPr>
            <w:webHidden/>
          </w:rPr>
          <w:fldChar w:fldCharType="separate"/>
        </w:r>
        <w:r w:rsidR="00D16077">
          <w:rPr>
            <w:webHidden/>
          </w:rPr>
          <w:t>58</w:t>
        </w:r>
        <w:r w:rsidR="00D16077">
          <w:rPr>
            <w:webHidden/>
          </w:rPr>
          <w:fldChar w:fldCharType="end"/>
        </w:r>
      </w:hyperlink>
    </w:p>
    <w:p w14:paraId="299FD202" w14:textId="77777777" w:rsidR="00D16077" w:rsidRDefault="004059C3">
      <w:pPr>
        <w:pStyle w:val="TOC2"/>
        <w:rPr>
          <w:rFonts w:asciiTheme="minorHAnsi" w:eastAsiaTheme="minorEastAsia" w:hAnsiTheme="minorHAnsi" w:cstheme="minorBidi"/>
          <w:b w:val="0"/>
          <w:sz w:val="22"/>
          <w:szCs w:val="22"/>
        </w:rPr>
      </w:pPr>
      <w:hyperlink w:anchor="_Toc488758498" w:history="1">
        <w:r w:rsidR="00D16077" w:rsidRPr="008521BE">
          <w:rPr>
            <w:rStyle w:val="Hyperlink"/>
            <w:rFonts w:cs="Arial"/>
            <w:lang w:bidi="en-US"/>
          </w:rPr>
          <w:t>7.2</w:t>
        </w:r>
        <w:r w:rsidR="00D16077">
          <w:rPr>
            <w:rFonts w:asciiTheme="minorHAnsi" w:eastAsiaTheme="minorEastAsia" w:hAnsiTheme="minorHAnsi" w:cstheme="minorBidi"/>
            <w:b w:val="0"/>
            <w:sz w:val="22"/>
            <w:szCs w:val="22"/>
          </w:rPr>
          <w:tab/>
        </w:r>
        <w:r w:rsidR="00D16077" w:rsidRPr="008521BE">
          <w:rPr>
            <w:rStyle w:val="Hyperlink"/>
            <w:lang w:bidi="en-US"/>
          </w:rPr>
          <w:t>Análisis del mismo sensor a lo largo de los días analizados</w:t>
        </w:r>
        <w:r w:rsidR="00D16077">
          <w:rPr>
            <w:webHidden/>
          </w:rPr>
          <w:tab/>
        </w:r>
        <w:r w:rsidR="00D16077">
          <w:rPr>
            <w:webHidden/>
          </w:rPr>
          <w:fldChar w:fldCharType="begin"/>
        </w:r>
        <w:r w:rsidR="00D16077">
          <w:rPr>
            <w:webHidden/>
          </w:rPr>
          <w:instrText xml:space="preserve"> PAGEREF _Toc488758498 \h </w:instrText>
        </w:r>
        <w:r w:rsidR="00D16077">
          <w:rPr>
            <w:webHidden/>
          </w:rPr>
        </w:r>
        <w:r w:rsidR="00D16077">
          <w:rPr>
            <w:webHidden/>
          </w:rPr>
          <w:fldChar w:fldCharType="separate"/>
        </w:r>
        <w:r w:rsidR="00D16077">
          <w:rPr>
            <w:webHidden/>
          </w:rPr>
          <w:t>61</w:t>
        </w:r>
        <w:r w:rsidR="00D16077">
          <w:rPr>
            <w:webHidden/>
          </w:rPr>
          <w:fldChar w:fldCharType="end"/>
        </w:r>
      </w:hyperlink>
    </w:p>
    <w:p w14:paraId="734852BE" w14:textId="77777777" w:rsidR="00D16077" w:rsidRDefault="004059C3">
      <w:pPr>
        <w:pStyle w:val="TOC2"/>
        <w:rPr>
          <w:rFonts w:asciiTheme="minorHAnsi" w:eastAsiaTheme="minorEastAsia" w:hAnsiTheme="minorHAnsi" w:cstheme="minorBidi"/>
          <w:b w:val="0"/>
          <w:sz w:val="22"/>
          <w:szCs w:val="22"/>
        </w:rPr>
      </w:pPr>
      <w:hyperlink w:anchor="_Toc488758499" w:history="1">
        <w:r w:rsidR="00D16077" w:rsidRPr="008521BE">
          <w:rPr>
            <w:rStyle w:val="Hyperlink"/>
            <w:rFonts w:cs="Arial"/>
            <w:lang w:bidi="en-US"/>
          </w:rPr>
          <w:t>7.3</w:t>
        </w:r>
        <w:r w:rsidR="00D16077">
          <w:rPr>
            <w:rFonts w:asciiTheme="minorHAnsi" w:eastAsiaTheme="minorEastAsia" w:hAnsiTheme="minorHAnsi" w:cstheme="minorBidi"/>
            <w:b w:val="0"/>
            <w:sz w:val="22"/>
            <w:szCs w:val="22"/>
          </w:rPr>
          <w:tab/>
        </w:r>
        <w:r w:rsidR="00D16077" w:rsidRPr="008521BE">
          <w:rPr>
            <w:rStyle w:val="Hyperlink"/>
            <w:lang w:bidi="en-US"/>
          </w:rPr>
          <w:t>Análisis de otros conjuntos de datos</w:t>
        </w:r>
        <w:r w:rsidR="00D16077">
          <w:rPr>
            <w:webHidden/>
          </w:rPr>
          <w:tab/>
        </w:r>
        <w:r w:rsidR="00D16077">
          <w:rPr>
            <w:webHidden/>
          </w:rPr>
          <w:fldChar w:fldCharType="begin"/>
        </w:r>
        <w:r w:rsidR="00D16077">
          <w:rPr>
            <w:webHidden/>
          </w:rPr>
          <w:instrText xml:space="preserve"> PAGEREF _Toc488758499 \h </w:instrText>
        </w:r>
        <w:r w:rsidR="00D16077">
          <w:rPr>
            <w:webHidden/>
          </w:rPr>
        </w:r>
        <w:r w:rsidR="00D16077">
          <w:rPr>
            <w:webHidden/>
          </w:rPr>
          <w:fldChar w:fldCharType="separate"/>
        </w:r>
        <w:r w:rsidR="00D16077">
          <w:rPr>
            <w:webHidden/>
          </w:rPr>
          <w:t>62</w:t>
        </w:r>
        <w:r w:rsidR="00D16077">
          <w:rPr>
            <w:webHidden/>
          </w:rPr>
          <w:fldChar w:fldCharType="end"/>
        </w:r>
      </w:hyperlink>
    </w:p>
    <w:p w14:paraId="389B2FD2" w14:textId="77777777" w:rsidR="00D16077" w:rsidRDefault="004059C3">
      <w:pPr>
        <w:pStyle w:val="TOC1"/>
        <w:rPr>
          <w:rFonts w:asciiTheme="minorHAnsi" w:eastAsiaTheme="minorEastAsia" w:hAnsiTheme="minorHAnsi" w:cstheme="minorBidi"/>
          <w:b w:val="0"/>
          <w:caps w:val="0"/>
          <w:noProof/>
          <w:sz w:val="22"/>
          <w:szCs w:val="22"/>
        </w:rPr>
      </w:pPr>
      <w:hyperlink w:anchor="_Toc488758500" w:history="1">
        <w:r w:rsidR="00D16077" w:rsidRPr="008521BE">
          <w:rPr>
            <w:rStyle w:val="Hyperlink"/>
            <w:lang w:bidi="en-US"/>
          </w:rPr>
          <w:t>8</w:t>
        </w:r>
        <w:r w:rsidR="00D16077">
          <w:rPr>
            <w:rFonts w:asciiTheme="minorHAnsi" w:eastAsiaTheme="minorEastAsia" w:hAnsiTheme="minorHAnsi" w:cstheme="minorBidi"/>
            <w:b w:val="0"/>
            <w:caps w:val="0"/>
            <w:noProof/>
            <w:sz w:val="22"/>
            <w:szCs w:val="22"/>
          </w:rPr>
          <w:tab/>
        </w:r>
        <w:r w:rsidR="00D16077" w:rsidRPr="008521BE">
          <w:rPr>
            <w:rStyle w:val="Hyperlink"/>
            <w:lang w:bidi="en-US"/>
          </w:rPr>
          <w:t>Conclusiones</w:t>
        </w:r>
        <w:r w:rsidR="00D16077">
          <w:rPr>
            <w:noProof/>
            <w:webHidden/>
          </w:rPr>
          <w:tab/>
        </w:r>
        <w:r w:rsidR="00D16077">
          <w:rPr>
            <w:noProof/>
            <w:webHidden/>
          </w:rPr>
          <w:fldChar w:fldCharType="begin"/>
        </w:r>
        <w:r w:rsidR="00D16077">
          <w:rPr>
            <w:noProof/>
            <w:webHidden/>
          </w:rPr>
          <w:instrText xml:space="preserve"> PAGEREF _Toc488758500 \h </w:instrText>
        </w:r>
        <w:r w:rsidR="00D16077">
          <w:rPr>
            <w:noProof/>
            <w:webHidden/>
          </w:rPr>
        </w:r>
        <w:r w:rsidR="00D16077">
          <w:rPr>
            <w:noProof/>
            <w:webHidden/>
          </w:rPr>
          <w:fldChar w:fldCharType="separate"/>
        </w:r>
        <w:r w:rsidR="00D16077">
          <w:rPr>
            <w:noProof/>
            <w:webHidden/>
          </w:rPr>
          <w:t>63</w:t>
        </w:r>
        <w:r w:rsidR="00D16077">
          <w:rPr>
            <w:noProof/>
            <w:webHidden/>
          </w:rPr>
          <w:fldChar w:fldCharType="end"/>
        </w:r>
      </w:hyperlink>
    </w:p>
    <w:p w14:paraId="34865B3D" w14:textId="77777777" w:rsidR="00D16077" w:rsidRDefault="004059C3">
      <w:pPr>
        <w:pStyle w:val="TOC2"/>
        <w:rPr>
          <w:rFonts w:asciiTheme="minorHAnsi" w:eastAsiaTheme="minorEastAsia" w:hAnsiTheme="minorHAnsi" w:cstheme="minorBidi"/>
          <w:b w:val="0"/>
          <w:sz w:val="22"/>
          <w:szCs w:val="22"/>
        </w:rPr>
      </w:pPr>
      <w:hyperlink w:anchor="_Toc488758501" w:history="1">
        <w:r w:rsidR="00D16077" w:rsidRPr="008521BE">
          <w:rPr>
            <w:rStyle w:val="Hyperlink"/>
            <w:rFonts w:cs="Arial"/>
          </w:rPr>
          <w:t>8.1</w:t>
        </w:r>
        <w:r w:rsidR="00D16077">
          <w:rPr>
            <w:rFonts w:asciiTheme="minorHAnsi" w:eastAsiaTheme="minorEastAsia" w:hAnsiTheme="minorHAnsi" w:cstheme="minorBidi"/>
            <w:b w:val="0"/>
            <w:sz w:val="22"/>
            <w:szCs w:val="22"/>
          </w:rPr>
          <w:tab/>
        </w:r>
        <w:r w:rsidR="00D16077" w:rsidRPr="008521BE">
          <w:rPr>
            <w:rStyle w:val="Hyperlink"/>
          </w:rPr>
          <w:t>Discusión</w:t>
        </w:r>
        <w:r w:rsidR="00D16077">
          <w:rPr>
            <w:webHidden/>
          </w:rPr>
          <w:tab/>
        </w:r>
        <w:r w:rsidR="00D16077">
          <w:rPr>
            <w:webHidden/>
          </w:rPr>
          <w:fldChar w:fldCharType="begin"/>
        </w:r>
        <w:r w:rsidR="00D16077">
          <w:rPr>
            <w:webHidden/>
          </w:rPr>
          <w:instrText xml:space="preserve"> PAGEREF _Toc488758501 \h </w:instrText>
        </w:r>
        <w:r w:rsidR="00D16077">
          <w:rPr>
            <w:webHidden/>
          </w:rPr>
        </w:r>
        <w:r w:rsidR="00D16077">
          <w:rPr>
            <w:webHidden/>
          </w:rPr>
          <w:fldChar w:fldCharType="separate"/>
        </w:r>
        <w:r w:rsidR="00D16077">
          <w:rPr>
            <w:webHidden/>
          </w:rPr>
          <w:t>63</w:t>
        </w:r>
        <w:r w:rsidR="00D16077">
          <w:rPr>
            <w:webHidden/>
          </w:rPr>
          <w:fldChar w:fldCharType="end"/>
        </w:r>
      </w:hyperlink>
    </w:p>
    <w:p w14:paraId="216705BC" w14:textId="77777777" w:rsidR="00D16077" w:rsidRDefault="004059C3">
      <w:pPr>
        <w:pStyle w:val="TOC3"/>
        <w:rPr>
          <w:rFonts w:asciiTheme="minorHAnsi" w:eastAsiaTheme="minorEastAsia" w:hAnsiTheme="minorHAnsi" w:cstheme="minorBidi"/>
          <w:sz w:val="22"/>
          <w:szCs w:val="22"/>
        </w:rPr>
      </w:pPr>
      <w:hyperlink w:anchor="_Toc488758502" w:history="1">
        <w:r w:rsidR="00D16077" w:rsidRPr="008521BE">
          <w:rPr>
            <w:rStyle w:val="Hyperlink"/>
          </w:rPr>
          <w:t>8.1.1</w:t>
        </w:r>
        <w:r w:rsidR="00D16077">
          <w:rPr>
            <w:rFonts w:asciiTheme="minorHAnsi" w:eastAsiaTheme="minorEastAsia" w:hAnsiTheme="minorHAnsi" w:cstheme="minorBidi"/>
            <w:sz w:val="22"/>
            <w:szCs w:val="22"/>
          </w:rPr>
          <w:tab/>
        </w:r>
        <w:r w:rsidR="00D16077" w:rsidRPr="008521BE">
          <w:rPr>
            <w:rStyle w:val="Hyperlink"/>
          </w:rPr>
          <w:t>Ventajas</w:t>
        </w:r>
        <w:r w:rsidR="00D16077">
          <w:rPr>
            <w:webHidden/>
          </w:rPr>
          <w:tab/>
        </w:r>
        <w:r w:rsidR="00D16077">
          <w:rPr>
            <w:webHidden/>
          </w:rPr>
          <w:fldChar w:fldCharType="begin"/>
        </w:r>
        <w:r w:rsidR="00D16077">
          <w:rPr>
            <w:webHidden/>
          </w:rPr>
          <w:instrText xml:space="preserve"> PAGEREF _Toc488758502 \h </w:instrText>
        </w:r>
        <w:r w:rsidR="00D16077">
          <w:rPr>
            <w:webHidden/>
          </w:rPr>
        </w:r>
        <w:r w:rsidR="00D16077">
          <w:rPr>
            <w:webHidden/>
          </w:rPr>
          <w:fldChar w:fldCharType="separate"/>
        </w:r>
        <w:r w:rsidR="00D16077">
          <w:rPr>
            <w:webHidden/>
          </w:rPr>
          <w:t>63</w:t>
        </w:r>
        <w:r w:rsidR="00D16077">
          <w:rPr>
            <w:webHidden/>
          </w:rPr>
          <w:fldChar w:fldCharType="end"/>
        </w:r>
      </w:hyperlink>
    </w:p>
    <w:p w14:paraId="0853B738" w14:textId="77777777" w:rsidR="00D16077" w:rsidRDefault="004059C3">
      <w:pPr>
        <w:pStyle w:val="TOC3"/>
        <w:rPr>
          <w:rFonts w:asciiTheme="minorHAnsi" w:eastAsiaTheme="minorEastAsia" w:hAnsiTheme="minorHAnsi" w:cstheme="minorBidi"/>
          <w:sz w:val="22"/>
          <w:szCs w:val="22"/>
        </w:rPr>
      </w:pPr>
      <w:hyperlink w:anchor="_Toc488758503" w:history="1">
        <w:r w:rsidR="00D16077" w:rsidRPr="008521BE">
          <w:rPr>
            <w:rStyle w:val="Hyperlink"/>
          </w:rPr>
          <w:t>8.1.2</w:t>
        </w:r>
        <w:r w:rsidR="00D16077">
          <w:rPr>
            <w:rFonts w:asciiTheme="minorHAnsi" w:eastAsiaTheme="minorEastAsia" w:hAnsiTheme="minorHAnsi" w:cstheme="minorBidi"/>
            <w:sz w:val="22"/>
            <w:szCs w:val="22"/>
          </w:rPr>
          <w:tab/>
        </w:r>
        <w:r w:rsidR="00D16077" w:rsidRPr="008521BE">
          <w:rPr>
            <w:rStyle w:val="Hyperlink"/>
          </w:rPr>
          <w:t>Desventajas</w:t>
        </w:r>
        <w:r w:rsidR="00D16077">
          <w:rPr>
            <w:webHidden/>
          </w:rPr>
          <w:tab/>
        </w:r>
        <w:r w:rsidR="00D16077">
          <w:rPr>
            <w:webHidden/>
          </w:rPr>
          <w:fldChar w:fldCharType="begin"/>
        </w:r>
        <w:r w:rsidR="00D16077">
          <w:rPr>
            <w:webHidden/>
          </w:rPr>
          <w:instrText xml:space="preserve"> PAGEREF _Toc488758503 \h </w:instrText>
        </w:r>
        <w:r w:rsidR="00D16077">
          <w:rPr>
            <w:webHidden/>
          </w:rPr>
        </w:r>
        <w:r w:rsidR="00D16077">
          <w:rPr>
            <w:webHidden/>
          </w:rPr>
          <w:fldChar w:fldCharType="separate"/>
        </w:r>
        <w:r w:rsidR="00D16077">
          <w:rPr>
            <w:webHidden/>
          </w:rPr>
          <w:t>64</w:t>
        </w:r>
        <w:r w:rsidR="00D16077">
          <w:rPr>
            <w:webHidden/>
          </w:rPr>
          <w:fldChar w:fldCharType="end"/>
        </w:r>
      </w:hyperlink>
    </w:p>
    <w:p w14:paraId="0EA8A27C" w14:textId="77777777" w:rsidR="00D16077" w:rsidRDefault="004059C3">
      <w:pPr>
        <w:pStyle w:val="TOC2"/>
        <w:rPr>
          <w:rFonts w:asciiTheme="minorHAnsi" w:eastAsiaTheme="minorEastAsia" w:hAnsiTheme="minorHAnsi" w:cstheme="minorBidi"/>
          <w:b w:val="0"/>
          <w:sz w:val="22"/>
          <w:szCs w:val="22"/>
        </w:rPr>
      </w:pPr>
      <w:hyperlink w:anchor="_Toc488758504" w:history="1">
        <w:r w:rsidR="00D16077" w:rsidRPr="008521BE">
          <w:rPr>
            <w:rStyle w:val="Hyperlink"/>
            <w:rFonts w:cs="Arial"/>
          </w:rPr>
          <w:t>8.2</w:t>
        </w:r>
        <w:r w:rsidR="00D16077">
          <w:rPr>
            <w:rFonts w:asciiTheme="minorHAnsi" w:eastAsiaTheme="minorEastAsia" w:hAnsiTheme="minorHAnsi" w:cstheme="minorBidi"/>
            <w:b w:val="0"/>
            <w:sz w:val="22"/>
            <w:szCs w:val="22"/>
          </w:rPr>
          <w:tab/>
        </w:r>
        <w:r w:rsidR="00D16077" w:rsidRPr="008521BE">
          <w:rPr>
            <w:rStyle w:val="Hyperlink"/>
          </w:rPr>
          <w:t>Trabajo futuro</w:t>
        </w:r>
        <w:r w:rsidR="00D16077">
          <w:rPr>
            <w:webHidden/>
          </w:rPr>
          <w:tab/>
        </w:r>
        <w:r w:rsidR="00D16077">
          <w:rPr>
            <w:webHidden/>
          </w:rPr>
          <w:fldChar w:fldCharType="begin"/>
        </w:r>
        <w:r w:rsidR="00D16077">
          <w:rPr>
            <w:webHidden/>
          </w:rPr>
          <w:instrText xml:space="preserve"> PAGEREF _Toc488758504 \h </w:instrText>
        </w:r>
        <w:r w:rsidR="00D16077">
          <w:rPr>
            <w:webHidden/>
          </w:rPr>
        </w:r>
        <w:r w:rsidR="00D16077">
          <w:rPr>
            <w:webHidden/>
          </w:rPr>
          <w:fldChar w:fldCharType="separate"/>
        </w:r>
        <w:r w:rsidR="00D16077">
          <w:rPr>
            <w:webHidden/>
          </w:rPr>
          <w:t>64</w:t>
        </w:r>
        <w:r w:rsidR="00D16077">
          <w:rPr>
            <w:webHidden/>
          </w:rPr>
          <w:fldChar w:fldCharType="end"/>
        </w:r>
      </w:hyperlink>
    </w:p>
    <w:p w14:paraId="766E18EE" w14:textId="77777777" w:rsidR="00D16077" w:rsidRDefault="004059C3">
      <w:pPr>
        <w:pStyle w:val="TOC1"/>
        <w:rPr>
          <w:rFonts w:asciiTheme="minorHAnsi" w:eastAsiaTheme="minorEastAsia" w:hAnsiTheme="minorHAnsi" w:cstheme="minorBidi"/>
          <w:b w:val="0"/>
          <w:caps w:val="0"/>
          <w:noProof/>
          <w:sz w:val="22"/>
          <w:szCs w:val="22"/>
        </w:rPr>
      </w:pPr>
      <w:hyperlink w:anchor="_Toc488758505" w:history="1">
        <w:r w:rsidR="00D16077" w:rsidRPr="008521BE">
          <w:rPr>
            <w:rStyle w:val="Hyperlink"/>
            <w:lang w:bidi="en-US"/>
          </w:rPr>
          <w:t>9</w:t>
        </w:r>
        <w:r w:rsidR="00D16077">
          <w:rPr>
            <w:rFonts w:asciiTheme="minorHAnsi" w:eastAsiaTheme="minorEastAsia" w:hAnsiTheme="minorHAnsi" w:cstheme="minorBidi"/>
            <w:b w:val="0"/>
            <w:caps w:val="0"/>
            <w:noProof/>
            <w:sz w:val="22"/>
            <w:szCs w:val="22"/>
          </w:rPr>
          <w:tab/>
        </w:r>
        <w:r w:rsidR="00D16077" w:rsidRPr="008521BE">
          <w:rPr>
            <w:rStyle w:val="Hyperlink"/>
            <w:lang w:bidi="en-US"/>
          </w:rPr>
          <w:t>Anexo</w:t>
        </w:r>
        <w:r w:rsidR="00D16077">
          <w:rPr>
            <w:noProof/>
            <w:webHidden/>
          </w:rPr>
          <w:tab/>
        </w:r>
        <w:r w:rsidR="00D16077">
          <w:rPr>
            <w:noProof/>
            <w:webHidden/>
          </w:rPr>
          <w:fldChar w:fldCharType="begin"/>
        </w:r>
        <w:r w:rsidR="00D16077">
          <w:rPr>
            <w:noProof/>
            <w:webHidden/>
          </w:rPr>
          <w:instrText xml:space="preserve"> PAGEREF _Toc488758505 \h </w:instrText>
        </w:r>
        <w:r w:rsidR="00D16077">
          <w:rPr>
            <w:noProof/>
            <w:webHidden/>
          </w:rPr>
        </w:r>
        <w:r w:rsidR="00D16077">
          <w:rPr>
            <w:noProof/>
            <w:webHidden/>
          </w:rPr>
          <w:fldChar w:fldCharType="separate"/>
        </w:r>
        <w:r w:rsidR="00D16077">
          <w:rPr>
            <w:noProof/>
            <w:webHidden/>
          </w:rPr>
          <w:t>65</w:t>
        </w:r>
        <w:r w:rsidR="00D16077">
          <w:rPr>
            <w:noProof/>
            <w:webHidden/>
          </w:rPr>
          <w:fldChar w:fldCharType="end"/>
        </w:r>
      </w:hyperlink>
    </w:p>
    <w:p w14:paraId="78BF50E7" w14:textId="77777777" w:rsidR="00D16077" w:rsidRDefault="004059C3">
      <w:pPr>
        <w:pStyle w:val="TOC2"/>
        <w:rPr>
          <w:rFonts w:asciiTheme="minorHAnsi" w:eastAsiaTheme="minorEastAsia" w:hAnsiTheme="minorHAnsi" w:cstheme="minorBidi"/>
          <w:b w:val="0"/>
          <w:sz w:val="22"/>
          <w:szCs w:val="22"/>
        </w:rPr>
      </w:pPr>
      <w:hyperlink w:anchor="_Toc488758506" w:history="1">
        <w:r w:rsidR="00D16077" w:rsidRPr="008521BE">
          <w:rPr>
            <w:rStyle w:val="Hyperlink"/>
            <w:rFonts w:cs="Arial"/>
          </w:rPr>
          <w:t>9.1</w:t>
        </w:r>
        <w:r w:rsidR="00D16077">
          <w:rPr>
            <w:rFonts w:asciiTheme="minorHAnsi" w:eastAsiaTheme="minorEastAsia" w:hAnsiTheme="minorHAnsi" w:cstheme="minorBidi"/>
            <w:b w:val="0"/>
            <w:sz w:val="22"/>
            <w:szCs w:val="22"/>
          </w:rPr>
          <w:tab/>
        </w:r>
        <w:r w:rsidR="00D16077" w:rsidRPr="008521BE">
          <w:rPr>
            <w:rStyle w:val="Hyperlink"/>
          </w:rPr>
          <w:t>Nombre de Columnas</w:t>
        </w:r>
        <w:r w:rsidR="00D16077">
          <w:rPr>
            <w:webHidden/>
          </w:rPr>
          <w:tab/>
        </w:r>
        <w:r w:rsidR="00D16077">
          <w:rPr>
            <w:webHidden/>
          </w:rPr>
          <w:fldChar w:fldCharType="begin"/>
        </w:r>
        <w:r w:rsidR="00D16077">
          <w:rPr>
            <w:webHidden/>
          </w:rPr>
          <w:instrText xml:space="preserve"> PAGEREF _Toc488758506 \h </w:instrText>
        </w:r>
        <w:r w:rsidR="00D16077">
          <w:rPr>
            <w:webHidden/>
          </w:rPr>
        </w:r>
        <w:r w:rsidR="00D16077">
          <w:rPr>
            <w:webHidden/>
          </w:rPr>
          <w:fldChar w:fldCharType="separate"/>
        </w:r>
        <w:r w:rsidR="00D16077">
          <w:rPr>
            <w:webHidden/>
          </w:rPr>
          <w:t>65</w:t>
        </w:r>
        <w:r w:rsidR="00D16077">
          <w:rPr>
            <w:webHidden/>
          </w:rPr>
          <w:fldChar w:fldCharType="end"/>
        </w:r>
      </w:hyperlink>
    </w:p>
    <w:p w14:paraId="5E8FA43A" w14:textId="77777777" w:rsidR="00D16077" w:rsidRDefault="004059C3">
      <w:pPr>
        <w:pStyle w:val="TOC2"/>
        <w:rPr>
          <w:rFonts w:asciiTheme="minorHAnsi" w:eastAsiaTheme="minorEastAsia" w:hAnsiTheme="minorHAnsi" w:cstheme="minorBidi"/>
          <w:b w:val="0"/>
          <w:sz w:val="22"/>
          <w:szCs w:val="22"/>
        </w:rPr>
      </w:pPr>
      <w:hyperlink w:anchor="_Toc488758507" w:history="1">
        <w:r w:rsidR="00D16077" w:rsidRPr="008521BE">
          <w:rPr>
            <w:rStyle w:val="Hyperlink"/>
            <w:rFonts w:cs="Arial"/>
          </w:rPr>
          <w:t>9.2</w:t>
        </w:r>
        <w:r w:rsidR="00D16077">
          <w:rPr>
            <w:rFonts w:asciiTheme="minorHAnsi" w:eastAsiaTheme="minorEastAsia" w:hAnsiTheme="minorHAnsi" w:cstheme="minorBidi"/>
            <w:b w:val="0"/>
            <w:sz w:val="22"/>
            <w:szCs w:val="22"/>
          </w:rPr>
          <w:tab/>
        </w:r>
        <w:r w:rsidR="00D16077" w:rsidRPr="008521BE">
          <w:rPr>
            <w:rStyle w:val="Hyperlink"/>
          </w:rPr>
          <w:t>Descripción de Columnas</w:t>
        </w:r>
        <w:r w:rsidR="00D16077">
          <w:rPr>
            <w:webHidden/>
          </w:rPr>
          <w:tab/>
        </w:r>
        <w:r w:rsidR="00D16077">
          <w:rPr>
            <w:webHidden/>
          </w:rPr>
          <w:fldChar w:fldCharType="begin"/>
        </w:r>
        <w:r w:rsidR="00D16077">
          <w:rPr>
            <w:webHidden/>
          </w:rPr>
          <w:instrText xml:space="preserve"> PAGEREF _Toc488758507 \h </w:instrText>
        </w:r>
        <w:r w:rsidR="00D16077">
          <w:rPr>
            <w:webHidden/>
          </w:rPr>
        </w:r>
        <w:r w:rsidR="00D16077">
          <w:rPr>
            <w:webHidden/>
          </w:rPr>
          <w:fldChar w:fldCharType="separate"/>
        </w:r>
        <w:r w:rsidR="00D16077">
          <w:rPr>
            <w:webHidden/>
          </w:rPr>
          <w:t>66</w:t>
        </w:r>
        <w:r w:rsidR="00D16077">
          <w:rPr>
            <w:webHidden/>
          </w:rPr>
          <w:fldChar w:fldCharType="end"/>
        </w:r>
      </w:hyperlink>
    </w:p>
    <w:p w14:paraId="479C3E14" w14:textId="77777777" w:rsidR="00D16077" w:rsidRDefault="004059C3">
      <w:pPr>
        <w:pStyle w:val="TOC2"/>
        <w:rPr>
          <w:rFonts w:asciiTheme="minorHAnsi" w:eastAsiaTheme="minorEastAsia" w:hAnsiTheme="minorHAnsi" w:cstheme="minorBidi"/>
          <w:b w:val="0"/>
          <w:sz w:val="22"/>
          <w:szCs w:val="22"/>
        </w:rPr>
      </w:pPr>
      <w:hyperlink w:anchor="_Toc488758508" w:history="1">
        <w:r w:rsidR="00D16077" w:rsidRPr="008521BE">
          <w:rPr>
            <w:rStyle w:val="Hyperlink"/>
            <w:rFonts w:cs="Arial"/>
          </w:rPr>
          <w:t>9.3</w:t>
        </w:r>
        <w:r w:rsidR="00D16077">
          <w:rPr>
            <w:rFonts w:asciiTheme="minorHAnsi" w:eastAsiaTheme="minorEastAsia" w:hAnsiTheme="minorHAnsi" w:cstheme="minorBidi"/>
            <w:b w:val="0"/>
            <w:sz w:val="22"/>
            <w:szCs w:val="22"/>
          </w:rPr>
          <w:tab/>
        </w:r>
        <w:r w:rsidR="00D16077" w:rsidRPr="008521BE">
          <w:rPr>
            <w:rStyle w:val="Hyperlink"/>
          </w:rPr>
          <w:t>Comandos en R</w:t>
        </w:r>
        <w:r w:rsidR="00D16077">
          <w:rPr>
            <w:webHidden/>
          </w:rPr>
          <w:tab/>
        </w:r>
        <w:r w:rsidR="00D16077">
          <w:rPr>
            <w:webHidden/>
          </w:rPr>
          <w:fldChar w:fldCharType="begin"/>
        </w:r>
        <w:r w:rsidR="00D16077">
          <w:rPr>
            <w:webHidden/>
          </w:rPr>
          <w:instrText xml:space="preserve"> PAGEREF _Toc488758508 \h </w:instrText>
        </w:r>
        <w:r w:rsidR="00D16077">
          <w:rPr>
            <w:webHidden/>
          </w:rPr>
        </w:r>
        <w:r w:rsidR="00D16077">
          <w:rPr>
            <w:webHidden/>
          </w:rPr>
          <w:fldChar w:fldCharType="separate"/>
        </w:r>
        <w:r w:rsidR="00D16077">
          <w:rPr>
            <w:webHidden/>
          </w:rPr>
          <w:t>68</w:t>
        </w:r>
        <w:r w:rsidR="00D16077">
          <w:rPr>
            <w:webHidden/>
          </w:rPr>
          <w:fldChar w:fldCharType="end"/>
        </w:r>
      </w:hyperlink>
    </w:p>
    <w:p w14:paraId="50066C84" w14:textId="77777777" w:rsidR="00D16077" w:rsidRDefault="004059C3">
      <w:pPr>
        <w:pStyle w:val="TOC2"/>
        <w:rPr>
          <w:rFonts w:asciiTheme="minorHAnsi" w:eastAsiaTheme="minorEastAsia" w:hAnsiTheme="minorHAnsi" w:cstheme="minorBidi"/>
          <w:b w:val="0"/>
          <w:sz w:val="22"/>
          <w:szCs w:val="22"/>
        </w:rPr>
      </w:pPr>
      <w:hyperlink w:anchor="_Toc488758509" w:history="1">
        <w:r w:rsidR="00D16077" w:rsidRPr="008521BE">
          <w:rPr>
            <w:rStyle w:val="Hyperlink"/>
            <w:rFonts w:cs="Arial"/>
          </w:rPr>
          <w:t>9.4</w:t>
        </w:r>
        <w:r w:rsidR="00D16077">
          <w:rPr>
            <w:rFonts w:asciiTheme="minorHAnsi" w:eastAsiaTheme="minorEastAsia" w:hAnsiTheme="minorHAnsi" w:cstheme="minorBidi"/>
            <w:b w:val="0"/>
            <w:sz w:val="22"/>
            <w:szCs w:val="22"/>
          </w:rPr>
          <w:tab/>
        </w:r>
        <w:r w:rsidR="00D16077" w:rsidRPr="008521BE">
          <w:rPr>
            <w:rStyle w:val="Hyperlink"/>
          </w:rPr>
          <w:t>Tipos de Gráficas</w:t>
        </w:r>
        <w:r w:rsidR="00D16077">
          <w:rPr>
            <w:webHidden/>
          </w:rPr>
          <w:tab/>
        </w:r>
        <w:r w:rsidR="00D16077">
          <w:rPr>
            <w:webHidden/>
          </w:rPr>
          <w:fldChar w:fldCharType="begin"/>
        </w:r>
        <w:r w:rsidR="00D16077">
          <w:rPr>
            <w:webHidden/>
          </w:rPr>
          <w:instrText xml:space="preserve"> PAGEREF _Toc488758509 \h </w:instrText>
        </w:r>
        <w:r w:rsidR="00D16077">
          <w:rPr>
            <w:webHidden/>
          </w:rPr>
        </w:r>
        <w:r w:rsidR="00D16077">
          <w:rPr>
            <w:webHidden/>
          </w:rPr>
          <w:fldChar w:fldCharType="separate"/>
        </w:r>
        <w:r w:rsidR="00D16077">
          <w:rPr>
            <w:webHidden/>
          </w:rPr>
          <w:t>70</w:t>
        </w:r>
        <w:r w:rsidR="00D16077">
          <w:rPr>
            <w:webHidden/>
          </w:rPr>
          <w:fldChar w:fldCharType="end"/>
        </w:r>
      </w:hyperlink>
    </w:p>
    <w:p w14:paraId="217DE955" w14:textId="77777777" w:rsidR="00D16077" w:rsidRDefault="004059C3">
      <w:pPr>
        <w:pStyle w:val="TOC1"/>
        <w:rPr>
          <w:rFonts w:asciiTheme="minorHAnsi" w:eastAsiaTheme="minorEastAsia" w:hAnsiTheme="minorHAnsi" w:cstheme="minorBidi"/>
          <w:b w:val="0"/>
          <w:caps w:val="0"/>
          <w:noProof/>
          <w:sz w:val="22"/>
          <w:szCs w:val="22"/>
        </w:rPr>
      </w:pPr>
      <w:hyperlink w:anchor="_Toc488758510" w:history="1">
        <w:r w:rsidR="00D16077" w:rsidRPr="008521BE">
          <w:rPr>
            <w:rStyle w:val="Hyperlink"/>
            <w:lang w:bidi="en-US"/>
          </w:rPr>
          <w:t>10</w:t>
        </w:r>
        <w:r w:rsidR="00D16077">
          <w:rPr>
            <w:rFonts w:asciiTheme="minorHAnsi" w:eastAsiaTheme="minorEastAsia" w:hAnsiTheme="minorHAnsi" w:cstheme="minorBidi"/>
            <w:b w:val="0"/>
            <w:caps w:val="0"/>
            <w:noProof/>
            <w:sz w:val="22"/>
            <w:szCs w:val="22"/>
          </w:rPr>
          <w:tab/>
        </w:r>
        <w:r w:rsidR="00D16077" w:rsidRPr="008521BE">
          <w:rPr>
            <w:rStyle w:val="Hyperlink"/>
            <w:lang w:bidi="en-US"/>
          </w:rPr>
          <w:t>Bibliografía</w:t>
        </w:r>
        <w:r w:rsidR="00D16077">
          <w:rPr>
            <w:noProof/>
            <w:webHidden/>
          </w:rPr>
          <w:tab/>
        </w:r>
        <w:r w:rsidR="00D16077">
          <w:rPr>
            <w:noProof/>
            <w:webHidden/>
          </w:rPr>
          <w:fldChar w:fldCharType="begin"/>
        </w:r>
        <w:r w:rsidR="00D16077">
          <w:rPr>
            <w:noProof/>
            <w:webHidden/>
          </w:rPr>
          <w:instrText xml:space="preserve"> PAGEREF _Toc488758510 \h </w:instrText>
        </w:r>
        <w:r w:rsidR="00D16077">
          <w:rPr>
            <w:noProof/>
            <w:webHidden/>
          </w:rPr>
        </w:r>
        <w:r w:rsidR="00D16077">
          <w:rPr>
            <w:noProof/>
            <w:webHidden/>
          </w:rPr>
          <w:fldChar w:fldCharType="separate"/>
        </w:r>
        <w:r w:rsidR="00D16077">
          <w:rPr>
            <w:noProof/>
            <w:webHidden/>
          </w:rPr>
          <w:t>71</w:t>
        </w:r>
        <w:r w:rsidR="00D16077">
          <w:rPr>
            <w:noProof/>
            <w:webHidden/>
          </w:rPr>
          <w:fldChar w:fldCharType="end"/>
        </w:r>
      </w:hyperlink>
    </w:p>
    <w:p w14:paraId="766D3280" w14:textId="77777777" w:rsidR="00867D8D" w:rsidRDefault="00EB158F" w:rsidP="009F0408">
      <w:pPr>
        <w:jc w:val="left"/>
        <w:rPr>
          <w:rFonts w:eastAsia="Times New Roman" w:cs="Times New Roman"/>
          <w:b/>
          <w:bCs/>
          <w:iCs/>
          <w:sz w:val="36"/>
          <w:szCs w:val="32"/>
          <w:lang w:val="es-ES" w:bidi="en-US"/>
        </w:rPr>
      </w:pPr>
      <w:r>
        <w:rPr>
          <w:b/>
          <w:u w:val="single"/>
        </w:rPr>
        <w:fldChar w:fldCharType="end"/>
      </w:r>
    </w:p>
    <w:p w14:paraId="5637436C" w14:textId="77777777" w:rsidR="00005BA2" w:rsidRDefault="00005BA2" w:rsidP="009F0408">
      <w:pPr>
        <w:jc w:val="left"/>
        <w:rPr>
          <w:rFonts w:eastAsia="Times New Roman" w:cs="Times New Roman"/>
          <w:b/>
          <w:bCs/>
          <w:iCs/>
          <w:sz w:val="36"/>
          <w:szCs w:val="32"/>
          <w:lang w:val="es-ES" w:bidi="en-US"/>
        </w:rPr>
      </w:pPr>
    </w:p>
    <w:p w14:paraId="212267DE" w14:textId="77777777" w:rsidR="0046398F" w:rsidRPr="000E77D1" w:rsidRDefault="00A73DB2" w:rsidP="009F0408">
      <w:pPr>
        <w:jc w:val="left"/>
        <w:rPr>
          <w:rFonts w:eastAsia="Times New Roman" w:cs="Times New Roman"/>
          <w:b/>
          <w:bCs/>
          <w:iCs/>
          <w:sz w:val="36"/>
          <w:szCs w:val="32"/>
          <w:lang w:val="es-ES" w:bidi="en-US"/>
        </w:rPr>
      </w:pPr>
      <w:r>
        <w:rPr>
          <w:lang w:val="es-ES"/>
        </w:rPr>
        <w:br w:type="page"/>
      </w:r>
    </w:p>
    <w:p w14:paraId="3FF77D20" w14:textId="77777777" w:rsidR="000E77D1" w:rsidRDefault="000E77D1" w:rsidP="009F0408">
      <w:pPr>
        <w:pStyle w:val="Heading1"/>
        <w:numPr>
          <w:ilvl w:val="0"/>
          <w:numId w:val="0"/>
        </w:numPr>
        <w:spacing w:before="0"/>
        <w:ind w:firstLine="284"/>
        <w:jc w:val="center"/>
        <w:rPr>
          <w:rFonts w:eastAsiaTheme="minorHAnsi" w:cstheme="minorBidi"/>
          <w:b w:val="0"/>
          <w:bCs w:val="0"/>
          <w:iCs w:val="0"/>
          <w:sz w:val="22"/>
          <w:szCs w:val="22"/>
          <w:lang w:val="es-ES_tradnl" w:bidi="ar-SA"/>
        </w:rPr>
      </w:pPr>
    </w:p>
    <w:p w14:paraId="1488076C" w14:textId="77777777" w:rsidR="00A73DB2" w:rsidRPr="003A2EE8" w:rsidRDefault="00A73DB2" w:rsidP="009F0408">
      <w:pPr>
        <w:pStyle w:val="Heading1"/>
        <w:numPr>
          <w:ilvl w:val="0"/>
          <w:numId w:val="0"/>
        </w:numPr>
        <w:spacing w:before="0"/>
        <w:ind w:firstLine="284"/>
        <w:jc w:val="center"/>
        <w:rPr>
          <w:lang w:val="es-ES"/>
        </w:rPr>
      </w:pPr>
      <w:bookmarkStart w:id="0" w:name="_Toc488758439"/>
      <w:r w:rsidRPr="003A2EE8">
        <w:rPr>
          <w:lang w:val="es-ES"/>
        </w:rPr>
        <w:t>Resumen</w:t>
      </w:r>
      <w:bookmarkEnd w:id="0"/>
    </w:p>
    <w:p w14:paraId="4191890F" w14:textId="77777777" w:rsidR="00A73DB2" w:rsidRPr="003A2EE8" w:rsidRDefault="00A73DB2" w:rsidP="009F0408">
      <w:pPr>
        <w:rPr>
          <w:color w:val="FF0000"/>
        </w:rPr>
      </w:pPr>
    </w:p>
    <w:p w14:paraId="0743E197" w14:textId="77777777" w:rsidR="00A73DB2" w:rsidRPr="003A2EE8" w:rsidRDefault="00A73DB2" w:rsidP="009F0408">
      <w:pPr>
        <w:rPr>
          <w:rFonts w:ascii="Georgia" w:hAnsi="Georgia"/>
          <w:color w:val="FF0000"/>
        </w:rPr>
      </w:pPr>
      <w:r w:rsidRPr="003A2EE8">
        <w:rPr>
          <w:rFonts w:ascii="Georgia" w:hAnsi="Georgia"/>
          <w:color w:val="FF0000"/>
        </w:rPr>
        <w:t xml:space="preserve">En estas últimas décadas, el concepto de </w:t>
      </w:r>
      <w:r w:rsidRPr="003A2EE8">
        <w:rPr>
          <w:rFonts w:ascii="Georgia" w:hAnsi="Georgia"/>
          <w:b/>
          <w:i/>
          <w:color w:val="FF0000"/>
        </w:rPr>
        <w:t>Data mining</w:t>
      </w:r>
      <w:r w:rsidRPr="003A2EE8">
        <w:rPr>
          <w:rFonts w:ascii="Georgia" w:hAnsi="Georgia"/>
          <w:color w:val="FF0000"/>
          <w:sz w:val="32"/>
          <w:vertAlign w:val="superscript"/>
        </w:rPr>
        <w:t>1</w:t>
      </w:r>
      <w:r w:rsidRPr="003A2EE8">
        <w:rPr>
          <w:rFonts w:ascii="Georgia" w:hAnsi="Georgia"/>
          <w:color w:val="FF0000"/>
          <w:vertAlign w:val="superscript"/>
        </w:rPr>
        <w:t xml:space="preserve">  </w:t>
      </w:r>
      <w:r w:rsidRPr="003A2EE8">
        <w:rPr>
          <w:rFonts w:ascii="Georgia" w:hAnsi="Georgia"/>
          <w:color w:val="FF0000"/>
        </w:rPr>
        <w:t xml:space="preserve">ha adquirido un papel determinante, independientemente del sector al que pertenezca una empresa, dado que, mediante el análisis y tratamiento de los datos que éstas recaban de forma masiva a diario, se logra transformar un “simple” conjunto de datos recolectados por sus Sistemas de Información, en puro conocimiento. </w:t>
      </w:r>
    </w:p>
    <w:p w14:paraId="523208DD" w14:textId="77777777" w:rsidR="00A73DB2" w:rsidRPr="003A2EE8" w:rsidRDefault="00A73DB2" w:rsidP="009F0408">
      <w:pPr>
        <w:rPr>
          <w:rFonts w:ascii="Georgia" w:hAnsi="Georgia"/>
          <w:color w:val="FF0000"/>
        </w:rPr>
      </w:pPr>
      <w:r w:rsidRPr="003A2EE8">
        <w:rPr>
          <w:rFonts w:ascii="Georgia" w:hAnsi="Georgia"/>
          <w:color w:val="FF0000"/>
        </w:rPr>
        <w:t xml:space="preserve">Por poner algunas cifras reales que nos facilite la comprensión del avance acontecido en este aspecto, desde 2014 los entornos empresariales han ido incrementando la inversión en Big Data y Analytics de manera sustancial, de tal forma que según el informe publicado por </w:t>
      </w:r>
      <w:r w:rsidR="000F57F4" w:rsidRPr="003A2EE8">
        <w:rPr>
          <w:rFonts w:ascii="Georgia" w:hAnsi="Georgia"/>
          <w:color w:val="FF0000"/>
        </w:rPr>
        <w:t xml:space="preserve">     </w:t>
      </w:r>
      <w:r w:rsidRPr="003A2EE8">
        <w:rPr>
          <w:rFonts w:ascii="Georgia" w:hAnsi="Georgia"/>
          <w:i/>
          <w:color w:val="FF0000"/>
        </w:rPr>
        <w:t>IDG</w:t>
      </w:r>
      <w:r w:rsidRPr="003A2EE8">
        <w:rPr>
          <w:rFonts w:ascii="Georgia" w:hAnsi="Georgia"/>
          <w:color w:val="FF0000"/>
        </w:rPr>
        <w:t xml:space="preserve"> </w:t>
      </w:r>
      <w:r w:rsidRPr="003A2EE8">
        <w:rPr>
          <w:rFonts w:ascii="Georgia" w:hAnsi="Georgia"/>
          <w:color w:val="FF0000"/>
          <w:sz w:val="28"/>
          <w:vertAlign w:val="superscript"/>
        </w:rPr>
        <w:t>2</w:t>
      </w:r>
      <w:r w:rsidRPr="003A2EE8">
        <w:rPr>
          <w:rFonts w:ascii="Georgia" w:hAnsi="Georgia"/>
          <w:color w:val="FF0000"/>
        </w:rPr>
        <w:t>,</w:t>
      </w:r>
      <w:r w:rsidRPr="003A2EE8">
        <w:rPr>
          <w:rFonts w:ascii="Georgia" w:hAnsi="Georgia"/>
          <w:color w:val="FF0000"/>
          <w:sz w:val="28"/>
        </w:rPr>
        <w:t xml:space="preserve"> </w:t>
      </w:r>
      <w:r w:rsidRPr="003A2EE8">
        <w:rPr>
          <w:rFonts w:ascii="Georgia" w:hAnsi="Georgia"/>
          <w:color w:val="FF0000"/>
        </w:rPr>
        <w:t>un 83% de las grandes empresas y un hasta un 63% de las pymes han invertido o tienen planificada una estrategia de inversión en este tipo de iniciativas.</w:t>
      </w:r>
    </w:p>
    <w:p w14:paraId="648AEA2A" w14:textId="77777777" w:rsidR="00A73DB2" w:rsidRPr="003A2EE8" w:rsidRDefault="00A73DB2" w:rsidP="009F0408">
      <w:pPr>
        <w:rPr>
          <w:rFonts w:ascii="Georgia" w:hAnsi="Georgia"/>
          <w:color w:val="FF0000"/>
        </w:rPr>
      </w:pPr>
      <w:r w:rsidRPr="003A2EE8">
        <w:rPr>
          <w:rFonts w:ascii="Georgia" w:hAnsi="Georgia"/>
          <w:color w:val="FF0000"/>
        </w:rPr>
        <w:t xml:space="preserve">Dicho esto,  discernir entre los datos que tienen un comportamiento considerado como “normal” y aquellos que se presentan como atípicos, puede resultar interesante, e incluso crucial, dependiendo del tipo de datos que estemos analizando.  En las técnicas de Clustering, la detección de </w:t>
      </w:r>
      <w:r w:rsidR="00A668F8">
        <w:rPr>
          <w:rFonts w:ascii="Georgia" w:hAnsi="Georgia"/>
          <w:color w:val="FF0000"/>
        </w:rPr>
        <w:t>anomalía</w:t>
      </w:r>
      <w:r w:rsidRPr="003A2EE8">
        <w:rPr>
          <w:rFonts w:ascii="Georgia" w:hAnsi="Georgia"/>
          <w:color w:val="FF0000"/>
        </w:rPr>
        <w:t xml:space="preserve">s surge de forma bastante natural, debido fundamentalmente a la agrupación en Clusters que se genera, siempre basada en su similitud (distancia), razón por la que se ha optado por utilizarlo a lo largo del trabajo presentado en las siguientes páginas.  </w:t>
      </w:r>
    </w:p>
    <w:p w14:paraId="40462BF8" w14:textId="77777777" w:rsidR="00A73DB2" w:rsidRPr="003A2EE8" w:rsidRDefault="00A73DB2" w:rsidP="009F0408">
      <w:pPr>
        <w:pBdr>
          <w:bottom w:val="double" w:sz="6" w:space="1" w:color="auto"/>
        </w:pBdr>
        <w:rPr>
          <w:rFonts w:ascii="Georgia" w:hAnsi="Georgia" w:cstheme="minorHAnsi"/>
          <w:iCs/>
          <w:color w:val="FF0000"/>
          <w:lang w:bidi="he-IL"/>
        </w:rPr>
      </w:pPr>
    </w:p>
    <w:p w14:paraId="5F119359" w14:textId="77777777" w:rsidR="00452BBD" w:rsidRPr="003A2EE8" w:rsidRDefault="00452BBD" w:rsidP="009F0408">
      <w:pPr>
        <w:pBdr>
          <w:bottom w:val="double" w:sz="6" w:space="1" w:color="auto"/>
        </w:pBdr>
        <w:rPr>
          <w:rFonts w:ascii="Georgia" w:hAnsi="Georgia" w:cstheme="minorHAnsi"/>
          <w:iCs/>
          <w:color w:val="FF0000"/>
          <w:lang w:bidi="he-IL"/>
        </w:rPr>
      </w:pPr>
    </w:p>
    <w:p w14:paraId="404E9765" w14:textId="77777777" w:rsidR="00452BBD" w:rsidRPr="003A2EE8" w:rsidRDefault="00452BBD" w:rsidP="009F0408">
      <w:pPr>
        <w:pBdr>
          <w:bottom w:val="double" w:sz="6" w:space="1" w:color="auto"/>
        </w:pBdr>
        <w:rPr>
          <w:rFonts w:ascii="Georgia" w:hAnsi="Georgia" w:cstheme="minorHAnsi"/>
          <w:iCs/>
          <w:color w:val="FF0000"/>
          <w:lang w:bidi="he-IL"/>
        </w:rPr>
      </w:pPr>
    </w:p>
    <w:p w14:paraId="2212E445" w14:textId="77777777" w:rsidR="00A73DB2" w:rsidRPr="003A2EE8" w:rsidRDefault="00A73DB2" w:rsidP="009F0408">
      <w:pPr>
        <w:pStyle w:val="ListParagraph"/>
        <w:numPr>
          <w:ilvl w:val="0"/>
          <w:numId w:val="18"/>
        </w:numPr>
        <w:spacing w:line="360" w:lineRule="auto"/>
        <w:ind w:left="426"/>
        <w:jc w:val="both"/>
        <w:rPr>
          <w:rFonts w:ascii="Georgia" w:hAnsi="Georgia"/>
          <w:color w:val="FF0000"/>
          <w:sz w:val="20"/>
          <w:szCs w:val="20"/>
        </w:rPr>
      </w:pPr>
      <w:r w:rsidRPr="003A2EE8">
        <w:rPr>
          <w:rFonts w:ascii="Georgia" w:hAnsi="Georgia"/>
          <w:color w:val="FF0000"/>
          <w:sz w:val="20"/>
          <w:szCs w:val="20"/>
        </w:rPr>
        <w:t xml:space="preserve">En español, se traduce como Minería de datos, que se define de forma genérica como </w:t>
      </w:r>
      <w:r w:rsidRPr="003A2EE8">
        <w:rPr>
          <w:rFonts w:ascii="Georgia" w:hAnsi="Georgia" w:cs="Arial"/>
          <w:color w:val="FF0000"/>
          <w:sz w:val="20"/>
          <w:szCs w:val="20"/>
          <w:shd w:val="clear" w:color="auto" w:fill="FFFFFF"/>
        </w:rPr>
        <w:t>la exploración y tratamiento de los datos</w:t>
      </w:r>
      <w:r w:rsidRPr="003A2EE8">
        <w:rPr>
          <w:rFonts w:ascii="Georgia" w:hAnsi="Georgia" w:cs="Arial"/>
          <w:b/>
          <w:bCs/>
          <w:color w:val="FF0000"/>
          <w:sz w:val="20"/>
          <w:szCs w:val="20"/>
          <w:shd w:val="clear" w:color="auto" w:fill="FFFFFF"/>
        </w:rPr>
        <w:t xml:space="preserve">, </w:t>
      </w:r>
      <w:r w:rsidRPr="003A2EE8">
        <w:rPr>
          <w:rFonts w:ascii="Georgia" w:hAnsi="Georgia" w:cs="Arial"/>
          <w:bCs/>
          <w:color w:val="FF0000"/>
          <w:sz w:val="20"/>
          <w:szCs w:val="20"/>
          <w:shd w:val="clear" w:color="auto" w:fill="FFFFFF"/>
        </w:rPr>
        <w:t xml:space="preserve">una de las etapas de análisis previo que forman parte del </w:t>
      </w:r>
      <w:r w:rsidRPr="003A2EE8">
        <w:rPr>
          <w:rFonts w:ascii="Georgia" w:hAnsi="Georgia" w:cs="Arial"/>
          <w:color w:val="FF0000"/>
          <w:sz w:val="20"/>
          <w:szCs w:val="20"/>
          <w:shd w:val="clear" w:color="auto" w:fill="FFFFFF"/>
        </w:rPr>
        <w:t>KDD (Knowledge Discovery in Databases); es un campo de la estadística y las</w:t>
      </w:r>
      <w:r w:rsidRPr="003A2EE8">
        <w:rPr>
          <w:rStyle w:val="apple-converted-space"/>
          <w:rFonts w:ascii="Georgia" w:hAnsi="Georgia" w:cs="Arial"/>
          <w:color w:val="FF0000"/>
          <w:sz w:val="20"/>
          <w:szCs w:val="20"/>
          <w:shd w:val="clear" w:color="auto" w:fill="FFFFFF"/>
        </w:rPr>
        <w:t> </w:t>
      </w:r>
      <w:r w:rsidRPr="003A2EE8">
        <w:rPr>
          <w:rFonts w:ascii="Georgia" w:hAnsi="Georgia" w:cs="Arial"/>
          <w:color w:val="FF0000"/>
          <w:sz w:val="20"/>
          <w:szCs w:val="20"/>
          <w:shd w:val="clear" w:color="auto" w:fill="FFFFFF"/>
        </w:rPr>
        <w:t>ciencias de la computación</w:t>
      </w:r>
      <w:r w:rsidRPr="003A2EE8">
        <w:rPr>
          <w:rStyle w:val="apple-converted-space"/>
          <w:rFonts w:ascii="Georgia" w:hAnsi="Georgia" w:cs="Arial"/>
          <w:color w:val="FF0000"/>
          <w:sz w:val="20"/>
          <w:szCs w:val="20"/>
          <w:shd w:val="clear" w:color="auto" w:fill="FFFFFF"/>
        </w:rPr>
        <w:t xml:space="preserve"> cuyo objetivo es </w:t>
      </w:r>
      <w:r w:rsidRPr="003A2EE8">
        <w:rPr>
          <w:rFonts w:ascii="Georgia" w:hAnsi="Georgia" w:cs="Arial"/>
          <w:color w:val="FF0000"/>
          <w:sz w:val="20"/>
          <w:szCs w:val="20"/>
          <w:shd w:val="clear" w:color="auto" w:fill="FFFFFF"/>
        </w:rPr>
        <w:t>intentar descubrir patrones en grandes volúmenes de conjuntos de datos.</w:t>
      </w:r>
    </w:p>
    <w:p w14:paraId="49CBF818" w14:textId="77777777" w:rsidR="00A73DB2" w:rsidRPr="003A2EE8" w:rsidRDefault="00A73DB2" w:rsidP="009F0408">
      <w:pPr>
        <w:pStyle w:val="ListParagraph"/>
        <w:spacing w:line="360" w:lineRule="auto"/>
        <w:ind w:left="426"/>
        <w:jc w:val="both"/>
        <w:rPr>
          <w:color w:val="FF0000"/>
        </w:rPr>
      </w:pPr>
    </w:p>
    <w:p w14:paraId="30F98012" w14:textId="77777777" w:rsidR="00A73DB2" w:rsidRPr="003A2EE8" w:rsidRDefault="00A73DB2" w:rsidP="009F0408">
      <w:pPr>
        <w:pStyle w:val="ListParagraph"/>
        <w:numPr>
          <w:ilvl w:val="0"/>
          <w:numId w:val="18"/>
        </w:numPr>
        <w:spacing w:line="360" w:lineRule="auto"/>
        <w:ind w:left="426"/>
        <w:jc w:val="both"/>
        <w:rPr>
          <w:color w:val="FF0000"/>
        </w:rPr>
      </w:pPr>
      <w:r w:rsidRPr="003A2EE8">
        <w:rPr>
          <w:rFonts w:ascii="Georgia" w:hAnsi="Georgia"/>
          <w:color w:val="FF0000"/>
          <w:sz w:val="20"/>
        </w:rPr>
        <w:t xml:space="preserve">El Informe referido de </w:t>
      </w:r>
      <w:r w:rsidRPr="003A2EE8">
        <w:rPr>
          <w:rFonts w:ascii="Georgia" w:hAnsi="Georgia"/>
          <w:i/>
          <w:color w:val="FF0000"/>
          <w:sz w:val="20"/>
        </w:rPr>
        <w:t>IDG</w:t>
      </w:r>
      <w:r w:rsidRPr="003A2EE8">
        <w:rPr>
          <w:rFonts w:ascii="Georgia" w:hAnsi="Georgia"/>
          <w:color w:val="FF0000"/>
          <w:sz w:val="20"/>
        </w:rPr>
        <w:t xml:space="preserve"> se puede consultar en la URL:</w:t>
      </w:r>
    </w:p>
    <w:p w14:paraId="6EB2F3B9" w14:textId="77777777" w:rsidR="00A73DB2" w:rsidRPr="003A2EE8" w:rsidRDefault="00A73DB2" w:rsidP="009F0408">
      <w:pPr>
        <w:rPr>
          <w:color w:val="FF0000"/>
          <w:sz w:val="20"/>
        </w:rPr>
      </w:pPr>
      <w:r w:rsidRPr="003A2EE8">
        <w:rPr>
          <w:rFonts w:ascii="Georgia" w:hAnsi="Georgia"/>
          <w:i/>
          <w:color w:val="FF0000"/>
          <w:sz w:val="20"/>
        </w:rPr>
        <w:t xml:space="preserve">   </w:t>
      </w:r>
      <w:r w:rsidRPr="003A2EE8">
        <w:rPr>
          <w:rFonts w:ascii="Georgia" w:hAnsi="Georgia"/>
          <w:i/>
          <w:color w:val="FF0000"/>
          <w:sz w:val="20"/>
        </w:rPr>
        <w:tab/>
        <w:t xml:space="preserve"> </w:t>
      </w:r>
      <w:r w:rsidRPr="003A2EE8">
        <w:rPr>
          <w:rFonts w:ascii="Georgia" w:hAnsi="Georgia"/>
          <w:i/>
          <w:color w:val="FF0000"/>
          <w:sz w:val="18"/>
        </w:rPr>
        <w:t>https://www.idgenterprise.com/resource/research/2015-big-data-and-analytics-survey/</w:t>
      </w:r>
      <w:r w:rsidRPr="003A2EE8">
        <w:rPr>
          <w:rFonts w:ascii="Georgia" w:hAnsi="Georgia"/>
          <w:color w:val="FF0000"/>
          <w:sz w:val="18"/>
        </w:rPr>
        <w:t xml:space="preserve"> </w:t>
      </w:r>
    </w:p>
    <w:p w14:paraId="623D0175" w14:textId="77777777" w:rsidR="00A73DB2" w:rsidRPr="003A2EE8" w:rsidRDefault="00A73DB2" w:rsidP="009F0408">
      <w:pPr>
        <w:rPr>
          <w:color w:val="FF0000"/>
        </w:rPr>
      </w:pPr>
    </w:p>
    <w:p w14:paraId="596DCC14" w14:textId="77777777" w:rsidR="00A73DB2" w:rsidRPr="003A2EE8" w:rsidRDefault="00A73DB2" w:rsidP="009F0408">
      <w:pPr>
        <w:pStyle w:val="Heading1"/>
        <w:numPr>
          <w:ilvl w:val="0"/>
          <w:numId w:val="0"/>
        </w:numPr>
        <w:jc w:val="center"/>
      </w:pPr>
      <w:r w:rsidRPr="00D16077">
        <w:rPr>
          <w:color w:val="FF0000"/>
        </w:rPr>
        <w:br w:type="page"/>
      </w:r>
      <w:bookmarkStart w:id="1" w:name="_Toc488758440"/>
      <w:r w:rsidRPr="003A2EE8">
        <w:lastRenderedPageBreak/>
        <w:t>Abstract</w:t>
      </w:r>
      <w:bookmarkEnd w:id="1"/>
    </w:p>
    <w:p w14:paraId="643B0EA7" w14:textId="77777777" w:rsidR="00A73DB2" w:rsidRPr="003A2EE8" w:rsidRDefault="00A73DB2" w:rsidP="009F0408">
      <w:pPr>
        <w:rPr>
          <w:color w:val="FF0000"/>
          <w:lang w:val="en-US"/>
        </w:rPr>
      </w:pPr>
    </w:p>
    <w:p w14:paraId="48AE1261" w14:textId="77777777" w:rsidR="00A73DB2" w:rsidRPr="003A2EE8" w:rsidRDefault="00A73DB2" w:rsidP="009F0408">
      <w:pPr>
        <w:rPr>
          <w:rFonts w:ascii="Georgia" w:hAnsi="Georgia"/>
          <w:color w:val="FF0000"/>
          <w:lang w:val="en-US"/>
        </w:rPr>
      </w:pPr>
      <w:r w:rsidRPr="003A2EE8">
        <w:rPr>
          <w:rFonts w:ascii="Georgia" w:hAnsi="Georgia"/>
          <w:color w:val="FF0000"/>
          <w:lang w:val="en-US"/>
        </w:rPr>
        <w:t>In the last decades, Data mining concept has acquired a decisive role, independently of the sector to which a company belongs, since, through the analysis and treatment of the data that they collect on a massive daily basis, it is possible to transform a "Simple" set of data collected by their Information Systems, in pure knowledge.</w:t>
      </w:r>
    </w:p>
    <w:p w14:paraId="5903FACA" w14:textId="77777777" w:rsidR="00A73DB2" w:rsidRPr="003A2EE8" w:rsidRDefault="00A73DB2" w:rsidP="009F0408">
      <w:pPr>
        <w:rPr>
          <w:rFonts w:ascii="Georgia" w:hAnsi="Georgia"/>
          <w:color w:val="FF0000"/>
          <w:lang w:val="en-US"/>
        </w:rPr>
      </w:pPr>
      <w:r w:rsidRPr="003A2EE8">
        <w:rPr>
          <w:rFonts w:ascii="Georgia" w:hAnsi="Georgia"/>
          <w:color w:val="FF0000"/>
          <w:lang w:val="en-US"/>
        </w:rPr>
        <w:t>To put some real figures to facilitate the understanding of the progress made in this regard, since 2014 business environments have been increasing investment in Big Data and Analytics in a substantial way, so that according to the report published by IDG 2, an 83 % Of large companies and up to 63% of SMEs have invested or have planned an investment strategy in this type of initiatives.</w:t>
      </w:r>
    </w:p>
    <w:p w14:paraId="08B8F246" w14:textId="77777777" w:rsidR="00A73DB2" w:rsidRPr="003A2EE8" w:rsidRDefault="00A73DB2" w:rsidP="009F0408">
      <w:pPr>
        <w:rPr>
          <w:color w:val="FF0000"/>
          <w:lang w:val="en-US"/>
        </w:rPr>
      </w:pPr>
      <w:r w:rsidRPr="003A2EE8">
        <w:rPr>
          <w:rFonts w:ascii="Georgia" w:hAnsi="Georgia"/>
          <w:color w:val="FF0000"/>
          <w:lang w:val="en-US"/>
        </w:rPr>
        <w:t>That said, discerning between data that have behavior considered "normal" and those that are presented as atypical, may be interesting, and even crucial, depending on the type of data we are analyzing. In Clustering techniques, the detection of Anomalies arises quite naturally, due mainly to clustering in Clusters that is generated, always based on their similarity (distance), reason why it has been chosen to use it throughout the work Presented in the following pages.</w:t>
      </w:r>
    </w:p>
    <w:p w14:paraId="3A332792" w14:textId="77777777" w:rsidR="00A73DB2" w:rsidRPr="003A2EE8" w:rsidRDefault="00A73DB2" w:rsidP="009F0408">
      <w:pPr>
        <w:rPr>
          <w:color w:val="FF0000"/>
          <w:lang w:val="en-US"/>
        </w:rPr>
      </w:pPr>
    </w:p>
    <w:p w14:paraId="5781D219" w14:textId="77777777" w:rsidR="00A73DB2" w:rsidRPr="003A2EE8" w:rsidRDefault="00A73DB2" w:rsidP="009F0408">
      <w:pPr>
        <w:rPr>
          <w:color w:val="FF0000"/>
          <w:lang w:val="en-US"/>
        </w:rPr>
      </w:pPr>
    </w:p>
    <w:p w14:paraId="2A65DC8E" w14:textId="77777777" w:rsidR="00A73DB2" w:rsidRPr="003A2EE8" w:rsidRDefault="00A73DB2" w:rsidP="009F0408">
      <w:pPr>
        <w:pBdr>
          <w:bottom w:val="double" w:sz="6" w:space="1" w:color="auto"/>
        </w:pBdr>
        <w:rPr>
          <w:rFonts w:ascii="Georgia" w:hAnsi="Georgia" w:cstheme="minorHAnsi"/>
          <w:iCs/>
          <w:color w:val="FF0000"/>
          <w:lang w:val="en-US" w:bidi="he-IL"/>
        </w:rPr>
      </w:pPr>
    </w:p>
    <w:p w14:paraId="20CAF467" w14:textId="77777777" w:rsidR="00A73DB2" w:rsidRPr="003A2EE8" w:rsidRDefault="00A73DB2" w:rsidP="009F0408">
      <w:pPr>
        <w:rPr>
          <w:rFonts w:ascii="Georgia" w:hAnsi="Georgia"/>
          <w:color w:val="FF0000"/>
          <w:sz w:val="18"/>
          <w:lang w:val="en-US"/>
        </w:rPr>
      </w:pPr>
    </w:p>
    <w:p w14:paraId="250ECB77" w14:textId="77777777" w:rsidR="00A73DB2" w:rsidRPr="003A2EE8" w:rsidRDefault="00393E6D" w:rsidP="009F0408">
      <w:pPr>
        <w:pStyle w:val="ListParagraph"/>
        <w:spacing w:line="360" w:lineRule="auto"/>
        <w:ind w:left="426"/>
        <w:jc w:val="both"/>
        <w:rPr>
          <w:color w:val="FF0000"/>
          <w:lang w:val="en-US"/>
        </w:rPr>
      </w:pPr>
      <w:r w:rsidRPr="003A2EE8">
        <w:rPr>
          <w:rFonts w:ascii="Georgia" w:hAnsi="Georgia"/>
          <w:color w:val="FF0000"/>
          <w:sz w:val="20"/>
          <w:szCs w:val="20"/>
          <w:lang w:val="en-US"/>
        </w:rPr>
        <w:t xml:space="preserve">1 </w:t>
      </w:r>
      <w:r w:rsidR="00A73DB2" w:rsidRPr="003A2EE8">
        <w:rPr>
          <w:rFonts w:ascii="Georgia" w:hAnsi="Georgia"/>
          <w:color w:val="FF0000"/>
          <w:sz w:val="20"/>
          <w:szCs w:val="20"/>
          <w:lang w:val="en-US"/>
        </w:rPr>
        <w:t>Data mining is defined as the exploration and treatment of the data, one of the stages of previous analysis that are part of the Knowledge Discovery in Databases (KDD); Is a field of statistics and computer science whose aim is to try to discover patterns in large volumes of data sets.</w:t>
      </w:r>
    </w:p>
    <w:p w14:paraId="43A068F9" w14:textId="77777777" w:rsidR="00A73DB2" w:rsidRPr="003A2EE8" w:rsidRDefault="00A73DB2" w:rsidP="009F0408">
      <w:pPr>
        <w:pStyle w:val="ListParagraph"/>
        <w:spacing w:line="360" w:lineRule="auto"/>
        <w:ind w:left="426"/>
        <w:jc w:val="both"/>
        <w:rPr>
          <w:rFonts w:ascii="Georgia" w:hAnsi="Georgia"/>
          <w:color w:val="FF0000"/>
          <w:sz w:val="20"/>
          <w:lang w:val="en-US"/>
        </w:rPr>
      </w:pPr>
    </w:p>
    <w:p w14:paraId="7BE80300" w14:textId="77777777" w:rsidR="00A73DB2" w:rsidRPr="003A2EE8" w:rsidRDefault="00A73DB2" w:rsidP="009F0408">
      <w:pPr>
        <w:pStyle w:val="ListParagraph"/>
        <w:spacing w:line="360" w:lineRule="auto"/>
        <w:ind w:left="426"/>
        <w:jc w:val="both"/>
        <w:rPr>
          <w:color w:val="FF0000"/>
          <w:lang w:val="en-US"/>
        </w:rPr>
      </w:pPr>
      <w:r w:rsidRPr="003A2EE8">
        <w:rPr>
          <w:rFonts w:ascii="Georgia" w:hAnsi="Georgia"/>
          <w:color w:val="FF0000"/>
          <w:sz w:val="20"/>
          <w:lang w:val="en-US"/>
        </w:rPr>
        <w:t>2 The referred Report of IDG can be consulted in the URL:</w:t>
      </w:r>
    </w:p>
    <w:p w14:paraId="0EC82272" w14:textId="77777777" w:rsidR="00A73DB2" w:rsidRPr="003A2EE8" w:rsidRDefault="00A73DB2" w:rsidP="009F0408">
      <w:pPr>
        <w:rPr>
          <w:color w:val="FF0000"/>
          <w:lang w:val="en-US"/>
        </w:rPr>
      </w:pPr>
      <w:r w:rsidRPr="003A2EE8">
        <w:rPr>
          <w:rFonts w:ascii="Georgia" w:hAnsi="Georgia"/>
          <w:i/>
          <w:color w:val="FF0000"/>
          <w:sz w:val="20"/>
          <w:lang w:val="en-US"/>
        </w:rPr>
        <w:t xml:space="preserve">    https://www.idgenterprise.com/resource/research/2015-big-data-and-analytics-survey/</w:t>
      </w:r>
      <w:r w:rsidRPr="003A2EE8">
        <w:rPr>
          <w:rFonts w:ascii="Georgia" w:hAnsi="Georgia"/>
          <w:color w:val="FF0000"/>
          <w:sz w:val="20"/>
          <w:lang w:val="en-US"/>
        </w:rPr>
        <w:t xml:space="preserve"> </w:t>
      </w:r>
    </w:p>
    <w:p w14:paraId="2EDE243D" w14:textId="77777777" w:rsidR="00A73DB2" w:rsidRPr="00FC0A57" w:rsidRDefault="00A73DB2" w:rsidP="009F0408">
      <w:pPr>
        <w:rPr>
          <w:rFonts w:asciiTheme="majorHAnsi" w:eastAsiaTheme="majorEastAsia" w:hAnsiTheme="majorHAnsi" w:cstheme="majorBidi"/>
          <w:color w:val="17365D" w:themeColor="text2" w:themeShade="BF"/>
          <w:spacing w:val="5"/>
          <w:kern w:val="28"/>
          <w:sz w:val="52"/>
          <w:szCs w:val="52"/>
          <w:lang w:val="en-US"/>
        </w:rPr>
      </w:pPr>
      <w:r w:rsidRPr="00FC0A57">
        <w:rPr>
          <w:lang w:val="en-US"/>
        </w:rPr>
        <w:br w:type="page"/>
      </w:r>
    </w:p>
    <w:p w14:paraId="1B21142D" w14:textId="77777777" w:rsidR="00A73DB2" w:rsidRDefault="00A73DB2" w:rsidP="009F0408">
      <w:pPr>
        <w:pStyle w:val="Heading1"/>
        <w:numPr>
          <w:ilvl w:val="0"/>
          <w:numId w:val="22"/>
        </w:numPr>
      </w:pPr>
      <w:bookmarkStart w:id="2" w:name="_Toc488758441"/>
      <w:r>
        <w:lastRenderedPageBreak/>
        <w:t>Introducción</w:t>
      </w:r>
      <w:bookmarkEnd w:id="2"/>
    </w:p>
    <w:p w14:paraId="5F0FB7EB" w14:textId="77777777" w:rsidR="0077509F" w:rsidRDefault="0077509F" w:rsidP="009F0408">
      <w:pPr>
        <w:rPr>
          <w:rFonts w:ascii="Georgia" w:hAnsi="Georgia"/>
          <w:lang w:val="en-US"/>
        </w:rPr>
      </w:pPr>
    </w:p>
    <w:p w14:paraId="790FADB3" w14:textId="77777777" w:rsidR="0077509F" w:rsidRPr="00AF4F1F" w:rsidRDefault="0077509F" w:rsidP="009F0408">
      <w:pPr>
        <w:rPr>
          <w:rFonts w:ascii="Georgia" w:hAnsi="Georgia"/>
        </w:rPr>
      </w:pPr>
      <w:r w:rsidRPr="00AF4F1F">
        <w:rPr>
          <w:rFonts w:ascii="Georgia" w:hAnsi="Georgia"/>
        </w:rPr>
        <w:t xml:space="preserve">Hoy en día, el volumen de datos recabados por los sistemas informatizados es una fuente de información tan </w:t>
      </w:r>
      <w:r w:rsidR="00AF4F1F" w:rsidRPr="00AF4F1F">
        <w:rPr>
          <w:rFonts w:ascii="Georgia" w:hAnsi="Georgia"/>
        </w:rPr>
        <w:t>amplia</w:t>
      </w:r>
      <w:r w:rsidRPr="00AF4F1F">
        <w:rPr>
          <w:rFonts w:ascii="Georgia" w:hAnsi="Georgia"/>
        </w:rPr>
        <w:t xml:space="preserve"> que</w:t>
      </w:r>
      <w:r w:rsidR="00AF4F1F" w:rsidRPr="00AF4F1F">
        <w:rPr>
          <w:rFonts w:ascii="Georgia" w:hAnsi="Georgia"/>
        </w:rPr>
        <w:t>,</w:t>
      </w:r>
      <w:r w:rsidRPr="00AF4F1F">
        <w:rPr>
          <w:rFonts w:ascii="Georgia" w:hAnsi="Georgia"/>
        </w:rPr>
        <w:t xml:space="preserve"> realmente, no somos capaces de tratar</w:t>
      </w:r>
      <w:r w:rsidR="00EB437A">
        <w:rPr>
          <w:rFonts w:ascii="Georgia" w:hAnsi="Georgia"/>
        </w:rPr>
        <w:t>la</w:t>
      </w:r>
      <w:r w:rsidRPr="00AF4F1F">
        <w:rPr>
          <w:rFonts w:ascii="Georgia" w:hAnsi="Georgia"/>
        </w:rPr>
        <w:t xml:space="preserve"> de un m</w:t>
      </w:r>
      <w:r w:rsidR="00AF4F1F" w:rsidRPr="00AF4F1F">
        <w:rPr>
          <w:rFonts w:ascii="Georgia" w:hAnsi="Georgia"/>
        </w:rPr>
        <w:t>odo</w:t>
      </w:r>
      <w:r w:rsidRPr="00AF4F1F">
        <w:rPr>
          <w:rFonts w:ascii="Georgia" w:hAnsi="Georgia"/>
        </w:rPr>
        <w:t xml:space="preserve"> eficiente. Dicha información puede ser muy valiosa</w:t>
      </w:r>
      <w:r w:rsidR="00F0506E">
        <w:rPr>
          <w:rFonts w:ascii="Georgia" w:hAnsi="Georgia"/>
        </w:rPr>
        <w:t xml:space="preserve"> para las empresas</w:t>
      </w:r>
      <w:r w:rsidRPr="00AF4F1F">
        <w:rPr>
          <w:rFonts w:ascii="Georgia" w:hAnsi="Georgia"/>
        </w:rPr>
        <w:t xml:space="preserve"> en cualquier escenario imaginable, mayor incluso de la que se pueda suponer a priori.  </w:t>
      </w:r>
    </w:p>
    <w:p w14:paraId="6987AB7A" w14:textId="77777777" w:rsidR="00AF4F1F" w:rsidRDefault="00AF4F1F" w:rsidP="009F0408">
      <w:pPr>
        <w:rPr>
          <w:rFonts w:ascii="Georgia" w:hAnsi="Georgia"/>
        </w:rPr>
      </w:pPr>
      <w:r>
        <w:rPr>
          <w:rFonts w:ascii="Georgia" w:hAnsi="Georgia"/>
        </w:rPr>
        <w:t xml:space="preserve">Dicho esto, se </w:t>
      </w:r>
      <w:r w:rsidRPr="00AF4F1F">
        <w:rPr>
          <w:rFonts w:ascii="Georgia" w:hAnsi="Georgia"/>
        </w:rPr>
        <w:t>plantea el reto de cómo obtener</w:t>
      </w:r>
      <w:r>
        <w:rPr>
          <w:rFonts w:ascii="Georgia" w:hAnsi="Georgia"/>
        </w:rPr>
        <w:t xml:space="preserve">, </w:t>
      </w:r>
      <w:r w:rsidRPr="00AF4F1F">
        <w:rPr>
          <w:rFonts w:ascii="Georgia" w:hAnsi="Georgia"/>
        </w:rPr>
        <w:t xml:space="preserve">no una colección de datos, sino </w:t>
      </w:r>
      <w:r>
        <w:rPr>
          <w:rFonts w:ascii="Georgia" w:hAnsi="Georgia"/>
        </w:rPr>
        <w:t xml:space="preserve">información y conocimiento a partir de ellos, para poder aplicar el procedimiento definido </w:t>
      </w:r>
      <w:r w:rsidR="00037599">
        <w:rPr>
          <w:rFonts w:ascii="Georgia" w:hAnsi="Georgia"/>
        </w:rPr>
        <w:t xml:space="preserve">que corresponda </w:t>
      </w:r>
      <w:r w:rsidR="00712B79">
        <w:rPr>
          <w:rFonts w:ascii="Georgia" w:hAnsi="Georgia"/>
        </w:rPr>
        <w:t xml:space="preserve">en cada caso. </w:t>
      </w:r>
    </w:p>
    <w:p w14:paraId="14CA667A" w14:textId="77777777" w:rsidR="00AF4F1F" w:rsidRDefault="00AF4F1F" w:rsidP="009F0408">
      <w:pPr>
        <w:rPr>
          <w:rFonts w:ascii="Georgia" w:hAnsi="Georgia"/>
        </w:rPr>
      </w:pPr>
    </w:p>
    <w:p w14:paraId="33CA132A" w14:textId="77777777" w:rsidR="008157EB" w:rsidRDefault="00B568E2" w:rsidP="009F0408">
      <w:pPr>
        <w:spacing w:after="0"/>
        <w:rPr>
          <w:rFonts w:cs="Arial"/>
          <w:b/>
          <w:i/>
          <w:sz w:val="24"/>
        </w:rPr>
      </w:pPr>
      <w:r>
        <w:rPr>
          <w:rFonts w:cs="Arial"/>
          <w:b/>
          <w:i/>
          <w:sz w:val="24"/>
        </w:rPr>
        <w:t>Datos de origen</w:t>
      </w:r>
    </w:p>
    <w:p w14:paraId="6A4DF89D" w14:textId="77777777" w:rsidR="00D001A1" w:rsidRPr="006162CA" w:rsidRDefault="00D001A1" w:rsidP="009F0408">
      <w:pPr>
        <w:spacing w:after="0"/>
        <w:rPr>
          <w:rFonts w:cs="Arial"/>
          <w:b/>
          <w:i/>
          <w:sz w:val="24"/>
        </w:rPr>
      </w:pPr>
    </w:p>
    <w:p w14:paraId="4C478E61" w14:textId="77777777" w:rsidR="00A41F57" w:rsidRDefault="006162CA" w:rsidP="009F0408">
      <w:pPr>
        <w:rPr>
          <w:rFonts w:ascii="Georgia" w:hAnsi="Georgia"/>
        </w:rPr>
      </w:pPr>
      <w:r>
        <w:rPr>
          <w:rFonts w:ascii="Georgia" w:hAnsi="Georgia"/>
        </w:rPr>
        <w:t>Todos los años</w:t>
      </w:r>
      <w:r w:rsidR="00A41F57">
        <w:rPr>
          <w:rFonts w:ascii="Georgia" w:hAnsi="Georgia"/>
        </w:rPr>
        <w:t xml:space="preserve"> se celebra una competición a </w:t>
      </w:r>
      <w:r w:rsidR="009B7670">
        <w:rPr>
          <w:rFonts w:ascii="Georgia" w:hAnsi="Georgia"/>
        </w:rPr>
        <w:t xml:space="preserve">escala </w:t>
      </w:r>
      <w:r w:rsidR="00A41F57">
        <w:rPr>
          <w:rFonts w:ascii="Georgia" w:hAnsi="Georgia"/>
        </w:rPr>
        <w:t xml:space="preserve">mundial creado por la                              asociación </w:t>
      </w:r>
      <w:r w:rsidR="00A41F57" w:rsidRPr="00A41F57">
        <w:rPr>
          <w:rFonts w:ascii="Georgia" w:hAnsi="Georgia"/>
          <w:i/>
        </w:rPr>
        <w:t>VAST</w:t>
      </w:r>
      <w:r w:rsidR="00A41F57">
        <w:rPr>
          <w:rFonts w:ascii="Georgia" w:hAnsi="Georgia"/>
        </w:rPr>
        <w:t xml:space="preserve"> (Visual Analytics Science and Technology), cuyo objetivo es fundamentalmente </w:t>
      </w:r>
      <w:r w:rsidR="009B7670">
        <w:rPr>
          <w:rFonts w:ascii="Georgia" w:hAnsi="Georgia"/>
        </w:rPr>
        <w:t xml:space="preserve">el </w:t>
      </w:r>
      <w:r w:rsidR="00A41F57">
        <w:rPr>
          <w:rFonts w:ascii="Georgia" w:hAnsi="Georgia"/>
        </w:rPr>
        <w:t xml:space="preserve">avance en el campo del Análisis Visual.   </w:t>
      </w:r>
    </w:p>
    <w:p w14:paraId="702DF5ED" w14:textId="77777777" w:rsidR="008157EB" w:rsidRDefault="00A41F57" w:rsidP="009F0408">
      <w:pPr>
        <w:rPr>
          <w:rFonts w:ascii="Georgia" w:hAnsi="Georgia"/>
        </w:rPr>
      </w:pPr>
      <w:r>
        <w:rPr>
          <w:rFonts w:ascii="Georgia" w:hAnsi="Georgia"/>
        </w:rPr>
        <w:t xml:space="preserve">Para ello, se crean varios retos </w:t>
      </w:r>
      <w:r w:rsidR="00582131">
        <w:rPr>
          <w:rFonts w:ascii="Georgia" w:hAnsi="Georgia"/>
        </w:rPr>
        <w:t xml:space="preserve">(VAST Challenges) </w:t>
      </w:r>
      <w:r>
        <w:rPr>
          <w:rFonts w:ascii="Georgia" w:hAnsi="Georgia"/>
        </w:rPr>
        <w:t xml:space="preserve">destinados a que los científicos de datos comprendan </w:t>
      </w:r>
      <w:r w:rsidR="00582131">
        <w:rPr>
          <w:rFonts w:ascii="Georgia" w:hAnsi="Georgia"/>
        </w:rPr>
        <w:t xml:space="preserve">a través </w:t>
      </w:r>
      <w:r>
        <w:rPr>
          <w:rFonts w:ascii="Georgia" w:hAnsi="Georgia"/>
        </w:rPr>
        <w:t xml:space="preserve">de un </w:t>
      </w:r>
      <w:r w:rsidR="00582131">
        <w:rPr>
          <w:rFonts w:ascii="Georgia" w:hAnsi="Georgia"/>
        </w:rPr>
        <w:t xml:space="preserve">caso </w:t>
      </w:r>
      <w:r>
        <w:rPr>
          <w:rFonts w:ascii="Georgia" w:hAnsi="Georgia"/>
        </w:rPr>
        <w:t>práctico, cómo la transformación de los d</w:t>
      </w:r>
      <w:r w:rsidR="00582131">
        <w:rPr>
          <w:rFonts w:ascii="Georgia" w:hAnsi="Georgia"/>
        </w:rPr>
        <w:t xml:space="preserve">atos, así como su visualización e interacción puede transformar un desarrollo de software en una herramienta potente capaz de </w:t>
      </w:r>
      <w:r w:rsidR="00424294">
        <w:rPr>
          <w:rFonts w:ascii="Georgia" w:hAnsi="Georgia"/>
        </w:rPr>
        <w:t>realizar ciertas tareas con esa información procesada</w:t>
      </w:r>
      <w:r w:rsidR="006D371D">
        <w:rPr>
          <w:rFonts w:ascii="Georgia" w:hAnsi="Georgia"/>
        </w:rPr>
        <w:t xml:space="preserve"> (benchmarks)</w:t>
      </w:r>
      <w:r w:rsidR="00582131">
        <w:rPr>
          <w:rFonts w:ascii="Georgia" w:hAnsi="Georgia"/>
        </w:rPr>
        <w:t xml:space="preserve">, </w:t>
      </w:r>
      <w:r w:rsidR="006D371D">
        <w:rPr>
          <w:rFonts w:ascii="Georgia" w:hAnsi="Georgia"/>
        </w:rPr>
        <w:t xml:space="preserve">                     </w:t>
      </w:r>
      <w:r w:rsidR="00582131">
        <w:rPr>
          <w:rFonts w:ascii="Georgia" w:hAnsi="Georgia"/>
        </w:rPr>
        <w:t xml:space="preserve">e incluso, llegar a </w:t>
      </w:r>
      <w:r w:rsidR="006D371D">
        <w:rPr>
          <w:rFonts w:ascii="Georgia" w:hAnsi="Georgia"/>
        </w:rPr>
        <w:t xml:space="preserve">suponer </w:t>
      </w:r>
      <w:r w:rsidR="00424294">
        <w:rPr>
          <w:rFonts w:ascii="Georgia" w:hAnsi="Georgia"/>
        </w:rPr>
        <w:t xml:space="preserve">un avance </w:t>
      </w:r>
      <w:r w:rsidR="006D371D">
        <w:rPr>
          <w:rFonts w:ascii="Georgia" w:hAnsi="Georgia"/>
        </w:rPr>
        <w:t xml:space="preserve">real </w:t>
      </w:r>
      <w:r w:rsidR="00424294">
        <w:rPr>
          <w:rFonts w:ascii="Georgia" w:hAnsi="Georgia"/>
        </w:rPr>
        <w:t xml:space="preserve">en la </w:t>
      </w:r>
      <w:r w:rsidR="00582131">
        <w:rPr>
          <w:rFonts w:ascii="Georgia" w:hAnsi="Georgia"/>
        </w:rPr>
        <w:t>resol</w:t>
      </w:r>
      <w:r w:rsidR="00424294">
        <w:rPr>
          <w:rFonts w:ascii="Georgia" w:hAnsi="Georgia"/>
        </w:rPr>
        <w:t xml:space="preserve">ución de </w:t>
      </w:r>
      <w:r w:rsidR="00582131">
        <w:rPr>
          <w:rFonts w:ascii="Georgia" w:hAnsi="Georgia"/>
        </w:rPr>
        <w:t xml:space="preserve">problemas más complejos. </w:t>
      </w:r>
    </w:p>
    <w:p w14:paraId="2E408B5F" w14:textId="77777777" w:rsidR="00A41F57" w:rsidRDefault="00E04AE6" w:rsidP="009F0408">
      <w:pPr>
        <w:rPr>
          <w:rFonts w:ascii="Georgia" w:hAnsi="Georgia"/>
        </w:rPr>
      </w:pPr>
      <w:r>
        <w:rPr>
          <w:rFonts w:ascii="Georgia" w:hAnsi="Georgia"/>
        </w:rPr>
        <w:t>Los datos analizados en este documento pertenecen a uno de estos retos</w:t>
      </w:r>
      <w:r w:rsidR="00A12D8A">
        <w:rPr>
          <w:rFonts w:ascii="Georgia" w:hAnsi="Georgia"/>
        </w:rPr>
        <w:t xml:space="preserve">, más concretamente a la competición del año 2016. </w:t>
      </w:r>
      <w:r>
        <w:rPr>
          <w:rFonts w:ascii="Georgia" w:hAnsi="Georgia"/>
        </w:rPr>
        <w:t>Veamos en qué consiste para tener una visión global del problema planteado:</w:t>
      </w:r>
    </w:p>
    <w:p w14:paraId="7D2F822A" w14:textId="77777777" w:rsidR="00EF514F" w:rsidRPr="00C24F85" w:rsidRDefault="00E04AE6" w:rsidP="009F0408">
      <w:pPr>
        <w:rPr>
          <w:rFonts w:ascii="Georgia" w:hAnsi="Georgia" w:cs="Arial"/>
          <w:lang w:val="es-ES"/>
        </w:rPr>
      </w:pPr>
      <w:r>
        <w:rPr>
          <w:rFonts w:ascii="Georgia" w:hAnsi="Georgia"/>
        </w:rPr>
        <w:t xml:space="preserve">Una empresa llamada GAStech (ficticia), a raíz de un problema de seguridad de los empleados acontecido en 2014, </w:t>
      </w:r>
      <w:r w:rsidR="00EF514F">
        <w:rPr>
          <w:rFonts w:ascii="Georgia" w:hAnsi="Georgia"/>
        </w:rPr>
        <w:t xml:space="preserve">en el que hubo un caso de secuestro de empleados, </w:t>
      </w:r>
      <w:r>
        <w:rPr>
          <w:rFonts w:ascii="Georgia" w:hAnsi="Georgia"/>
        </w:rPr>
        <w:t>decide mejorar las instalaciones de sus oficinas</w:t>
      </w:r>
      <w:r w:rsidR="00EF514F">
        <w:rPr>
          <w:rFonts w:ascii="Georgia" w:hAnsi="Georgia"/>
        </w:rPr>
        <w:t>;  D</w:t>
      </w:r>
      <w:r>
        <w:rPr>
          <w:rFonts w:ascii="Georgia" w:hAnsi="Georgia"/>
        </w:rPr>
        <w:t>ecide construir un nuevo edificio de tres plantas cerca de su localización anterior que cumple con los estándares más estrictos en materia de eficiencia energética</w:t>
      </w:r>
      <w:r w:rsidR="00EF514F">
        <w:rPr>
          <w:rFonts w:ascii="Georgia" w:hAnsi="Georgia"/>
        </w:rPr>
        <w:t xml:space="preserve"> y h</w:t>
      </w:r>
      <w:r>
        <w:rPr>
          <w:rFonts w:ascii="Georgia" w:hAnsi="Georgia"/>
        </w:rPr>
        <w:t>a sido equipado con todo tipo de sensores que miden distintos parámetros del propio edificio, como pueden ser la temperatura o la concentración por zonas de distintas sustancias químicas.</w:t>
      </w:r>
      <w:r w:rsidRPr="00EF514F">
        <w:rPr>
          <w:rFonts w:ascii="Georgia" w:hAnsi="Georgia" w:cs="Arial"/>
          <w:color w:val="444444"/>
          <w:lang w:val="es-ES"/>
        </w:rPr>
        <w:t xml:space="preserve"> </w:t>
      </w:r>
      <w:r w:rsidR="00EF514F">
        <w:rPr>
          <w:rFonts w:ascii="Georgia" w:hAnsi="Georgia" w:cs="Arial"/>
          <w:color w:val="444444"/>
          <w:lang w:val="es-ES"/>
        </w:rPr>
        <w:t xml:space="preserve"> </w:t>
      </w:r>
      <w:r w:rsidR="00EF514F" w:rsidRPr="00C24F85">
        <w:rPr>
          <w:rFonts w:ascii="Georgia" w:hAnsi="Georgia" w:cs="Arial"/>
          <w:lang w:val="es-ES"/>
        </w:rPr>
        <w:t>A esto, se suma que los empleados tienen que llevar tarjetas de proximidad, con el fin de evitar otro caso como el de 2014.</w:t>
      </w:r>
    </w:p>
    <w:p w14:paraId="22A1907A" w14:textId="77777777" w:rsidR="009A0E07" w:rsidRDefault="009A0E07" w:rsidP="009F0408">
      <w:pPr>
        <w:rPr>
          <w:rFonts w:ascii="Georgia" w:hAnsi="Georgia" w:cs="Arial"/>
          <w:color w:val="444444"/>
          <w:shd w:val="clear" w:color="auto" w:fill="FFFFFF"/>
          <w:lang w:val="es-ES"/>
        </w:rPr>
      </w:pPr>
    </w:p>
    <w:p w14:paraId="2B305EAE" w14:textId="77777777" w:rsidR="00EF514F" w:rsidRPr="00EF514F" w:rsidRDefault="00EF514F" w:rsidP="009F0408">
      <w:pPr>
        <w:rPr>
          <w:rFonts w:ascii="Georgia" w:hAnsi="Georgia" w:cs="Arial"/>
          <w:color w:val="444444"/>
          <w:shd w:val="clear" w:color="auto" w:fill="FFFFFF"/>
          <w:lang w:val="es-ES"/>
        </w:rPr>
      </w:pPr>
      <w:r w:rsidRPr="00EF514F">
        <w:rPr>
          <w:rFonts w:ascii="Georgia" w:hAnsi="Georgia" w:cs="Arial"/>
          <w:color w:val="444444"/>
          <w:shd w:val="clear" w:color="auto" w:fill="FFFFFF"/>
          <w:lang w:val="es-ES"/>
        </w:rPr>
        <w:lastRenderedPageBreak/>
        <w:t xml:space="preserve">El reto plantea </w:t>
      </w:r>
      <w:r>
        <w:rPr>
          <w:rFonts w:ascii="Georgia" w:hAnsi="Georgia" w:cs="Arial"/>
          <w:color w:val="444444"/>
          <w:shd w:val="clear" w:color="auto" w:fill="FFFFFF"/>
          <w:lang w:val="es-ES"/>
        </w:rPr>
        <w:t xml:space="preserve">que, como expertos en </w:t>
      </w:r>
      <w:r w:rsidRPr="003A0C15">
        <w:rPr>
          <w:rFonts w:ascii="Georgia" w:hAnsi="Georgia" w:cs="Arial"/>
          <w:i/>
          <w:color w:val="444444"/>
          <w:shd w:val="clear" w:color="auto" w:fill="FFFFFF"/>
          <w:lang w:val="es-ES"/>
        </w:rPr>
        <w:t>Visual Analytics</w:t>
      </w:r>
      <w:r>
        <w:rPr>
          <w:rFonts w:ascii="Georgia" w:hAnsi="Georgia" w:cs="Arial"/>
          <w:color w:val="444444"/>
          <w:shd w:val="clear" w:color="auto" w:fill="FFFFFF"/>
          <w:lang w:val="es-ES"/>
        </w:rPr>
        <w:t xml:space="preserve">, se lleve a cabo un análisis exhaustivo de los </w:t>
      </w:r>
      <w:r w:rsidRPr="00EF514F">
        <w:rPr>
          <w:rFonts w:ascii="Georgia" w:hAnsi="Georgia" w:cs="Arial"/>
          <w:color w:val="444444"/>
          <w:shd w:val="clear" w:color="auto" w:fill="FFFFFF"/>
          <w:lang w:val="es-ES"/>
        </w:rPr>
        <w:t xml:space="preserve">datos recolectados por </w:t>
      </w:r>
      <w:r>
        <w:rPr>
          <w:rFonts w:ascii="Georgia" w:hAnsi="Georgia" w:cs="Arial"/>
          <w:color w:val="444444"/>
          <w:shd w:val="clear" w:color="auto" w:fill="FFFFFF"/>
          <w:lang w:val="es-ES"/>
        </w:rPr>
        <w:t xml:space="preserve">estos </w:t>
      </w:r>
      <w:r w:rsidRPr="00EF514F">
        <w:rPr>
          <w:rFonts w:ascii="Georgia" w:hAnsi="Georgia" w:cs="Arial"/>
          <w:color w:val="444444"/>
          <w:shd w:val="clear" w:color="auto" w:fill="FFFFFF"/>
          <w:lang w:val="es-ES"/>
        </w:rPr>
        <w:t>sensores</w:t>
      </w:r>
      <w:r>
        <w:rPr>
          <w:rFonts w:ascii="Georgia" w:hAnsi="Georgia" w:cs="Arial"/>
          <w:color w:val="444444"/>
          <w:shd w:val="clear" w:color="auto" w:fill="FFFFFF"/>
          <w:lang w:val="es-ES"/>
        </w:rPr>
        <w:t xml:space="preserve"> en un período de dos semanas, entre los días           31 de mayo y 13 de Junio, con el fin de detectar </w:t>
      </w:r>
      <w:r w:rsidR="009A0E07">
        <w:rPr>
          <w:rFonts w:ascii="Georgia" w:hAnsi="Georgia" w:cs="Arial"/>
          <w:color w:val="444444"/>
          <w:shd w:val="clear" w:color="auto" w:fill="FFFFFF"/>
          <w:lang w:val="es-ES"/>
        </w:rPr>
        <w:t xml:space="preserve">patrones de comportamiento que </w:t>
      </w:r>
      <w:r w:rsidR="003A0C15">
        <w:rPr>
          <w:rFonts w:ascii="Georgia" w:hAnsi="Georgia" w:cs="Arial"/>
          <w:color w:val="444444"/>
          <w:shd w:val="clear" w:color="auto" w:fill="FFFFFF"/>
          <w:lang w:val="es-ES"/>
        </w:rPr>
        <w:t xml:space="preserve">posibilite la </w:t>
      </w:r>
      <w:r w:rsidR="009A0E07">
        <w:rPr>
          <w:rFonts w:ascii="Georgia" w:hAnsi="Georgia" w:cs="Arial"/>
          <w:color w:val="444444"/>
          <w:shd w:val="clear" w:color="auto" w:fill="FFFFFF"/>
          <w:lang w:val="es-ES"/>
        </w:rPr>
        <w:t>identifi</w:t>
      </w:r>
      <w:r w:rsidR="003A0C15">
        <w:rPr>
          <w:rFonts w:ascii="Georgia" w:hAnsi="Georgia" w:cs="Arial"/>
          <w:color w:val="444444"/>
          <w:shd w:val="clear" w:color="auto" w:fill="FFFFFF"/>
          <w:lang w:val="es-ES"/>
        </w:rPr>
        <w:t xml:space="preserve">cación de </w:t>
      </w:r>
      <w:r>
        <w:rPr>
          <w:rFonts w:ascii="Georgia" w:hAnsi="Georgia" w:cs="Arial"/>
          <w:color w:val="444444"/>
          <w:shd w:val="clear" w:color="auto" w:fill="FFFFFF"/>
          <w:lang w:val="es-ES"/>
        </w:rPr>
        <w:t>posibles fallos operacionales en el edificio, así como problemas de seguridad que pongan en riesgo al personal que trabaja en él.</w:t>
      </w:r>
    </w:p>
    <w:p w14:paraId="79AD0230" w14:textId="77777777" w:rsidR="00A41F57" w:rsidRPr="00E04AE6" w:rsidRDefault="009A0E07" w:rsidP="009F0408">
      <w:pPr>
        <w:rPr>
          <w:lang w:val="es-ES"/>
        </w:rPr>
      </w:pPr>
      <w:r w:rsidRPr="009A0E07">
        <w:rPr>
          <w:rFonts w:ascii="Georgia" w:hAnsi="Georgia" w:cs="Arial"/>
          <w:color w:val="444444"/>
          <w:lang w:val="es-ES"/>
        </w:rPr>
        <w:t xml:space="preserve">Para más información, se puede consultar </w:t>
      </w:r>
      <w:hyperlink r:id="rId9" w:tooltip="2016 VAST Challenge: MC2" w:history="1">
        <w:r w:rsidR="00E04AE6" w:rsidRPr="00861CBA">
          <w:rPr>
            <w:rStyle w:val="Hyperlink"/>
            <w:rFonts w:ascii="Georgia" w:hAnsi="Georgia" w:cs="Arial"/>
            <w:i/>
            <w:color w:val="51A128"/>
            <w:sz w:val="22"/>
            <w:shd w:val="clear" w:color="auto" w:fill="FFFFFF"/>
            <w:lang w:val="es-ES"/>
          </w:rPr>
          <w:t>VAST Challenge 2016: Mini-Challenge 2</w:t>
        </w:r>
      </w:hyperlink>
      <w:r w:rsidR="00E04AE6" w:rsidRPr="009A0E07">
        <w:rPr>
          <w:rStyle w:val="apple-converted-space"/>
          <w:rFonts w:ascii="Georgia" w:hAnsi="Georgia" w:cs="Arial"/>
          <w:color w:val="444444"/>
          <w:shd w:val="clear" w:color="auto" w:fill="FFFFFF"/>
          <w:lang w:val="es-ES"/>
        </w:rPr>
        <w:t> </w:t>
      </w:r>
      <w:r w:rsidR="00E04AE6" w:rsidRPr="009A0E07">
        <w:rPr>
          <w:rFonts w:ascii="Georgia" w:hAnsi="Georgia" w:cs="Arial"/>
          <w:color w:val="444444"/>
          <w:shd w:val="clear" w:color="auto" w:fill="FFFFFF"/>
          <w:lang w:val="es-ES"/>
        </w:rPr>
        <w:t>.</w:t>
      </w:r>
      <w:r w:rsidR="00E04AE6" w:rsidRPr="009A0E07">
        <w:rPr>
          <w:rFonts w:ascii="Georgia" w:hAnsi="Georgia" w:cs="Arial"/>
          <w:color w:val="444444"/>
          <w:lang w:val="es-ES"/>
        </w:rPr>
        <w:br/>
      </w:r>
      <w:r w:rsidR="00E04AE6" w:rsidRPr="009A0E07">
        <w:rPr>
          <w:rFonts w:ascii="Georgia" w:hAnsi="Georgia" w:cs="Arial"/>
          <w:color w:val="444444"/>
          <w:lang w:val="es-ES"/>
        </w:rPr>
        <w:br/>
      </w:r>
      <w:r w:rsidR="00A41F57" w:rsidRPr="00E04AE6">
        <w:rPr>
          <w:rStyle w:val="apple-converted-space"/>
          <w:rFonts w:cs="Arial"/>
          <w:color w:val="444444"/>
          <w:shd w:val="clear" w:color="auto" w:fill="FFFFFF"/>
          <w:lang w:val="es-ES"/>
        </w:rPr>
        <w:t> </w:t>
      </w:r>
    </w:p>
    <w:p w14:paraId="7D39E87D" w14:textId="77777777" w:rsidR="00A73DB2" w:rsidRPr="00881281" w:rsidRDefault="00A73DB2" w:rsidP="009F0408">
      <w:pPr>
        <w:pStyle w:val="Heading2"/>
      </w:pPr>
      <w:bookmarkStart w:id="3" w:name="_Toc488758442"/>
      <w:r w:rsidRPr="00881281">
        <w:t>Motivación</w:t>
      </w:r>
      <w:bookmarkEnd w:id="3"/>
      <w:r w:rsidRPr="00881281">
        <w:t xml:space="preserve"> </w:t>
      </w:r>
    </w:p>
    <w:p w14:paraId="319909C2" w14:textId="77777777" w:rsidR="00A73DB2" w:rsidRPr="002771E4" w:rsidRDefault="00A73DB2" w:rsidP="009F0408">
      <w:pPr>
        <w:rPr>
          <w:lang w:val="es-ES"/>
        </w:rPr>
      </w:pPr>
    </w:p>
    <w:p w14:paraId="5718252D" w14:textId="77777777" w:rsidR="00173F1E" w:rsidRPr="00621E6B" w:rsidRDefault="00A73DB2" w:rsidP="009F0408">
      <w:pPr>
        <w:rPr>
          <w:rFonts w:ascii="Georgia" w:hAnsi="Georgia"/>
        </w:rPr>
      </w:pPr>
      <w:r w:rsidRPr="00621E6B">
        <w:rPr>
          <w:rFonts w:ascii="Georgia" w:hAnsi="Georgia"/>
        </w:rPr>
        <w:t>L</w:t>
      </w:r>
      <w:r w:rsidR="00F808AC" w:rsidRPr="00621E6B">
        <w:rPr>
          <w:rFonts w:ascii="Georgia" w:hAnsi="Georgia"/>
        </w:rPr>
        <w:t xml:space="preserve">os valores presentados por los sensores, ubicados en zonas </w:t>
      </w:r>
      <w:r w:rsidRPr="00621E6B">
        <w:rPr>
          <w:rFonts w:ascii="Georgia" w:hAnsi="Georgia"/>
        </w:rPr>
        <w:t xml:space="preserve">estratégicas </w:t>
      </w:r>
      <w:r w:rsidR="00DC747A" w:rsidRPr="00621E6B">
        <w:rPr>
          <w:rFonts w:ascii="Georgia" w:hAnsi="Georgia"/>
        </w:rPr>
        <w:t xml:space="preserve">a lo largo </w:t>
      </w:r>
      <w:r w:rsidRPr="00621E6B">
        <w:rPr>
          <w:rFonts w:ascii="Georgia" w:hAnsi="Georgia"/>
        </w:rPr>
        <w:t>de</w:t>
      </w:r>
      <w:r w:rsidR="00F808AC" w:rsidRPr="00621E6B">
        <w:rPr>
          <w:rFonts w:ascii="Georgia" w:hAnsi="Georgia"/>
        </w:rPr>
        <w:t xml:space="preserve"> las </w:t>
      </w:r>
      <w:r w:rsidR="00DC747A" w:rsidRPr="00621E6B">
        <w:rPr>
          <w:rFonts w:ascii="Georgia" w:hAnsi="Georgia"/>
        </w:rPr>
        <w:t xml:space="preserve">tres </w:t>
      </w:r>
      <w:r w:rsidR="00F808AC" w:rsidRPr="00621E6B">
        <w:rPr>
          <w:rFonts w:ascii="Georgia" w:hAnsi="Georgia"/>
        </w:rPr>
        <w:t xml:space="preserve">plantas del </w:t>
      </w:r>
      <w:r w:rsidRPr="00621E6B">
        <w:rPr>
          <w:rFonts w:ascii="Georgia" w:hAnsi="Georgia"/>
        </w:rPr>
        <w:t xml:space="preserve">edificio, </w:t>
      </w:r>
      <w:r w:rsidR="00DC747A" w:rsidRPr="00621E6B">
        <w:rPr>
          <w:rFonts w:ascii="Georgia" w:hAnsi="Georgia"/>
        </w:rPr>
        <w:t xml:space="preserve">una vez </w:t>
      </w:r>
      <w:r w:rsidRPr="00621E6B">
        <w:rPr>
          <w:rFonts w:ascii="Georgia" w:hAnsi="Georgia"/>
        </w:rPr>
        <w:t>s</w:t>
      </w:r>
      <w:r w:rsidR="00DC747A" w:rsidRPr="00621E6B">
        <w:rPr>
          <w:rFonts w:ascii="Georgia" w:hAnsi="Georgia"/>
        </w:rPr>
        <w:t xml:space="preserve">on tratados, analizados e </w:t>
      </w:r>
      <w:r w:rsidRPr="00621E6B">
        <w:rPr>
          <w:rFonts w:ascii="Georgia" w:hAnsi="Georgia"/>
        </w:rPr>
        <w:t>interpre</w:t>
      </w:r>
      <w:r w:rsidR="00DC747A" w:rsidRPr="00621E6B">
        <w:rPr>
          <w:rFonts w:ascii="Georgia" w:hAnsi="Georgia"/>
        </w:rPr>
        <w:t xml:space="preserve">tados, </w:t>
      </w:r>
      <w:r w:rsidRPr="00621E6B">
        <w:rPr>
          <w:rFonts w:ascii="Georgia" w:hAnsi="Georgia"/>
        </w:rPr>
        <w:t xml:space="preserve">nos puede </w:t>
      </w:r>
      <w:r w:rsidR="00DC747A" w:rsidRPr="00621E6B">
        <w:rPr>
          <w:rFonts w:ascii="Georgia" w:hAnsi="Georgia"/>
        </w:rPr>
        <w:t xml:space="preserve">aportar </w:t>
      </w:r>
      <w:r w:rsidRPr="00621E6B">
        <w:rPr>
          <w:rFonts w:ascii="Georgia" w:hAnsi="Georgia"/>
        </w:rPr>
        <w:t>ciertas pistas sobre si el funcionamiento es</w:t>
      </w:r>
      <w:r w:rsidR="00DC747A" w:rsidRPr="00621E6B">
        <w:rPr>
          <w:rFonts w:ascii="Georgia" w:hAnsi="Georgia"/>
        </w:rPr>
        <w:t xml:space="preserve"> el</w:t>
      </w:r>
      <w:r w:rsidRPr="00621E6B">
        <w:rPr>
          <w:rFonts w:ascii="Georgia" w:hAnsi="Georgia"/>
        </w:rPr>
        <w:t xml:space="preserve"> </w:t>
      </w:r>
      <w:r w:rsidR="00DC747A" w:rsidRPr="00621E6B">
        <w:rPr>
          <w:rFonts w:ascii="Georgia" w:hAnsi="Georgia"/>
        </w:rPr>
        <w:t xml:space="preserve">esperado </w:t>
      </w:r>
      <w:r w:rsidRPr="00621E6B">
        <w:rPr>
          <w:rFonts w:ascii="Georgia" w:hAnsi="Georgia"/>
        </w:rPr>
        <w:t xml:space="preserve">o no, lo que se traduce en </w:t>
      </w:r>
      <w:r w:rsidR="00DC747A" w:rsidRPr="00621E6B">
        <w:rPr>
          <w:rFonts w:ascii="Georgia" w:hAnsi="Georgia"/>
        </w:rPr>
        <w:t>la detección de posibles anomalías</w:t>
      </w:r>
      <w:r w:rsidR="00173F1E" w:rsidRPr="00621E6B">
        <w:rPr>
          <w:rFonts w:ascii="Georgia" w:hAnsi="Georgia"/>
        </w:rPr>
        <w:t xml:space="preserve"> (outliers)</w:t>
      </w:r>
      <w:r w:rsidR="00DC747A" w:rsidRPr="00621E6B">
        <w:rPr>
          <w:rFonts w:ascii="Georgia" w:hAnsi="Georgia"/>
        </w:rPr>
        <w:t xml:space="preserve">, datos atípicos que pueden influir en fallos de tipo operativo o incluso, en fallos de </w:t>
      </w:r>
      <w:r w:rsidRPr="00621E6B">
        <w:rPr>
          <w:rFonts w:ascii="Georgia" w:hAnsi="Georgia"/>
        </w:rPr>
        <w:t xml:space="preserve">seguridad </w:t>
      </w:r>
      <w:r w:rsidR="00DC747A" w:rsidRPr="00621E6B">
        <w:rPr>
          <w:rFonts w:ascii="Georgia" w:hAnsi="Georgia"/>
        </w:rPr>
        <w:t xml:space="preserve">en relación con el personal que trabaja en él. </w:t>
      </w:r>
    </w:p>
    <w:p w14:paraId="5457170C" w14:textId="77777777" w:rsidR="00CA7F39" w:rsidRPr="00621E6B" w:rsidRDefault="00640D20" w:rsidP="009F0408">
      <w:pPr>
        <w:rPr>
          <w:rFonts w:ascii="Georgia" w:hAnsi="Georgia"/>
        </w:rPr>
      </w:pPr>
      <w:r w:rsidRPr="00621E6B">
        <w:rPr>
          <w:rFonts w:ascii="Georgia" w:hAnsi="Georgia"/>
        </w:rPr>
        <w:t>E</w:t>
      </w:r>
      <w:r w:rsidR="00C038BC" w:rsidRPr="00621E6B">
        <w:rPr>
          <w:rFonts w:ascii="Georgia" w:hAnsi="Georgia"/>
        </w:rPr>
        <w:t>n este proyecto proponemos la combinación de</w:t>
      </w:r>
      <w:r w:rsidR="000E3E5A" w:rsidRPr="00621E6B">
        <w:rPr>
          <w:rFonts w:ascii="Georgia" w:hAnsi="Georgia"/>
        </w:rPr>
        <w:t xml:space="preserve"> técnicas de</w:t>
      </w:r>
      <w:r w:rsidR="00C549CE" w:rsidRPr="00621E6B">
        <w:rPr>
          <w:rFonts w:ascii="Georgia" w:hAnsi="Georgia"/>
        </w:rPr>
        <w:t xml:space="preserve"> </w:t>
      </w:r>
      <w:r w:rsidR="00C549CE" w:rsidRPr="00621E6B">
        <w:rPr>
          <w:rFonts w:ascii="Georgia" w:hAnsi="Georgia"/>
          <w:i/>
        </w:rPr>
        <w:t>Clustering</w:t>
      </w:r>
      <w:r w:rsidR="00CA7F39" w:rsidRPr="00621E6B">
        <w:rPr>
          <w:rFonts w:ascii="Georgia" w:hAnsi="Georgia"/>
          <w:i/>
        </w:rPr>
        <w:t xml:space="preserve"> Jerárquico </w:t>
      </w:r>
      <w:r w:rsidR="00CA7F39" w:rsidRPr="00621E6B">
        <w:rPr>
          <w:rFonts w:ascii="Georgia" w:hAnsi="Georgia"/>
        </w:rPr>
        <w:t xml:space="preserve">basado en la distancia </w:t>
      </w:r>
      <w:r w:rsidR="00CA7F39" w:rsidRPr="00621E6B">
        <w:rPr>
          <w:rFonts w:ascii="Georgia" w:hAnsi="Georgia"/>
          <w:i/>
        </w:rPr>
        <w:t xml:space="preserve">DTW </w:t>
      </w:r>
      <w:r w:rsidR="00173F1E" w:rsidRPr="00621E6B">
        <w:rPr>
          <w:rFonts w:ascii="Georgia" w:hAnsi="Georgia"/>
          <w:i/>
        </w:rPr>
        <w:t xml:space="preserve"> </w:t>
      </w:r>
      <w:r w:rsidR="000E3E5A" w:rsidRPr="00621E6B">
        <w:rPr>
          <w:rFonts w:ascii="Georgia" w:hAnsi="Georgia"/>
        </w:rPr>
        <w:t xml:space="preserve">con </w:t>
      </w:r>
      <w:r w:rsidR="00CA7F39" w:rsidRPr="00621E6B">
        <w:rPr>
          <w:rFonts w:ascii="Georgia" w:hAnsi="Georgia"/>
        </w:rPr>
        <w:t xml:space="preserve">otras </w:t>
      </w:r>
      <w:r w:rsidR="000E3E5A" w:rsidRPr="00621E6B">
        <w:rPr>
          <w:rFonts w:ascii="Georgia" w:hAnsi="Georgia"/>
        </w:rPr>
        <w:t xml:space="preserve">técnicas </w:t>
      </w:r>
      <w:r w:rsidR="008866F2" w:rsidRPr="00621E6B">
        <w:rPr>
          <w:rFonts w:ascii="Georgia" w:hAnsi="Georgia"/>
        </w:rPr>
        <w:t xml:space="preserve">de análisis visual. </w:t>
      </w:r>
    </w:p>
    <w:p w14:paraId="2C1C1030" w14:textId="77777777" w:rsidR="001D7DA5" w:rsidRPr="00621E6B" w:rsidRDefault="00CA7F39" w:rsidP="009F0408">
      <w:pPr>
        <w:rPr>
          <w:rFonts w:ascii="Georgia" w:hAnsi="Georgia"/>
        </w:rPr>
      </w:pPr>
      <w:r w:rsidRPr="00621E6B">
        <w:rPr>
          <w:rFonts w:ascii="Georgia" w:hAnsi="Georgia"/>
        </w:rPr>
        <w:t xml:space="preserve">Esto </w:t>
      </w:r>
      <w:r w:rsidR="00B13BFF" w:rsidRPr="00621E6B">
        <w:rPr>
          <w:rFonts w:ascii="Georgia" w:hAnsi="Georgia"/>
        </w:rPr>
        <w:t>haría</w:t>
      </w:r>
      <w:r w:rsidR="00C549CE" w:rsidRPr="00621E6B">
        <w:rPr>
          <w:rFonts w:ascii="Georgia" w:hAnsi="Georgia"/>
        </w:rPr>
        <w:t xml:space="preserve"> factible esa transformación de datos en conocimiento a la que hacía referencia anteriormente, uno de los mayores valores con que una empresa puede contar hoy en día. </w:t>
      </w:r>
    </w:p>
    <w:p w14:paraId="4BA5B955" w14:textId="77777777" w:rsidR="00B72955" w:rsidRDefault="001D7DA5" w:rsidP="009F0408">
      <w:pPr>
        <w:rPr>
          <w:rFonts w:ascii="Georgia" w:hAnsi="Georgia"/>
        </w:rPr>
      </w:pPr>
      <w:r w:rsidRPr="00621E6B">
        <w:rPr>
          <w:rFonts w:ascii="Georgia" w:hAnsi="Georgia"/>
        </w:rPr>
        <w:t>La solución presentada en este documento se ha desarrollado para unos datos específicos, pero se podría generalizar a otro</w:t>
      </w:r>
      <w:r w:rsidR="00793B48" w:rsidRPr="00621E6B">
        <w:rPr>
          <w:rFonts w:ascii="Georgia" w:hAnsi="Georgia"/>
        </w:rPr>
        <w:t>s</w:t>
      </w:r>
      <w:r w:rsidRPr="00621E6B">
        <w:rPr>
          <w:rFonts w:ascii="Georgia" w:hAnsi="Georgia"/>
        </w:rPr>
        <w:t xml:space="preserve"> conjunto</w:t>
      </w:r>
      <w:r w:rsidR="00793B48" w:rsidRPr="00621E6B">
        <w:rPr>
          <w:rFonts w:ascii="Georgia" w:hAnsi="Georgia"/>
        </w:rPr>
        <w:t>s</w:t>
      </w:r>
      <w:r w:rsidRPr="00621E6B">
        <w:rPr>
          <w:rFonts w:ascii="Georgia" w:hAnsi="Georgia"/>
        </w:rPr>
        <w:t xml:space="preserve"> de datos similares</w:t>
      </w:r>
      <w:r w:rsidR="00F45D1E" w:rsidRPr="00621E6B">
        <w:rPr>
          <w:rFonts w:ascii="Georgia" w:hAnsi="Georgia"/>
        </w:rPr>
        <w:t xml:space="preserve">, por lo que se puede convertir en una metodología general. </w:t>
      </w:r>
    </w:p>
    <w:p w14:paraId="2FC3DF0D" w14:textId="77777777" w:rsidR="004F12B9" w:rsidRPr="00621E6B" w:rsidRDefault="004F12B9" w:rsidP="009F0408">
      <w:pPr>
        <w:rPr>
          <w:rFonts w:ascii="Georgia" w:hAnsi="Georgia"/>
        </w:rPr>
      </w:pPr>
      <w:r>
        <w:rPr>
          <w:rFonts w:ascii="Georgia" w:hAnsi="Georgia"/>
        </w:rPr>
        <w:t xml:space="preserve">La dificultad de este proyecto radica en el volumen de datos analizados, lo que se traduce en que detectar anomalías no siempre es algo trivial o sencillo.  La razón de decantarnos por técnicas como el clustering ha sido precisamente su capacidad para resumir esos datos.  </w:t>
      </w:r>
    </w:p>
    <w:p w14:paraId="0850C227" w14:textId="77777777" w:rsidR="004F12B9" w:rsidRPr="00621E6B" w:rsidRDefault="004F12B9" w:rsidP="004F12B9">
      <w:pPr>
        <w:rPr>
          <w:rFonts w:ascii="Georgia" w:hAnsi="Georgia"/>
        </w:rPr>
      </w:pPr>
      <w:r w:rsidRPr="00621E6B">
        <w:rPr>
          <w:rFonts w:ascii="Georgia" w:hAnsi="Georgia"/>
        </w:rPr>
        <w:t>La motivación principal de este trabajo ha sido en todo momento crear una metodología con la que poder detectar anomalías en series temporales multivariantes, lo que nos permite, una vez aislados, adquirir un conocimiento sobre los mismos, con el que se contribuirá a la toma de decisiones.</w:t>
      </w:r>
    </w:p>
    <w:p w14:paraId="1D351023" w14:textId="77777777" w:rsidR="00385B70" w:rsidRDefault="00385B70" w:rsidP="009F0408">
      <w:pPr>
        <w:rPr>
          <w:rFonts w:ascii="Georgia" w:hAnsi="Georgia"/>
        </w:rPr>
      </w:pPr>
    </w:p>
    <w:p w14:paraId="17B8CA83" w14:textId="77777777" w:rsidR="00A94D83" w:rsidRDefault="00A94D83" w:rsidP="009F0408">
      <w:pPr>
        <w:jc w:val="left"/>
        <w:rPr>
          <w:rFonts w:ascii="Georgia" w:hAnsi="Georgia"/>
        </w:rPr>
      </w:pPr>
      <w:r>
        <w:rPr>
          <w:rFonts w:ascii="Georgia" w:hAnsi="Georgia"/>
        </w:rPr>
        <w:br w:type="page"/>
      </w:r>
    </w:p>
    <w:p w14:paraId="273DB51F" w14:textId="77777777" w:rsidR="00A73DB2" w:rsidRPr="00881281" w:rsidRDefault="00A73DB2" w:rsidP="009F0408">
      <w:pPr>
        <w:pStyle w:val="Heading2"/>
        <w:rPr>
          <w:lang w:val="es-ES"/>
        </w:rPr>
      </w:pPr>
      <w:bookmarkStart w:id="4" w:name="_Toc488758443"/>
      <w:r w:rsidRPr="00881281">
        <w:rPr>
          <w:lang w:val="es-ES"/>
        </w:rPr>
        <w:lastRenderedPageBreak/>
        <w:t>Planteamiento de trabajo</w:t>
      </w:r>
      <w:bookmarkEnd w:id="4"/>
    </w:p>
    <w:p w14:paraId="055A1C37" w14:textId="77777777" w:rsidR="00A73DB2" w:rsidRPr="002771E4" w:rsidRDefault="00A73DB2" w:rsidP="009F0408">
      <w:pPr>
        <w:spacing w:after="0"/>
        <w:rPr>
          <w:lang w:val="es-ES"/>
        </w:rPr>
      </w:pPr>
    </w:p>
    <w:p w14:paraId="6CF91510" w14:textId="77777777" w:rsidR="00A73DB2" w:rsidRPr="00380AD6" w:rsidRDefault="00A73DB2" w:rsidP="009F0408">
      <w:pPr>
        <w:rPr>
          <w:rFonts w:ascii="Georgia" w:hAnsi="Georgia"/>
        </w:rPr>
      </w:pPr>
      <w:r w:rsidRPr="00380AD6">
        <w:rPr>
          <w:rFonts w:ascii="Georgia" w:hAnsi="Georgia"/>
        </w:rPr>
        <w:t xml:space="preserve">En todo momento, el planteamiento del trabajo ha sido </w:t>
      </w:r>
      <w:r w:rsidR="00115069">
        <w:rPr>
          <w:rFonts w:ascii="Georgia" w:hAnsi="Georgia"/>
        </w:rPr>
        <w:t xml:space="preserve">crear una metodología que permita </w:t>
      </w:r>
      <w:r w:rsidRPr="00380AD6">
        <w:rPr>
          <w:rFonts w:ascii="Georgia" w:hAnsi="Georgia"/>
        </w:rPr>
        <w:t>aplicar una técnica de análisis de datos</w:t>
      </w:r>
      <w:r w:rsidR="00115069">
        <w:rPr>
          <w:rFonts w:ascii="Georgia" w:hAnsi="Georgia"/>
        </w:rPr>
        <w:t xml:space="preserve">, con el fin de </w:t>
      </w:r>
      <w:r w:rsidRPr="00380AD6">
        <w:rPr>
          <w:rFonts w:ascii="Georgia" w:hAnsi="Georgia"/>
        </w:rPr>
        <w:t>transformar la simple recogida de datos en información</w:t>
      </w:r>
      <w:r w:rsidR="00115069">
        <w:rPr>
          <w:rFonts w:ascii="Georgia" w:hAnsi="Georgia"/>
        </w:rPr>
        <w:t xml:space="preserve"> v</w:t>
      </w:r>
      <w:r w:rsidRPr="00380AD6">
        <w:rPr>
          <w:rFonts w:ascii="Georgia" w:hAnsi="Georgia"/>
        </w:rPr>
        <w:t>aliosa</w:t>
      </w:r>
      <w:r w:rsidR="00115069">
        <w:rPr>
          <w:rFonts w:ascii="Georgia" w:hAnsi="Georgia"/>
        </w:rPr>
        <w:t xml:space="preserve">. Como es lógico, dicha </w:t>
      </w:r>
      <w:r w:rsidRPr="00380AD6">
        <w:rPr>
          <w:rFonts w:ascii="Georgia" w:hAnsi="Georgia"/>
        </w:rPr>
        <w:t>metodología</w:t>
      </w:r>
      <w:r w:rsidR="00115069">
        <w:rPr>
          <w:rFonts w:ascii="Georgia" w:hAnsi="Georgia"/>
        </w:rPr>
        <w:t xml:space="preserve"> </w:t>
      </w:r>
      <w:r w:rsidRPr="00380AD6">
        <w:rPr>
          <w:rFonts w:ascii="Georgia" w:hAnsi="Georgia"/>
        </w:rPr>
        <w:t>añade valor, dado que podría ser aplicada en otros escenarios diferentes.</w:t>
      </w:r>
    </w:p>
    <w:p w14:paraId="2AA9F1A9" w14:textId="77777777" w:rsidR="00007653" w:rsidRDefault="00A73DB2" w:rsidP="009F0408">
      <w:pPr>
        <w:rPr>
          <w:rFonts w:ascii="Georgia" w:hAnsi="Georgia"/>
        </w:rPr>
      </w:pPr>
      <w:r w:rsidRPr="00380AD6">
        <w:rPr>
          <w:rFonts w:ascii="Georgia" w:hAnsi="Georgia"/>
        </w:rPr>
        <w:t>El tratamiento de los datos se ha llevado a cabo en un entorno de programación R</w:t>
      </w:r>
      <w:r w:rsidR="00047F5C">
        <w:rPr>
          <w:rFonts w:ascii="Georgia" w:hAnsi="Georgia"/>
        </w:rPr>
        <w:t>.                 Se ha elegido este lenguaje por su enfoque hacia el análisis estadístico, dado que permite cargar diferentes paquetes con funcionalidades de cálculo y gráficas.  M</w:t>
      </w:r>
      <w:r w:rsidRPr="00380AD6">
        <w:rPr>
          <w:rFonts w:ascii="Georgia" w:hAnsi="Georgia"/>
        </w:rPr>
        <w:t xml:space="preserve">ediante el uso de librerías específicas de Data Mining (minería de datos), junto con técnicas de Clustering Jerárquico y de visualización a través de dendrogramas, </w:t>
      </w:r>
      <w:r w:rsidR="00047F5C">
        <w:rPr>
          <w:rFonts w:ascii="Georgia" w:hAnsi="Georgia"/>
        </w:rPr>
        <w:t xml:space="preserve">nos </w:t>
      </w:r>
      <w:r w:rsidRPr="00380AD6">
        <w:rPr>
          <w:rFonts w:ascii="Georgia" w:hAnsi="Georgia"/>
        </w:rPr>
        <w:t xml:space="preserve">ha permitido extraer y analizar dicha información.   </w:t>
      </w:r>
    </w:p>
    <w:p w14:paraId="54A8BB22" w14:textId="77777777" w:rsidR="00A73DB2" w:rsidRDefault="00A73DB2" w:rsidP="009F0408"/>
    <w:p w14:paraId="681FDFEA" w14:textId="77777777" w:rsidR="00195153" w:rsidRDefault="00195153" w:rsidP="009F0408"/>
    <w:p w14:paraId="29DE08AC" w14:textId="77777777" w:rsidR="00A73DB2" w:rsidRPr="00881281" w:rsidRDefault="00A73DB2" w:rsidP="009F0408">
      <w:pPr>
        <w:pStyle w:val="Heading2"/>
        <w:rPr>
          <w:lang w:val="es-ES"/>
        </w:rPr>
      </w:pPr>
      <w:bookmarkStart w:id="5" w:name="_Toc488758444"/>
      <w:r w:rsidRPr="00881281">
        <w:rPr>
          <w:lang w:val="es-ES"/>
        </w:rPr>
        <w:t>Estructura de capítulos</w:t>
      </w:r>
      <w:bookmarkEnd w:id="5"/>
    </w:p>
    <w:p w14:paraId="45FF8135" w14:textId="77777777" w:rsidR="00A73DB2" w:rsidRPr="002771E4" w:rsidRDefault="00A73DB2" w:rsidP="009F0408">
      <w:pPr>
        <w:rPr>
          <w:lang w:val="es-ES"/>
        </w:rPr>
      </w:pPr>
    </w:p>
    <w:p w14:paraId="760C961B" w14:textId="77777777" w:rsidR="00A73DB2" w:rsidRPr="00FC0A57" w:rsidRDefault="00A73DB2" w:rsidP="009F0408">
      <w:pPr>
        <w:rPr>
          <w:rFonts w:ascii="Georgia" w:hAnsi="Georgia"/>
          <w:lang w:val="es-ES"/>
        </w:rPr>
      </w:pPr>
      <w:r w:rsidRPr="00FC0A57">
        <w:rPr>
          <w:rFonts w:ascii="Georgia" w:hAnsi="Georgia"/>
          <w:lang w:val="es-ES"/>
        </w:rPr>
        <w:t xml:space="preserve">Los capítulos que componen el presente documento explican de forma detallada los conceptos en los que se ha basado la Metodología definida en el trabajo, cuyo objetivo es permitir la detección de anomalías en los datos analizados. </w:t>
      </w:r>
    </w:p>
    <w:p w14:paraId="5BE7916D" w14:textId="77777777" w:rsidR="00A73DB2" w:rsidRPr="00FC0A57" w:rsidRDefault="00CD7E32" w:rsidP="009F0408">
      <w:pPr>
        <w:rPr>
          <w:rFonts w:ascii="Georgia" w:hAnsi="Georgia"/>
          <w:lang w:val="es-ES"/>
        </w:rPr>
      </w:pPr>
      <w:r>
        <w:rPr>
          <w:rFonts w:ascii="Georgia" w:hAnsi="Georgia"/>
          <w:lang w:val="es-ES"/>
        </w:rPr>
        <w:t>En el capítulo</w:t>
      </w:r>
      <w:r w:rsidR="00036332">
        <w:rPr>
          <w:rFonts w:ascii="Georgia" w:hAnsi="Georgia"/>
          <w:lang w:val="es-ES"/>
        </w:rPr>
        <w:t xml:space="preserve"> 2 se desarrolla el concepto de detección de </w:t>
      </w:r>
      <w:r>
        <w:rPr>
          <w:rFonts w:ascii="Georgia" w:hAnsi="Georgia"/>
          <w:lang w:val="es-ES"/>
        </w:rPr>
        <w:t>anomalía</w:t>
      </w:r>
      <w:r w:rsidR="00036332">
        <w:rPr>
          <w:rFonts w:ascii="Georgia" w:hAnsi="Georgia"/>
          <w:lang w:val="es-ES"/>
        </w:rPr>
        <w:t>s</w:t>
      </w:r>
      <w:r>
        <w:rPr>
          <w:rFonts w:ascii="Georgia" w:hAnsi="Georgia"/>
          <w:lang w:val="es-ES"/>
        </w:rPr>
        <w:t>, qué tipos de existen</w:t>
      </w:r>
      <w:r w:rsidR="00036332">
        <w:rPr>
          <w:rFonts w:ascii="Georgia" w:hAnsi="Georgia"/>
          <w:lang w:val="es-ES"/>
        </w:rPr>
        <w:t xml:space="preserve">, y se presentan algunos </w:t>
      </w:r>
      <w:r>
        <w:rPr>
          <w:rFonts w:ascii="Georgia" w:hAnsi="Georgia"/>
          <w:lang w:val="es-ES"/>
        </w:rPr>
        <w:t xml:space="preserve">ejemplos </w:t>
      </w:r>
      <w:r w:rsidR="00036332">
        <w:rPr>
          <w:rFonts w:ascii="Georgia" w:hAnsi="Georgia"/>
          <w:lang w:val="es-ES"/>
        </w:rPr>
        <w:t xml:space="preserve">significativos </w:t>
      </w:r>
      <w:r>
        <w:rPr>
          <w:rFonts w:ascii="Georgia" w:hAnsi="Georgia"/>
          <w:lang w:val="es-ES"/>
        </w:rPr>
        <w:t xml:space="preserve">de cómo se aplican </w:t>
      </w:r>
      <w:r w:rsidR="00036332">
        <w:rPr>
          <w:rFonts w:ascii="Georgia" w:hAnsi="Georgia"/>
          <w:lang w:val="es-ES"/>
        </w:rPr>
        <w:t>a</w:t>
      </w:r>
      <w:r>
        <w:rPr>
          <w:rFonts w:ascii="Georgia" w:hAnsi="Georgia"/>
          <w:lang w:val="es-ES"/>
        </w:rPr>
        <w:t xml:space="preserve"> diferentes sectores. </w:t>
      </w:r>
      <w:r w:rsidR="002E3E8C">
        <w:rPr>
          <w:rFonts w:ascii="Georgia" w:hAnsi="Georgia"/>
          <w:lang w:val="es-ES"/>
        </w:rPr>
        <w:t xml:space="preserve">                   </w:t>
      </w:r>
      <w:r w:rsidR="00A73DB2" w:rsidRPr="00FC0A57">
        <w:rPr>
          <w:rFonts w:ascii="Georgia" w:hAnsi="Georgia"/>
          <w:lang w:val="es-ES"/>
        </w:rPr>
        <w:t xml:space="preserve">En el </w:t>
      </w:r>
      <w:r w:rsidR="00A73DB2" w:rsidRPr="002C090D">
        <w:rPr>
          <w:rFonts w:ascii="Georgia" w:hAnsi="Georgia"/>
          <w:i/>
          <w:lang w:val="es-ES"/>
        </w:rPr>
        <w:t>capítulo 3</w:t>
      </w:r>
      <w:r w:rsidR="00A73DB2" w:rsidRPr="00FC0A57">
        <w:rPr>
          <w:rFonts w:ascii="Georgia" w:hAnsi="Georgia"/>
          <w:lang w:val="es-ES"/>
        </w:rPr>
        <w:t xml:space="preserve"> se explica el método de </w:t>
      </w:r>
      <w:r w:rsidR="00A73DB2" w:rsidRPr="002C090D">
        <w:rPr>
          <w:rFonts w:ascii="Georgia" w:hAnsi="Georgia"/>
          <w:i/>
          <w:lang w:val="es-ES"/>
        </w:rPr>
        <w:t>Clustering Jerárquico</w:t>
      </w:r>
      <w:r w:rsidR="00A73DB2" w:rsidRPr="00FC0A57">
        <w:rPr>
          <w:rFonts w:ascii="Georgia" w:hAnsi="Georgia"/>
          <w:lang w:val="es-ES"/>
        </w:rPr>
        <w:t xml:space="preserve"> que permite la detección de grupos de e</w:t>
      </w:r>
      <w:r>
        <w:rPr>
          <w:rFonts w:ascii="Georgia" w:hAnsi="Georgia"/>
          <w:lang w:val="es-ES"/>
        </w:rPr>
        <w:t>lementos que sean similares (clú</w:t>
      </w:r>
      <w:r w:rsidR="00A73DB2" w:rsidRPr="00FC0A57">
        <w:rPr>
          <w:rFonts w:ascii="Georgia" w:hAnsi="Georgia"/>
          <w:lang w:val="es-ES"/>
        </w:rPr>
        <w:t>ster</w:t>
      </w:r>
      <w:r>
        <w:rPr>
          <w:rFonts w:ascii="Georgia" w:hAnsi="Georgia"/>
          <w:lang w:val="es-ES"/>
        </w:rPr>
        <w:t>e</w:t>
      </w:r>
      <w:r w:rsidR="00A73DB2" w:rsidRPr="00FC0A57">
        <w:rPr>
          <w:rFonts w:ascii="Georgia" w:hAnsi="Georgia"/>
          <w:lang w:val="es-ES"/>
        </w:rPr>
        <w:t xml:space="preserve">s). </w:t>
      </w:r>
      <w:r w:rsidR="000C6824">
        <w:rPr>
          <w:rFonts w:ascii="Georgia" w:hAnsi="Georgia"/>
          <w:lang w:val="es-ES"/>
        </w:rPr>
        <w:t xml:space="preserve">En el </w:t>
      </w:r>
      <w:r w:rsidR="000C6824" w:rsidRPr="002C090D">
        <w:rPr>
          <w:rFonts w:ascii="Georgia" w:hAnsi="Georgia"/>
          <w:i/>
          <w:lang w:val="es-ES"/>
        </w:rPr>
        <w:t>capítulo 4</w:t>
      </w:r>
      <w:r w:rsidR="000C6824">
        <w:rPr>
          <w:rFonts w:ascii="Georgia" w:hAnsi="Georgia"/>
          <w:lang w:val="es-ES"/>
        </w:rPr>
        <w:t xml:space="preserve"> se describe la lectura e interpretación de los </w:t>
      </w:r>
      <w:r w:rsidR="000C6824" w:rsidRPr="002C090D">
        <w:rPr>
          <w:rFonts w:ascii="Georgia" w:hAnsi="Georgia"/>
          <w:i/>
          <w:lang w:val="es-ES"/>
        </w:rPr>
        <w:t>dendrogramas</w:t>
      </w:r>
      <w:r w:rsidR="000C6824">
        <w:rPr>
          <w:rFonts w:ascii="Georgia" w:hAnsi="Georgia"/>
          <w:lang w:val="es-ES"/>
        </w:rPr>
        <w:t xml:space="preserve">, </w:t>
      </w:r>
      <w:r w:rsidR="004C5677" w:rsidRPr="00FC0A57">
        <w:rPr>
          <w:rFonts w:ascii="Georgia" w:hAnsi="Georgia"/>
          <w:lang w:val="es-ES"/>
        </w:rPr>
        <w:t xml:space="preserve">un tipo de representación gráfica que nos facilita la interpretación de los grupos, diferenciando aquellos datos que presentan características similares. </w:t>
      </w:r>
      <w:r w:rsidR="000C6824">
        <w:rPr>
          <w:rFonts w:ascii="Georgia" w:hAnsi="Georgia"/>
          <w:lang w:val="es-ES"/>
        </w:rPr>
        <w:t xml:space="preserve">En el </w:t>
      </w:r>
      <w:r w:rsidR="000C6824" w:rsidRPr="002C090D">
        <w:rPr>
          <w:rFonts w:ascii="Georgia" w:hAnsi="Georgia"/>
          <w:i/>
          <w:lang w:val="es-ES"/>
        </w:rPr>
        <w:t>capítulo 5</w:t>
      </w:r>
      <w:r w:rsidR="00A73DB2" w:rsidRPr="00FC0A57">
        <w:rPr>
          <w:rFonts w:ascii="Georgia" w:hAnsi="Georgia"/>
          <w:lang w:val="es-ES"/>
        </w:rPr>
        <w:t xml:space="preserve"> se </w:t>
      </w:r>
      <w:r w:rsidR="000C6824">
        <w:rPr>
          <w:rFonts w:ascii="Georgia" w:hAnsi="Georgia"/>
          <w:lang w:val="es-ES"/>
        </w:rPr>
        <w:t xml:space="preserve">analizan </w:t>
      </w:r>
      <w:r w:rsidR="00A73DB2" w:rsidRPr="00FC0A57">
        <w:rPr>
          <w:rFonts w:ascii="Georgia" w:hAnsi="Georgia"/>
          <w:lang w:val="es-ES"/>
        </w:rPr>
        <w:t xml:space="preserve">las características principales del algoritmo </w:t>
      </w:r>
      <w:r w:rsidR="00A73DB2" w:rsidRPr="002C090D">
        <w:rPr>
          <w:rFonts w:ascii="Georgia" w:hAnsi="Georgia"/>
          <w:i/>
          <w:lang w:val="es-ES"/>
        </w:rPr>
        <w:t>DTW</w:t>
      </w:r>
      <w:r w:rsidR="00A73DB2" w:rsidRPr="00FC0A57">
        <w:rPr>
          <w:rFonts w:ascii="Georgia" w:hAnsi="Georgia"/>
          <w:lang w:val="es-ES"/>
        </w:rPr>
        <w:t xml:space="preserve">, utilizado como medida de distancia entre elementos. </w:t>
      </w:r>
      <w:r w:rsidR="004C5677">
        <w:rPr>
          <w:rFonts w:ascii="Georgia" w:hAnsi="Georgia"/>
          <w:lang w:val="es-ES"/>
        </w:rPr>
        <w:t xml:space="preserve"> Todas estas técnicas se </w:t>
      </w:r>
      <w:r w:rsidR="00A73DB2" w:rsidRPr="00FC0A57">
        <w:rPr>
          <w:rFonts w:ascii="Georgia" w:hAnsi="Georgia"/>
          <w:lang w:val="es-ES"/>
        </w:rPr>
        <w:t>ha</w:t>
      </w:r>
      <w:r w:rsidR="004C5677">
        <w:rPr>
          <w:rFonts w:ascii="Georgia" w:hAnsi="Georgia"/>
          <w:lang w:val="es-ES"/>
        </w:rPr>
        <w:t xml:space="preserve">n aplicado en un entorno de </w:t>
      </w:r>
      <w:r w:rsidR="00A73DB2" w:rsidRPr="002C090D">
        <w:rPr>
          <w:rFonts w:ascii="Georgia" w:hAnsi="Georgia"/>
          <w:i/>
          <w:lang w:val="es-ES"/>
        </w:rPr>
        <w:t>programación en R</w:t>
      </w:r>
      <w:r w:rsidR="00A73DB2" w:rsidRPr="00FC0A57">
        <w:rPr>
          <w:rFonts w:ascii="Georgia" w:hAnsi="Georgia"/>
          <w:lang w:val="es-ES"/>
        </w:rPr>
        <w:t>.</w:t>
      </w:r>
    </w:p>
    <w:p w14:paraId="5DC2FA1B" w14:textId="77777777" w:rsidR="00A73DB2" w:rsidRPr="00FC0A57" w:rsidRDefault="00A73DB2" w:rsidP="009F0408">
      <w:pPr>
        <w:rPr>
          <w:lang w:val="es-ES"/>
        </w:rPr>
      </w:pPr>
      <w:r w:rsidRPr="00FC0A57">
        <w:rPr>
          <w:rFonts w:ascii="Georgia" w:hAnsi="Georgia"/>
          <w:lang w:val="es-ES"/>
        </w:rPr>
        <w:t xml:space="preserve">En el </w:t>
      </w:r>
      <w:r w:rsidRPr="00A02A61">
        <w:rPr>
          <w:rFonts w:ascii="Georgia" w:hAnsi="Georgia"/>
          <w:i/>
          <w:lang w:val="es-ES"/>
        </w:rPr>
        <w:t xml:space="preserve">capítulo </w:t>
      </w:r>
      <w:r w:rsidR="000C6824" w:rsidRPr="00A02A61">
        <w:rPr>
          <w:rFonts w:ascii="Georgia" w:hAnsi="Georgia"/>
          <w:i/>
          <w:lang w:val="es-ES"/>
        </w:rPr>
        <w:t>6</w:t>
      </w:r>
      <w:r w:rsidR="000C6824">
        <w:rPr>
          <w:rFonts w:ascii="Georgia" w:hAnsi="Georgia"/>
          <w:lang w:val="es-ES"/>
        </w:rPr>
        <w:t xml:space="preserve"> </w:t>
      </w:r>
      <w:r w:rsidRPr="00FC0A57">
        <w:rPr>
          <w:rFonts w:ascii="Georgia" w:hAnsi="Georgia"/>
          <w:lang w:val="es-ES"/>
        </w:rPr>
        <w:t xml:space="preserve">se </w:t>
      </w:r>
      <w:r w:rsidR="004C5677">
        <w:rPr>
          <w:rFonts w:ascii="Georgia" w:hAnsi="Georgia"/>
          <w:lang w:val="es-ES"/>
        </w:rPr>
        <w:t>aplican los conceptos presentados</w:t>
      </w:r>
      <w:r w:rsidR="007926EA">
        <w:rPr>
          <w:rFonts w:ascii="Georgia" w:hAnsi="Georgia"/>
          <w:lang w:val="es-ES"/>
        </w:rPr>
        <w:t xml:space="preserve"> en el </w:t>
      </w:r>
      <w:r w:rsidR="007926EA" w:rsidRPr="00A02A61">
        <w:rPr>
          <w:rFonts w:ascii="Georgia" w:hAnsi="Georgia"/>
          <w:i/>
          <w:lang w:val="es-ES"/>
        </w:rPr>
        <w:t>reto</w:t>
      </w:r>
      <w:r w:rsidR="00137B5E">
        <w:rPr>
          <w:rFonts w:ascii="Georgia" w:hAnsi="Georgia"/>
          <w:lang w:val="es-ES"/>
        </w:rPr>
        <w:t xml:space="preserve"> que nos proponen solucionar              </w:t>
      </w:r>
      <w:r w:rsidR="007926EA">
        <w:rPr>
          <w:rFonts w:ascii="Georgia" w:hAnsi="Georgia"/>
          <w:lang w:val="es-ES"/>
        </w:rPr>
        <w:t>(VAST Challenge)</w:t>
      </w:r>
      <w:r w:rsidR="002F3F5D">
        <w:rPr>
          <w:rFonts w:ascii="Georgia" w:hAnsi="Georgia"/>
          <w:lang w:val="es-ES"/>
        </w:rPr>
        <w:t xml:space="preserve">. </w:t>
      </w:r>
      <w:r w:rsidRPr="00FC0A57">
        <w:rPr>
          <w:rFonts w:ascii="Georgia" w:hAnsi="Georgia"/>
          <w:lang w:val="es-ES"/>
        </w:rPr>
        <w:t xml:space="preserve">La </w:t>
      </w:r>
      <w:r w:rsidRPr="00A02A61">
        <w:rPr>
          <w:rFonts w:ascii="Georgia" w:hAnsi="Georgia"/>
          <w:i/>
          <w:lang w:val="es-ES"/>
        </w:rPr>
        <w:t>evaluación de la metodología</w:t>
      </w:r>
      <w:r w:rsidRPr="00FC0A57">
        <w:rPr>
          <w:rFonts w:ascii="Georgia" w:hAnsi="Georgia"/>
          <w:lang w:val="es-ES"/>
        </w:rPr>
        <w:t xml:space="preserve"> </w:t>
      </w:r>
      <w:r w:rsidR="002F3F5D">
        <w:rPr>
          <w:rFonts w:ascii="Georgia" w:hAnsi="Georgia"/>
          <w:lang w:val="es-ES"/>
        </w:rPr>
        <w:t xml:space="preserve">propuesta </w:t>
      </w:r>
      <w:r w:rsidR="00137B5E">
        <w:rPr>
          <w:rFonts w:ascii="Georgia" w:hAnsi="Georgia"/>
          <w:lang w:val="es-ES"/>
        </w:rPr>
        <w:t>a tal efecto</w:t>
      </w:r>
      <w:r w:rsidR="002F3F5D">
        <w:rPr>
          <w:rFonts w:ascii="Georgia" w:hAnsi="Georgia"/>
          <w:lang w:val="es-ES"/>
        </w:rPr>
        <w:t xml:space="preserve"> </w:t>
      </w:r>
      <w:r w:rsidRPr="00FC0A57">
        <w:rPr>
          <w:rFonts w:ascii="Georgia" w:hAnsi="Georgia"/>
          <w:lang w:val="es-ES"/>
        </w:rPr>
        <w:t xml:space="preserve">se describe a lo largo del </w:t>
      </w:r>
      <w:r w:rsidRPr="00A02A61">
        <w:rPr>
          <w:rFonts w:ascii="Georgia" w:hAnsi="Georgia"/>
          <w:i/>
          <w:lang w:val="es-ES"/>
        </w:rPr>
        <w:t>capítulo 7</w:t>
      </w:r>
      <w:r w:rsidRPr="00FC0A57">
        <w:rPr>
          <w:rFonts w:ascii="Georgia" w:hAnsi="Georgia"/>
          <w:lang w:val="es-ES"/>
        </w:rPr>
        <w:t xml:space="preserve">.  Por último, en el </w:t>
      </w:r>
      <w:r w:rsidRPr="00A02A61">
        <w:rPr>
          <w:rFonts w:ascii="Georgia" w:hAnsi="Georgia"/>
          <w:i/>
          <w:lang w:val="es-ES"/>
        </w:rPr>
        <w:t xml:space="preserve">capítulo 8 </w:t>
      </w:r>
      <w:r w:rsidRPr="00FC0A57">
        <w:rPr>
          <w:rFonts w:ascii="Georgia" w:hAnsi="Georgia"/>
          <w:lang w:val="es-ES"/>
        </w:rPr>
        <w:t xml:space="preserve">se exponen las </w:t>
      </w:r>
      <w:r w:rsidRPr="00A02A61">
        <w:rPr>
          <w:rFonts w:ascii="Georgia" w:hAnsi="Georgia"/>
          <w:i/>
          <w:lang w:val="es-ES"/>
        </w:rPr>
        <w:t>conclusiones</w:t>
      </w:r>
      <w:r w:rsidRPr="00FC0A57">
        <w:rPr>
          <w:rFonts w:ascii="Georgia" w:hAnsi="Georgia"/>
          <w:lang w:val="es-ES"/>
        </w:rPr>
        <w:t xml:space="preserve"> </w:t>
      </w:r>
      <w:r w:rsidR="002F3F5D">
        <w:rPr>
          <w:rFonts w:ascii="Georgia" w:hAnsi="Georgia"/>
          <w:lang w:val="es-ES"/>
        </w:rPr>
        <w:t>que se derivan del estudio realizado.</w:t>
      </w:r>
      <w:r w:rsidRPr="00FC0A57">
        <w:rPr>
          <w:lang w:val="es-ES"/>
        </w:rPr>
        <w:t xml:space="preserve">  </w:t>
      </w:r>
    </w:p>
    <w:p w14:paraId="1C01D326" w14:textId="77777777" w:rsidR="00A73DB2" w:rsidRDefault="002F3140" w:rsidP="009F0408">
      <w:pPr>
        <w:pStyle w:val="Heading1"/>
      </w:pPr>
      <w:bookmarkStart w:id="6" w:name="_Toc488758445"/>
      <w:r>
        <w:lastRenderedPageBreak/>
        <w:t xml:space="preserve">Estado del </w:t>
      </w:r>
      <w:r w:rsidR="00A73DB2">
        <w:t>Arte</w:t>
      </w:r>
      <w:bookmarkEnd w:id="6"/>
    </w:p>
    <w:p w14:paraId="0D0E1D84" w14:textId="77777777" w:rsidR="00A73DB2" w:rsidRDefault="00A73DB2" w:rsidP="009F0408">
      <w:pPr>
        <w:spacing w:after="0"/>
        <w:rPr>
          <w:rFonts w:ascii="Georgia" w:hAnsi="Georgia"/>
        </w:rPr>
      </w:pPr>
    </w:p>
    <w:p w14:paraId="718F1A15" w14:textId="77777777" w:rsidR="00A73DB2" w:rsidRDefault="00A73DB2" w:rsidP="009F0408">
      <w:pPr>
        <w:pStyle w:val="Heading2"/>
      </w:pPr>
      <w:bookmarkStart w:id="7" w:name="_Toc488758446"/>
      <w:r>
        <w:t>Situación actual</w:t>
      </w:r>
      <w:bookmarkEnd w:id="7"/>
    </w:p>
    <w:p w14:paraId="19E87C43" w14:textId="77777777" w:rsidR="00A73DB2" w:rsidRDefault="00A73DB2" w:rsidP="009F0408">
      <w:pPr>
        <w:spacing w:after="0"/>
        <w:rPr>
          <w:rFonts w:ascii="Georgia" w:hAnsi="Georgia"/>
        </w:rPr>
      </w:pPr>
    </w:p>
    <w:p w14:paraId="06F3C7B9" w14:textId="6587DC4A" w:rsidR="00A73DB2" w:rsidRDefault="006B573C" w:rsidP="009F0408">
      <w:pPr>
        <w:rPr>
          <w:rFonts w:ascii="Georgia" w:hAnsi="Georgia"/>
        </w:rPr>
      </w:pPr>
      <w:r>
        <w:rPr>
          <w:rFonts w:ascii="Georgia" w:hAnsi="Georgia"/>
          <w:noProof/>
          <w:lang w:val="en-GB" w:eastAsia="en-GB"/>
        </w:rPr>
        <mc:AlternateContent>
          <mc:Choice Requires="wps">
            <w:drawing>
              <wp:anchor distT="0" distB="0" distL="114300" distR="114300" simplePos="0" relativeHeight="251658238" behindDoc="0" locked="0" layoutInCell="1" allowOverlap="1" wp14:anchorId="5CDE4F18" wp14:editId="20C5F655">
                <wp:simplePos x="0" y="0"/>
                <wp:positionH relativeFrom="column">
                  <wp:posOffset>3723005</wp:posOffset>
                </wp:positionH>
                <wp:positionV relativeFrom="paragraph">
                  <wp:posOffset>1014730</wp:posOffset>
                </wp:positionV>
                <wp:extent cx="2085975" cy="1714500"/>
                <wp:effectExtent l="1905" t="0" r="7620" b="13970"/>
                <wp:wrapSquare wrapText="bothSides"/>
                <wp:docPr id="388"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5975" cy="1714500"/>
                        </a:xfrm>
                        <a:prstGeom prst="rect">
                          <a:avLst/>
                        </a:prstGeom>
                        <a:solidFill>
                          <a:srgbClr val="FFFFFF">
                            <a:alpha val="0"/>
                          </a:srgbClr>
                        </a:solidFill>
                        <a:ln w="9525">
                          <a:solidFill>
                            <a:srgbClr val="000000"/>
                          </a:solidFill>
                          <a:miter lim="800000"/>
                          <a:headEnd/>
                          <a:tailEnd/>
                        </a:ln>
                      </wps:spPr>
                      <wps:txbx>
                        <w:txbxContent>
                          <w:p w14:paraId="31EC9209" w14:textId="77777777" w:rsidR="004059C3" w:rsidRDefault="004059C3"/>
                          <w:p w14:paraId="5BAB38FC" w14:textId="77777777" w:rsidR="004059C3" w:rsidRDefault="004059C3"/>
                          <w:p w14:paraId="52B613F5" w14:textId="77777777" w:rsidR="004059C3" w:rsidRDefault="004059C3"/>
                          <w:p w14:paraId="2E2873E0" w14:textId="77777777" w:rsidR="004059C3" w:rsidRDefault="004059C3"/>
                          <w:p w14:paraId="60F211FE" w14:textId="77777777" w:rsidR="004059C3" w:rsidRDefault="004059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DE4F18" id="Rectangle_x0020_76" o:spid="_x0000_s1026" style="position:absolute;left:0;text-align:left;margin-left:293.15pt;margin-top:79.9pt;width:164.25pt;height:135pt;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">
                <v:fill opacity="0"/>
                <v:textbox>
                  <w:txbxContent>
                    <w:p w14:paraId="31EC9209" w14:textId="77777777" w:rsidR="004059C3" w:rsidRDefault="004059C3"/>
                    <w:p w14:paraId="5BAB38FC" w14:textId="77777777" w:rsidR="004059C3" w:rsidRDefault="004059C3"/>
                    <w:p w14:paraId="52B613F5" w14:textId="77777777" w:rsidR="004059C3" w:rsidRDefault="004059C3"/>
                    <w:p w14:paraId="2E2873E0" w14:textId="77777777" w:rsidR="004059C3" w:rsidRDefault="004059C3"/>
                    <w:p w14:paraId="60F211FE" w14:textId="77777777" w:rsidR="004059C3" w:rsidRDefault="004059C3"/>
                  </w:txbxContent>
                </v:textbox>
                <w10:wrap type="square"/>
              </v:rect>
            </w:pict>
          </mc:Fallback>
        </mc:AlternateContent>
      </w:r>
      <w:r w:rsidR="00A640BA">
        <w:rPr>
          <w:rFonts w:ascii="Georgia" w:hAnsi="Georgia"/>
          <w:noProof/>
          <w:lang w:val="en-GB" w:eastAsia="en-GB"/>
        </w:rPr>
        <w:drawing>
          <wp:anchor distT="0" distB="0" distL="114300" distR="114300" simplePos="0" relativeHeight="251660288" behindDoc="0" locked="0" layoutInCell="1" allowOverlap="1" wp14:anchorId="578D3212" wp14:editId="5EC6BB06">
            <wp:simplePos x="0" y="0"/>
            <wp:positionH relativeFrom="column">
              <wp:posOffset>3930650</wp:posOffset>
            </wp:positionH>
            <wp:positionV relativeFrom="paragraph">
              <wp:posOffset>1119505</wp:posOffset>
            </wp:positionV>
            <wp:extent cx="1685925" cy="148463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85925" cy="1484630"/>
                    </a:xfrm>
                    <a:prstGeom prst="rect">
                      <a:avLst/>
                    </a:prstGeom>
                    <a:noFill/>
                    <a:ln>
                      <a:noFill/>
                    </a:ln>
                  </pic:spPr>
                </pic:pic>
              </a:graphicData>
            </a:graphic>
          </wp:anchor>
        </w:drawing>
      </w:r>
      <w:r w:rsidR="00A73DB2" w:rsidRPr="00A04528">
        <w:rPr>
          <w:rFonts w:ascii="Georgia" w:hAnsi="Georgia"/>
        </w:rPr>
        <w:t xml:space="preserve">En las últimas décadas se ha experimentado un cambio drástico en el volumen de datos </w:t>
      </w:r>
      <w:r w:rsidR="00A73DB2">
        <w:rPr>
          <w:rFonts w:ascii="Georgia" w:hAnsi="Georgia"/>
        </w:rPr>
        <w:t xml:space="preserve">que se </w:t>
      </w:r>
      <w:r w:rsidR="00A73DB2" w:rsidRPr="00A04528">
        <w:rPr>
          <w:rFonts w:ascii="Georgia" w:hAnsi="Georgia"/>
        </w:rPr>
        <w:t>genera</w:t>
      </w:r>
      <w:r w:rsidR="00A73DB2">
        <w:rPr>
          <w:rFonts w:ascii="Georgia" w:hAnsi="Georgia"/>
        </w:rPr>
        <w:t>n a diario en l</w:t>
      </w:r>
      <w:r w:rsidR="00A73DB2" w:rsidRPr="00A04528">
        <w:rPr>
          <w:rFonts w:ascii="Georgia" w:hAnsi="Georgia"/>
        </w:rPr>
        <w:t>os</w:t>
      </w:r>
      <w:r w:rsidR="00A73DB2">
        <w:rPr>
          <w:rFonts w:ascii="Georgia" w:hAnsi="Georgia"/>
        </w:rPr>
        <w:t xml:space="preserve"> Sistemas de Información, registrando todo tipo de conceptos</w:t>
      </w:r>
      <w:r w:rsidR="00A73DB2" w:rsidRPr="00A04528">
        <w:rPr>
          <w:rFonts w:ascii="Georgia" w:hAnsi="Georgia"/>
        </w:rPr>
        <w:t xml:space="preserve">. </w:t>
      </w:r>
      <w:r w:rsidR="00A73DB2">
        <w:rPr>
          <w:rFonts w:ascii="Georgia" w:hAnsi="Georgia"/>
        </w:rPr>
        <w:t xml:space="preserve"> Tanto el hardware como el software de gestión y control,  han evolucionado de una forma exponencial desde los años 80, y con ello, se ha alcanzado un procesamiento lo más heterogéneo posible en lo que se refiere a orígenes, formatos o tratamiento de esos datos. </w:t>
      </w:r>
    </w:p>
    <w:p w14:paraId="5141AC38" w14:textId="61E9EE25" w:rsidR="00EC6871" w:rsidRDefault="006B573C" w:rsidP="009F0408">
      <w:pPr>
        <w:rPr>
          <w:rFonts w:ascii="Georgia" w:hAnsi="Georgia"/>
        </w:rPr>
      </w:pPr>
      <w:r>
        <w:rPr>
          <w:noProof/>
          <w:lang w:val="en-GB" w:eastAsia="en-GB"/>
        </w:rPr>
        <mc:AlternateContent>
          <mc:Choice Requires="wps">
            <w:drawing>
              <wp:anchor distT="0" distB="0" distL="114300" distR="114300" simplePos="0" relativeHeight="251755520" behindDoc="0" locked="0" layoutInCell="1" allowOverlap="1" wp14:anchorId="0901B0E5" wp14:editId="0C097569">
                <wp:simplePos x="0" y="0"/>
                <wp:positionH relativeFrom="column">
                  <wp:posOffset>3723005</wp:posOffset>
                </wp:positionH>
                <wp:positionV relativeFrom="paragraph">
                  <wp:posOffset>1249680</wp:posOffset>
                </wp:positionV>
                <wp:extent cx="2085975" cy="180975"/>
                <wp:effectExtent l="1905" t="5080" r="0" b="4445"/>
                <wp:wrapSquare wrapText="bothSides"/>
                <wp:docPr id="387"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18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D3B813" w14:textId="77777777" w:rsidR="004059C3" w:rsidRPr="00EC6871" w:rsidRDefault="004059C3" w:rsidP="00EC6871">
                            <w:pPr>
                              <w:pStyle w:val="Caption"/>
                              <w:jc w:val="center"/>
                              <w:rPr>
                                <w:rFonts w:ascii="Georgia" w:hAnsi="Georgia"/>
                                <w:noProof/>
                                <w:color w:val="auto"/>
                              </w:rPr>
                            </w:pPr>
                            <w:r w:rsidRPr="00EC6871">
                              <w:rPr>
                                <w:color w:val="auto"/>
                              </w:rPr>
                              <w:t>Figura 1.  Pirámide del conocimiento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01B0E5" id="_x0000_t202" coordsize="21600,21600" o:spt="202" path="m0,0l0,21600,21600,21600,21600,0xe">
                <v:stroke joinstyle="miter"/>
                <v:path gradientshapeok="t" o:connecttype="rect"/>
              </v:shapetype>
              <v:shape id="Text_x0020_Box_x0020_78" o:spid="_x0000_s1027" type="#_x0000_t202" style="position:absolute;left:0;text-align:left;margin-left:293.15pt;margin-top:98.4pt;width:164.25pt;height:14.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" stroked="f">
                <v:textbox inset="0,0,0,0">
                  <w:txbxContent>
                    <w:p w14:paraId="12D3B813" w14:textId="77777777" w:rsidR="004059C3" w:rsidRPr="00EC6871" w:rsidRDefault="004059C3" w:rsidP="00EC6871">
                      <w:pPr>
                        <w:pStyle w:val="Caption"/>
                        <w:jc w:val="center"/>
                        <w:rPr>
                          <w:rFonts w:ascii="Georgia" w:hAnsi="Georgia"/>
                          <w:noProof/>
                          <w:color w:val="auto"/>
                        </w:rPr>
                      </w:pPr>
                      <w:r w:rsidRPr="00EC6871">
                        <w:rPr>
                          <w:color w:val="auto"/>
                        </w:rPr>
                        <w:t>Figura 1.  Pirámide del conocimiento</w:t>
                      </w:r>
                    </w:p>
                  </w:txbxContent>
                </v:textbox>
                <w10:wrap type="square"/>
              </v:shape>
            </w:pict>
          </mc:Fallback>
        </mc:AlternateContent>
      </w:r>
      <w:r w:rsidR="00A73DB2" w:rsidRPr="00A04528">
        <w:rPr>
          <w:rFonts w:ascii="Georgia" w:hAnsi="Georgia"/>
        </w:rPr>
        <w:t xml:space="preserve">Con independencia del sector al que nos refiramos, </w:t>
      </w:r>
      <w:r w:rsidR="00AE04C1">
        <w:rPr>
          <w:rFonts w:ascii="Georgia" w:hAnsi="Georgia"/>
        </w:rPr>
        <w:t>este</w:t>
      </w:r>
      <w:r w:rsidR="00A73DB2" w:rsidRPr="00A04528">
        <w:rPr>
          <w:rFonts w:ascii="Georgia" w:hAnsi="Georgia"/>
        </w:rPr>
        <w:t xml:space="preserve"> volumen escapa </w:t>
      </w:r>
      <w:r w:rsidR="00A73DB2">
        <w:rPr>
          <w:rFonts w:ascii="Georgia" w:hAnsi="Georgia"/>
        </w:rPr>
        <w:t>con creces</w:t>
      </w:r>
      <w:r w:rsidR="00A73DB2" w:rsidRPr="00A04528">
        <w:rPr>
          <w:rFonts w:ascii="Georgia" w:hAnsi="Georgia"/>
        </w:rPr>
        <w:t xml:space="preserve"> la capacidad que se tiene en la actualidad de recolectar, almacenar, y sobre todo</w:t>
      </w:r>
      <w:r w:rsidR="00A73DB2">
        <w:rPr>
          <w:rFonts w:ascii="Georgia" w:hAnsi="Georgia"/>
        </w:rPr>
        <w:t xml:space="preserve">, </w:t>
      </w:r>
      <w:r w:rsidR="00A73DB2" w:rsidRPr="00A04528">
        <w:rPr>
          <w:rFonts w:ascii="Georgia" w:hAnsi="Georgia"/>
        </w:rPr>
        <w:t xml:space="preserve">de comprender esos datos, lo que ha hecho que el </w:t>
      </w:r>
      <w:r w:rsidR="00AE04C1">
        <w:rPr>
          <w:rFonts w:ascii="Georgia" w:hAnsi="Georgia"/>
        </w:rPr>
        <w:t xml:space="preserve"> </w:t>
      </w:r>
      <w:r w:rsidR="00A73DB2" w:rsidRPr="00A04528">
        <w:rPr>
          <w:rFonts w:ascii="Georgia" w:hAnsi="Georgia"/>
          <w:i/>
        </w:rPr>
        <w:t>Data Mining</w:t>
      </w:r>
      <w:r w:rsidR="00A73DB2" w:rsidRPr="00A04528">
        <w:rPr>
          <w:rFonts w:ascii="Georgia" w:hAnsi="Georgia"/>
        </w:rPr>
        <w:t xml:space="preserve"> </w:t>
      </w:r>
      <w:r w:rsidR="00A73DB2">
        <w:rPr>
          <w:rFonts w:ascii="Georgia" w:hAnsi="Georgia"/>
        </w:rPr>
        <w:t>(M</w:t>
      </w:r>
      <w:r w:rsidR="00A73DB2" w:rsidRPr="00A04528">
        <w:rPr>
          <w:rFonts w:ascii="Georgia" w:hAnsi="Georgia"/>
        </w:rPr>
        <w:t>inería de datos) se hay</w:t>
      </w:r>
      <w:r w:rsidR="00E512AA">
        <w:rPr>
          <w:rFonts w:ascii="Georgia" w:hAnsi="Georgia"/>
        </w:rPr>
        <w:t xml:space="preserve">a posicionado como una solución </w:t>
      </w:r>
      <w:r w:rsidR="00A73DB2" w:rsidRPr="00A04528">
        <w:rPr>
          <w:rFonts w:ascii="Georgia" w:hAnsi="Georgia"/>
        </w:rPr>
        <w:t xml:space="preserve">factible para la </w:t>
      </w:r>
      <w:r w:rsidR="00A73DB2">
        <w:rPr>
          <w:rFonts w:ascii="Georgia" w:hAnsi="Georgia"/>
        </w:rPr>
        <w:t xml:space="preserve">cada vez más necesaria </w:t>
      </w:r>
      <w:r w:rsidR="00A73DB2" w:rsidRPr="00A04528">
        <w:rPr>
          <w:rFonts w:ascii="Georgia" w:hAnsi="Georgia"/>
        </w:rPr>
        <w:t>transformación de datos en conocimiento</w:t>
      </w:r>
      <w:r w:rsidR="00A640BA">
        <w:rPr>
          <w:rFonts w:ascii="Georgia" w:hAnsi="Georgia"/>
        </w:rPr>
        <w:t>, cuya pirámide se representa en la Figura 1.</w:t>
      </w:r>
      <w:r w:rsidR="00A73DB2" w:rsidRPr="00A04528">
        <w:rPr>
          <w:rFonts w:ascii="Georgia" w:hAnsi="Georgia"/>
        </w:rPr>
        <w:t xml:space="preserve"> </w:t>
      </w:r>
      <w:r w:rsidR="00EB16CB">
        <w:rPr>
          <w:rFonts w:ascii="Georgia" w:hAnsi="Georgia"/>
        </w:rPr>
        <w:tab/>
      </w:r>
      <w:r w:rsidR="00DB2306">
        <w:rPr>
          <w:rFonts w:ascii="Georgia" w:hAnsi="Georgia"/>
        </w:rPr>
        <w:t xml:space="preserve"> </w:t>
      </w:r>
    </w:p>
    <w:p w14:paraId="5F78BA08" w14:textId="77777777" w:rsidR="00A73DB2" w:rsidRPr="001D4635" w:rsidRDefault="00A73DB2" w:rsidP="009F0408">
      <w:pPr>
        <w:rPr>
          <w:rFonts w:ascii="Georgia" w:hAnsi="Georgia"/>
        </w:rPr>
      </w:pPr>
      <w:r>
        <w:rPr>
          <w:rFonts w:ascii="Georgia" w:hAnsi="Georgia"/>
        </w:rPr>
        <w:t xml:space="preserve">Se debe buscar cómo </w:t>
      </w:r>
      <w:r w:rsidRPr="001D4635">
        <w:rPr>
          <w:rFonts w:ascii="Georgia" w:hAnsi="Georgia"/>
        </w:rPr>
        <w:t>automatizar este proces</w:t>
      </w:r>
      <w:r>
        <w:rPr>
          <w:rFonts w:ascii="Georgia" w:hAnsi="Georgia"/>
        </w:rPr>
        <w:t>o  de transformación, para de esta forma, en un tiempo aceptable</w:t>
      </w:r>
      <w:r w:rsidRPr="001D4635">
        <w:rPr>
          <w:rFonts w:ascii="Georgia" w:hAnsi="Georgia"/>
        </w:rPr>
        <w:t xml:space="preserve">, </w:t>
      </w:r>
      <w:r>
        <w:rPr>
          <w:rFonts w:ascii="Georgia" w:hAnsi="Georgia"/>
        </w:rPr>
        <w:t xml:space="preserve">adquirir un </w:t>
      </w:r>
      <w:r w:rsidRPr="001D4635">
        <w:rPr>
          <w:rFonts w:ascii="Georgia" w:hAnsi="Georgia"/>
        </w:rPr>
        <w:t xml:space="preserve">conocimiento </w:t>
      </w:r>
      <w:r>
        <w:rPr>
          <w:rFonts w:ascii="Georgia" w:hAnsi="Georgia"/>
        </w:rPr>
        <w:t>que se pueda aplicar  en la tom</w:t>
      </w:r>
      <w:r w:rsidRPr="001D4635">
        <w:rPr>
          <w:rFonts w:ascii="Georgia" w:hAnsi="Georgia"/>
        </w:rPr>
        <w:t>a de decisiones</w:t>
      </w:r>
      <w:r>
        <w:rPr>
          <w:rFonts w:ascii="Georgia" w:hAnsi="Georgia"/>
        </w:rPr>
        <w:t xml:space="preserve">.  Es en este escenario, donde surge el concepto de </w:t>
      </w:r>
      <w:r w:rsidRPr="008933C6">
        <w:rPr>
          <w:rFonts w:ascii="Georgia" w:hAnsi="Georgia"/>
          <w:i/>
        </w:rPr>
        <w:t>BI</w:t>
      </w:r>
      <w:r>
        <w:rPr>
          <w:rFonts w:ascii="Georgia" w:hAnsi="Georgia"/>
        </w:rPr>
        <w:t xml:space="preserve">  (Business Intelligence o Inteligencia de Negocios).</w:t>
      </w:r>
    </w:p>
    <w:p w14:paraId="3585AF01" w14:textId="77777777" w:rsidR="00A73DB2" w:rsidRDefault="00A73DB2" w:rsidP="009F0408">
      <w:pPr>
        <w:rPr>
          <w:rFonts w:ascii="Georgia" w:hAnsi="Georgia"/>
        </w:rPr>
      </w:pPr>
      <w:r w:rsidRPr="00A04528">
        <w:rPr>
          <w:rFonts w:ascii="Georgia" w:hAnsi="Georgia"/>
        </w:rPr>
        <w:t xml:space="preserve">Como es sabido, los datos almacenados de forma individual no se pueden considerar información; </w:t>
      </w:r>
      <w:r>
        <w:rPr>
          <w:rFonts w:ascii="Georgia" w:hAnsi="Georgia"/>
        </w:rPr>
        <w:t xml:space="preserve"> </w:t>
      </w:r>
      <w:r w:rsidRPr="00A04528">
        <w:rPr>
          <w:rFonts w:ascii="Georgia" w:hAnsi="Georgia"/>
        </w:rPr>
        <w:t xml:space="preserve">Los datos sólo toman relevancia, y se pueden convertir en conocimiento, cuando son interpretados en un contexto determinado, obteniéndose tras un análisis detallado, unos patrones “de comportamiento” (modelos) que sean fiables desde el punto de vista estadístico. Estos patrones detectados pueden no ser obvios a priori, </w:t>
      </w:r>
      <w:r>
        <w:rPr>
          <w:rFonts w:ascii="Georgia" w:hAnsi="Georgia"/>
        </w:rPr>
        <w:t xml:space="preserve"> </w:t>
      </w:r>
      <w:r w:rsidRPr="00A04528">
        <w:rPr>
          <w:rFonts w:ascii="Georgia" w:hAnsi="Georgia"/>
        </w:rPr>
        <w:t xml:space="preserve">y </w:t>
      </w:r>
      <w:r w:rsidR="005D3F74">
        <w:rPr>
          <w:rFonts w:ascii="Georgia" w:hAnsi="Georgia"/>
        </w:rPr>
        <w:t xml:space="preserve">pueden ser </w:t>
      </w:r>
      <w:r w:rsidRPr="00A04528">
        <w:rPr>
          <w:rFonts w:ascii="Georgia" w:hAnsi="Georgia"/>
        </w:rPr>
        <w:t>totalmente desconocidos antes de llevar a cabo dicho análisis</w:t>
      </w:r>
      <w:r>
        <w:rPr>
          <w:rFonts w:ascii="Georgia" w:hAnsi="Georgia"/>
        </w:rPr>
        <w:t>.</w:t>
      </w:r>
    </w:p>
    <w:p w14:paraId="64979AFE" w14:textId="77777777" w:rsidR="00127F3A" w:rsidRPr="0089629C" w:rsidRDefault="00A73DB2" w:rsidP="009F0408">
      <w:pPr>
        <w:rPr>
          <w:rFonts w:ascii="Georgia" w:hAnsi="Georgia"/>
          <w:vertAlign w:val="superscript"/>
        </w:rPr>
      </w:pPr>
      <w:r w:rsidRPr="00A04528">
        <w:rPr>
          <w:rFonts w:ascii="Georgia" w:hAnsi="Georgia"/>
        </w:rPr>
        <w:t xml:space="preserve">Es aquí donde toma </w:t>
      </w:r>
      <w:r>
        <w:rPr>
          <w:rFonts w:ascii="Georgia" w:hAnsi="Georgia"/>
        </w:rPr>
        <w:t xml:space="preserve">enorme </w:t>
      </w:r>
      <w:r w:rsidRPr="00A04528">
        <w:rPr>
          <w:rFonts w:ascii="Georgia" w:hAnsi="Georgia"/>
        </w:rPr>
        <w:t xml:space="preserve">importancia </w:t>
      </w:r>
      <w:r>
        <w:rPr>
          <w:rFonts w:ascii="Georgia" w:hAnsi="Georgia"/>
        </w:rPr>
        <w:t xml:space="preserve">el concepto de </w:t>
      </w:r>
      <w:r w:rsidRPr="00A04528">
        <w:rPr>
          <w:rFonts w:ascii="Georgia" w:hAnsi="Georgia"/>
        </w:rPr>
        <w:t>detección de anomalías</w:t>
      </w:r>
      <w:r>
        <w:rPr>
          <w:rFonts w:ascii="Georgia" w:hAnsi="Georgia"/>
        </w:rPr>
        <w:t xml:space="preserve">, que en el contexto del Data Mining, se puede definir como el proceso de identificación de aquellos datos, eventos, elementos de un grupo u observaciones que no se ajustan a un patrón </w:t>
      </w:r>
      <w:r>
        <w:rPr>
          <w:rFonts w:ascii="Georgia" w:hAnsi="Georgia"/>
        </w:rPr>
        <w:lastRenderedPageBreak/>
        <w:t xml:space="preserve">esperado, es decir, </w:t>
      </w:r>
      <w:r w:rsidR="005141CB">
        <w:rPr>
          <w:rFonts w:ascii="Georgia" w:hAnsi="Georgia"/>
        </w:rPr>
        <w:t xml:space="preserve"> </w:t>
      </w:r>
      <w:r>
        <w:rPr>
          <w:rFonts w:ascii="Georgia" w:hAnsi="Georgia"/>
        </w:rPr>
        <w:t>datos que presentan un “comportamiento” diferente a lo que se considera “normal”</w:t>
      </w:r>
      <w:r w:rsidR="00127F3A">
        <w:rPr>
          <w:rFonts w:ascii="Georgia" w:hAnsi="Georgia"/>
        </w:rPr>
        <w:t xml:space="preserve"> </w:t>
      </w:r>
      <w:r w:rsidR="0089629C">
        <w:rPr>
          <w:rFonts w:ascii="Georgia" w:hAnsi="Georgia"/>
        </w:rPr>
        <w:t xml:space="preserve">dentro de un conjunto de datos </w:t>
      </w:r>
      <w:r w:rsidR="0089629C">
        <w:rPr>
          <w:rStyle w:val="FootnoteReference"/>
          <w:rFonts w:ascii="Georgia" w:hAnsi="Georgia"/>
        </w:rPr>
        <w:footnoteReference w:id="1"/>
      </w:r>
    </w:p>
    <w:p w14:paraId="2721F61D" w14:textId="77777777" w:rsidR="00A73DB2" w:rsidRDefault="00A73DB2" w:rsidP="009F0408">
      <w:pPr>
        <w:rPr>
          <w:rFonts w:ascii="Georgia" w:hAnsi="Georgia"/>
        </w:rPr>
      </w:pPr>
      <w:r>
        <w:rPr>
          <w:rFonts w:ascii="Georgia" w:hAnsi="Georgia"/>
        </w:rPr>
        <w:t>Por ejemplo, la detección de fraude se basa en poder crear unos patrones que permitan definir, mediante perfiles, el comportamiento que se considera “normal” por parte de los usuarios, con el fin de detectar como anomalía todo lo que no per</w:t>
      </w:r>
      <w:r w:rsidR="00285502">
        <w:rPr>
          <w:rFonts w:ascii="Georgia" w:hAnsi="Georgia"/>
        </w:rPr>
        <w:t>tenezca a dicho patrón, es decir</w:t>
      </w:r>
      <w:r>
        <w:rPr>
          <w:rFonts w:ascii="Georgia" w:hAnsi="Georgia"/>
        </w:rPr>
        <w:t xml:space="preserve">, aquel comportamiento que se pueda considerar atípico. </w:t>
      </w:r>
    </w:p>
    <w:p w14:paraId="5CEB8954" w14:textId="77777777" w:rsidR="00A73DB2" w:rsidRDefault="00A73DB2" w:rsidP="009F0408">
      <w:pPr>
        <w:spacing w:after="0"/>
        <w:rPr>
          <w:rFonts w:ascii="Georgia" w:hAnsi="Georgia"/>
        </w:rPr>
      </w:pPr>
    </w:p>
    <w:p w14:paraId="530050B4" w14:textId="77777777" w:rsidR="00A76FFD" w:rsidRDefault="00A76FFD" w:rsidP="009F0408">
      <w:pPr>
        <w:autoSpaceDE w:val="0"/>
        <w:autoSpaceDN w:val="0"/>
        <w:adjustRightInd w:val="0"/>
        <w:spacing w:after="0"/>
        <w:rPr>
          <w:rFonts w:ascii="Georgia" w:hAnsi="Georgia" w:cs="TTE1019D78t00"/>
        </w:rPr>
      </w:pPr>
    </w:p>
    <w:p w14:paraId="4E24E687" w14:textId="77777777" w:rsidR="003C0F42" w:rsidRDefault="003C0F42" w:rsidP="009F0408">
      <w:pPr>
        <w:pStyle w:val="Heading2"/>
      </w:pPr>
      <w:bookmarkStart w:id="8" w:name="_Toc488758447"/>
      <w:r w:rsidRPr="002A250D">
        <w:t xml:space="preserve">¿Qué </w:t>
      </w:r>
      <w:r w:rsidRPr="007C094C">
        <w:t>son</w:t>
      </w:r>
      <w:r w:rsidR="001C1DEC">
        <w:t xml:space="preserve"> las a</w:t>
      </w:r>
      <w:r>
        <w:t>nomalías</w:t>
      </w:r>
      <w:r w:rsidRPr="002A250D">
        <w:t>?</w:t>
      </w:r>
      <w:bookmarkEnd w:id="8"/>
    </w:p>
    <w:p w14:paraId="78AC9A69" w14:textId="77777777" w:rsidR="003C0F42" w:rsidRPr="003C0F42" w:rsidRDefault="003C0F42" w:rsidP="009F0408"/>
    <w:p w14:paraId="10ACB864" w14:textId="77777777" w:rsidR="003C0F42" w:rsidRPr="002A250D" w:rsidRDefault="003C0F42" w:rsidP="009F0408">
      <w:pPr>
        <w:rPr>
          <w:rFonts w:ascii="Georgia" w:hAnsi="Georgia"/>
        </w:rPr>
      </w:pPr>
      <w:r w:rsidRPr="002A250D">
        <w:rPr>
          <w:rFonts w:ascii="Georgia" w:hAnsi="Georgia"/>
        </w:rPr>
        <w:t xml:space="preserve">El concepto de </w:t>
      </w:r>
      <w:r w:rsidR="00CE6622">
        <w:rPr>
          <w:rFonts w:ascii="Georgia" w:hAnsi="Georgia"/>
        </w:rPr>
        <w:t xml:space="preserve"> </w:t>
      </w:r>
      <w:r w:rsidR="009A79D6">
        <w:rPr>
          <w:rFonts w:ascii="Georgia" w:hAnsi="Georgia"/>
          <w:b/>
          <w:i/>
        </w:rPr>
        <w:t>d</w:t>
      </w:r>
      <w:r w:rsidRPr="002A250D">
        <w:rPr>
          <w:rFonts w:ascii="Georgia" w:hAnsi="Georgia"/>
          <w:b/>
          <w:i/>
        </w:rPr>
        <w:t xml:space="preserve">etección de </w:t>
      </w:r>
      <w:r w:rsidR="00A668F8">
        <w:rPr>
          <w:rFonts w:ascii="Georgia" w:hAnsi="Georgia"/>
          <w:b/>
          <w:i/>
        </w:rPr>
        <w:t>anomalía</w:t>
      </w:r>
      <w:r w:rsidRPr="002A250D">
        <w:rPr>
          <w:rFonts w:ascii="Georgia" w:hAnsi="Georgia"/>
          <w:b/>
          <w:i/>
        </w:rPr>
        <w:t>s</w:t>
      </w:r>
      <w:r w:rsidRPr="002A250D">
        <w:rPr>
          <w:rFonts w:ascii="Georgia" w:hAnsi="Georgia"/>
        </w:rPr>
        <w:t xml:space="preserve"> se refiere a la técnica mediante la cual, se busca dentro de un conjunto de datos, aquellos patrones de comportamiento que no se ajustan al comportamiento esperado.  Normalmente nos referimos a estos datos, por citar sólo algunos, como datos atípicos, </w:t>
      </w:r>
      <w:r w:rsidR="00283D1F">
        <w:rPr>
          <w:rFonts w:ascii="Georgia" w:hAnsi="Georgia"/>
        </w:rPr>
        <w:t>outlier</w:t>
      </w:r>
      <w:r w:rsidRPr="002A250D">
        <w:rPr>
          <w:rFonts w:ascii="Georgia" w:hAnsi="Georgia"/>
        </w:rPr>
        <w:t xml:space="preserve">s, excepciones, anomalías o particularidades. De todos estos conceptos, en escenarios de Data Analysis, normalmente se puede intercambiar el uso que se hace entre conceptos como </w:t>
      </w:r>
      <w:r w:rsidR="00283D1F">
        <w:rPr>
          <w:rFonts w:ascii="Georgia" w:hAnsi="Georgia"/>
        </w:rPr>
        <w:t>outlier</w:t>
      </w:r>
      <w:r w:rsidRPr="002A250D">
        <w:rPr>
          <w:rFonts w:ascii="Georgia" w:hAnsi="Georgia"/>
        </w:rPr>
        <w:t xml:space="preserve">s y </w:t>
      </w:r>
      <w:r w:rsidR="00A668F8">
        <w:rPr>
          <w:rFonts w:ascii="Georgia" w:hAnsi="Georgia"/>
        </w:rPr>
        <w:t>anomalía</w:t>
      </w:r>
      <w:r w:rsidRPr="002A250D">
        <w:rPr>
          <w:rFonts w:ascii="Georgia" w:hAnsi="Georgia"/>
        </w:rPr>
        <w:t xml:space="preserve">s. </w:t>
      </w:r>
    </w:p>
    <w:p w14:paraId="4D2A8CC0" w14:textId="77777777" w:rsidR="003C0F42" w:rsidRDefault="003C0F42" w:rsidP="009F0408">
      <w:pPr>
        <w:rPr>
          <w:rFonts w:ascii="Georgia" w:hAnsi="Georgia"/>
        </w:rPr>
      </w:pPr>
      <w:r w:rsidRPr="006E6380">
        <w:rPr>
          <w:rFonts w:ascii="Georgia" w:hAnsi="Georgia"/>
        </w:rPr>
        <w:t>Desde el siglo XIX</w:t>
      </w:r>
      <w:r w:rsidRPr="002A250D">
        <w:rPr>
          <w:rFonts w:ascii="Georgia" w:hAnsi="Georgia"/>
        </w:rPr>
        <w:t>, la rama de la Estadística se ha interesado</w:t>
      </w:r>
      <w:r w:rsidR="00EC79DF">
        <w:rPr>
          <w:rFonts w:ascii="Georgia" w:hAnsi="Georgia"/>
        </w:rPr>
        <w:t xml:space="preserve"> por el estudio detallado de</w:t>
      </w:r>
      <w:r w:rsidR="006E6380">
        <w:rPr>
          <w:rFonts w:ascii="Georgia" w:hAnsi="Georgia"/>
        </w:rPr>
        <w:t>l análisis estadístico de detección de anomalías (</w:t>
      </w:r>
      <w:r w:rsidR="006E6380" w:rsidRPr="002F539B">
        <w:rPr>
          <w:rFonts w:ascii="Georgia" w:hAnsi="Georgia"/>
          <w:i/>
        </w:rPr>
        <w:t>estudio de Glaisher</w:t>
      </w:r>
      <w:r w:rsidR="006E6380">
        <w:rPr>
          <w:rFonts w:ascii="Georgia" w:hAnsi="Georgia"/>
        </w:rPr>
        <w:t>, 1872)</w:t>
      </w:r>
      <w:r w:rsidR="0054011B">
        <w:rPr>
          <w:rFonts w:ascii="Georgia" w:hAnsi="Georgia"/>
        </w:rPr>
        <w:t xml:space="preserve">, lo que </w:t>
      </w:r>
      <w:r w:rsidRPr="002A250D">
        <w:rPr>
          <w:rFonts w:ascii="Georgia" w:hAnsi="Georgia"/>
        </w:rPr>
        <w:t xml:space="preserve">ha propiciado que se hayan desarrollado </w:t>
      </w:r>
      <w:r w:rsidR="0054011B">
        <w:rPr>
          <w:rFonts w:ascii="Georgia" w:hAnsi="Georgia"/>
        </w:rPr>
        <w:t>diferentes técnicas</w:t>
      </w:r>
      <w:r w:rsidRPr="002A250D">
        <w:rPr>
          <w:rFonts w:ascii="Georgia" w:hAnsi="Georgia"/>
        </w:rPr>
        <w:t xml:space="preserve">. Algunas, se han desarrollado de forma explícita para un campo de aplicación específico. </w:t>
      </w:r>
    </w:p>
    <w:p w14:paraId="746672F8" w14:textId="77777777" w:rsidR="003C0F42" w:rsidRPr="002A250D" w:rsidRDefault="003C0F42" w:rsidP="009F0408">
      <w:pPr>
        <w:rPr>
          <w:rFonts w:ascii="Georgia" w:hAnsi="Georgia"/>
        </w:rPr>
      </w:pPr>
      <w:r w:rsidRPr="002A250D">
        <w:rPr>
          <w:rFonts w:ascii="Georgia" w:hAnsi="Georgia"/>
        </w:rPr>
        <w:t xml:space="preserve">Implica diferenciar entre </w:t>
      </w:r>
      <w:r w:rsidR="00A668F8">
        <w:rPr>
          <w:rFonts w:ascii="Georgia" w:hAnsi="Georgia"/>
        </w:rPr>
        <w:t>anomalía</w:t>
      </w:r>
      <w:r w:rsidR="009F4878">
        <w:rPr>
          <w:rFonts w:ascii="Georgia" w:hAnsi="Georgia"/>
        </w:rPr>
        <w:t xml:space="preserve"> y r</w:t>
      </w:r>
      <w:r w:rsidRPr="002A250D">
        <w:rPr>
          <w:rFonts w:ascii="Georgia" w:hAnsi="Georgia"/>
        </w:rPr>
        <w:t xml:space="preserve">uido, de tal forma, que este segundo concepto hace referencia a todo dato que no es interesante para en analista, y que, por tanto, debe tratarse de forma previa al análisis, ignorándolos, o incluso, eliminándolos del conjunto de datos de entrada que sea objetivo de estudio. </w:t>
      </w:r>
    </w:p>
    <w:p w14:paraId="19559067" w14:textId="77777777" w:rsidR="003C0F42" w:rsidRPr="002A250D" w:rsidRDefault="003C0F42" w:rsidP="009F0408">
      <w:pPr>
        <w:rPr>
          <w:rFonts w:ascii="Georgia" w:hAnsi="Georgia"/>
        </w:rPr>
      </w:pPr>
      <w:r w:rsidRPr="002A250D">
        <w:rPr>
          <w:rFonts w:ascii="Georgia" w:hAnsi="Georgia"/>
        </w:rPr>
        <w:t>El interés real que tiene la detección de anomalías reside en el hecho de que se pasa de un  análisis de los datos teórico, a una interpretación real, con un significado a veces crítico que se puede aplicar en un amplio rango de aplicaciones prácticas. Dependiendo de qué significado tome este análisis, podremos llevar a cabo una toma de decisiones en los diferentes contextos que se estén tratando.</w:t>
      </w:r>
    </w:p>
    <w:p w14:paraId="02918016" w14:textId="77777777" w:rsidR="00A73DB2" w:rsidRDefault="00A73DB2" w:rsidP="009F0408"/>
    <w:p w14:paraId="22EB761B" w14:textId="77777777" w:rsidR="003C0F42" w:rsidRDefault="00E62545" w:rsidP="009F0408">
      <w:pPr>
        <w:pStyle w:val="Heading2"/>
        <w:rPr>
          <w:lang w:val="es-ES"/>
        </w:rPr>
      </w:pPr>
      <w:bookmarkStart w:id="9" w:name="_Toc488758448"/>
      <w:r w:rsidRPr="00E62545">
        <w:rPr>
          <w:lang w:val="es-ES"/>
        </w:rPr>
        <w:lastRenderedPageBreak/>
        <w:t>Taxonomía de las anomalías</w:t>
      </w:r>
      <w:bookmarkEnd w:id="9"/>
    </w:p>
    <w:p w14:paraId="3E1EA06F" w14:textId="77777777" w:rsidR="00E62545" w:rsidRPr="00E62545" w:rsidRDefault="00E62545" w:rsidP="009F0408">
      <w:pPr>
        <w:rPr>
          <w:lang w:val="es-ES"/>
        </w:rPr>
      </w:pPr>
    </w:p>
    <w:p w14:paraId="37FD9CC3" w14:textId="77777777" w:rsidR="00D33031" w:rsidRDefault="003C0F42" w:rsidP="009F0408">
      <w:pPr>
        <w:rPr>
          <w:rFonts w:ascii="Georgia" w:hAnsi="Georgia"/>
          <w:sz w:val="28"/>
          <w:vertAlign w:val="superscript"/>
        </w:rPr>
      </w:pPr>
      <w:r w:rsidRPr="002A250D">
        <w:rPr>
          <w:rFonts w:ascii="Georgia" w:hAnsi="Georgia"/>
        </w:rPr>
        <w:t>Podemos suponer a priori que en líneas generales, puede resultar bastante trivial diferenciar una región de comportamiento “normal” de una que no lo sea, pero la realidad es muy diferente.  Existen diversos factores que convierte casi en un reto diferenciar la frontera entre ambos conceptos:</w:t>
      </w:r>
      <w:r w:rsidR="002934D2">
        <w:rPr>
          <w:rFonts w:ascii="Georgia" w:hAnsi="Georgia"/>
        </w:rPr>
        <w:t xml:space="preserve"> </w:t>
      </w:r>
      <w:r w:rsidR="00FD5B85">
        <w:rPr>
          <w:rStyle w:val="FootnoteReference"/>
          <w:rFonts w:ascii="Georgia" w:hAnsi="Georgia"/>
        </w:rPr>
        <w:footnoteReference w:id="2"/>
      </w:r>
    </w:p>
    <w:p w14:paraId="1773C7E6" w14:textId="77777777" w:rsidR="003C0F42" w:rsidRPr="002A250D" w:rsidRDefault="003C0F42" w:rsidP="009F0408">
      <w:pPr>
        <w:pStyle w:val="ListParagraph"/>
        <w:numPr>
          <w:ilvl w:val="0"/>
          <w:numId w:val="26"/>
        </w:numPr>
        <w:spacing w:line="360" w:lineRule="auto"/>
        <w:ind w:left="426" w:hanging="349"/>
        <w:jc w:val="both"/>
        <w:rPr>
          <w:rFonts w:ascii="Georgia" w:hAnsi="Georgia"/>
        </w:rPr>
      </w:pPr>
      <w:r w:rsidRPr="002A250D">
        <w:rPr>
          <w:rFonts w:ascii="Georgia" w:hAnsi="Georgia"/>
        </w:rPr>
        <w:t>Cuando las anomalías surgen como resultado de acciones maliciosas, se ven enmascaradas porque se intenta hacer que aparezcan como datos normales.                    Esto implica una dificultad añadida a cómo definir qué se considera comportamiento normal.</w:t>
      </w:r>
    </w:p>
    <w:p w14:paraId="4FC87AFA" w14:textId="77777777" w:rsidR="003C0F42" w:rsidRPr="002A250D" w:rsidRDefault="003C0F42" w:rsidP="009F0408">
      <w:pPr>
        <w:pStyle w:val="ListParagraph"/>
        <w:spacing w:line="360" w:lineRule="auto"/>
        <w:ind w:left="426" w:hanging="349"/>
        <w:jc w:val="both"/>
        <w:rPr>
          <w:rFonts w:ascii="Georgia" w:hAnsi="Georgia"/>
        </w:rPr>
      </w:pPr>
    </w:p>
    <w:p w14:paraId="59229A0B" w14:textId="77777777" w:rsidR="003C0F42" w:rsidRPr="002A250D" w:rsidRDefault="003C0F42" w:rsidP="009F0408">
      <w:pPr>
        <w:pStyle w:val="ListParagraph"/>
        <w:numPr>
          <w:ilvl w:val="0"/>
          <w:numId w:val="26"/>
        </w:numPr>
        <w:spacing w:line="360" w:lineRule="auto"/>
        <w:ind w:left="426" w:hanging="349"/>
        <w:jc w:val="both"/>
        <w:rPr>
          <w:rFonts w:ascii="Georgia" w:hAnsi="Georgia"/>
        </w:rPr>
      </w:pPr>
      <w:r w:rsidRPr="002A250D">
        <w:rPr>
          <w:rFonts w:ascii="Georgia" w:hAnsi="Georgia"/>
        </w:rPr>
        <w:t xml:space="preserve">En muchos dominios, lo que se considera comportamiento normal puede no ser suficientemente representativo en el futuro. </w:t>
      </w:r>
    </w:p>
    <w:p w14:paraId="1F7C6DF1" w14:textId="77777777" w:rsidR="003C0F42" w:rsidRPr="002A250D" w:rsidRDefault="003C0F42" w:rsidP="009F0408">
      <w:pPr>
        <w:pStyle w:val="ListParagraph"/>
        <w:spacing w:line="360" w:lineRule="auto"/>
        <w:ind w:left="426" w:hanging="349"/>
        <w:jc w:val="both"/>
        <w:rPr>
          <w:rFonts w:ascii="Georgia" w:hAnsi="Georgia"/>
        </w:rPr>
      </w:pPr>
    </w:p>
    <w:p w14:paraId="03927725" w14:textId="77777777" w:rsidR="003C0F42" w:rsidRPr="002A250D" w:rsidRDefault="003C0F42" w:rsidP="009F0408">
      <w:pPr>
        <w:pStyle w:val="ListParagraph"/>
        <w:numPr>
          <w:ilvl w:val="0"/>
          <w:numId w:val="26"/>
        </w:numPr>
        <w:spacing w:line="360" w:lineRule="auto"/>
        <w:ind w:left="426" w:hanging="349"/>
        <w:jc w:val="both"/>
        <w:rPr>
          <w:rFonts w:ascii="Georgia" w:hAnsi="Georgia"/>
        </w:rPr>
      </w:pPr>
      <w:r w:rsidRPr="002A250D">
        <w:rPr>
          <w:rFonts w:ascii="Georgia" w:hAnsi="Georgia"/>
        </w:rPr>
        <w:t xml:space="preserve">Dependiendo del campo de aplicación que se analice, un comportamiento considerado como normal en uno de ellos, puede tratarse como anomalía en otros. Esto implica que la técnica desarrollada para la detección de anomalías, se presente como eficaz o no, dependiendo del entorno analizado. </w:t>
      </w:r>
    </w:p>
    <w:p w14:paraId="24F16996" w14:textId="77777777" w:rsidR="003C0F42" w:rsidRPr="002A250D" w:rsidRDefault="003C0F42" w:rsidP="009F0408">
      <w:pPr>
        <w:pStyle w:val="ListParagraph"/>
        <w:spacing w:line="360" w:lineRule="auto"/>
        <w:ind w:left="426" w:hanging="349"/>
        <w:jc w:val="both"/>
        <w:rPr>
          <w:rFonts w:ascii="Georgia" w:hAnsi="Georgia"/>
        </w:rPr>
      </w:pPr>
    </w:p>
    <w:p w14:paraId="5C6C5A3C" w14:textId="77777777" w:rsidR="003C0F42" w:rsidRPr="002A250D" w:rsidRDefault="003C0F42" w:rsidP="009F0408">
      <w:pPr>
        <w:pStyle w:val="ListParagraph"/>
        <w:spacing w:line="360" w:lineRule="auto"/>
        <w:ind w:left="426"/>
        <w:jc w:val="both"/>
        <w:rPr>
          <w:rFonts w:ascii="Georgia" w:hAnsi="Georgia"/>
        </w:rPr>
      </w:pPr>
      <w:r w:rsidRPr="002A250D">
        <w:rPr>
          <w:rFonts w:ascii="Georgia" w:hAnsi="Georgia"/>
        </w:rPr>
        <w:t>Por ejemplo, por el riesgo que puede conllevar, una pequeña desviación de los datos en el campo de la medicina puede tratarse como anomalía, mientras que en un sector de mercados de stock  (Retail), esa misma desviación podría considerarse dentro de la normalidad.</w:t>
      </w:r>
    </w:p>
    <w:p w14:paraId="43CE9939" w14:textId="77777777" w:rsidR="00665263" w:rsidRPr="002A250D" w:rsidRDefault="00665263" w:rsidP="009F0408">
      <w:pPr>
        <w:pStyle w:val="ListParagraph"/>
        <w:spacing w:line="360" w:lineRule="auto"/>
        <w:ind w:left="426" w:hanging="349"/>
        <w:jc w:val="both"/>
        <w:rPr>
          <w:rFonts w:ascii="Georgia" w:hAnsi="Georgia"/>
        </w:rPr>
      </w:pPr>
    </w:p>
    <w:p w14:paraId="67D8E8FC" w14:textId="77777777" w:rsidR="003C0F42" w:rsidRPr="002A250D" w:rsidRDefault="003C0F42" w:rsidP="009F0408">
      <w:pPr>
        <w:pStyle w:val="ListParagraph"/>
        <w:numPr>
          <w:ilvl w:val="0"/>
          <w:numId w:val="26"/>
        </w:numPr>
        <w:spacing w:line="360" w:lineRule="auto"/>
        <w:ind w:left="426" w:hanging="349"/>
        <w:jc w:val="both"/>
        <w:rPr>
          <w:rFonts w:ascii="Georgia" w:hAnsi="Georgia"/>
        </w:rPr>
      </w:pPr>
      <w:r w:rsidRPr="002A250D">
        <w:rPr>
          <w:rFonts w:ascii="Georgia" w:hAnsi="Georgia"/>
        </w:rPr>
        <w:t>Como es obvio, puede ser un problema, utilizar como datos de entrenamiento, aquellos datos que sean anomalías y que no sean tratados como tal.</w:t>
      </w:r>
    </w:p>
    <w:p w14:paraId="076EFE1E" w14:textId="77777777" w:rsidR="003C0F42" w:rsidRPr="002A250D" w:rsidRDefault="003C0F42" w:rsidP="009F0408">
      <w:pPr>
        <w:pStyle w:val="ListParagraph"/>
        <w:spacing w:line="360" w:lineRule="auto"/>
        <w:ind w:left="426" w:hanging="349"/>
        <w:jc w:val="both"/>
        <w:rPr>
          <w:rFonts w:ascii="Georgia" w:hAnsi="Georgia"/>
        </w:rPr>
      </w:pPr>
    </w:p>
    <w:p w14:paraId="48176DF5" w14:textId="77777777" w:rsidR="003C0F42" w:rsidRDefault="003C0F42" w:rsidP="009F0408">
      <w:pPr>
        <w:pStyle w:val="ListParagraph"/>
        <w:numPr>
          <w:ilvl w:val="0"/>
          <w:numId w:val="26"/>
        </w:numPr>
        <w:spacing w:line="360" w:lineRule="auto"/>
        <w:ind w:left="426" w:hanging="349"/>
        <w:jc w:val="both"/>
        <w:rPr>
          <w:rFonts w:ascii="Georgia" w:hAnsi="Georgia"/>
        </w:rPr>
      </w:pPr>
      <w:r w:rsidRPr="002A250D">
        <w:rPr>
          <w:rFonts w:ascii="Georgia" w:hAnsi="Georgia"/>
        </w:rPr>
        <w:t xml:space="preserve">A veces, es difícil distinguir entre datos anómalos y aquellos tratados como ruido. Esto implica una dificultad añadida a la hora de su tratamiento y borrado. </w:t>
      </w:r>
    </w:p>
    <w:p w14:paraId="45E23E86" w14:textId="77777777" w:rsidR="000F0592" w:rsidRDefault="000F0592" w:rsidP="009F0408">
      <w:pPr>
        <w:autoSpaceDE w:val="0"/>
        <w:autoSpaceDN w:val="0"/>
        <w:adjustRightInd w:val="0"/>
        <w:spacing w:after="0"/>
        <w:rPr>
          <w:rFonts w:ascii="Georgia" w:hAnsi="Georgia" w:cs="Helvetica-Bold"/>
          <w:bCs/>
          <w:szCs w:val="18"/>
          <w:lang w:val="es-ES"/>
        </w:rPr>
      </w:pPr>
    </w:p>
    <w:p w14:paraId="13857173" w14:textId="77777777" w:rsidR="003C0F42" w:rsidRPr="002D2FA5" w:rsidRDefault="003C0F42" w:rsidP="009F0408">
      <w:pPr>
        <w:autoSpaceDE w:val="0"/>
        <w:autoSpaceDN w:val="0"/>
        <w:adjustRightInd w:val="0"/>
        <w:spacing w:after="0"/>
        <w:rPr>
          <w:rFonts w:ascii="Georgia" w:hAnsi="Georgia" w:cs="Helvetica-Bold"/>
          <w:bCs/>
          <w:szCs w:val="18"/>
          <w:lang w:val="es-ES"/>
        </w:rPr>
      </w:pPr>
      <w:r w:rsidRPr="002D2FA5">
        <w:rPr>
          <w:rFonts w:ascii="Georgia" w:hAnsi="Georgia" w:cs="Helvetica-Bold"/>
          <w:bCs/>
          <w:szCs w:val="18"/>
          <w:lang w:val="es-ES"/>
        </w:rPr>
        <w:lastRenderedPageBreak/>
        <w:t>La resolución del problema de detección de anomalías presenta diferentes formulaciones</w:t>
      </w:r>
      <w:r w:rsidR="00832C84">
        <w:rPr>
          <w:rFonts w:ascii="Georgia" w:hAnsi="Georgia" w:cs="Helvetica-Bold"/>
          <w:bCs/>
          <w:szCs w:val="18"/>
          <w:lang w:val="es-ES"/>
        </w:rPr>
        <w:t xml:space="preserve">, </w:t>
      </w:r>
      <w:r>
        <w:rPr>
          <w:rFonts w:ascii="Georgia" w:hAnsi="Georgia" w:cs="Helvetica-Bold"/>
          <w:bCs/>
          <w:szCs w:val="18"/>
          <w:lang w:val="es-ES"/>
        </w:rPr>
        <w:t>que son</w:t>
      </w:r>
      <w:r w:rsidRPr="002D2FA5">
        <w:rPr>
          <w:rFonts w:ascii="Georgia" w:hAnsi="Georgia" w:cs="Helvetica-Bold"/>
          <w:bCs/>
          <w:szCs w:val="18"/>
          <w:lang w:val="es-ES"/>
        </w:rPr>
        <w:t xml:space="preserve"> específicas para cada caso</w:t>
      </w:r>
      <w:r>
        <w:rPr>
          <w:rFonts w:ascii="Georgia" w:hAnsi="Georgia" w:cs="Helvetica-Bold"/>
          <w:bCs/>
          <w:szCs w:val="18"/>
          <w:lang w:val="es-ES"/>
        </w:rPr>
        <w:t xml:space="preserve">. Depende de </w:t>
      </w:r>
      <w:r w:rsidRPr="002D2FA5">
        <w:rPr>
          <w:rFonts w:ascii="Georgia" w:hAnsi="Georgia" w:cs="Helvetica-Bold"/>
          <w:bCs/>
          <w:szCs w:val="18"/>
          <w:lang w:val="es-ES"/>
        </w:rPr>
        <w:t>diferentes factores, como pueden ser</w:t>
      </w:r>
      <w:r>
        <w:rPr>
          <w:rFonts w:ascii="Georgia" w:hAnsi="Georgia" w:cs="Helvetica-Bold"/>
          <w:bCs/>
          <w:szCs w:val="18"/>
          <w:lang w:val="es-ES"/>
        </w:rPr>
        <w:t xml:space="preserve"> la naturaleza de los datos de entrada, la capacidad de ser categorizados o las condiciones derivadas del entorno en que se aplica el análisis. </w:t>
      </w:r>
      <w:r w:rsidR="00B732A2">
        <w:rPr>
          <w:rFonts w:ascii="Georgia" w:hAnsi="Georgia" w:cs="Helvetica-Bold"/>
          <w:bCs/>
          <w:szCs w:val="18"/>
          <w:lang w:val="es-ES"/>
        </w:rPr>
        <w:t xml:space="preserve">En las siguientes secciones detallaremos estos factores. </w:t>
      </w:r>
      <w:r w:rsidRPr="002D2FA5">
        <w:rPr>
          <w:rFonts w:ascii="Georgia" w:hAnsi="Georgia" w:cs="Helvetica-Bold"/>
          <w:bCs/>
          <w:szCs w:val="18"/>
          <w:lang w:val="es-ES"/>
        </w:rPr>
        <w:t xml:space="preserve"> </w:t>
      </w:r>
    </w:p>
    <w:p w14:paraId="015E094B" w14:textId="77777777" w:rsidR="003C0F42" w:rsidRDefault="003C0F42" w:rsidP="009F0408">
      <w:pPr>
        <w:autoSpaceDE w:val="0"/>
        <w:autoSpaceDN w:val="0"/>
        <w:adjustRightInd w:val="0"/>
        <w:spacing w:after="0"/>
        <w:rPr>
          <w:rFonts w:ascii="Georgia" w:hAnsi="Georgia" w:cs="Helvetica-Bold"/>
          <w:bCs/>
          <w:szCs w:val="18"/>
          <w:lang w:val="es-ES"/>
        </w:rPr>
      </w:pPr>
    </w:p>
    <w:p w14:paraId="0F9744C9" w14:textId="77777777" w:rsidR="003C0F42" w:rsidRPr="009B395E" w:rsidRDefault="003C0F42" w:rsidP="009F0408">
      <w:pPr>
        <w:pStyle w:val="Heading3"/>
        <w:rPr>
          <w:lang w:val="es-ES"/>
        </w:rPr>
      </w:pPr>
      <w:bookmarkStart w:id="10" w:name="_Toc488758449"/>
      <w:r w:rsidRPr="009B395E">
        <w:rPr>
          <w:lang w:val="es-ES"/>
        </w:rPr>
        <w:t>Naturaleza de los datos de entrada</w:t>
      </w:r>
      <w:bookmarkEnd w:id="10"/>
    </w:p>
    <w:p w14:paraId="393691E3" w14:textId="77777777" w:rsidR="003C0F42" w:rsidRPr="00224666" w:rsidRDefault="003C0F42" w:rsidP="009F0408">
      <w:pPr>
        <w:autoSpaceDE w:val="0"/>
        <w:autoSpaceDN w:val="0"/>
        <w:adjustRightInd w:val="0"/>
        <w:spacing w:after="0"/>
        <w:rPr>
          <w:rFonts w:ascii="Georgia" w:hAnsi="Georgia" w:cs="Helvetica-Bold"/>
          <w:b/>
          <w:bCs/>
          <w:sz w:val="20"/>
          <w:szCs w:val="18"/>
          <w:lang w:val="es-ES"/>
        </w:rPr>
      </w:pPr>
    </w:p>
    <w:p w14:paraId="7D877FA6" w14:textId="77777777" w:rsidR="003C0F42" w:rsidRDefault="003C0F42" w:rsidP="009F0408">
      <w:pPr>
        <w:autoSpaceDE w:val="0"/>
        <w:autoSpaceDN w:val="0"/>
        <w:adjustRightInd w:val="0"/>
        <w:spacing w:after="0"/>
        <w:rPr>
          <w:rFonts w:ascii="Georgia" w:hAnsi="Georgia" w:cs="NewCenturySchlbk-Roman"/>
          <w:szCs w:val="20"/>
          <w:lang w:val="es-ES"/>
        </w:rPr>
      </w:pPr>
      <w:r w:rsidRPr="00224666">
        <w:rPr>
          <w:rFonts w:ascii="Georgia" w:hAnsi="Georgia" w:cs="NewCenturySchlbk-Roman"/>
          <w:szCs w:val="20"/>
          <w:lang w:val="es-ES"/>
        </w:rPr>
        <w:t>Es uno de los aspectos claves en las técnicas de det</w:t>
      </w:r>
      <w:r>
        <w:rPr>
          <w:rFonts w:ascii="Georgia" w:hAnsi="Georgia" w:cs="NewCenturySchlbk-Roman"/>
          <w:szCs w:val="20"/>
          <w:lang w:val="es-ES"/>
        </w:rPr>
        <w:t>e</w:t>
      </w:r>
      <w:r w:rsidRPr="00224666">
        <w:rPr>
          <w:rFonts w:ascii="Georgia" w:hAnsi="Georgia" w:cs="NewCenturySchlbk-Roman"/>
          <w:szCs w:val="20"/>
          <w:lang w:val="es-ES"/>
        </w:rPr>
        <w:t>cción de anomalías. Generalmente, los datos de entrada consisten en una colección de objetos (instancias), donde cada instancia se puede describir con una serie de atributos (variables), que a su vez, pueden ser de diferentes tipos: binarios, categóricos o contin</w:t>
      </w:r>
      <w:r>
        <w:rPr>
          <w:rFonts w:ascii="Georgia" w:hAnsi="Georgia" w:cs="NewCenturySchlbk-Roman"/>
          <w:szCs w:val="20"/>
          <w:lang w:val="es-ES"/>
        </w:rPr>
        <w:t>uos. Cada instancia puede estar formada</w:t>
      </w:r>
      <w:r w:rsidRPr="00224666">
        <w:rPr>
          <w:rFonts w:ascii="Georgia" w:hAnsi="Georgia" w:cs="NewCenturySchlbk-Roman"/>
          <w:szCs w:val="20"/>
          <w:lang w:val="es-ES"/>
        </w:rPr>
        <w:t xml:space="preserve"> por un solo atributo (univariante) o por varios (multivariante)</w:t>
      </w:r>
      <w:r>
        <w:rPr>
          <w:rFonts w:ascii="Georgia" w:hAnsi="Georgia" w:cs="NewCenturySchlbk-Roman"/>
          <w:szCs w:val="20"/>
          <w:lang w:val="es-ES"/>
        </w:rPr>
        <w:t>, ya sean éstos, del mismo o de diferente tipo</w:t>
      </w:r>
      <w:r w:rsidRPr="00224666">
        <w:rPr>
          <w:rFonts w:ascii="Georgia" w:hAnsi="Georgia" w:cs="NewCenturySchlbk-Roman"/>
          <w:szCs w:val="20"/>
          <w:lang w:val="es-ES"/>
        </w:rPr>
        <w:t>.</w:t>
      </w:r>
      <w:r>
        <w:rPr>
          <w:rFonts w:ascii="Georgia" w:hAnsi="Georgia" w:cs="NewCenturySchlbk-Roman"/>
          <w:szCs w:val="20"/>
          <w:lang w:val="es-ES"/>
        </w:rPr>
        <w:t xml:space="preserve">  La naturaleza de estos atributos va a determinar cómo se van a aplicar las diferentes técnicas de detección. Por ejemplo, hay técnicas de clasificación o basadas en parámetros estadísticos que no son aplicables en todos los casos.</w:t>
      </w:r>
    </w:p>
    <w:p w14:paraId="52390514" w14:textId="77777777" w:rsidR="003C0F42" w:rsidRPr="00292A75" w:rsidRDefault="003C0F42" w:rsidP="009F0408">
      <w:pPr>
        <w:autoSpaceDE w:val="0"/>
        <w:autoSpaceDN w:val="0"/>
        <w:adjustRightInd w:val="0"/>
        <w:spacing w:after="0"/>
        <w:rPr>
          <w:rFonts w:ascii="Georgia" w:hAnsi="Georgia" w:cs="NewCenturySchlbk-Roman"/>
          <w:sz w:val="24"/>
          <w:szCs w:val="20"/>
          <w:lang w:val="es-ES"/>
        </w:rPr>
      </w:pPr>
    </w:p>
    <w:p w14:paraId="7084C12E" w14:textId="77777777" w:rsidR="003C0F42" w:rsidRDefault="003C0F42" w:rsidP="009F0408">
      <w:pPr>
        <w:autoSpaceDE w:val="0"/>
        <w:autoSpaceDN w:val="0"/>
        <w:adjustRightInd w:val="0"/>
        <w:spacing w:after="0"/>
        <w:rPr>
          <w:rFonts w:ascii="Georgia" w:hAnsi="Georgia" w:cs="NewCenturySchlbk-Roman"/>
          <w:szCs w:val="20"/>
          <w:lang w:val="es-ES"/>
        </w:rPr>
      </w:pPr>
      <w:r w:rsidRPr="00292A75">
        <w:rPr>
          <w:rFonts w:ascii="Georgia" w:hAnsi="Georgia" w:cs="NewCenturySchlbk-Roman"/>
          <w:szCs w:val="20"/>
          <w:lang w:val="es-ES"/>
        </w:rPr>
        <w:t xml:space="preserve">Los datos de entrada también se pueden clasificar de acuerdo a la relación existente entre las instancias. </w:t>
      </w:r>
      <w:r>
        <w:rPr>
          <w:rFonts w:ascii="Georgia" w:hAnsi="Georgia" w:cs="NewCenturySchlbk-Roman"/>
          <w:szCs w:val="20"/>
          <w:lang w:val="es-ES"/>
        </w:rPr>
        <w:t xml:space="preserve"> Por defecto, l</w:t>
      </w:r>
      <w:r w:rsidRPr="00292A75">
        <w:rPr>
          <w:rFonts w:ascii="Georgia" w:hAnsi="Georgia" w:cs="NewCenturySchlbk-Roman"/>
          <w:szCs w:val="20"/>
          <w:lang w:val="es-ES"/>
        </w:rPr>
        <w:t xml:space="preserve">a mayoría de las técnicas de detección de </w:t>
      </w:r>
      <w:r w:rsidR="00A668F8">
        <w:rPr>
          <w:rFonts w:ascii="Georgia" w:hAnsi="Georgia" w:cs="NewCenturySchlbk-Roman"/>
          <w:szCs w:val="20"/>
          <w:lang w:val="es-ES"/>
        </w:rPr>
        <w:t>anomalía</w:t>
      </w:r>
      <w:r w:rsidRPr="00292A75">
        <w:rPr>
          <w:rFonts w:ascii="Georgia" w:hAnsi="Georgia" w:cs="NewCenturySchlbk-Roman"/>
          <w:szCs w:val="20"/>
          <w:lang w:val="es-ES"/>
        </w:rPr>
        <w:t xml:space="preserve">s </w:t>
      </w:r>
      <w:r>
        <w:rPr>
          <w:rFonts w:ascii="Georgia" w:hAnsi="Georgia" w:cs="NewCenturySchlbk-Roman"/>
          <w:szCs w:val="20"/>
          <w:lang w:val="es-ES"/>
        </w:rPr>
        <w:t xml:space="preserve">aceptan como hipótesis inicial </w:t>
      </w:r>
      <w:r w:rsidRPr="00292A75">
        <w:rPr>
          <w:rFonts w:ascii="Georgia" w:hAnsi="Georgia" w:cs="NewCenturySchlbk-Roman"/>
          <w:szCs w:val="20"/>
          <w:lang w:val="es-ES"/>
        </w:rPr>
        <w:t>que no existe dicha relación</w:t>
      </w:r>
      <w:r>
        <w:rPr>
          <w:rFonts w:ascii="Georgia" w:hAnsi="Georgia" w:cs="NewCenturySchlbk-Roman"/>
          <w:szCs w:val="20"/>
          <w:lang w:val="es-ES"/>
        </w:rPr>
        <w:t>, pero en ot</w:t>
      </w:r>
      <w:r w:rsidR="00541353">
        <w:rPr>
          <w:rFonts w:ascii="Georgia" w:hAnsi="Georgia" w:cs="NewCenturySchlbk-Roman"/>
          <w:szCs w:val="20"/>
          <w:lang w:val="es-ES"/>
        </w:rPr>
        <w:t>ros casos como por ejemplo, en s</w:t>
      </w:r>
      <w:r>
        <w:rPr>
          <w:rFonts w:ascii="Georgia" w:hAnsi="Georgia" w:cs="NewCenturySchlbk-Roman"/>
          <w:szCs w:val="20"/>
          <w:lang w:val="es-ES"/>
        </w:rPr>
        <w:t xml:space="preserve">eries </w:t>
      </w:r>
      <w:r w:rsidR="00541353">
        <w:rPr>
          <w:rFonts w:ascii="Georgia" w:hAnsi="Georgia" w:cs="NewCenturySchlbk-Roman"/>
          <w:szCs w:val="20"/>
          <w:lang w:val="es-ES"/>
        </w:rPr>
        <w:t>temporales o en secuencias del g</w:t>
      </w:r>
      <w:r>
        <w:rPr>
          <w:rFonts w:ascii="Georgia" w:hAnsi="Georgia" w:cs="NewCenturySchlbk-Roman"/>
          <w:szCs w:val="20"/>
          <w:lang w:val="es-ES"/>
        </w:rPr>
        <w:t xml:space="preserve">enoma, sí puede tener mucha relevancia. </w:t>
      </w:r>
    </w:p>
    <w:p w14:paraId="2FF3F7A6" w14:textId="77777777" w:rsidR="00EC79DF" w:rsidRDefault="00EC79DF" w:rsidP="009F0408">
      <w:pPr>
        <w:rPr>
          <w:lang w:val="es-ES"/>
        </w:rPr>
      </w:pPr>
    </w:p>
    <w:p w14:paraId="3D70718C" w14:textId="77777777" w:rsidR="00A73DB2" w:rsidRPr="00E84A74" w:rsidRDefault="00B645A9" w:rsidP="009F0408">
      <w:pPr>
        <w:pStyle w:val="Heading3"/>
        <w:rPr>
          <w:color w:val="FF0000"/>
        </w:rPr>
      </w:pPr>
      <w:bookmarkStart w:id="11" w:name="_Toc488758450"/>
      <w:r>
        <w:t xml:space="preserve">Tipos de </w:t>
      </w:r>
      <w:r w:rsidR="00283D1F">
        <w:t>outlier</w:t>
      </w:r>
      <w:r w:rsidR="00A73DB2">
        <w:t>s</w:t>
      </w:r>
      <w:bookmarkEnd w:id="11"/>
    </w:p>
    <w:p w14:paraId="1DC0E453" w14:textId="77777777" w:rsidR="00A73DB2" w:rsidRDefault="00A73DB2" w:rsidP="009F0408">
      <w:pPr>
        <w:autoSpaceDE w:val="0"/>
        <w:autoSpaceDN w:val="0"/>
        <w:adjustRightInd w:val="0"/>
        <w:spacing w:after="0"/>
        <w:rPr>
          <w:rFonts w:ascii="Georgia" w:hAnsi="Georgia" w:cstheme="minorHAnsi"/>
          <w:i/>
          <w:iCs/>
          <w:lang w:bidi="he-IL"/>
        </w:rPr>
      </w:pPr>
    </w:p>
    <w:p w14:paraId="0C03FD2D" w14:textId="77777777" w:rsidR="00A73DB2" w:rsidRDefault="00A73DB2" w:rsidP="009F0408">
      <w:pPr>
        <w:autoSpaceDE w:val="0"/>
        <w:autoSpaceDN w:val="0"/>
        <w:adjustRightInd w:val="0"/>
        <w:spacing w:after="0"/>
        <w:rPr>
          <w:rFonts w:ascii="Georgia" w:hAnsi="Georgia" w:cstheme="minorHAnsi"/>
          <w:iCs/>
          <w:lang w:bidi="he-IL"/>
        </w:rPr>
      </w:pPr>
      <w:r>
        <w:rPr>
          <w:rFonts w:ascii="Georgia" w:hAnsi="Georgia" w:cstheme="minorHAnsi"/>
          <w:iCs/>
          <w:lang w:bidi="he-IL"/>
        </w:rPr>
        <w:t xml:space="preserve">Atendiendo a su composición y su relación con el resto de los datos, los </w:t>
      </w:r>
      <w:r w:rsidR="00283D1F" w:rsidRPr="0055437B">
        <w:rPr>
          <w:rFonts w:ascii="Georgia" w:hAnsi="Georgia" w:cstheme="minorHAnsi"/>
          <w:iCs/>
          <w:lang w:bidi="he-IL"/>
        </w:rPr>
        <w:t>outlier</w:t>
      </w:r>
      <w:r w:rsidRPr="0055437B">
        <w:rPr>
          <w:rFonts w:ascii="Georgia" w:hAnsi="Georgia" w:cstheme="minorHAnsi"/>
          <w:iCs/>
          <w:lang w:bidi="he-IL"/>
        </w:rPr>
        <w:t>s</w:t>
      </w:r>
      <w:r>
        <w:rPr>
          <w:rFonts w:ascii="Georgia" w:hAnsi="Georgia" w:cstheme="minorHAnsi"/>
          <w:iCs/>
          <w:lang w:bidi="he-IL"/>
        </w:rPr>
        <w:t xml:space="preserve"> pueden pertenecer a uno de estos tres grandes grupos:</w:t>
      </w:r>
    </w:p>
    <w:p w14:paraId="10146398" w14:textId="77777777" w:rsidR="00A73DB2" w:rsidRDefault="00A73DB2" w:rsidP="009F0408">
      <w:pPr>
        <w:autoSpaceDE w:val="0"/>
        <w:autoSpaceDN w:val="0"/>
        <w:adjustRightInd w:val="0"/>
        <w:spacing w:after="0"/>
        <w:rPr>
          <w:rFonts w:ascii="Georgia" w:hAnsi="Georgia" w:cstheme="minorHAnsi"/>
          <w:iCs/>
          <w:lang w:bidi="he-IL"/>
        </w:rPr>
      </w:pPr>
      <w:r>
        <w:rPr>
          <w:rFonts w:ascii="Georgia" w:hAnsi="Georgia" w:cstheme="minorHAnsi"/>
          <w:iCs/>
          <w:lang w:bidi="he-IL"/>
        </w:rPr>
        <w:t xml:space="preserve"> </w:t>
      </w:r>
    </w:p>
    <w:p w14:paraId="793D7331" w14:textId="77777777" w:rsidR="00A739B8" w:rsidRDefault="00A739B8" w:rsidP="009F0408">
      <w:pPr>
        <w:autoSpaceDE w:val="0"/>
        <w:autoSpaceDN w:val="0"/>
        <w:adjustRightInd w:val="0"/>
        <w:spacing w:after="0"/>
        <w:rPr>
          <w:rFonts w:ascii="Georgia" w:hAnsi="Georgia" w:cstheme="minorHAnsi"/>
          <w:iCs/>
          <w:lang w:bidi="he-IL"/>
        </w:rPr>
      </w:pPr>
    </w:p>
    <w:p w14:paraId="457908C0" w14:textId="77777777" w:rsidR="00A73DB2" w:rsidRDefault="007234D1" w:rsidP="009F0408">
      <w:pPr>
        <w:pStyle w:val="ListParagraph"/>
        <w:numPr>
          <w:ilvl w:val="0"/>
          <w:numId w:val="21"/>
        </w:numPr>
        <w:autoSpaceDE w:val="0"/>
        <w:autoSpaceDN w:val="0"/>
        <w:adjustRightInd w:val="0"/>
        <w:spacing w:after="0" w:line="360" w:lineRule="auto"/>
        <w:jc w:val="both"/>
        <w:rPr>
          <w:rFonts w:ascii="Georgia" w:hAnsi="Georgia" w:cs="CMBX12"/>
          <w:b/>
        </w:rPr>
      </w:pPr>
      <w:r>
        <w:rPr>
          <w:rFonts w:ascii="Georgia" w:hAnsi="Georgia" w:cs="CMBX12"/>
          <w:b/>
        </w:rPr>
        <w:t>Outlier</w:t>
      </w:r>
      <w:r w:rsidR="00A73DB2" w:rsidRPr="007C0EE2">
        <w:rPr>
          <w:rFonts w:ascii="Georgia" w:hAnsi="Georgia" w:cs="CMBX12"/>
          <w:b/>
        </w:rPr>
        <w:t xml:space="preserve"> Puntual</w:t>
      </w:r>
    </w:p>
    <w:p w14:paraId="4F518198" w14:textId="77777777" w:rsidR="00A73DB2" w:rsidRPr="007C0EE2" w:rsidRDefault="00A73DB2" w:rsidP="009F0408">
      <w:pPr>
        <w:pStyle w:val="ListParagraph"/>
        <w:autoSpaceDE w:val="0"/>
        <w:autoSpaceDN w:val="0"/>
        <w:adjustRightInd w:val="0"/>
        <w:spacing w:after="0" w:line="360" w:lineRule="auto"/>
        <w:jc w:val="both"/>
        <w:rPr>
          <w:rFonts w:ascii="Georgia" w:hAnsi="Georgia" w:cs="CMBX12"/>
          <w:b/>
        </w:rPr>
      </w:pPr>
    </w:p>
    <w:p w14:paraId="04E587E1" w14:textId="77777777" w:rsidR="00A73DB2" w:rsidRDefault="00A73DB2" w:rsidP="009F0408">
      <w:pPr>
        <w:autoSpaceDE w:val="0"/>
        <w:autoSpaceDN w:val="0"/>
        <w:adjustRightInd w:val="0"/>
        <w:spacing w:after="0"/>
        <w:rPr>
          <w:rFonts w:ascii="Georgia" w:hAnsi="Georgia" w:cs="CMR12"/>
        </w:rPr>
      </w:pPr>
      <w:r>
        <w:rPr>
          <w:rFonts w:ascii="Georgia" w:hAnsi="Georgia" w:cs="CMR12"/>
        </w:rPr>
        <w:t xml:space="preserve">Si se tiene un conjunto de datos, como se muestra en la </w:t>
      </w:r>
      <w:r w:rsidR="00D4428D">
        <w:rPr>
          <w:rFonts w:ascii="Georgia" w:hAnsi="Georgia" w:cs="CMR12"/>
        </w:rPr>
        <w:t>F</w:t>
      </w:r>
      <w:r w:rsidR="003F28AF">
        <w:rPr>
          <w:rFonts w:ascii="Georgia" w:hAnsi="Georgia" w:cs="CMR12"/>
        </w:rPr>
        <w:t>ig</w:t>
      </w:r>
      <w:r w:rsidR="00042C66">
        <w:rPr>
          <w:rFonts w:ascii="Georgia" w:hAnsi="Georgia" w:cs="CMR12"/>
        </w:rPr>
        <w:t xml:space="preserve">ura </w:t>
      </w:r>
      <w:r w:rsidR="006A4664">
        <w:rPr>
          <w:rFonts w:ascii="Georgia" w:hAnsi="Georgia" w:cs="CMR12"/>
        </w:rPr>
        <w:t>2</w:t>
      </w:r>
      <w:r>
        <w:rPr>
          <w:rFonts w:ascii="Georgia" w:hAnsi="Georgia" w:cs="CMR12"/>
        </w:rPr>
        <w:t xml:space="preserve">, que de acuerdo </w:t>
      </w:r>
      <w:r w:rsidR="00FC04EE">
        <w:rPr>
          <w:rFonts w:ascii="Georgia" w:hAnsi="Georgia" w:cs="CMR12"/>
        </w:rPr>
        <w:t xml:space="preserve">a </w:t>
      </w:r>
      <w:r>
        <w:rPr>
          <w:rFonts w:ascii="Georgia" w:hAnsi="Georgia" w:cs="CMR12"/>
        </w:rPr>
        <w:t>unas características determinadas, se pueden observar grupos homogéneos (áreas N</w:t>
      </w:r>
      <w:r>
        <w:rPr>
          <w:rFonts w:ascii="Georgia" w:hAnsi="Georgia" w:cs="CMR12"/>
          <w:vertAlign w:val="subscript"/>
        </w:rPr>
        <w:t>1</w:t>
      </w:r>
      <w:r>
        <w:rPr>
          <w:rFonts w:ascii="Georgia" w:hAnsi="Georgia" w:cs="CMR12"/>
        </w:rPr>
        <w:t xml:space="preserve"> y N</w:t>
      </w:r>
      <w:r>
        <w:rPr>
          <w:rFonts w:ascii="Georgia" w:hAnsi="Georgia" w:cs="CMR12"/>
          <w:vertAlign w:val="subscript"/>
        </w:rPr>
        <w:t>2</w:t>
      </w:r>
      <w:r>
        <w:rPr>
          <w:rFonts w:ascii="Georgia" w:hAnsi="Georgia" w:cs="CMR12"/>
        </w:rPr>
        <w:t xml:space="preserve">), se considera anomalías o </w:t>
      </w:r>
      <w:r w:rsidR="00283D1F">
        <w:rPr>
          <w:rFonts w:ascii="Georgia" w:hAnsi="Georgia" w:cs="CMR12"/>
        </w:rPr>
        <w:t>outlier</w:t>
      </w:r>
      <w:r>
        <w:rPr>
          <w:rFonts w:ascii="Georgia" w:hAnsi="Georgia" w:cs="CMR12"/>
        </w:rPr>
        <w:t>s a todos los elementos que se salgan de esas zonas (normales), como son en este caso los puntos O</w:t>
      </w:r>
      <w:r>
        <w:rPr>
          <w:rFonts w:ascii="Georgia" w:hAnsi="Georgia" w:cs="CMR12"/>
          <w:vertAlign w:val="subscript"/>
        </w:rPr>
        <w:t>1</w:t>
      </w:r>
      <w:r>
        <w:rPr>
          <w:rFonts w:ascii="Georgia" w:hAnsi="Georgia" w:cs="CMR12"/>
        </w:rPr>
        <w:t>, O</w:t>
      </w:r>
      <w:r>
        <w:rPr>
          <w:rFonts w:ascii="Georgia" w:hAnsi="Georgia" w:cs="CMR12"/>
          <w:vertAlign w:val="subscript"/>
        </w:rPr>
        <w:t>2</w:t>
      </w:r>
      <w:r>
        <w:rPr>
          <w:rFonts w:ascii="Georgia" w:hAnsi="Georgia" w:cs="CMR12"/>
        </w:rPr>
        <w:t xml:space="preserve"> y O</w:t>
      </w:r>
      <w:r>
        <w:rPr>
          <w:rFonts w:ascii="Georgia" w:hAnsi="Georgia" w:cs="CMR12"/>
          <w:vertAlign w:val="subscript"/>
        </w:rPr>
        <w:t>3</w:t>
      </w:r>
      <w:r>
        <w:rPr>
          <w:rFonts w:ascii="Georgia" w:hAnsi="Georgia" w:cs="CMR12"/>
        </w:rPr>
        <w:t>.</w:t>
      </w:r>
    </w:p>
    <w:p w14:paraId="749A662D" w14:textId="77777777" w:rsidR="00A73DB2" w:rsidRDefault="00A73DB2" w:rsidP="009F0408">
      <w:pPr>
        <w:autoSpaceDE w:val="0"/>
        <w:autoSpaceDN w:val="0"/>
        <w:adjustRightInd w:val="0"/>
        <w:spacing w:after="0"/>
        <w:rPr>
          <w:rFonts w:ascii="Georgia" w:hAnsi="Georgia" w:cs="CMR12"/>
        </w:rPr>
      </w:pPr>
    </w:p>
    <w:p w14:paraId="624EC954" w14:textId="77777777" w:rsidR="00A73DB2" w:rsidRDefault="00A73DB2" w:rsidP="009F0408">
      <w:pPr>
        <w:autoSpaceDE w:val="0"/>
        <w:autoSpaceDN w:val="0"/>
        <w:adjustRightInd w:val="0"/>
        <w:spacing w:after="0"/>
        <w:rPr>
          <w:rFonts w:ascii="Georgia" w:hAnsi="Georgia" w:cs="CMR12"/>
        </w:rPr>
      </w:pPr>
    </w:p>
    <w:p w14:paraId="038E7476" w14:textId="0457A9C0" w:rsidR="00A73DB2" w:rsidRDefault="006B573C" w:rsidP="009F0408">
      <w:pPr>
        <w:autoSpaceDE w:val="0"/>
        <w:autoSpaceDN w:val="0"/>
        <w:adjustRightInd w:val="0"/>
        <w:spacing w:after="0"/>
        <w:rPr>
          <w:rFonts w:ascii="Georgia" w:hAnsi="Georgia" w:cs="CMR12"/>
        </w:rPr>
      </w:pPr>
      <w:r>
        <w:rPr>
          <w:rFonts w:ascii="Georgia" w:hAnsi="Georgia" w:cs="CMR12"/>
          <w:noProof/>
          <w:lang w:val="en-GB" w:eastAsia="en-GB"/>
        </w:rPr>
        <w:lastRenderedPageBreak/>
        <mc:AlternateContent>
          <mc:Choice Requires="wps">
            <w:drawing>
              <wp:anchor distT="0" distB="0" distL="114300" distR="114300" simplePos="0" relativeHeight="251740160" behindDoc="0" locked="0" layoutInCell="1" allowOverlap="1" wp14:anchorId="20EC0142" wp14:editId="42DBC66A">
                <wp:simplePos x="0" y="0"/>
                <wp:positionH relativeFrom="column">
                  <wp:posOffset>2593975</wp:posOffset>
                </wp:positionH>
                <wp:positionV relativeFrom="paragraph">
                  <wp:posOffset>106045</wp:posOffset>
                </wp:positionV>
                <wp:extent cx="363220" cy="237490"/>
                <wp:effectExtent l="0" t="0" r="17780" b="16510"/>
                <wp:wrapNone/>
                <wp:docPr id="386"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3220" cy="237490"/>
                        </a:xfrm>
                        <a:prstGeom prst="rect">
                          <a:avLst/>
                        </a:prstGeom>
                        <a:solidFill>
                          <a:srgbClr val="FFFFFF"/>
                        </a:solidFill>
                        <a:ln w="9525">
                          <a:solidFill>
                            <a:schemeClr val="bg1">
                              <a:lumMod val="100000"/>
                              <a:lumOff val="0"/>
                            </a:schemeClr>
                          </a:solidFill>
                          <a:miter lim="800000"/>
                          <a:headEnd/>
                          <a:tailEnd/>
                        </a:ln>
                      </wps:spPr>
                      <wps:txbx>
                        <w:txbxContent>
                          <w:p w14:paraId="2079ADEF" w14:textId="77777777" w:rsidR="004059C3" w:rsidRPr="00A177A6" w:rsidRDefault="004059C3" w:rsidP="00A177A6">
                            <w:pPr>
                              <w:rPr>
                                <w:vertAlign w:val="subscript"/>
                              </w:rPr>
                            </w:pPr>
                            <w:r>
                              <w:t>N</w:t>
                            </w:r>
                            <w:r>
                              <w:rPr>
                                <w:vertAlign w:val="subscript"/>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EC0142" id="Rectangle_x0020_67" o:spid="_x0000_s1028" style="position:absolute;left:0;text-align:left;margin-left:204.25pt;margin-top:8.35pt;width:28.6pt;height:18.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" strokecolor="white [3212]">
                <v:textbox>
                  <w:txbxContent>
                    <w:p w14:paraId="2079ADEF" w14:textId="77777777" w:rsidR="004059C3" w:rsidRPr="00A177A6" w:rsidRDefault="004059C3" w:rsidP="00A177A6">
                      <w:pPr>
                        <w:rPr>
                          <w:vertAlign w:val="subscript"/>
                        </w:rPr>
                      </w:pPr>
                      <w:r>
                        <w:t>N</w:t>
                      </w:r>
                      <w:r>
                        <w:rPr>
                          <w:vertAlign w:val="subscript"/>
                        </w:rPr>
                        <w:t>1</w:t>
                      </w:r>
                    </w:p>
                  </w:txbxContent>
                </v:textbox>
              </v:rect>
            </w:pict>
          </mc:Fallback>
        </mc:AlternateContent>
      </w:r>
      <w:r>
        <w:rPr>
          <w:rFonts w:ascii="Georgia" w:hAnsi="Georgia" w:cs="CMR12"/>
          <w:noProof/>
          <w:lang w:val="en-GB" w:eastAsia="en-GB"/>
        </w:rPr>
        <mc:AlternateContent>
          <mc:Choice Requires="wps">
            <w:drawing>
              <wp:anchor distT="0" distB="0" distL="114300" distR="114300" simplePos="0" relativeHeight="251737088" behindDoc="0" locked="0" layoutInCell="1" allowOverlap="1" wp14:anchorId="18F90012" wp14:editId="402663BF">
                <wp:simplePos x="0" y="0"/>
                <wp:positionH relativeFrom="column">
                  <wp:posOffset>3563620</wp:posOffset>
                </wp:positionH>
                <wp:positionV relativeFrom="paragraph">
                  <wp:posOffset>60960</wp:posOffset>
                </wp:positionV>
                <wp:extent cx="363220" cy="237490"/>
                <wp:effectExtent l="0" t="0" r="17780" b="16510"/>
                <wp:wrapNone/>
                <wp:docPr id="385"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3220" cy="237490"/>
                        </a:xfrm>
                        <a:prstGeom prst="rect">
                          <a:avLst/>
                        </a:prstGeom>
                        <a:solidFill>
                          <a:srgbClr val="FFFFFF"/>
                        </a:solidFill>
                        <a:ln w="9525">
                          <a:solidFill>
                            <a:schemeClr val="bg1">
                              <a:lumMod val="100000"/>
                              <a:lumOff val="0"/>
                            </a:schemeClr>
                          </a:solidFill>
                          <a:miter lim="800000"/>
                          <a:headEnd/>
                          <a:tailEnd/>
                        </a:ln>
                      </wps:spPr>
                      <wps:txbx>
                        <w:txbxContent>
                          <w:p w14:paraId="19FEDD34" w14:textId="77777777" w:rsidR="004059C3" w:rsidRPr="00A177A6" w:rsidRDefault="004059C3">
                            <w:pPr>
                              <w:rPr>
                                <w:vertAlign w:val="subscript"/>
                              </w:rPr>
                            </w:pPr>
                            <w:r>
                              <w:t>O</w:t>
                            </w:r>
                            <w:r>
                              <w:rPr>
                                <w:vertAlign w:val="subscript"/>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F90012" id="Rectangle_x0020_64" o:spid="_x0000_s1029" style="position:absolute;left:0;text-align:left;margin-left:280.6pt;margin-top:4.8pt;width:28.6pt;height:18.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" strokecolor="white [3212]">
                <v:textbox>
                  <w:txbxContent>
                    <w:p w14:paraId="19FEDD34" w14:textId="77777777" w:rsidR="004059C3" w:rsidRPr="00A177A6" w:rsidRDefault="004059C3">
                      <w:pPr>
                        <w:rPr>
                          <w:vertAlign w:val="subscript"/>
                        </w:rPr>
                      </w:pPr>
                      <w:r>
                        <w:t>O</w:t>
                      </w:r>
                      <w:r>
                        <w:rPr>
                          <w:vertAlign w:val="subscript"/>
                        </w:rPr>
                        <w:t>1</w:t>
                      </w:r>
                    </w:p>
                  </w:txbxContent>
                </v:textbox>
              </v:rect>
            </w:pict>
          </mc:Fallback>
        </mc:AlternateContent>
      </w:r>
      <w:r>
        <w:rPr>
          <w:rFonts w:ascii="Georgia" w:hAnsi="Georgia" w:cs="CMR12"/>
          <w:noProof/>
          <w:lang w:val="en-GB" w:eastAsia="en-GB"/>
        </w:rPr>
        <mc:AlternateContent>
          <mc:Choice Requires="wps">
            <w:drawing>
              <wp:anchor distT="0" distB="0" distL="114300" distR="114300" simplePos="0" relativeHeight="251695104" behindDoc="0" locked="0" layoutInCell="1" allowOverlap="1" wp14:anchorId="238463C5" wp14:editId="1F4F9172">
                <wp:simplePos x="0" y="0"/>
                <wp:positionH relativeFrom="column">
                  <wp:posOffset>1806575</wp:posOffset>
                </wp:positionH>
                <wp:positionV relativeFrom="paragraph">
                  <wp:posOffset>60960</wp:posOffset>
                </wp:positionV>
                <wp:extent cx="635" cy="1602740"/>
                <wp:effectExtent l="50800" t="50800" r="75565" b="22860"/>
                <wp:wrapNone/>
                <wp:docPr id="384"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6027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C57C225" id="_x0000_t32" coordsize="21600,21600" o:spt="32" o:oned="t" path="m0,0l21600,21600e" filled="f">
                <v:path arrowok="t" fillok="f" o:connecttype="none"/>
                <o:lock v:ext="edit" shapetype="t"/>
              </v:shapetype>
              <v:shape id="AutoShape_x0020_23" o:spid="_x0000_s1026" type="#_x0000_t32" style="position:absolute;margin-left:142.25pt;margin-top:4.8pt;width:.05pt;height:126.2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">
                <v:stroke endarrow="block"/>
              </v:shape>
            </w:pict>
          </mc:Fallback>
        </mc:AlternateContent>
      </w:r>
      <w:r>
        <w:rPr>
          <w:rFonts w:ascii="Georgia" w:hAnsi="Georgia" w:cs="CMR12"/>
          <w:noProof/>
          <w:lang w:val="en-GB" w:eastAsia="en-GB"/>
        </w:rPr>
        <mc:AlternateContent>
          <mc:Choice Requires="wps">
            <w:drawing>
              <wp:anchor distT="0" distB="0" distL="114300" distR="114300" simplePos="0" relativeHeight="251694080" behindDoc="0" locked="0" layoutInCell="1" allowOverlap="1" wp14:anchorId="28F43D02" wp14:editId="70D5E200">
                <wp:simplePos x="0" y="0"/>
                <wp:positionH relativeFrom="column">
                  <wp:posOffset>-3302635</wp:posOffset>
                </wp:positionH>
                <wp:positionV relativeFrom="paragraph">
                  <wp:posOffset>124460</wp:posOffset>
                </wp:positionV>
                <wp:extent cx="8255" cy="2123440"/>
                <wp:effectExtent l="50800" t="50800" r="93345" b="35560"/>
                <wp:wrapNone/>
                <wp:docPr id="383"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255" cy="21234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E3493C" id="AutoShape_x0020_22" o:spid="_x0000_s1026" type="#_x0000_t32" style="position:absolute;margin-left:-260.05pt;margin-top:9.8pt;width:.65pt;height:167.2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">
                <v:stroke endarrow="block"/>
              </v:shape>
            </w:pict>
          </mc:Fallback>
        </mc:AlternateContent>
      </w:r>
    </w:p>
    <w:p w14:paraId="0B167749" w14:textId="6425F161" w:rsidR="00A73DB2" w:rsidRDefault="006B573C" w:rsidP="009F0408">
      <w:pPr>
        <w:autoSpaceDE w:val="0"/>
        <w:autoSpaceDN w:val="0"/>
        <w:adjustRightInd w:val="0"/>
        <w:spacing w:after="0"/>
        <w:rPr>
          <w:rFonts w:ascii="Georgia" w:hAnsi="Georgia" w:cs="CMR12"/>
        </w:rPr>
      </w:pPr>
      <w:r>
        <w:rPr>
          <w:rFonts w:ascii="Georgia" w:hAnsi="Georgia" w:cs="CMR12"/>
          <w:noProof/>
          <w:lang w:val="en-GB" w:eastAsia="en-GB"/>
        </w:rPr>
        <mc:AlternateContent>
          <mc:Choice Requires="wps">
            <w:drawing>
              <wp:anchor distT="0" distB="0" distL="114300" distR="114300" simplePos="0" relativeHeight="251701248" behindDoc="0" locked="0" layoutInCell="1" allowOverlap="1" wp14:anchorId="3CD5314C" wp14:editId="0F0F9724">
                <wp:simplePos x="0" y="0"/>
                <wp:positionH relativeFrom="column">
                  <wp:posOffset>2478405</wp:posOffset>
                </wp:positionH>
                <wp:positionV relativeFrom="paragraph">
                  <wp:posOffset>196215</wp:posOffset>
                </wp:positionV>
                <wp:extent cx="115570" cy="78105"/>
                <wp:effectExtent l="25400" t="25400" r="62230" b="48895"/>
                <wp:wrapNone/>
                <wp:docPr id="382"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15570" cy="781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647A11" id="Oval_x0020_34" o:spid="_x0000_s1026" style="position:absolute;margin-left:195.15pt;margin-top:15.45pt;width:9.1pt;height:6.1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698176" behindDoc="0" locked="0" layoutInCell="1" allowOverlap="1" wp14:anchorId="59D0F398" wp14:editId="3C171B0A">
                <wp:simplePos x="0" y="0"/>
                <wp:positionH relativeFrom="column">
                  <wp:posOffset>2097405</wp:posOffset>
                </wp:positionH>
                <wp:positionV relativeFrom="paragraph">
                  <wp:posOffset>151130</wp:posOffset>
                </wp:positionV>
                <wp:extent cx="90805" cy="90805"/>
                <wp:effectExtent l="25400" t="25400" r="61595" b="61595"/>
                <wp:wrapNone/>
                <wp:docPr id="381"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81C3C7" id="Oval_x0020_31" o:spid="_x0000_s1026" style="position:absolute;margin-left:165.15pt;margin-top:11.9pt;width:7.15pt;height:7.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702272" behindDoc="0" locked="0" layoutInCell="1" allowOverlap="1" wp14:anchorId="401DF6E5" wp14:editId="48C7868B">
                <wp:simplePos x="0" y="0"/>
                <wp:positionH relativeFrom="column">
                  <wp:posOffset>2340610</wp:posOffset>
                </wp:positionH>
                <wp:positionV relativeFrom="paragraph">
                  <wp:posOffset>105410</wp:posOffset>
                </wp:positionV>
                <wp:extent cx="90805" cy="90805"/>
                <wp:effectExtent l="25400" t="25400" r="61595" b="61595"/>
                <wp:wrapNone/>
                <wp:docPr id="380"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0332C8" id="Oval_x0020_35" o:spid="_x0000_s1026" style="position:absolute;margin-left:184.3pt;margin-top:8.3pt;width:7.15pt;height:7.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710464" behindDoc="0" locked="0" layoutInCell="1" allowOverlap="1" wp14:anchorId="58957F83" wp14:editId="0A5D6FAF">
                <wp:simplePos x="0" y="0"/>
                <wp:positionH relativeFrom="column">
                  <wp:posOffset>3472815</wp:posOffset>
                </wp:positionH>
                <wp:positionV relativeFrom="paragraph">
                  <wp:posOffset>60325</wp:posOffset>
                </wp:positionV>
                <wp:extent cx="90805" cy="90805"/>
                <wp:effectExtent l="25400" t="25400" r="61595" b="61595"/>
                <wp:wrapNone/>
                <wp:docPr id="379" name="Oval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434365" id="Oval_x0020_43" o:spid="_x0000_s1026" style="position:absolute;margin-left:273.45pt;margin-top:4.75pt;width:7.15pt;height:7.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" fillcolor="#c0504d [3205]" strokecolor="#f2f2f2 [3041]" strokeweight="3pt">
                <v:shadow on="t" color="#622423 [1605]" opacity=".5" mv:blur="0" offset="1pt,2pt"/>
              </v:oval>
            </w:pict>
          </mc:Fallback>
        </mc:AlternateContent>
      </w:r>
      <w:r w:rsidR="00A73DB2">
        <w:rPr>
          <w:rFonts w:ascii="Georgia" w:hAnsi="Georgia" w:cs="CMR12"/>
        </w:rPr>
        <w:tab/>
      </w:r>
      <w:r w:rsidR="00A73DB2">
        <w:rPr>
          <w:rFonts w:ascii="Georgia" w:hAnsi="Georgia" w:cs="CMR12"/>
        </w:rPr>
        <w:tab/>
      </w:r>
      <w:r w:rsidR="00A73DB2">
        <w:rPr>
          <w:rFonts w:ascii="Georgia" w:hAnsi="Georgia" w:cs="CMR12"/>
        </w:rPr>
        <w:tab/>
        <w:t>Eje Y</w:t>
      </w:r>
      <w:r w:rsidR="00F86FCB">
        <w:rPr>
          <w:rFonts w:ascii="Georgia" w:hAnsi="Georgia" w:cs="CMR12"/>
        </w:rPr>
        <w:t xml:space="preserve">                                                 </w:t>
      </w:r>
    </w:p>
    <w:p w14:paraId="77EAE9A2" w14:textId="5A3500B3" w:rsidR="00A73DB2" w:rsidRDefault="006B573C" w:rsidP="009F0408">
      <w:pPr>
        <w:autoSpaceDE w:val="0"/>
        <w:autoSpaceDN w:val="0"/>
        <w:adjustRightInd w:val="0"/>
        <w:spacing w:after="0"/>
        <w:rPr>
          <w:rFonts w:ascii="Georgia" w:hAnsi="Georgia" w:cs="CMR12"/>
        </w:rPr>
      </w:pPr>
      <w:r>
        <w:rPr>
          <w:rFonts w:ascii="Georgia" w:hAnsi="Georgia" w:cs="CMR12"/>
          <w:noProof/>
          <w:lang w:val="en-GB" w:eastAsia="en-GB"/>
        </w:rPr>
        <mc:AlternateContent>
          <mc:Choice Requires="wps">
            <w:drawing>
              <wp:anchor distT="0" distB="0" distL="114300" distR="114300" simplePos="0" relativeHeight="251734016" behindDoc="0" locked="0" layoutInCell="1" allowOverlap="1" wp14:anchorId="7A49BA00" wp14:editId="49DA63D7">
                <wp:simplePos x="0" y="0"/>
                <wp:positionH relativeFrom="column">
                  <wp:posOffset>2559685</wp:posOffset>
                </wp:positionH>
                <wp:positionV relativeFrom="paragraph">
                  <wp:posOffset>213995</wp:posOffset>
                </wp:positionV>
                <wp:extent cx="106045" cy="107315"/>
                <wp:effectExtent l="25400" t="25400" r="46355" b="45085"/>
                <wp:wrapNone/>
                <wp:docPr id="378"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06045" cy="10731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EB5281" id="Oval_x0020_28" o:spid="_x0000_s1026" style="position:absolute;margin-left:201.55pt;margin-top:16.85pt;width:8.35pt;height:8.45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732992" behindDoc="0" locked="0" layoutInCell="1" allowOverlap="1" wp14:anchorId="7971840A" wp14:editId="040D4714">
                <wp:simplePos x="0" y="0"/>
                <wp:positionH relativeFrom="column">
                  <wp:posOffset>2419350</wp:posOffset>
                </wp:positionH>
                <wp:positionV relativeFrom="paragraph">
                  <wp:posOffset>127635</wp:posOffset>
                </wp:positionV>
                <wp:extent cx="140335" cy="106045"/>
                <wp:effectExtent l="25400" t="25400" r="62865" b="46355"/>
                <wp:wrapNone/>
                <wp:docPr id="377"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40335" cy="10604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288168" id="Oval_x0020_27" o:spid="_x0000_s1026" style="position:absolute;margin-left:190.5pt;margin-top:10.05pt;width:11.05pt;height:8.35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731968" behindDoc="0" locked="0" layoutInCell="1" allowOverlap="1" wp14:anchorId="12E35F28" wp14:editId="53B89291">
                <wp:simplePos x="0" y="0"/>
                <wp:positionH relativeFrom="column">
                  <wp:posOffset>2272030</wp:posOffset>
                </wp:positionH>
                <wp:positionV relativeFrom="paragraph">
                  <wp:posOffset>3810</wp:posOffset>
                </wp:positionV>
                <wp:extent cx="115570" cy="106045"/>
                <wp:effectExtent l="25400" t="25400" r="62230" b="46355"/>
                <wp:wrapNone/>
                <wp:docPr id="376"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15570" cy="10604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69E1AC" id="Oval_x0020_26" o:spid="_x0000_s1026" style="position:absolute;margin-left:178.9pt;margin-top:.3pt;width:9.1pt;height:8.3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699200" behindDoc="0" locked="0" layoutInCell="1" allowOverlap="1" wp14:anchorId="37C64E2F" wp14:editId="686C6869">
                <wp:simplePos x="0" y="0"/>
                <wp:positionH relativeFrom="column">
                  <wp:posOffset>2181225</wp:posOffset>
                </wp:positionH>
                <wp:positionV relativeFrom="paragraph">
                  <wp:posOffset>127635</wp:posOffset>
                </wp:positionV>
                <wp:extent cx="90805" cy="90805"/>
                <wp:effectExtent l="25400" t="25400" r="61595" b="61595"/>
                <wp:wrapNone/>
                <wp:docPr id="375"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B3F711" id="Oval_x0020_32" o:spid="_x0000_s1026" style="position:absolute;margin-left:171.75pt;margin-top:10.05pt;width:7.15pt;height:7.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" fillcolor="#c0504d [3205]" strokecolor="#f2f2f2 [3041]" strokeweight="3pt">
                <v:shadow on="t" color="#622423 [1605]" opacity=".5" mv:blur="0" offset="1pt,2pt"/>
              </v:oval>
            </w:pict>
          </mc:Fallback>
        </mc:AlternateContent>
      </w:r>
    </w:p>
    <w:p w14:paraId="0A11DBF3" w14:textId="48A4960B" w:rsidR="00A73DB2" w:rsidRDefault="006B573C" w:rsidP="009F0408">
      <w:pPr>
        <w:autoSpaceDE w:val="0"/>
        <w:autoSpaceDN w:val="0"/>
        <w:adjustRightInd w:val="0"/>
        <w:spacing w:after="0"/>
        <w:rPr>
          <w:rFonts w:ascii="Georgia" w:hAnsi="Georgia" w:cs="CMR12"/>
        </w:rPr>
      </w:pPr>
      <w:r>
        <w:rPr>
          <w:rFonts w:ascii="Georgia" w:hAnsi="Georgia" w:cs="CMR12"/>
          <w:noProof/>
          <w:lang w:val="en-GB" w:eastAsia="en-GB"/>
        </w:rPr>
        <mc:AlternateContent>
          <mc:Choice Requires="wps">
            <w:drawing>
              <wp:anchor distT="0" distB="0" distL="114300" distR="114300" simplePos="0" relativeHeight="251736064" behindDoc="0" locked="0" layoutInCell="1" allowOverlap="1" wp14:anchorId="4DB233F2" wp14:editId="244D683C">
                <wp:simplePos x="0" y="0"/>
                <wp:positionH relativeFrom="column">
                  <wp:posOffset>2790825</wp:posOffset>
                </wp:positionH>
                <wp:positionV relativeFrom="paragraph">
                  <wp:posOffset>189230</wp:posOffset>
                </wp:positionV>
                <wp:extent cx="123190" cy="106045"/>
                <wp:effectExtent l="25400" t="25400" r="54610" b="46355"/>
                <wp:wrapNone/>
                <wp:docPr id="374"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23190" cy="10604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BE24E8" id="Oval_x0020_30" o:spid="_x0000_s1026" style="position:absolute;margin-left:219.75pt;margin-top:14.9pt;width:9.7pt;height:8.35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735040" behindDoc="0" locked="0" layoutInCell="1" allowOverlap="1" wp14:anchorId="487FA0B5" wp14:editId="0CC23864">
                <wp:simplePos x="0" y="0"/>
                <wp:positionH relativeFrom="column">
                  <wp:posOffset>2593975</wp:posOffset>
                </wp:positionH>
                <wp:positionV relativeFrom="paragraph">
                  <wp:posOffset>83185</wp:posOffset>
                </wp:positionV>
                <wp:extent cx="140335" cy="106045"/>
                <wp:effectExtent l="25400" t="25400" r="62865" b="46355"/>
                <wp:wrapNone/>
                <wp:docPr id="373"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40335" cy="10604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35B431" id="Oval_x0020_29" o:spid="_x0000_s1026" style="position:absolute;margin-left:204.25pt;margin-top:6.55pt;width:11.05pt;height:8.35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700224" behindDoc="0" locked="0" layoutInCell="1" allowOverlap="1" wp14:anchorId="634518C4" wp14:editId="2BD4AC71">
                <wp:simplePos x="0" y="0"/>
                <wp:positionH relativeFrom="column">
                  <wp:posOffset>2340610</wp:posOffset>
                </wp:positionH>
                <wp:positionV relativeFrom="paragraph">
                  <wp:posOffset>43815</wp:posOffset>
                </wp:positionV>
                <wp:extent cx="90805" cy="90805"/>
                <wp:effectExtent l="25400" t="25400" r="61595" b="61595"/>
                <wp:wrapNone/>
                <wp:docPr id="372"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19CB75" id="Oval_x0020_33" o:spid="_x0000_s1026" style="position:absolute;margin-left:184.3pt;margin-top:3.45pt;width:7.15pt;height:7.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" fillcolor="#c0504d [3205]" strokecolor="#f2f2f2 [3041]" strokeweight="3pt">
                <v:shadow on="t" color="#622423 [1605]" opacity=".5" mv:blur="0" offset="1pt,2pt"/>
              </v:oval>
            </w:pict>
          </mc:Fallback>
        </mc:AlternateContent>
      </w:r>
    </w:p>
    <w:p w14:paraId="6A2FA290" w14:textId="60396F46" w:rsidR="00A73DB2" w:rsidRDefault="006B573C" w:rsidP="009F0408">
      <w:pPr>
        <w:autoSpaceDE w:val="0"/>
        <w:autoSpaceDN w:val="0"/>
        <w:adjustRightInd w:val="0"/>
        <w:spacing w:after="0"/>
        <w:rPr>
          <w:rFonts w:ascii="Georgia" w:hAnsi="Georgia" w:cs="CMR12"/>
        </w:rPr>
      </w:pPr>
      <w:r>
        <w:rPr>
          <w:rFonts w:ascii="Georgia" w:hAnsi="Georgia" w:cs="CMR12"/>
          <w:noProof/>
          <w:lang w:val="en-GB" w:eastAsia="en-GB"/>
        </w:rPr>
        <mc:AlternateContent>
          <mc:Choice Requires="wps">
            <w:drawing>
              <wp:anchor distT="0" distB="0" distL="114300" distR="114300" simplePos="0" relativeHeight="251741184" behindDoc="0" locked="0" layoutInCell="1" allowOverlap="1" wp14:anchorId="6CD40F50" wp14:editId="0C742EF0">
                <wp:simplePos x="0" y="0"/>
                <wp:positionH relativeFrom="column">
                  <wp:posOffset>3051175</wp:posOffset>
                </wp:positionH>
                <wp:positionV relativeFrom="paragraph">
                  <wp:posOffset>60325</wp:posOffset>
                </wp:positionV>
                <wp:extent cx="363220" cy="237490"/>
                <wp:effectExtent l="0" t="0" r="17780" b="16510"/>
                <wp:wrapNone/>
                <wp:docPr id="371"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3220" cy="237490"/>
                        </a:xfrm>
                        <a:prstGeom prst="rect">
                          <a:avLst/>
                        </a:prstGeom>
                        <a:solidFill>
                          <a:srgbClr val="FFFFFF"/>
                        </a:solidFill>
                        <a:ln w="9525">
                          <a:solidFill>
                            <a:schemeClr val="bg1">
                              <a:lumMod val="100000"/>
                              <a:lumOff val="0"/>
                            </a:schemeClr>
                          </a:solidFill>
                          <a:miter lim="800000"/>
                          <a:headEnd/>
                          <a:tailEnd/>
                        </a:ln>
                      </wps:spPr>
                      <wps:txbx>
                        <w:txbxContent>
                          <w:p w14:paraId="72D2A3D1" w14:textId="77777777" w:rsidR="004059C3" w:rsidRPr="00A177A6" w:rsidRDefault="004059C3" w:rsidP="00A177A6">
                            <w:pPr>
                              <w:rPr>
                                <w:vertAlign w:val="subscript"/>
                              </w:rPr>
                            </w:pPr>
                            <w:r>
                              <w:t>N</w:t>
                            </w:r>
                            <w:r>
                              <w:rPr>
                                <w:vertAlign w:val="subscript"/>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D40F50" id="Rectangle_x0020_68" o:spid="_x0000_s1030" style="position:absolute;left:0;text-align:left;margin-left:240.25pt;margin-top:4.75pt;width:28.6pt;height:18.7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" strokecolor="white [3212]">
                <v:textbox>
                  <w:txbxContent>
                    <w:p w14:paraId="72D2A3D1" w14:textId="77777777" w:rsidR="004059C3" w:rsidRPr="00A177A6" w:rsidRDefault="004059C3" w:rsidP="00A177A6">
                      <w:pPr>
                        <w:rPr>
                          <w:vertAlign w:val="subscript"/>
                        </w:rPr>
                      </w:pPr>
                      <w:r>
                        <w:t>N</w:t>
                      </w:r>
                      <w:r>
                        <w:rPr>
                          <w:vertAlign w:val="subscript"/>
                        </w:rPr>
                        <w:t>2</w:t>
                      </w:r>
                    </w:p>
                  </w:txbxContent>
                </v:textbox>
              </v:rect>
            </w:pict>
          </mc:Fallback>
        </mc:AlternateContent>
      </w:r>
      <w:r>
        <w:rPr>
          <w:rFonts w:ascii="Georgia" w:hAnsi="Georgia" w:cs="CMR12"/>
          <w:noProof/>
          <w:lang w:val="en-GB" w:eastAsia="en-GB"/>
        </w:rPr>
        <mc:AlternateContent>
          <mc:Choice Requires="wps">
            <w:drawing>
              <wp:anchor distT="0" distB="0" distL="114300" distR="114300" simplePos="0" relativeHeight="251739136" behindDoc="0" locked="0" layoutInCell="1" allowOverlap="1" wp14:anchorId="1E5C506C" wp14:editId="23349693">
                <wp:simplePos x="0" y="0"/>
                <wp:positionH relativeFrom="column">
                  <wp:posOffset>3563620</wp:posOffset>
                </wp:positionH>
                <wp:positionV relativeFrom="paragraph">
                  <wp:posOffset>97790</wp:posOffset>
                </wp:positionV>
                <wp:extent cx="363220" cy="260350"/>
                <wp:effectExtent l="0" t="0" r="17780" b="19050"/>
                <wp:wrapNone/>
                <wp:docPr id="370"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363220" cy="260350"/>
                        </a:xfrm>
                        <a:prstGeom prst="rect">
                          <a:avLst/>
                        </a:prstGeom>
                        <a:solidFill>
                          <a:srgbClr val="FFFFFF"/>
                        </a:solidFill>
                        <a:ln w="9525">
                          <a:solidFill>
                            <a:schemeClr val="bg1">
                              <a:lumMod val="100000"/>
                              <a:lumOff val="0"/>
                            </a:schemeClr>
                          </a:solidFill>
                          <a:miter lim="800000"/>
                          <a:headEnd/>
                          <a:tailEnd/>
                        </a:ln>
                      </wps:spPr>
                      <wps:txbx>
                        <w:txbxContent>
                          <w:p w14:paraId="5258E808" w14:textId="77777777" w:rsidR="004059C3" w:rsidRPr="00A177A6" w:rsidRDefault="004059C3" w:rsidP="00A177A6">
                            <w:pPr>
                              <w:rPr>
                                <w:vertAlign w:val="subscript"/>
                              </w:rPr>
                            </w:pPr>
                            <w:r>
                              <w:t>O</w:t>
                            </w:r>
                            <w:r>
                              <w:rPr>
                                <w:vertAlign w:val="subscript"/>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5C506C" id="Rectangle_x0020_66" o:spid="_x0000_s1031" style="position:absolute;left:0;text-align:left;margin-left:280.6pt;margin-top:7.7pt;width:28.6pt;height:20.5pt;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" strokecolor="white [3212]">
                <v:textbox>
                  <w:txbxContent>
                    <w:p w14:paraId="5258E808" w14:textId="77777777" w:rsidR="004059C3" w:rsidRPr="00A177A6" w:rsidRDefault="004059C3" w:rsidP="00A177A6">
                      <w:pPr>
                        <w:rPr>
                          <w:vertAlign w:val="subscript"/>
                        </w:rPr>
                      </w:pPr>
                      <w:r>
                        <w:t>O</w:t>
                      </w:r>
                      <w:r>
                        <w:rPr>
                          <w:vertAlign w:val="subscript"/>
                        </w:rPr>
                        <w:t>3</w:t>
                      </w:r>
                    </w:p>
                  </w:txbxContent>
                </v:textbox>
              </v:rect>
            </w:pict>
          </mc:Fallback>
        </mc:AlternateContent>
      </w:r>
      <w:r>
        <w:rPr>
          <w:rFonts w:ascii="Georgia" w:hAnsi="Georgia" w:cs="CMR12"/>
          <w:noProof/>
          <w:lang w:val="en-GB" w:eastAsia="en-GB"/>
        </w:rPr>
        <mc:AlternateContent>
          <mc:Choice Requires="wps">
            <w:drawing>
              <wp:anchor distT="0" distB="0" distL="114300" distR="114300" simplePos="0" relativeHeight="251738112" behindDoc="0" locked="0" layoutInCell="1" allowOverlap="1" wp14:anchorId="5686097D" wp14:editId="7791A977">
                <wp:simplePos x="0" y="0"/>
                <wp:positionH relativeFrom="column">
                  <wp:posOffset>2387600</wp:posOffset>
                </wp:positionH>
                <wp:positionV relativeFrom="paragraph">
                  <wp:posOffset>211455</wp:posOffset>
                </wp:positionV>
                <wp:extent cx="363220" cy="237490"/>
                <wp:effectExtent l="0" t="0" r="17780" b="16510"/>
                <wp:wrapNone/>
                <wp:docPr id="369"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3220" cy="237490"/>
                        </a:xfrm>
                        <a:prstGeom prst="rect">
                          <a:avLst/>
                        </a:prstGeom>
                        <a:solidFill>
                          <a:srgbClr val="FFFFFF"/>
                        </a:solidFill>
                        <a:ln w="9525">
                          <a:solidFill>
                            <a:schemeClr val="bg1">
                              <a:lumMod val="100000"/>
                              <a:lumOff val="0"/>
                            </a:schemeClr>
                          </a:solidFill>
                          <a:miter lim="800000"/>
                          <a:headEnd/>
                          <a:tailEnd/>
                        </a:ln>
                      </wps:spPr>
                      <wps:txbx>
                        <w:txbxContent>
                          <w:p w14:paraId="69164A10" w14:textId="77777777" w:rsidR="004059C3" w:rsidRPr="00A177A6" w:rsidRDefault="004059C3" w:rsidP="00A177A6">
                            <w:pPr>
                              <w:rPr>
                                <w:vertAlign w:val="subscript"/>
                              </w:rPr>
                            </w:pPr>
                            <w:r>
                              <w:t>O</w:t>
                            </w:r>
                            <w:r>
                              <w:rPr>
                                <w:vertAlign w:val="subscript"/>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86097D" id="Rectangle_x0020_65" o:spid="_x0000_s1032" style="position:absolute;left:0;text-align:left;margin-left:188pt;margin-top:16.65pt;width:28.6pt;height:18.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" strokecolor="white [3212]">
                <v:textbox>
                  <w:txbxContent>
                    <w:p w14:paraId="69164A10" w14:textId="77777777" w:rsidR="004059C3" w:rsidRPr="00A177A6" w:rsidRDefault="004059C3" w:rsidP="00A177A6">
                      <w:pPr>
                        <w:rPr>
                          <w:vertAlign w:val="subscript"/>
                        </w:rPr>
                      </w:pPr>
                      <w:r>
                        <w:t>O</w:t>
                      </w:r>
                      <w:r>
                        <w:rPr>
                          <w:vertAlign w:val="subscript"/>
                        </w:rPr>
                        <w:t>2</w:t>
                      </w:r>
                    </w:p>
                  </w:txbxContent>
                </v:textbox>
              </v:rect>
            </w:pict>
          </mc:Fallback>
        </mc:AlternateContent>
      </w:r>
      <w:r w:rsidR="00A73DB2">
        <w:rPr>
          <w:rFonts w:ascii="Georgia" w:hAnsi="Georgia" w:cs="CMR12"/>
        </w:rPr>
        <w:tab/>
      </w:r>
      <w:r w:rsidR="00A73DB2">
        <w:rPr>
          <w:rFonts w:ascii="Georgia" w:hAnsi="Georgia" w:cs="CMR12"/>
        </w:rPr>
        <w:tab/>
      </w:r>
      <w:r w:rsidR="00A73DB2">
        <w:rPr>
          <w:rFonts w:ascii="Georgia" w:hAnsi="Georgia" w:cs="CMR12"/>
        </w:rPr>
        <w:tab/>
      </w:r>
      <w:r w:rsidR="00A73DB2">
        <w:rPr>
          <w:rFonts w:ascii="Georgia" w:hAnsi="Georgia" w:cs="CMR12"/>
        </w:rPr>
        <w:tab/>
      </w:r>
      <w:r w:rsidR="00A73DB2">
        <w:rPr>
          <w:rFonts w:ascii="Georgia" w:hAnsi="Georgia" w:cs="CMR12"/>
        </w:rPr>
        <w:tab/>
      </w:r>
      <w:r w:rsidR="00A73DB2">
        <w:rPr>
          <w:rFonts w:ascii="Georgia" w:hAnsi="Georgia" w:cs="CMR12"/>
        </w:rPr>
        <w:tab/>
      </w:r>
      <w:r w:rsidR="00A73DB2">
        <w:rPr>
          <w:rFonts w:ascii="Georgia" w:hAnsi="Georgia" w:cs="CMR12"/>
        </w:rPr>
        <w:tab/>
        <w:t xml:space="preserve">       </w:t>
      </w:r>
      <w:r w:rsidR="00A73DB2">
        <w:rPr>
          <w:rFonts w:ascii="Georgia" w:hAnsi="Georgia" w:cs="CMR12"/>
        </w:rPr>
        <w:tab/>
      </w:r>
    </w:p>
    <w:p w14:paraId="407C4B60" w14:textId="5C74CEF4" w:rsidR="00A73DB2" w:rsidRPr="00F86FCB" w:rsidRDefault="006B573C" w:rsidP="009F0408">
      <w:pPr>
        <w:autoSpaceDE w:val="0"/>
        <w:autoSpaceDN w:val="0"/>
        <w:adjustRightInd w:val="0"/>
        <w:spacing w:after="0"/>
        <w:rPr>
          <w:rFonts w:ascii="Georgia" w:hAnsi="Georgia" w:cs="CMR12"/>
        </w:rPr>
      </w:pPr>
      <w:r>
        <w:rPr>
          <w:rFonts w:ascii="Georgia" w:hAnsi="Georgia" w:cs="CMR12"/>
          <w:noProof/>
          <w:lang w:val="en-GB" w:eastAsia="en-GB"/>
        </w:rPr>
        <mc:AlternateContent>
          <mc:Choice Requires="wps">
            <w:drawing>
              <wp:anchor distT="0" distB="0" distL="114300" distR="114300" simplePos="0" relativeHeight="251706368" behindDoc="0" locked="0" layoutInCell="1" allowOverlap="1" wp14:anchorId="6F26DA79" wp14:editId="552A8D1F">
                <wp:simplePos x="0" y="0"/>
                <wp:positionH relativeFrom="column">
                  <wp:posOffset>3051175</wp:posOffset>
                </wp:positionH>
                <wp:positionV relativeFrom="paragraph">
                  <wp:posOffset>210820</wp:posOffset>
                </wp:positionV>
                <wp:extent cx="90805" cy="90805"/>
                <wp:effectExtent l="25400" t="25400" r="61595" b="61595"/>
                <wp:wrapNone/>
                <wp:docPr id="368"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91CAD0" id="Oval_x0020_39" o:spid="_x0000_s1026" style="position:absolute;margin-left:240.25pt;margin-top:16.6pt;width:7.15pt;height:7.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704320" behindDoc="0" locked="0" layoutInCell="1" allowOverlap="1" wp14:anchorId="40983A89" wp14:editId="3FA51AB4">
                <wp:simplePos x="0" y="0"/>
                <wp:positionH relativeFrom="column">
                  <wp:posOffset>3051175</wp:posOffset>
                </wp:positionH>
                <wp:positionV relativeFrom="paragraph">
                  <wp:posOffset>120015</wp:posOffset>
                </wp:positionV>
                <wp:extent cx="90805" cy="90805"/>
                <wp:effectExtent l="25400" t="25400" r="61595" b="61595"/>
                <wp:wrapNone/>
                <wp:docPr id="367"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C16D7B" id="Oval_x0020_37" o:spid="_x0000_s1026" style="position:absolute;margin-left:240.25pt;margin-top:9.45pt;width:7.15pt;height:7.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703296" behindDoc="0" locked="0" layoutInCell="1" allowOverlap="1" wp14:anchorId="2B0A66DF" wp14:editId="4563BB19">
                <wp:simplePos x="0" y="0"/>
                <wp:positionH relativeFrom="column">
                  <wp:posOffset>2960370</wp:posOffset>
                </wp:positionH>
                <wp:positionV relativeFrom="paragraph">
                  <wp:posOffset>59690</wp:posOffset>
                </wp:positionV>
                <wp:extent cx="90805" cy="90805"/>
                <wp:effectExtent l="25400" t="25400" r="61595" b="61595"/>
                <wp:wrapNone/>
                <wp:docPr id="366"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C9E07B" id="Oval_x0020_36" o:spid="_x0000_s1026" style="position:absolute;margin-left:233.1pt;margin-top:4.7pt;width:7.15pt;height:7.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711488" behindDoc="0" locked="0" layoutInCell="1" allowOverlap="1" wp14:anchorId="49194F54" wp14:editId="4E3A4A2E">
                <wp:simplePos x="0" y="0"/>
                <wp:positionH relativeFrom="column">
                  <wp:posOffset>3563620</wp:posOffset>
                </wp:positionH>
                <wp:positionV relativeFrom="paragraph">
                  <wp:posOffset>210820</wp:posOffset>
                </wp:positionV>
                <wp:extent cx="90805" cy="90805"/>
                <wp:effectExtent l="25400" t="25400" r="61595" b="61595"/>
                <wp:wrapNone/>
                <wp:docPr id="365"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2355A8" id="Oval_x0020_44" o:spid="_x0000_s1026" style="position:absolute;margin-left:280.6pt;margin-top:16.6pt;width:7.15pt;height:7.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" fillcolor="#c0504d [3205]" strokecolor="#f2f2f2 [3041]" strokeweight="3pt">
                <v:shadow on="t" color="#622423 [1605]" opacity=".5" mv:blur="0" offset="1pt,2pt"/>
              </v:oval>
            </w:pict>
          </mc:Fallback>
        </mc:AlternateContent>
      </w:r>
      <w:r w:rsidR="00F86FCB">
        <w:rPr>
          <w:rFonts w:ascii="Georgia" w:hAnsi="Georgia" w:cs="CMR12"/>
        </w:rPr>
        <w:tab/>
      </w:r>
      <w:r w:rsidR="00F86FCB">
        <w:rPr>
          <w:rFonts w:ascii="Georgia" w:hAnsi="Georgia" w:cs="CMR12"/>
        </w:rPr>
        <w:tab/>
      </w:r>
      <w:r w:rsidR="00F86FCB">
        <w:rPr>
          <w:rFonts w:ascii="Georgia" w:hAnsi="Georgia" w:cs="CMR12"/>
        </w:rPr>
        <w:tab/>
      </w:r>
      <w:r w:rsidR="00F86FCB">
        <w:rPr>
          <w:rFonts w:ascii="Georgia" w:hAnsi="Georgia" w:cs="CMR12"/>
        </w:rPr>
        <w:tab/>
      </w:r>
      <w:r w:rsidR="00F86FCB">
        <w:rPr>
          <w:rFonts w:ascii="Georgia" w:hAnsi="Georgia" w:cs="CMR12"/>
        </w:rPr>
        <w:tab/>
        <w:t xml:space="preserve">       </w:t>
      </w:r>
      <w:r>
        <w:rPr>
          <w:rFonts w:ascii="Georgia" w:hAnsi="Georgia" w:cs="CMR12"/>
          <w:noProof/>
          <w:lang w:val="en-GB" w:eastAsia="en-GB"/>
        </w:rPr>
        <mc:AlternateContent>
          <mc:Choice Requires="wps">
            <w:drawing>
              <wp:anchor distT="0" distB="0" distL="114300" distR="114300" simplePos="0" relativeHeight="251707392" behindDoc="0" locked="0" layoutInCell="1" allowOverlap="1" wp14:anchorId="6B052CF1" wp14:editId="262F9E02">
                <wp:simplePos x="0" y="0"/>
                <wp:positionH relativeFrom="column">
                  <wp:posOffset>2097405</wp:posOffset>
                </wp:positionH>
                <wp:positionV relativeFrom="paragraph">
                  <wp:posOffset>59690</wp:posOffset>
                </wp:positionV>
                <wp:extent cx="90805" cy="90805"/>
                <wp:effectExtent l="25400" t="25400" r="61595" b="61595"/>
                <wp:wrapNone/>
                <wp:docPr id="364" name="Oval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E039C7" id="Oval_x0020_40" o:spid="_x0000_s1026" style="position:absolute;margin-left:165.15pt;margin-top:4.7pt;width:7.15pt;height:7.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709440" behindDoc="0" locked="0" layoutInCell="1" allowOverlap="1" wp14:anchorId="409A1B2D" wp14:editId="43B3FA95">
                <wp:simplePos x="0" y="0"/>
                <wp:positionH relativeFrom="column">
                  <wp:posOffset>2181225</wp:posOffset>
                </wp:positionH>
                <wp:positionV relativeFrom="paragraph">
                  <wp:posOffset>150495</wp:posOffset>
                </wp:positionV>
                <wp:extent cx="90805" cy="90805"/>
                <wp:effectExtent l="25400" t="25400" r="61595" b="61595"/>
                <wp:wrapNone/>
                <wp:docPr id="363"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0A2FE3" id="Oval_x0020_42" o:spid="_x0000_s1026" style="position:absolute;margin-left:171.75pt;margin-top:11.85pt;width:7.15pt;height:7.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" fillcolor="#c0504d [3205]" strokecolor="#f2f2f2 [3041]" strokeweight="3pt">
                <v:shadow on="t" color="#622423 [1605]" opacity=".5" mv:blur="0" offset="1pt,2pt"/>
              </v:oval>
            </w:pict>
          </mc:Fallback>
        </mc:AlternateContent>
      </w:r>
      <w:r w:rsidR="00A73DB2">
        <w:rPr>
          <w:rFonts w:ascii="Georgia" w:hAnsi="Georgia" w:cs="CMR12"/>
          <w:vertAlign w:val="subscript"/>
        </w:rPr>
        <w:tab/>
      </w:r>
      <w:r w:rsidR="00A73DB2">
        <w:rPr>
          <w:rFonts w:ascii="Georgia" w:hAnsi="Georgia" w:cs="CMR12"/>
          <w:vertAlign w:val="subscript"/>
        </w:rPr>
        <w:tab/>
        <w:t xml:space="preserve"> </w:t>
      </w:r>
      <w:r w:rsidR="00A73DB2">
        <w:rPr>
          <w:rFonts w:ascii="Georgia" w:hAnsi="Georgia" w:cs="CMR12"/>
        </w:rPr>
        <w:t xml:space="preserve">         </w:t>
      </w:r>
      <w:r w:rsidR="00F86FCB">
        <w:rPr>
          <w:rFonts w:ascii="Georgia" w:hAnsi="Georgia" w:cs="CMR12"/>
        </w:rPr>
        <w:t xml:space="preserve"> </w:t>
      </w:r>
      <w:r w:rsidR="00A73DB2">
        <w:rPr>
          <w:rFonts w:ascii="Georgia" w:hAnsi="Georgia" w:cs="CMR12"/>
        </w:rPr>
        <w:t xml:space="preserve"> </w:t>
      </w:r>
    </w:p>
    <w:p w14:paraId="7B646C47" w14:textId="5004788D" w:rsidR="00A73DB2" w:rsidRDefault="006B573C" w:rsidP="009F0408">
      <w:pPr>
        <w:autoSpaceDE w:val="0"/>
        <w:autoSpaceDN w:val="0"/>
        <w:adjustRightInd w:val="0"/>
        <w:spacing w:after="0"/>
        <w:rPr>
          <w:rFonts w:ascii="Georgia" w:hAnsi="Georgia" w:cs="CMR12"/>
        </w:rPr>
      </w:pPr>
      <w:r>
        <w:rPr>
          <w:rFonts w:ascii="Georgia" w:hAnsi="Georgia" w:cs="CMR12"/>
          <w:noProof/>
          <w:lang w:val="en-GB" w:eastAsia="en-GB"/>
        </w:rPr>
        <mc:AlternateContent>
          <mc:Choice Requires="wps">
            <w:drawing>
              <wp:anchor distT="0" distB="0" distL="114300" distR="114300" simplePos="0" relativeHeight="251708416" behindDoc="0" locked="0" layoutInCell="1" allowOverlap="1" wp14:anchorId="7311707A" wp14:editId="0F411D0F">
                <wp:simplePos x="0" y="0"/>
                <wp:positionH relativeFrom="column">
                  <wp:posOffset>2090420</wp:posOffset>
                </wp:positionH>
                <wp:positionV relativeFrom="paragraph">
                  <wp:posOffset>3175</wp:posOffset>
                </wp:positionV>
                <wp:extent cx="90805" cy="90805"/>
                <wp:effectExtent l="25400" t="25400" r="61595" b="61595"/>
                <wp:wrapNone/>
                <wp:docPr id="362"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12C83B" id="Oval_x0020_41" o:spid="_x0000_s1026" style="position:absolute;margin-left:164.6pt;margin-top:.25pt;width:7.15pt;height:7.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705344" behindDoc="0" locked="0" layoutInCell="1" allowOverlap="1" wp14:anchorId="7F14DE12" wp14:editId="34DA1D58">
                <wp:simplePos x="0" y="0"/>
                <wp:positionH relativeFrom="column">
                  <wp:posOffset>2960370</wp:posOffset>
                </wp:positionH>
                <wp:positionV relativeFrom="paragraph">
                  <wp:posOffset>63500</wp:posOffset>
                </wp:positionV>
                <wp:extent cx="90805" cy="90805"/>
                <wp:effectExtent l="25400" t="25400" r="61595" b="61595"/>
                <wp:wrapNone/>
                <wp:docPr id="361"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0C7AC5" id="Oval_x0020_38" o:spid="_x0000_s1026" style="position:absolute;margin-left:233.1pt;margin-top:5pt;width:7.15pt;height:7.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" fillcolor="#c0504d [3205]" strokecolor="#f2f2f2 [3041]" strokeweight="3pt">
                <v:shadow on="t" color="#622423 [1605]" opacity=".5" mv:blur="0" offset="1pt,2pt"/>
              </v:oval>
            </w:pict>
          </mc:Fallback>
        </mc:AlternateContent>
      </w:r>
      <w:r w:rsidR="00A73DB2">
        <w:rPr>
          <w:rFonts w:ascii="Georgia" w:hAnsi="Georgia" w:cs="CMR12"/>
        </w:rPr>
        <w:tab/>
      </w:r>
      <w:r w:rsidR="00A73DB2">
        <w:rPr>
          <w:rFonts w:ascii="Georgia" w:hAnsi="Georgia" w:cs="CMR12"/>
        </w:rPr>
        <w:tab/>
      </w:r>
    </w:p>
    <w:p w14:paraId="569AC7CB" w14:textId="046933A8" w:rsidR="00A73DB2" w:rsidRPr="00F86FCB" w:rsidRDefault="006B573C" w:rsidP="006A4664">
      <w:pPr>
        <w:keepNext/>
        <w:autoSpaceDE w:val="0"/>
        <w:autoSpaceDN w:val="0"/>
        <w:adjustRightInd w:val="0"/>
        <w:spacing w:after="0"/>
        <w:ind w:left="2832" w:firstLine="708"/>
        <w:rPr>
          <w:rFonts w:ascii="Georgia" w:hAnsi="Georgia" w:cs="CMR12"/>
        </w:rPr>
      </w:pPr>
      <w:r>
        <w:rPr>
          <w:rFonts w:ascii="Georgia" w:hAnsi="Georgia" w:cs="CMR12"/>
          <w:noProof/>
          <w:lang w:val="en-GB" w:eastAsia="en-GB"/>
        </w:rPr>
        <mc:AlternateContent>
          <mc:Choice Requires="wps">
            <w:drawing>
              <wp:anchor distT="4294967295" distB="4294967295" distL="114300" distR="114300" simplePos="0" relativeHeight="251696128" behindDoc="0" locked="0" layoutInCell="1" allowOverlap="1" wp14:anchorId="5E984C27" wp14:editId="594D4552">
                <wp:simplePos x="0" y="0"/>
                <wp:positionH relativeFrom="column">
                  <wp:posOffset>1806575</wp:posOffset>
                </wp:positionH>
                <wp:positionV relativeFrom="paragraph">
                  <wp:posOffset>-3176</wp:posOffset>
                </wp:positionV>
                <wp:extent cx="2226310" cy="0"/>
                <wp:effectExtent l="0" t="76200" r="59690" b="101600"/>
                <wp:wrapNone/>
                <wp:docPr id="360"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263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CE22AC" id="AutoShape_x0020_24" o:spid="_x0000_s1026" type="#_x0000_t32" style="position:absolute;margin-left:142.25pt;margin-top:-.2pt;width:175.3pt;height:0;z-index:2516961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">
                <v:stroke endarrow="block"/>
              </v:shape>
            </w:pict>
          </mc:Fallback>
        </mc:AlternateContent>
      </w:r>
      <w:r w:rsidR="00F86FCB">
        <w:rPr>
          <w:rFonts w:ascii="Georgia" w:hAnsi="Georgia" w:cs="CMR12"/>
        </w:rPr>
        <w:t xml:space="preserve"> </w:t>
      </w:r>
      <w:r w:rsidR="00F86FCB">
        <w:rPr>
          <w:rFonts w:ascii="Georgia" w:hAnsi="Georgia" w:cs="CMR12"/>
        </w:rPr>
        <w:tab/>
        <w:t xml:space="preserve">     </w:t>
      </w:r>
      <w:r w:rsidR="002A3DC1">
        <w:rPr>
          <w:rFonts w:ascii="Georgia" w:hAnsi="Georgia" w:cs="CMR12"/>
        </w:rPr>
        <w:tab/>
        <w:t xml:space="preserve">                           Eje X</w:t>
      </w:r>
      <w:r w:rsidR="00A739B8">
        <w:rPr>
          <w:rFonts w:ascii="Georgia" w:hAnsi="Georgia" w:cs="CMR12"/>
        </w:rPr>
        <w:tab/>
      </w:r>
      <w:r w:rsidR="00A739B8">
        <w:rPr>
          <w:rFonts w:ascii="Georgia" w:hAnsi="Georgia" w:cs="CMR12"/>
        </w:rPr>
        <w:tab/>
      </w:r>
      <w:r w:rsidR="00F86FCB">
        <w:rPr>
          <w:rFonts w:ascii="Georgia" w:hAnsi="Georgia" w:cs="CMR12"/>
        </w:rPr>
        <w:t xml:space="preserve">   </w:t>
      </w:r>
    </w:p>
    <w:p w14:paraId="0AEF9516" w14:textId="77777777" w:rsidR="00A73DB2" w:rsidRPr="00181149" w:rsidRDefault="006A4664" w:rsidP="006A4664">
      <w:pPr>
        <w:pStyle w:val="Caption"/>
        <w:jc w:val="center"/>
        <w:rPr>
          <w:rFonts w:ascii="Georgia" w:hAnsi="Georgia" w:cs="CMR12"/>
          <w:color w:val="auto"/>
        </w:rPr>
      </w:pPr>
      <w:r w:rsidRPr="00181149">
        <w:rPr>
          <w:color w:val="auto"/>
        </w:rPr>
        <w:t xml:space="preserve">Figura 2.  </w:t>
      </w:r>
      <w:r w:rsidR="007D27CE" w:rsidRPr="00181149">
        <w:rPr>
          <w:color w:val="auto"/>
        </w:rPr>
        <w:t>Outlier puntual</w:t>
      </w:r>
    </w:p>
    <w:p w14:paraId="24371468" w14:textId="77777777" w:rsidR="00181149" w:rsidRDefault="00181149" w:rsidP="009F0408">
      <w:pPr>
        <w:autoSpaceDE w:val="0"/>
        <w:autoSpaceDN w:val="0"/>
        <w:adjustRightInd w:val="0"/>
        <w:spacing w:after="0"/>
        <w:rPr>
          <w:rFonts w:ascii="Georgia" w:hAnsi="Georgia" w:cs="CMR12"/>
        </w:rPr>
      </w:pPr>
    </w:p>
    <w:p w14:paraId="7016A216" w14:textId="77777777" w:rsidR="00A73DB2" w:rsidRDefault="00A73DB2" w:rsidP="009F0408">
      <w:pPr>
        <w:autoSpaceDE w:val="0"/>
        <w:autoSpaceDN w:val="0"/>
        <w:adjustRightInd w:val="0"/>
        <w:spacing w:after="0"/>
        <w:rPr>
          <w:rFonts w:ascii="Georgia" w:hAnsi="Georgia" w:cs="CMR12"/>
        </w:rPr>
      </w:pPr>
      <w:r>
        <w:rPr>
          <w:rFonts w:ascii="Georgia" w:hAnsi="Georgia" w:cs="CMR12"/>
        </w:rPr>
        <w:t>Si aplica</w:t>
      </w:r>
      <w:r w:rsidR="007D51F4">
        <w:rPr>
          <w:rFonts w:ascii="Georgia" w:hAnsi="Georgia" w:cs="CMR12"/>
        </w:rPr>
        <w:t>mos la detección de anomalías (</w:t>
      </w:r>
      <w:r w:rsidR="00283D1F">
        <w:rPr>
          <w:rFonts w:ascii="Georgia" w:hAnsi="Georgia" w:cs="CMR12"/>
        </w:rPr>
        <w:t>outlier</w:t>
      </w:r>
      <w:r>
        <w:rPr>
          <w:rFonts w:ascii="Georgia" w:hAnsi="Georgia" w:cs="CMR12"/>
        </w:rPr>
        <w:t xml:space="preserve">s) en un caso real, como pueden ser las </w:t>
      </w:r>
      <w:r w:rsidRPr="00131FB4">
        <w:rPr>
          <w:rFonts w:ascii="Georgia" w:hAnsi="Georgia" w:cs="CMR12"/>
          <w:i/>
        </w:rPr>
        <w:t>transacciones bancarias</w:t>
      </w:r>
      <w:r>
        <w:rPr>
          <w:rFonts w:ascii="Georgia" w:hAnsi="Georgia" w:cs="CMR12"/>
        </w:rPr>
        <w:t xml:space="preserve">, como es lógico, va a depender de la variable que se tome como referencia para el conjunto de datos. </w:t>
      </w:r>
    </w:p>
    <w:p w14:paraId="2F550AB2" w14:textId="77777777" w:rsidR="00A73DB2" w:rsidRDefault="00A73DB2" w:rsidP="009F0408">
      <w:pPr>
        <w:autoSpaceDE w:val="0"/>
        <w:autoSpaceDN w:val="0"/>
        <w:adjustRightInd w:val="0"/>
        <w:spacing w:after="0"/>
        <w:rPr>
          <w:rFonts w:ascii="Georgia" w:hAnsi="Georgia" w:cs="CMR12"/>
        </w:rPr>
      </w:pPr>
    </w:p>
    <w:p w14:paraId="6C882D4C" w14:textId="77777777" w:rsidR="00A73DB2" w:rsidRPr="007C0EE2" w:rsidRDefault="00A73DB2" w:rsidP="009F0408">
      <w:pPr>
        <w:autoSpaceDE w:val="0"/>
        <w:autoSpaceDN w:val="0"/>
        <w:adjustRightInd w:val="0"/>
        <w:spacing w:after="0"/>
        <w:rPr>
          <w:rFonts w:ascii="Georgia" w:hAnsi="Georgia" w:cs="CMR12"/>
        </w:rPr>
      </w:pPr>
      <w:r>
        <w:rPr>
          <w:rFonts w:ascii="Georgia" w:hAnsi="Georgia" w:cs="CMR12"/>
        </w:rPr>
        <w:t>Pongamos por caso que tomamos el dinero gastado por una pers</w:t>
      </w:r>
      <w:r w:rsidR="009A093B">
        <w:rPr>
          <w:rFonts w:ascii="Georgia" w:hAnsi="Georgia" w:cs="CMR12"/>
        </w:rPr>
        <w:t xml:space="preserve">ona como variable a analizar;  </w:t>
      </w:r>
      <w:r>
        <w:rPr>
          <w:rFonts w:ascii="Georgia" w:hAnsi="Georgia" w:cs="CMR12"/>
        </w:rPr>
        <w:t xml:space="preserve">detectaremos como anomalía (posibilidad de fraude),  cualquier transacción que proceda de esa misma persona y muestre un dinero gastado que sea muy elevado comparado a lo que gasta de forma habitual, movimientos estos últimos, que serán considerados dentro de comportamiento “normal”. </w:t>
      </w:r>
    </w:p>
    <w:p w14:paraId="3F3EA642" w14:textId="77777777" w:rsidR="002C3261" w:rsidRDefault="002C3261" w:rsidP="009F0408">
      <w:pPr>
        <w:rPr>
          <w:rFonts w:ascii="Georgia" w:hAnsi="Georgia" w:cs="CMBX12"/>
        </w:rPr>
      </w:pPr>
    </w:p>
    <w:p w14:paraId="617D104F" w14:textId="77777777" w:rsidR="00A73DB2" w:rsidRDefault="007234D1" w:rsidP="009F0408">
      <w:pPr>
        <w:pStyle w:val="ListParagraph"/>
        <w:numPr>
          <w:ilvl w:val="0"/>
          <w:numId w:val="21"/>
        </w:numPr>
        <w:autoSpaceDE w:val="0"/>
        <w:autoSpaceDN w:val="0"/>
        <w:adjustRightInd w:val="0"/>
        <w:spacing w:after="0" w:line="360" w:lineRule="auto"/>
        <w:jc w:val="both"/>
        <w:rPr>
          <w:rFonts w:ascii="Georgia" w:hAnsi="Georgia" w:cs="CMBX12"/>
          <w:b/>
        </w:rPr>
      </w:pPr>
      <w:r>
        <w:rPr>
          <w:rFonts w:ascii="Georgia" w:hAnsi="Georgia" w:cs="CMBX12"/>
          <w:b/>
        </w:rPr>
        <w:t>Outlier</w:t>
      </w:r>
      <w:r w:rsidR="00A73DB2" w:rsidRPr="00042E56">
        <w:rPr>
          <w:rFonts w:ascii="Georgia" w:hAnsi="Georgia" w:cs="CMBX12"/>
          <w:b/>
        </w:rPr>
        <w:t xml:space="preserve"> Contextual</w:t>
      </w:r>
    </w:p>
    <w:p w14:paraId="15E79AD7" w14:textId="77777777" w:rsidR="00A73DB2" w:rsidRDefault="00A73DB2" w:rsidP="009F0408">
      <w:pPr>
        <w:autoSpaceDE w:val="0"/>
        <w:autoSpaceDN w:val="0"/>
        <w:adjustRightInd w:val="0"/>
        <w:spacing w:after="0"/>
        <w:rPr>
          <w:rFonts w:ascii="Georgia" w:hAnsi="Georgia" w:cs="CMBX12"/>
          <w:b/>
        </w:rPr>
      </w:pPr>
    </w:p>
    <w:p w14:paraId="712BF269" w14:textId="77777777" w:rsidR="00A73DB2" w:rsidRDefault="00A73DB2" w:rsidP="009F0408">
      <w:pPr>
        <w:autoSpaceDE w:val="0"/>
        <w:autoSpaceDN w:val="0"/>
        <w:adjustRightInd w:val="0"/>
        <w:spacing w:after="0"/>
        <w:rPr>
          <w:rFonts w:ascii="Georgia" w:hAnsi="Georgia" w:cs="CMBX12"/>
        </w:rPr>
      </w:pPr>
      <w:r>
        <w:rPr>
          <w:rFonts w:ascii="Georgia" w:hAnsi="Georgia" w:cs="CMBX12"/>
        </w:rPr>
        <w:t xml:space="preserve">Este tipo de </w:t>
      </w:r>
      <w:r w:rsidR="00283D1F">
        <w:rPr>
          <w:rFonts w:ascii="Georgia" w:hAnsi="Georgia" w:cs="CMBX12"/>
        </w:rPr>
        <w:t>outlier</w:t>
      </w:r>
      <w:r>
        <w:rPr>
          <w:rFonts w:ascii="Georgia" w:hAnsi="Georgia" w:cs="CMBX12"/>
        </w:rPr>
        <w:t xml:space="preserve"> sólo se comporta como un dato anómalo en un contexto determinado. Son casos individuales de los datos, pero a diferencia del caso anterior, pueden considerarse datos normales en un contexto </w:t>
      </w:r>
      <w:r w:rsidR="00444B80">
        <w:rPr>
          <w:rFonts w:ascii="Georgia" w:hAnsi="Georgia" w:cs="CMBX12"/>
        </w:rPr>
        <w:t>diferente</w:t>
      </w:r>
      <w:r>
        <w:rPr>
          <w:rFonts w:ascii="Georgia" w:hAnsi="Georgia" w:cs="CMBX12"/>
        </w:rPr>
        <w:t>.</w:t>
      </w:r>
    </w:p>
    <w:p w14:paraId="3DFF8AD9" w14:textId="77777777" w:rsidR="00A73DB2" w:rsidRDefault="00A73DB2" w:rsidP="009F0408">
      <w:pPr>
        <w:autoSpaceDE w:val="0"/>
        <w:autoSpaceDN w:val="0"/>
        <w:adjustRightInd w:val="0"/>
        <w:spacing w:after="0"/>
        <w:rPr>
          <w:rFonts w:ascii="Georgia" w:hAnsi="Georgia" w:cs="CMR12"/>
        </w:rPr>
      </w:pPr>
    </w:p>
    <w:p w14:paraId="0F7E8578" w14:textId="77777777" w:rsidR="00A73DB2" w:rsidRDefault="00A73DB2" w:rsidP="009F0408">
      <w:pPr>
        <w:autoSpaceDE w:val="0"/>
        <w:autoSpaceDN w:val="0"/>
        <w:adjustRightInd w:val="0"/>
        <w:spacing w:after="0"/>
        <w:rPr>
          <w:rFonts w:ascii="Georgia" w:hAnsi="Georgia" w:cs="CMR12"/>
        </w:rPr>
      </w:pPr>
      <w:r>
        <w:rPr>
          <w:rFonts w:ascii="Georgia" w:hAnsi="Georgia" w:cs="CMR12"/>
        </w:rPr>
        <w:t xml:space="preserve">Volviendo al caso de la detección de fraude bancario, podríamos poner un ejemplo en el análisis del uso de las tarjetas de crédito: Si consideramos como comportamiento normal el gasto medio de una persona en una gasolinera de 50 euros, y un gasto superior, digamos 300 euros, en una joyería, ambos forman parte de los datos que se toman como normales en un contexto determinado. </w:t>
      </w:r>
    </w:p>
    <w:p w14:paraId="03D30FE2" w14:textId="77777777" w:rsidR="00A73DB2" w:rsidRDefault="00A73DB2" w:rsidP="009F0408">
      <w:pPr>
        <w:autoSpaceDE w:val="0"/>
        <w:autoSpaceDN w:val="0"/>
        <w:adjustRightInd w:val="0"/>
        <w:spacing w:after="0"/>
        <w:rPr>
          <w:rFonts w:ascii="Georgia" w:hAnsi="Georgia" w:cs="CMR12"/>
        </w:rPr>
      </w:pPr>
    </w:p>
    <w:p w14:paraId="531508EC" w14:textId="77777777" w:rsidR="00AE2C0C" w:rsidRDefault="00A73DB2" w:rsidP="009F0408">
      <w:pPr>
        <w:autoSpaceDE w:val="0"/>
        <w:autoSpaceDN w:val="0"/>
        <w:adjustRightInd w:val="0"/>
        <w:spacing w:after="0"/>
        <w:rPr>
          <w:rFonts w:ascii="Georgia" w:hAnsi="Georgia" w:cs="CMR12"/>
        </w:rPr>
      </w:pPr>
      <w:r>
        <w:rPr>
          <w:rFonts w:ascii="Georgia" w:hAnsi="Georgia" w:cs="CMR12"/>
        </w:rPr>
        <w:t xml:space="preserve">Ahora bien, ¿Qué sucede si esa misma persona realiza un pago </w:t>
      </w:r>
      <w:r w:rsidR="00444B80">
        <w:rPr>
          <w:rFonts w:ascii="Georgia" w:hAnsi="Georgia" w:cs="CMR12"/>
        </w:rPr>
        <w:t xml:space="preserve">con la tarjeta de  </w:t>
      </w:r>
      <w:r>
        <w:rPr>
          <w:rFonts w:ascii="Georgia" w:hAnsi="Georgia" w:cs="CMR12"/>
        </w:rPr>
        <w:t xml:space="preserve">300 euros en la gasolinera?…  Eso ya formaría parte de un gasto en un contexto que, aunque se trata de la misma cantidad (300 euros), es muy superior al que gasta normalmente en las gasolineras, por lo que se podría definir como </w:t>
      </w:r>
      <w:r w:rsidR="00283D1F">
        <w:rPr>
          <w:rFonts w:ascii="Georgia" w:hAnsi="Georgia" w:cs="CMR12"/>
        </w:rPr>
        <w:t>outlier</w:t>
      </w:r>
      <w:r>
        <w:rPr>
          <w:rFonts w:ascii="Georgia" w:hAnsi="Georgia" w:cs="CMR12"/>
        </w:rPr>
        <w:t xml:space="preserve">.   </w:t>
      </w:r>
    </w:p>
    <w:p w14:paraId="69042BEF" w14:textId="77777777" w:rsidR="00AE2C0C" w:rsidRDefault="00AE2C0C">
      <w:pPr>
        <w:spacing w:line="276" w:lineRule="auto"/>
        <w:jc w:val="left"/>
        <w:rPr>
          <w:rFonts w:ascii="Georgia" w:hAnsi="Georgia" w:cs="CMR12"/>
        </w:rPr>
      </w:pPr>
      <w:r>
        <w:rPr>
          <w:rFonts w:ascii="Georgia" w:hAnsi="Georgia" w:cs="CMR12"/>
        </w:rPr>
        <w:br w:type="page"/>
      </w:r>
    </w:p>
    <w:p w14:paraId="601666BC" w14:textId="77777777" w:rsidR="00A73DB2" w:rsidRPr="00376AE3" w:rsidRDefault="007234D1" w:rsidP="009F0408">
      <w:pPr>
        <w:pStyle w:val="ListParagraph"/>
        <w:numPr>
          <w:ilvl w:val="0"/>
          <w:numId w:val="21"/>
        </w:numPr>
        <w:autoSpaceDE w:val="0"/>
        <w:autoSpaceDN w:val="0"/>
        <w:adjustRightInd w:val="0"/>
        <w:spacing w:after="0" w:line="360" w:lineRule="auto"/>
        <w:jc w:val="both"/>
        <w:rPr>
          <w:rFonts w:ascii="Georgia" w:hAnsi="Georgia" w:cs="CMBX12"/>
          <w:b/>
        </w:rPr>
      </w:pPr>
      <w:r>
        <w:rPr>
          <w:rFonts w:ascii="Georgia" w:hAnsi="Georgia" w:cs="CMBX12"/>
          <w:b/>
        </w:rPr>
        <w:lastRenderedPageBreak/>
        <w:t>Outlier</w:t>
      </w:r>
      <w:r w:rsidR="00A73DB2" w:rsidRPr="00376AE3">
        <w:rPr>
          <w:rFonts w:ascii="Georgia" w:hAnsi="Georgia" w:cs="CMBX12"/>
          <w:b/>
        </w:rPr>
        <w:t xml:space="preserve"> Colectivo</w:t>
      </w:r>
    </w:p>
    <w:p w14:paraId="56701E40" w14:textId="77777777" w:rsidR="00A73DB2" w:rsidRPr="00376AE3" w:rsidRDefault="00A73DB2" w:rsidP="009F0408">
      <w:pPr>
        <w:autoSpaceDE w:val="0"/>
        <w:autoSpaceDN w:val="0"/>
        <w:adjustRightInd w:val="0"/>
        <w:spacing w:after="0"/>
        <w:rPr>
          <w:rFonts w:ascii="Georgia" w:hAnsi="Georgia" w:cs="CMBX12"/>
          <w:b/>
        </w:rPr>
      </w:pPr>
    </w:p>
    <w:p w14:paraId="264562EE" w14:textId="77777777" w:rsidR="00A73DB2" w:rsidRDefault="00A73DB2" w:rsidP="009F0408">
      <w:pPr>
        <w:autoSpaceDE w:val="0"/>
        <w:autoSpaceDN w:val="0"/>
        <w:adjustRightInd w:val="0"/>
        <w:spacing w:after="0"/>
        <w:rPr>
          <w:rFonts w:ascii="Georgia" w:hAnsi="Georgia" w:cs="CMR12"/>
        </w:rPr>
      </w:pPr>
      <w:r>
        <w:rPr>
          <w:rFonts w:ascii="Georgia" w:hAnsi="Georgia" w:cs="CMR12"/>
        </w:rPr>
        <w:t xml:space="preserve">Se definen como </w:t>
      </w:r>
      <w:r w:rsidR="00283D1F">
        <w:rPr>
          <w:rFonts w:ascii="Georgia" w:hAnsi="Georgia" w:cs="CMR12"/>
        </w:rPr>
        <w:t>outlier</w:t>
      </w:r>
      <w:r>
        <w:rPr>
          <w:rFonts w:ascii="Georgia" w:hAnsi="Georgia" w:cs="CMR12"/>
        </w:rPr>
        <w:t>s sólo cuando se observan los datos en forma global, mientras que de forma separada no se pueden considerar datos anómalos por sí mismos.</w:t>
      </w:r>
    </w:p>
    <w:p w14:paraId="4EF10A98" w14:textId="77777777" w:rsidR="00A73DB2" w:rsidRDefault="00A73DB2" w:rsidP="009F0408">
      <w:pPr>
        <w:autoSpaceDE w:val="0"/>
        <w:autoSpaceDN w:val="0"/>
        <w:adjustRightInd w:val="0"/>
        <w:spacing w:after="0"/>
        <w:rPr>
          <w:rFonts w:ascii="Georgia" w:hAnsi="Georgia" w:cs="CMR12"/>
        </w:rPr>
      </w:pPr>
    </w:p>
    <w:p w14:paraId="103043A9" w14:textId="77777777" w:rsidR="00A73DB2" w:rsidRDefault="00A73DB2" w:rsidP="009F0408">
      <w:pPr>
        <w:autoSpaceDE w:val="0"/>
        <w:autoSpaceDN w:val="0"/>
        <w:adjustRightInd w:val="0"/>
        <w:spacing w:after="0"/>
        <w:rPr>
          <w:rFonts w:ascii="Georgia" w:hAnsi="Georgia"/>
        </w:rPr>
      </w:pPr>
      <w:r>
        <w:rPr>
          <w:rFonts w:ascii="Georgia" w:hAnsi="Georgia"/>
        </w:rPr>
        <w:t>Como ejemplo, se puede observar un resultado de un electrocardiograma (</w:t>
      </w:r>
      <w:r w:rsidR="0035590B">
        <w:rPr>
          <w:rFonts w:ascii="Georgia" w:hAnsi="Georgia"/>
        </w:rPr>
        <w:t>Fig</w:t>
      </w:r>
      <w:r w:rsidR="003D7AE1">
        <w:rPr>
          <w:rFonts w:ascii="Georgia" w:hAnsi="Georgia"/>
        </w:rPr>
        <w:t xml:space="preserve">ura </w:t>
      </w:r>
      <w:r w:rsidR="00A05632">
        <w:rPr>
          <w:rFonts w:ascii="Georgia" w:hAnsi="Georgia"/>
        </w:rPr>
        <w:t>3</w:t>
      </w:r>
      <w:r>
        <w:rPr>
          <w:rFonts w:ascii="Georgia" w:hAnsi="Georgia"/>
        </w:rPr>
        <w:t>), donde el valor co</w:t>
      </w:r>
      <w:r w:rsidR="00155BAA">
        <w:rPr>
          <w:rFonts w:ascii="Georgia" w:hAnsi="Georgia"/>
        </w:rPr>
        <w:t xml:space="preserve">nstante por sí mismo no sería </w:t>
      </w:r>
      <w:r w:rsidR="00283D1F">
        <w:rPr>
          <w:rFonts w:ascii="Georgia" w:hAnsi="Georgia"/>
        </w:rPr>
        <w:t>outlier</w:t>
      </w:r>
      <w:r>
        <w:rPr>
          <w:rFonts w:ascii="Georgia" w:hAnsi="Georgia"/>
        </w:rPr>
        <w:t xml:space="preserve"> si no se analiza de forma conjunta.</w:t>
      </w:r>
    </w:p>
    <w:p w14:paraId="26A06717" w14:textId="77777777" w:rsidR="00A73DB2" w:rsidRDefault="00A73DB2" w:rsidP="009F0408">
      <w:pPr>
        <w:autoSpaceDE w:val="0"/>
        <w:autoSpaceDN w:val="0"/>
        <w:adjustRightInd w:val="0"/>
        <w:spacing w:after="0"/>
        <w:rPr>
          <w:rFonts w:ascii="Georgia" w:hAnsi="Georgia"/>
        </w:rPr>
      </w:pPr>
    </w:p>
    <w:p w14:paraId="729F95C6" w14:textId="77777777" w:rsidR="00A73DB2" w:rsidRDefault="00A73DB2" w:rsidP="009F0408">
      <w:pPr>
        <w:autoSpaceDE w:val="0"/>
        <w:autoSpaceDN w:val="0"/>
        <w:adjustRightInd w:val="0"/>
        <w:spacing w:after="0"/>
        <w:rPr>
          <w:rFonts w:ascii="Georgia" w:hAnsi="Georgia"/>
        </w:rPr>
      </w:pPr>
    </w:p>
    <w:p w14:paraId="6F41C483" w14:textId="77777777" w:rsidR="00A73DB2" w:rsidRDefault="00A73DB2" w:rsidP="009F0408">
      <w:pPr>
        <w:autoSpaceDE w:val="0"/>
        <w:autoSpaceDN w:val="0"/>
        <w:adjustRightInd w:val="0"/>
        <w:spacing w:after="0"/>
        <w:rPr>
          <w:rFonts w:ascii="Georgia" w:hAnsi="Georgia"/>
        </w:rPr>
      </w:pPr>
    </w:p>
    <w:p w14:paraId="491CD1E5" w14:textId="73B9AFC6" w:rsidR="00A73DB2" w:rsidRDefault="006B573C" w:rsidP="009F0408">
      <w:pPr>
        <w:autoSpaceDE w:val="0"/>
        <w:autoSpaceDN w:val="0"/>
        <w:adjustRightInd w:val="0"/>
        <w:spacing w:after="0"/>
        <w:rPr>
          <w:rFonts w:ascii="Georgia" w:hAnsi="Georgia"/>
        </w:rPr>
      </w:pPr>
      <w:r>
        <w:rPr>
          <w:noProof/>
          <w:lang w:val="en-GB" w:eastAsia="en-GB"/>
        </w:rPr>
        <mc:AlternateContent>
          <mc:Choice Requires="wps">
            <w:drawing>
              <wp:anchor distT="0" distB="0" distL="114300" distR="114300" simplePos="0" relativeHeight="251757568" behindDoc="0" locked="0" layoutInCell="1" allowOverlap="1" wp14:anchorId="13AE5880" wp14:editId="039E8750">
                <wp:simplePos x="0" y="0"/>
                <wp:positionH relativeFrom="column">
                  <wp:posOffset>1170305</wp:posOffset>
                </wp:positionH>
                <wp:positionV relativeFrom="paragraph">
                  <wp:posOffset>992505</wp:posOffset>
                </wp:positionV>
                <wp:extent cx="3378200" cy="258445"/>
                <wp:effectExtent l="1905" t="1905" r="0" b="0"/>
                <wp:wrapNone/>
                <wp:docPr id="359"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19BC90" w14:textId="77777777" w:rsidR="004059C3" w:rsidRPr="008175A7" w:rsidRDefault="004059C3" w:rsidP="008175A7">
                            <w:pPr>
                              <w:pStyle w:val="Caption"/>
                              <w:jc w:val="center"/>
                              <w:rPr>
                                <w:rFonts w:ascii="Georgia" w:hAnsi="Georgia"/>
                                <w:noProof/>
                                <w:color w:val="auto"/>
                              </w:rPr>
                            </w:pPr>
                            <w:r w:rsidRPr="008175A7">
                              <w:rPr>
                                <w:color w:val="auto"/>
                              </w:rPr>
                              <w:t>Figura 3.  Electrocardiograma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3AE5880" id="Text_x0020_Box_x0020_79" o:spid="_x0000_s1033" type="#_x0000_t202" style="position:absolute;left:0;text-align:left;margin-left:92.15pt;margin-top:78.15pt;width:266pt;height:20.3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" stroked="f">
                <v:textbox style="mso-fit-shape-to-text:t" inset="0,0,0,0">
                  <w:txbxContent>
                    <w:p w14:paraId="6519BC90" w14:textId="77777777" w:rsidR="004059C3" w:rsidRPr="008175A7" w:rsidRDefault="004059C3" w:rsidP="008175A7">
                      <w:pPr>
                        <w:pStyle w:val="Caption"/>
                        <w:jc w:val="center"/>
                        <w:rPr>
                          <w:rFonts w:ascii="Georgia" w:hAnsi="Georgia"/>
                          <w:noProof/>
                          <w:color w:val="auto"/>
                        </w:rPr>
                      </w:pPr>
                      <w:r w:rsidRPr="008175A7">
                        <w:rPr>
                          <w:color w:val="auto"/>
                        </w:rPr>
                        <w:t>Figura 3.  Electrocardiograma</w:t>
                      </w:r>
                    </w:p>
                  </w:txbxContent>
                </v:textbox>
              </v:shape>
            </w:pict>
          </mc:Fallback>
        </mc:AlternateContent>
      </w:r>
      <w:r>
        <w:rPr>
          <w:rFonts w:ascii="Georgia" w:hAnsi="Georgia"/>
          <w:noProof/>
          <w:lang w:val="en-GB" w:eastAsia="en-GB"/>
        </w:rPr>
        <mc:AlternateContent>
          <mc:Choice Requires="wps">
            <w:drawing>
              <wp:anchor distT="0" distB="0" distL="114300" distR="114300" simplePos="0" relativeHeight="251713536" behindDoc="0" locked="0" layoutInCell="1" allowOverlap="1" wp14:anchorId="2285E24B" wp14:editId="55FB33D5">
                <wp:simplePos x="0" y="0"/>
                <wp:positionH relativeFrom="column">
                  <wp:posOffset>1170305</wp:posOffset>
                </wp:positionH>
                <wp:positionV relativeFrom="paragraph">
                  <wp:posOffset>71120</wp:posOffset>
                </wp:positionV>
                <wp:extent cx="3378200" cy="864235"/>
                <wp:effectExtent l="0" t="0" r="25400" b="24765"/>
                <wp:wrapNone/>
                <wp:docPr id="358"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78200" cy="864235"/>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9290D6" id="Rectangle_x0020_46" o:spid="_x0000_s1026" style="position:absolute;margin-left:92.15pt;margin-top:5.6pt;width:266pt;height:68.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">
                <v:fill opacity="0"/>
              </v:rect>
            </w:pict>
          </mc:Fallback>
        </mc:AlternateContent>
      </w:r>
      <w:r>
        <w:rPr>
          <w:rFonts w:ascii="Georgia" w:hAnsi="Georgia"/>
          <w:noProof/>
          <w:lang w:val="en-GB" w:eastAsia="en-GB"/>
        </w:rPr>
        <mc:AlternateContent>
          <mc:Choice Requires="wps">
            <w:drawing>
              <wp:anchor distT="0" distB="0" distL="114300" distR="114300" simplePos="0" relativeHeight="251715584" behindDoc="0" locked="0" layoutInCell="1" allowOverlap="1" wp14:anchorId="05472F24" wp14:editId="27F2992F">
                <wp:simplePos x="0" y="0"/>
                <wp:positionH relativeFrom="column">
                  <wp:posOffset>2847975</wp:posOffset>
                </wp:positionH>
                <wp:positionV relativeFrom="paragraph">
                  <wp:posOffset>226060</wp:posOffset>
                </wp:positionV>
                <wp:extent cx="508635" cy="429260"/>
                <wp:effectExtent l="0" t="0" r="24765" b="27940"/>
                <wp:wrapNone/>
                <wp:docPr id="357" name="Oval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8635" cy="429260"/>
                        </a:xfrm>
                        <a:prstGeom prst="ellipse">
                          <a:avLst/>
                        </a:prstGeom>
                        <a:solidFill>
                          <a:srgbClr val="FFFFFF">
                            <a:alpha val="0"/>
                          </a:srgbClr>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102ED2" id="Oval_x0020_48" o:spid="_x0000_s1026" style="position:absolute;margin-left:224.25pt;margin-top:17.8pt;width:40.05pt;height:33.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" strokecolor="#c00000">
                <v:fill opacity="0"/>
              </v:oval>
            </w:pict>
          </mc:Fallback>
        </mc:AlternateContent>
      </w:r>
    </w:p>
    <w:p w14:paraId="71AD2537" w14:textId="77777777" w:rsidR="00A73DB2" w:rsidRPr="007C0EE2" w:rsidRDefault="00A73DB2" w:rsidP="009F0408">
      <w:pPr>
        <w:autoSpaceDE w:val="0"/>
        <w:autoSpaceDN w:val="0"/>
        <w:adjustRightInd w:val="0"/>
        <w:spacing w:after="0"/>
        <w:jc w:val="center"/>
        <w:rPr>
          <w:rFonts w:ascii="Georgia" w:hAnsi="Georgia"/>
        </w:rPr>
      </w:pPr>
      <w:r>
        <w:rPr>
          <w:rFonts w:ascii="Georgia" w:hAnsi="Georgia"/>
          <w:noProof/>
          <w:lang w:val="en-GB" w:eastAsia="en-GB"/>
        </w:rPr>
        <w:drawing>
          <wp:inline distT="0" distB="0" distL="0" distR="0" wp14:anchorId="16E82E08" wp14:editId="643A93FD">
            <wp:extent cx="3195844" cy="636104"/>
            <wp:effectExtent l="19050" t="0" r="4556" b="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214433" cy="639804"/>
                    </a:xfrm>
                    <a:prstGeom prst="rect">
                      <a:avLst/>
                    </a:prstGeom>
                    <a:noFill/>
                    <a:ln w="9525">
                      <a:noFill/>
                      <a:miter lim="800000"/>
                      <a:headEnd/>
                      <a:tailEnd/>
                    </a:ln>
                  </pic:spPr>
                </pic:pic>
              </a:graphicData>
            </a:graphic>
          </wp:inline>
        </w:drawing>
      </w:r>
    </w:p>
    <w:p w14:paraId="1A79A5D2" w14:textId="77777777" w:rsidR="00A73DB2" w:rsidRDefault="00A73DB2" w:rsidP="009F0408">
      <w:pPr>
        <w:pStyle w:val="Heading2"/>
        <w:numPr>
          <w:ilvl w:val="0"/>
          <w:numId w:val="0"/>
        </w:numPr>
        <w:spacing w:before="0"/>
        <w:ind w:left="576"/>
      </w:pPr>
    </w:p>
    <w:p w14:paraId="47DB2010" w14:textId="77777777" w:rsidR="00883577" w:rsidRDefault="00883577" w:rsidP="009F0408"/>
    <w:p w14:paraId="3C69D72F" w14:textId="77777777" w:rsidR="00EC79DF" w:rsidRDefault="00EC79DF" w:rsidP="009F0408"/>
    <w:p w14:paraId="437109F4" w14:textId="77777777" w:rsidR="00326671" w:rsidRDefault="00326671" w:rsidP="009F0408">
      <w:pPr>
        <w:pStyle w:val="Heading3"/>
        <w:rPr>
          <w:lang w:val="es-ES"/>
        </w:rPr>
      </w:pPr>
      <w:bookmarkStart w:id="12" w:name="_Toc488758451"/>
      <w:r>
        <w:rPr>
          <w:lang w:val="es-ES"/>
        </w:rPr>
        <w:t>Etiquetas</w:t>
      </w:r>
      <w:r w:rsidR="00C278CA">
        <w:rPr>
          <w:lang w:val="es-ES"/>
        </w:rPr>
        <w:t xml:space="preserve"> en los datos</w:t>
      </w:r>
      <w:bookmarkEnd w:id="12"/>
    </w:p>
    <w:p w14:paraId="6297B459" w14:textId="77777777" w:rsidR="00326671" w:rsidRDefault="00326671" w:rsidP="009F0408">
      <w:pPr>
        <w:rPr>
          <w:lang w:val="es-ES"/>
        </w:rPr>
      </w:pPr>
    </w:p>
    <w:p w14:paraId="70EEAAF2" w14:textId="77777777" w:rsidR="00326671" w:rsidRPr="007C094C" w:rsidRDefault="00326671" w:rsidP="009F0408">
      <w:pPr>
        <w:rPr>
          <w:rFonts w:ascii="Georgia" w:hAnsi="Georgia"/>
          <w:lang w:val="es-ES"/>
        </w:rPr>
      </w:pPr>
      <w:r w:rsidRPr="007C094C">
        <w:rPr>
          <w:rFonts w:ascii="Georgia" w:hAnsi="Georgia"/>
          <w:lang w:val="es-ES"/>
        </w:rPr>
        <w:t xml:space="preserve">Las etiquetas asociadas a las instancias de datos, denotan un dato se considera normal o, por el contrario, puede presentar un comportamiento anómalo.  El problema, radica en que tener todos los datos  “etiquetados” es un proceso que resulta muy </w:t>
      </w:r>
      <w:r w:rsidR="00E3616A">
        <w:rPr>
          <w:rFonts w:ascii="Georgia" w:hAnsi="Georgia"/>
          <w:lang w:val="es-ES"/>
        </w:rPr>
        <w:t>costoso</w:t>
      </w:r>
      <w:r w:rsidRPr="007C094C">
        <w:rPr>
          <w:rFonts w:ascii="Georgia" w:hAnsi="Georgia"/>
          <w:lang w:val="es-ES"/>
        </w:rPr>
        <w:t xml:space="preserve">, ya que es totalmente manual y tiene que ser realizado por un experto, lo que conlleva un esfuerzo muy significativo. </w:t>
      </w:r>
    </w:p>
    <w:p w14:paraId="0F210658" w14:textId="77777777" w:rsidR="00326671" w:rsidRPr="007C094C" w:rsidRDefault="00326671" w:rsidP="009F0408">
      <w:pPr>
        <w:rPr>
          <w:rFonts w:ascii="Georgia" w:hAnsi="Georgia"/>
          <w:lang w:val="es-ES"/>
        </w:rPr>
      </w:pPr>
      <w:r w:rsidRPr="007C094C">
        <w:rPr>
          <w:rFonts w:ascii="Georgia" w:hAnsi="Georgia"/>
          <w:lang w:val="es-ES"/>
        </w:rPr>
        <w:t>Normalmente es más difícil tener categorizados todos los posibles comportamientos anómalos existentes, frente a los comportamientos normales se trata de un proceso dinámico, por lo que podría darse la casuística de generarse nuevos datos anómalos, que no estarían etiquetados.</w:t>
      </w:r>
    </w:p>
    <w:p w14:paraId="00FD1E56" w14:textId="77777777" w:rsidR="00326671" w:rsidRDefault="00326671" w:rsidP="009F0408">
      <w:pPr>
        <w:rPr>
          <w:rFonts w:ascii="Georgia" w:hAnsi="Georgia"/>
          <w:lang w:val="es-ES"/>
        </w:rPr>
      </w:pPr>
      <w:r w:rsidRPr="007C094C">
        <w:rPr>
          <w:rFonts w:ascii="Georgia" w:hAnsi="Georgia"/>
          <w:lang w:val="es-ES"/>
        </w:rPr>
        <w:t>Hay que pensar que tiene un impacto en aplicaciones reales: por ejemplo, en el ámbito del  tráfico aéreo y su seguridad, una anomalía podría desembocar en una tragedia a gran escala, de ahí que se consideren eventos raros.</w:t>
      </w:r>
    </w:p>
    <w:p w14:paraId="09817DD8" w14:textId="77777777" w:rsidR="00326671" w:rsidRDefault="00326671" w:rsidP="009F0408">
      <w:pPr>
        <w:rPr>
          <w:rFonts w:ascii="Georgia" w:hAnsi="Georgia"/>
          <w:lang w:val="es-ES"/>
        </w:rPr>
      </w:pPr>
    </w:p>
    <w:p w14:paraId="47C58E94" w14:textId="77777777" w:rsidR="00A468DF" w:rsidRDefault="00A468DF" w:rsidP="009F0408">
      <w:pPr>
        <w:spacing w:after="0"/>
        <w:rPr>
          <w:rFonts w:ascii="Georgia" w:hAnsi="Georgia"/>
          <w:lang w:val="es-ES"/>
        </w:rPr>
      </w:pPr>
    </w:p>
    <w:p w14:paraId="00FB9135" w14:textId="77777777" w:rsidR="00775C92" w:rsidRDefault="00326671" w:rsidP="009F0408">
      <w:pPr>
        <w:spacing w:after="0"/>
        <w:rPr>
          <w:rFonts w:ascii="Georgia" w:hAnsi="Georgia"/>
          <w:lang w:val="es-ES"/>
        </w:rPr>
      </w:pPr>
      <w:r>
        <w:rPr>
          <w:rFonts w:ascii="Georgia" w:hAnsi="Georgia"/>
          <w:lang w:val="es-ES"/>
        </w:rPr>
        <w:lastRenderedPageBreak/>
        <w:t xml:space="preserve">Dependiendo de a qué tipo de datos le aplican las etiquetas, las técnicas de detección de anomalías </w:t>
      </w:r>
      <w:r w:rsidR="00875D15">
        <w:rPr>
          <w:rFonts w:ascii="Georgia" w:hAnsi="Georgia"/>
          <w:lang w:val="es-ES"/>
        </w:rPr>
        <w:t xml:space="preserve"> </w:t>
      </w:r>
      <w:r w:rsidR="007426A9">
        <w:rPr>
          <w:rFonts w:ascii="Georgia" w:hAnsi="Georgia"/>
          <w:lang w:val="es-ES"/>
        </w:rPr>
        <w:t>(</w:t>
      </w:r>
      <w:r w:rsidR="007426A9" w:rsidRPr="007426A9">
        <w:rPr>
          <w:rFonts w:ascii="Georgia" w:hAnsi="Georgia"/>
          <w:i/>
          <w:sz w:val="20"/>
          <w:lang w:val="es-ES"/>
        </w:rPr>
        <w:t>Data mining concepts and techniques</w:t>
      </w:r>
      <w:r w:rsidR="00AB1004">
        <w:rPr>
          <w:rFonts w:ascii="Georgia" w:hAnsi="Georgia"/>
          <w:i/>
          <w:sz w:val="20"/>
          <w:lang w:val="es-ES"/>
        </w:rPr>
        <w:t xml:space="preserve">,  </w:t>
      </w:r>
      <w:r w:rsidR="007426A9">
        <w:rPr>
          <w:rFonts w:ascii="Georgia" w:hAnsi="Georgia"/>
          <w:sz w:val="20"/>
          <w:lang w:val="es-ES"/>
        </w:rPr>
        <w:t xml:space="preserve">2012)  </w:t>
      </w:r>
      <w:r>
        <w:rPr>
          <w:rFonts w:ascii="Georgia" w:hAnsi="Georgia"/>
          <w:lang w:val="es-ES"/>
        </w:rPr>
        <w:t>pueden operar en uno de los siguientes mo</w:t>
      </w:r>
      <w:r w:rsidR="00454D26">
        <w:rPr>
          <w:rFonts w:ascii="Georgia" w:hAnsi="Georgia"/>
          <w:lang w:val="es-ES"/>
        </w:rPr>
        <w:t>dos</w:t>
      </w:r>
      <w:r w:rsidR="007426A9">
        <w:rPr>
          <w:rFonts w:ascii="Georgia" w:hAnsi="Georgia"/>
          <w:lang w:val="es-ES"/>
        </w:rPr>
        <w:t>:</w:t>
      </w:r>
      <w:r w:rsidR="00454D26">
        <w:rPr>
          <w:rFonts w:ascii="Georgia" w:hAnsi="Georgia"/>
          <w:lang w:val="es-ES"/>
        </w:rPr>
        <w:t xml:space="preserve"> </w:t>
      </w:r>
    </w:p>
    <w:p w14:paraId="4DFE5A59" w14:textId="77777777" w:rsidR="00EC43F7" w:rsidRPr="007426A9" w:rsidRDefault="00EC43F7" w:rsidP="009F0408">
      <w:pPr>
        <w:spacing w:after="0"/>
        <w:rPr>
          <w:rFonts w:ascii="Georgia" w:hAnsi="Georgia"/>
          <w:vertAlign w:val="superscript"/>
          <w:lang w:val="es-ES"/>
        </w:rPr>
      </w:pPr>
    </w:p>
    <w:p w14:paraId="31DCD5BC" w14:textId="77777777" w:rsidR="00326671" w:rsidRPr="00812EFD" w:rsidRDefault="00326671" w:rsidP="009F0408">
      <w:pPr>
        <w:pStyle w:val="ListParagraph"/>
        <w:numPr>
          <w:ilvl w:val="0"/>
          <w:numId w:val="26"/>
        </w:numPr>
        <w:spacing w:line="360" w:lineRule="auto"/>
        <w:jc w:val="both"/>
        <w:rPr>
          <w:rFonts w:ascii="Georgia" w:hAnsi="Georgia"/>
          <w:b/>
          <w:lang w:val="es-ES"/>
        </w:rPr>
      </w:pPr>
      <w:r w:rsidRPr="00812EFD">
        <w:rPr>
          <w:rFonts w:ascii="Georgia" w:hAnsi="Georgia"/>
          <w:b/>
          <w:lang w:val="es-ES"/>
        </w:rPr>
        <w:t xml:space="preserve">Detección de </w:t>
      </w:r>
      <w:r w:rsidR="00A668F8">
        <w:rPr>
          <w:rFonts w:ascii="Georgia" w:hAnsi="Georgia"/>
          <w:b/>
          <w:lang w:val="es-ES"/>
        </w:rPr>
        <w:t>anomalía</w:t>
      </w:r>
      <w:r w:rsidRPr="00812EFD">
        <w:rPr>
          <w:rFonts w:ascii="Georgia" w:hAnsi="Georgia"/>
          <w:b/>
          <w:lang w:val="es-ES"/>
        </w:rPr>
        <w:t xml:space="preserve"> Supervisada </w:t>
      </w:r>
    </w:p>
    <w:p w14:paraId="00006498" w14:textId="77777777" w:rsidR="00326671" w:rsidRDefault="00326671" w:rsidP="009F0408">
      <w:pPr>
        <w:ind w:left="708"/>
        <w:rPr>
          <w:rFonts w:ascii="Georgia" w:hAnsi="Georgia"/>
          <w:lang w:val="es-ES"/>
        </w:rPr>
      </w:pPr>
      <w:r>
        <w:rPr>
          <w:rFonts w:ascii="Georgia" w:hAnsi="Georgia"/>
          <w:lang w:val="es-ES"/>
        </w:rPr>
        <w:t>Se asume que se han podido catalogar todas las instancias (de entrenamiento), tanto las clases normales como las anómalas.</w:t>
      </w:r>
    </w:p>
    <w:p w14:paraId="2A1FBFC9" w14:textId="77777777" w:rsidR="00326671" w:rsidRDefault="00326671" w:rsidP="009F0408">
      <w:pPr>
        <w:ind w:left="708"/>
        <w:rPr>
          <w:rFonts w:ascii="Georgia" w:hAnsi="Georgia"/>
          <w:lang w:val="es-ES"/>
        </w:rPr>
      </w:pPr>
      <w:r>
        <w:rPr>
          <w:rFonts w:ascii="Georgia" w:hAnsi="Georgia"/>
          <w:lang w:val="es-ES"/>
        </w:rPr>
        <w:t>Una forma de abordar este tipo de escenario es llevando a cabo un modelo predictivo p</w:t>
      </w:r>
      <w:r w:rsidR="00E7399A">
        <w:rPr>
          <w:rFonts w:ascii="Georgia" w:hAnsi="Georgia"/>
          <w:lang w:val="es-ES"/>
        </w:rPr>
        <w:t xml:space="preserve">ara instancias tipo normal vs </w:t>
      </w:r>
      <w:r w:rsidR="0080107F">
        <w:rPr>
          <w:rFonts w:ascii="Georgia" w:hAnsi="Georgia"/>
          <w:lang w:val="es-ES"/>
        </w:rPr>
        <w:t>a</w:t>
      </w:r>
      <w:r>
        <w:rPr>
          <w:rFonts w:ascii="Georgia" w:hAnsi="Georgia"/>
          <w:lang w:val="es-ES"/>
        </w:rPr>
        <w:t>nómalo. En caso de encontrar un objeto no categorizado, se compara con el modelo y se determina a qué grupo pertenece.</w:t>
      </w:r>
    </w:p>
    <w:p w14:paraId="1F0D4E13" w14:textId="77777777" w:rsidR="00326671" w:rsidRDefault="00326671" w:rsidP="009F0408">
      <w:pPr>
        <w:spacing w:after="0"/>
        <w:ind w:left="709"/>
        <w:rPr>
          <w:rFonts w:ascii="Georgia" w:hAnsi="Georgia"/>
          <w:lang w:val="es-ES"/>
        </w:rPr>
      </w:pPr>
      <w:r>
        <w:rPr>
          <w:rFonts w:ascii="Georgia" w:hAnsi="Georgia"/>
          <w:lang w:val="es-ES"/>
        </w:rPr>
        <w:t>Este modelo de detección presenta dos problemas,</w:t>
      </w:r>
      <w:r w:rsidRPr="00B855CB">
        <w:rPr>
          <w:rFonts w:ascii="Georgia" w:hAnsi="Georgia"/>
          <w:lang w:val="es-ES"/>
        </w:rPr>
        <w:t xml:space="preserve"> </w:t>
      </w:r>
      <w:r>
        <w:rPr>
          <w:rFonts w:ascii="Georgia" w:hAnsi="Georgia"/>
          <w:lang w:val="es-ES"/>
        </w:rPr>
        <w:t>fundam</w:t>
      </w:r>
      <w:r w:rsidR="00EC79DF">
        <w:rPr>
          <w:rFonts w:ascii="Georgia" w:hAnsi="Georgia"/>
          <w:lang w:val="es-ES"/>
        </w:rPr>
        <w:t>entalmente: p</w:t>
      </w:r>
      <w:r>
        <w:rPr>
          <w:rFonts w:ascii="Georgia" w:hAnsi="Georgia"/>
          <w:lang w:val="es-ES"/>
        </w:rPr>
        <w:t xml:space="preserve">or un lado, las anomalías, normalmente, se dan en mucho menor número que las instancias catalogadas como normales; Y por otro lado, encontrar una etiqueta que sea representativa, en especial para las anomalías, puede suponer un auténtico reto. </w:t>
      </w:r>
    </w:p>
    <w:p w14:paraId="5C78FE2D" w14:textId="77777777" w:rsidR="00327A80" w:rsidRDefault="00327A80" w:rsidP="009F0408">
      <w:pPr>
        <w:spacing w:after="0"/>
        <w:ind w:left="709"/>
        <w:rPr>
          <w:rFonts w:ascii="Georgia" w:hAnsi="Georgia"/>
          <w:sz w:val="24"/>
          <w:vertAlign w:val="superscript"/>
        </w:rPr>
      </w:pPr>
    </w:p>
    <w:p w14:paraId="28BBE4EF" w14:textId="77777777" w:rsidR="00EC43F7" w:rsidRPr="00327A80" w:rsidRDefault="00EC43F7" w:rsidP="009F0408">
      <w:pPr>
        <w:spacing w:after="0"/>
        <w:ind w:left="709"/>
        <w:rPr>
          <w:rFonts w:ascii="Georgia" w:hAnsi="Georgia"/>
          <w:sz w:val="24"/>
          <w:vertAlign w:val="superscript"/>
        </w:rPr>
      </w:pPr>
    </w:p>
    <w:p w14:paraId="4B4A5D78" w14:textId="77777777" w:rsidR="00327A80" w:rsidRDefault="00327A80" w:rsidP="009F0408">
      <w:pPr>
        <w:pStyle w:val="ListParagraph"/>
        <w:numPr>
          <w:ilvl w:val="0"/>
          <w:numId w:val="26"/>
        </w:numPr>
        <w:spacing w:line="360" w:lineRule="auto"/>
        <w:jc w:val="both"/>
        <w:rPr>
          <w:rFonts w:ascii="Georgia" w:hAnsi="Georgia"/>
          <w:lang w:val="es-ES"/>
        </w:rPr>
      </w:pPr>
      <w:r w:rsidRPr="00D1527D">
        <w:rPr>
          <w:rFonts w:ascii="Georgia" w:hAnsi="Georgia"/>
          <w:b/>
          <w:lang w:val="es-ES"/>
        </w:rPr>
        <w:t xml:space="preserve">Detección de </w:t>
      </w:r>
      <w:r w:rsidR="00A668F8">
        <w:rPr>
          <w:rFonts w:ascii="Georgia" w:hAnsi="Georgia"/>
          <w:b/>
          <w:lang w:val="es-ES"/>
        </w:rPr>
        <w:t>anomalía</w:t>
      </w:r>
      <w:r w:rsidRPr="00D1527D">
        <w:rPr>
          <w:rFonts w:ascii="Georgia" w:hAnsi="Georgia"/>
          <w:b/>
          <w:lang w:val="es-ES"/>
        </w:rPr>
        <w:t xml:space="preserve"> No supervisada</w:t>
      </w:r>
      <w:r>
        <w:rPr>
          <w:rFonts w:ascii="Georgia" w:hAnsi="Georgia"/>
          <w:lang w:val="es-ES"/>
        </w:rPr>
        <w:t xml:space="preserve"> </w:t>
      </w:r>
    </w:p>
    <w:p w14:paraId="7EF0AAB8" w14:textId="77777777" w:rsidR="00327A80" w:rsidRDefault="00327A80" w:rsidP="009F0408">
      <w:pPr>
        <w:ind w:left="708"/>
        <w:rPr>
          <w:rFonts w:ascii="Georgia" w:hAnsi="Georgia"/>
          <w:lang w:val="es-ES"/>
        </w:rPr>
      </w:pPr>
      <w:r>
        <w:rPr>
          <w:rFonts w:ascii="Georgia" w:hAnsi="Georgia"/>
          <w:lang w:val="es-ES"/>
        </w:rPr>
        <w:t xml:space="preserve">Este modelo no requiere datos de entrenamiento y se asume que las instancias normales son más numerosas que las anomalías en los datos de test. Es el caso más común. </w:t>
      </w:r>
    </w:p>
    <w:p w14:paraId="71D244C9" w14:textId="77777777" w:rsidR="00327A80" w:rsidRPr="00EC0F6A" w:rsidRDefault="00327A80" w:rsidP="009F0408">
      <w:pPr>
        <w:spacing w:after="0"/>
        <w:ind w:left="709"/>
        <w:rPr>
          <w:rFonts w:ascii="Georgia" w:hAnsi="Georgia"/>
          <w:lang w:val="es-ES"/>
        </w:rPr>
      </w:pPr>
      <w:r w:rsidRPr="00EC0F6A">
        <w:rPr>
          <w:rFonts w:ascii="Georgia" w:hAnsi="Georgia"/>
          <w:lang w:val="es-ES"/>
        </w:rPr>
        <w:t xml:space="preserve">La metodología </w:t>
      </w:r>
      <w:r w:rsidR="00457670" w:rsidRPr="00EC0F6A">
        <w:rPr>
          <w:rFonts w:ascii="Georgia" w:hAnsi="Georgia"/>
          <w:lang w:val="es-ES"/>
        </w:rPr>
        <w:t xml:space="preserve">que se </w:t>
      </w:r>
      <w:r w:rsidRPr="00EC0F6A">
        <w:rPr>
          <w:rFonts w:ascii="Georgia" w:hAnsi="Georgia"/>
          <w:lang w:val="es-ES"/>
        </w:rPr>
        <w:t>presenta en este trabajo de TFM pertenece a esta categoría</w:t>
      </w:r>
      <w:r w:rsidR="000751DA" w:rsidRPr="00EC0F6A">
        <w:rPr>
          <w:rFonts w:ascii="Georgia" w:hAnsi="Georgia"/>
          <w:lang w:val="es-ES"/>
        </w:rPr>
        <w:t>.</w:t>
      </w:r>
    </w:p>
    <w:p w14:paraId="2AA5BB3F" w14:textId="77777777" w:rsidR="003B3EFE" w:rsidRDefault="003B3EFE" w:rsidP="009F0408">
      <w:pPr>
        <w:spacing w:after="0"/>
        <w:ind w:left="709"/>
        <w:rPr>
          <w:rFonts w:ascii="Georgia" w:hAnsi="Georgia"/>
          <w:lang w:val="es-ES"/>
        </w:rPr>
      </w:pPr>
    </w:p>
    <w:p w14:paraId="330D2CD7" w14:textId="77777777" w:rsidR="00EC43F7" w:rsidRPr="00327A80" w:rsidRDefault="00EC43F7" w:rsidP="009F0408">
      <w:pPr>
        <w:spacing w:after="0"/>
        <w:ind w:left="709"/>
        <w:rPr>
          <w:rFonts w:ascii="Georgia" w:hAnsi="Georgia"/>
          <w:lang w:val="es-ES"/>
        </w:rPr>
      </w:pPr>
    </w:p>
    <w:p w14:paraId="1B7DFC7D" w14:textId="77777777" w:rsidR="00326671" w:rsidRDefault="00326671" w:rsidP="009F0408">
      <w:pPr>
        <w:pStyle w:val="ListParagraph"/>
        <w:numPr>
          <w:ilvl w:val="0"/>
          <w:numId w:val="26"/>
        </w:numPr>
        <w:spacing w:line="360" w:lineRule="auto"/>
        <w:jc w:val="both"/>
        <w:rPr>
          <w:rFonts w:ascii="Georgia" w:hAnsi="Georgia"/>
          <w:b/>
          <w:lang w:val="es-ES"/>
        </w:rPr>
      </w:pPr>
      <w:r w:rsidRPr="008B1EC2">
        <w:rPr>
          <w:rFonts w:ascii="Georgia" w:hAnsi="Georgia"/>
          <w:b/>
          <w:lang w:val="es-ES"/>
        </w:rPr>
        <w:t xml:space="preserve">Detección de </w:t>
      </w:r>
      <w:r w:rsidR="00A668F8">
        <w:rPr>
          <w:rFonts w:ascii="Georgia" w:hAnsi="Georgia"/>
          <w:b/>
          <w:lang w:val="es-ES"/>
        </w:rPr>
        <w:t>anomalía</w:t>
      </w:r>
      <w:r w:rsidRPr="008B1EC2">
        <w:rPr>
          <w:rFonts w:ascii="Georgia" w:hAnsi="Georgia"/>
          <w:b/>
          <w:lang w:val="es-ES"/>
        </w:rPr>
        <w:t xml:space="preserve"> Semisupervisada </w:t>
      </w:r>
    </w:p>
    <w:p w14:paraId="4B4C0CB8" w14:textId="77777777" w:rsidR="00326671" w:rsidRDefault="00326671" w:rsidP="009F0408">
      <w:pPr>
        <w:ind w:left="708"/>
        <w:rPr>
          <w:rFonts w:ascii="Georgia" w:hAnsi="Georgia"/>
          <w:sz w:val="24"/>
          <w:vertAlign w:val="superscript"/>
          <w:lang w:val="es-ES"/>
        </w:rPr>
      </w:pPr>
      <w:r>
        <w:rPr>
          <w:rFonts w:ascii="Georgia" w:hAnsi="Georgia"/>
          <w:lang w:val="es-ES"/>
        </w:rPr>
        <w:t xml:space="preserve">En las técnicas que operan en este modo, se asume que sólo se han etiquetado los datos para las clases normales. La típica solución que se aplica en estos casos, suele ser construir un modelo para las clases que se correspondan con un comportamiento normal y usar dicho modelo para identificar anomalías en los datos de prueba.  </w:t>
      </w:r>
    </w:p>
    <w:p w14:paraId="3F90C95C" w14:textId="77777777" w:rsidR="00327A80" w:rsidRDefault="00327A80" w:rsidP="009F0408">
      <w:pPr>
        <w:pStyle w:val="ListParagraph"/>
        <w:spacing w:line="360" w:lineRule="auto"/>
        <w:ind w:left="708"/>
        <w:jc w:val="both"/>
        <w:rPr>
          <w:rFonts w:ascii="Georgia" w:hAnsi="Georgia" w:cstheme="minorHAnsi"/>
          <w:iCs/>
          <w:sz w:val="24"/>
          <w:lang w:bidi="he-IL"/>
        </w:rPr>
      </w:pPr>
      <w:r w:rsidRPr="00462E86">
        <w:rPr>
          <w:rFonts w:ascii="Georgia" w:hAnsi="Georgia"/>
        </w:rPr>
        <w:t xml:space="preserve">Los modelos semisupervisados se pueden adaptar a utilizarse como modelos no supervisados utilizando como datos de entrenamiento, datos no etiquetados. </w:t>
      </w:r>
      <w:r w:rsidR="00DA595D">
        <w:rPr>
          <w:rFonts w:ascii="Georgia" w:hAnsi="Georgia"/>
        </w:rPr>
        <w:t xml:space="preserve">                      </w:t>
      </w:r>
      <w:r w:rsidR="009E4D83">
        <w:rPr>
          <w:rFonts w:ascii="Georgia" w:hAnsi="Georgia"/>
        </w:rPr>
        <w:t xml:space="preserve">En este caso, se </w:t>
      </w:r>
      <w:r w:rsidRPr="00462E86">
        <w:rPr>
          <w:rFonts w:ascii="Georgia" w:hAnsi="Georgia"/>
        </w:rPr>
        <w:t xml:space="preserve">asume que en los datos de prueba existen pocas anomalías, </w:t>
      </w:r>
      <w:r w:rsidR="00DA595D">
        <w:rPr>
          <w:rFonts w:ascii="Georgia" w:hAnsi="Georgia"/>
        </w:rPr>
        <w:t xml:space="preserve">tratándose de técnicas </w:t>
      </w:r>
      <w:r w:rsidRPr="00462E86">
        <w:rPr>
          <w:rFonts w:ascii="Georgia" w:hAnsi="Georgia"/>
        </w:rPr>
        <w:t>muy robustas.</w:t>
      </w:r>
      <w:r w:rsidRPr="00462E86">
        <w:rPr>
          <w:rFonts w:ascii="Georgia" w:hAnsi="Georgia" w:cstheme="minorHAnsi"/>
          <w:iCs/>
          <w:sz w:val="24"/>
          <w:lang w:bidi="he-IL"/>
        </w:rPr>
        <w:t xml:space="preserve"> </w:t>
      </w:r>
    </w:p>
    <w:p w14:paraId="30899215" w14:textId="77777777" w:rsidR="00FB43BF" w:rsidRPr="00462E86" w:rsidRDefault="00FB43BF" w:rsidP="009F0408">
      <w:pPr>
        <w:pStyle w:val="ListParagraph"/>
        <w:spacing w:line="360" w:lineRule="auto"/>
        <w:ind w:left="708"/>
        <w:jc w:val="both"/>
        <w:rPr>
          <w:rFonts w:ascii="Georgia" w:hAnsi="Georgia" w:cstheme="minorHAnsi"/>
          <w:iCs/>
          <w:sz w:val="24"/>
          <w:lang w:bidi="he-IL"/>
        </w:rPr>
      </w:pPr>
    </w:p>
    <w:p w14:paraId="28B60A4B" w14:textId="77777777" w:rsidR="00326671" w:rsidRDefault="00326671" w:rsidP="009F0408">
      <w:pPr>
        <w:ind w:left="708"/>
        <w:rPr>
          <w:lang w:val="es-ES"/>
        </w:rPr>
      </w:pPr>
    </w:p>
    <w:p w14:paraId="6AB5B0D7" w14:textId="77777777" w:rsidR="00326671" w:rsidRDefault="00775C92" w:rsidP="009F0408">
      <w:pPr>
        <w:pStyle w:val="Heading3"/>
        <w:rPr>
          <w:lang w:val="es-ES"/>
        </w:rPr>
      </w:pPr>
      <w:bookmarkStart w:id="13" w:name="_Toc488758452"/>
      <w:r>
        <w:rPr>
          <w:lang w:val="es-ES"/>
        </w:rPr>
        <w:t>Presentación</w:t>
      </w:r>
      <w:r w:rsidR="00326671">
        <w:rPr>
          <w:lang w:val="es-ES"/>
        </w:rPr>
        <w:t xml:space="preserve"> de </w:t>
      </w:r>
      <w:r>
        <w:rPr>
          <w:lang w:val="es-ES"/>
        </w:rPr>
        <w:t>a</w:t>
      </w:r>
      <w:r w:rsidR="00326671">
        <w:rPr>
          <w:lang w:val="es-ES"/>
        </w:rPr>
        <w:t>nomalías</w:t>
      </w:r>
      <w:bookmarkEnd w:id="13"/>
    </w:p>
    <w:p w14:paraId="574E20E4" w14:textId="77777777" w:rsidR="00326671" w:rsidRDefault="00326671" w:rsidP="009F0408">
      <w:pPr>
        <w:rPr>
          <w:lang w:val="es-ES"/>
        </w:rPr>
      </w:pPr>
    </w:p>
    <w:p w14:paraId="6B509D2C" w14:textId="77777777" w:rsidR="00326671" w:rsidRPr="00563AAA" w:rsidRDefault="00326671" w:rsidP="009F0408">
      <w:pPr>
        <w:rPr>
          <w:rFonts w:ascii="Georgia" w:hAnsi="Georgia"/>
          <w:lang w:val="es-ES"/>
        </w:rPr>
      </w:pPr>
      <w:r w:rsidRPr="00563AAA">
        <w:rPr>
          <w:rFonts w:ascii="Georgia" w:hAnsi="Georgia"/>
          <w:lang w:val="es-ES"/>
        </w:rPr>
        <w:t xml:space="preserve">Uno de los aspectos que son importantes en las técnicas de detección de </w:t>
      </w:r>
      <w:r w:rsidR="00775C92">
        <w:rPr>
          <w:rFonts w:ascii="Georgia" w:hAnsi="Georgia"/>
          <w:lang w:val="es-ES"/>
        </w:rPr>
        <w:t>a</w:t>
      </w:r>
      <w:r w:rsidRPr="00563AAA">
        <w:rPr>
          <w:rFonts w:ascii="Georgia" w:hAnsi="Georgia"/>
          <w:lang w:val="es-ES"/>
        </w:rPr>
        <w:t xml:space="preserve">nomalías es la forma en la que se </w:t>
      </w:r>
      <w:r w:rsidR="00775C92">
        <w:rPr>
          <w:rFonts w:ascii="Georgia" w:hAnsi="Georgia"/>
          <w:lang w:val="es-ES"/>
        </w:rPr>
        <w:t>informa</w:t>
      </w:r>
      <w:r w:rsidRPr="00563AAA">
        <w:rPr>
          <w:rFonts w:ascii="Georgia" w:hAnsi="Georgia"/>
          <w:lang w:val="es-ES"/>
        </w:rPr>
        <w:t>. Pueden ser de dos tipos:</w:t>
      </w:r>
    </w:p>
    <w:p w14:paraId="0EAA92BB" w14:textId="77777777" w:rsidR="006B5462" w:rsidRDefault="006B5462" w:rsidP="009F0408">
      <w:pPr>
        <w:pStyle w:val="ListParagraph"/>
        <w:spacing w:line="360" w:lineRule="auto"/>
        <w:jc w:val="both"/>
        <w:rPr>
          <w:rFonts w:ascii="Georgia" w:hAnsi="Georgia"/>
          <w:lang w:val="es-ES"/>
        </w:rPr>
      </w:pPr>
    </w:p>
    <w:p w14:paraId="40CBB938" w14:textId="77777777" w:rsidR="00326671" w:rsidRDefault="00326671" w:rsidP="009F0408">
      <w:pPr>
        <w:pStyle w:val="ListParagraph"/>
        <w:numPr>
          <w:ilvl w:val="0"/>
          <w:numId w:val="26"/>
        </w:numPr>
        <w:spacing w:line="360" w:lineRule="auto"/>
        <w:jc w:val="both"/>
        <w:rPr>
          <w:rFonts w:ascii="Georgia" w:hAnsi="Georgia"/>
          <w:lang w:val="es-ES"/>
        </w:rPr>
      </w:pPr>
      <w:r w:rsidRPr="00021D38">
        <w:rPr>
          <w:rFonts w:ascii="Georgia" w:hAnsi="Georgia"/>
          <w:i/>
          <w:lang w:val="es-ES"/>
        </w:rPr>
        <w:t>Score</w:t>
      </w:r>
      <w:r w:rsidRPr="00563AAA">
        <w:rPr>
          <w:rFonts w:ascii="Georgia" w:hAnsi="Georgia"/>
          <w:lang w:val="es-ES"/>
        </w:rPr>
        <w:t xml:space="preserve"> (Puntuación) -  Mediante técnicas de puntuación, se asigna un valor a cada  instancia que irá en función del grado en el que se considera anomalía.  Un analista de datos puede entonces analizar, o bien, aquellos pocos valores que sean los “top”,          o bien, analizar sólo los que sobrepasen un umbral definido. </w:t>
      </w:r>
    </w:p>
    <w:p w14:paraId="628D7667" w14:textId="77777777" w:rsidR="00A04378" w:rsidRPr="00563AAA" w:rsidRDefault="00A04378" w:rsidP="009F0408">
      <w:pPr>
        <w:pStyle w:val="ListParagraph"/>
        <w:spacing w:line="360" w:lineRule="auto"/>
        <w:jc w:val="both"/>
        <w:rPr>
          <w:rFonts w:ascii="Georgia" w:hAnsi="Georgia"/>
          <w:lang w:val="es-ES"/>
        </w:rPr>
      </w:pPr>
    </w:p>
    <w:p w14:paraId="68043E2F" w14:textId="77777777" w:rsidR="00326671" w:rsidRPr="00563AAA" w:rsidRDefault="00326671" w:rsidP="009F0408">
      <w:pPr>
        <w:pStyle w:val="ListParagraph"/>
        <w:spacing w:line="360" w:lineRule="auto"/>
        <w:jc w:val="both"/>
        <w:rPr>
          <w:rFonts w:ascii="Georgia" w:hAnsi="Georgia"/>
          <w:lang w:val="es-ES"/>
        </w:rPr>
      </w:pPr>
    </w:p>
    <w:p w14:paraId="05D27914" w14:textId="77777777" w:rsidR="00326671" w:rsidRPr="00563AAA" w:rsidRDefault="00326671" w:rsidP="009F0408">
      <w:pPr>
        <w:pStyle w:val="ListParagraph"/>
        <w:numPr>
          <w:ilvl w:val="0"/>
          <w:numId w:val="26"/>
        </w:numPr>
        <w:spacing w:line="360" w:lineRule="auto"/>
        <w:jc w:val="both"/>
        <w:rPr>
          <w:rFonts w:ascii="Georgia" w:hAnsi="Georgia"/>
          <w:lang w:val="es-ES"/>
        </w:rPr>
      </w:pPr>
      <w:r w:rsidRPr="00021D38">
        <w:rPr>
          <w:rFonts w:ascii="Georgia" w:hAnsi="Georgia"/>
          <w:i/>
          <w:lang w:val="es-ES"/>
        </w:rPr>
        <w:t>Labels</w:t>
      </w:r>
      <w:r w:rsidRPr="00563AAA">
        <w:rPr>
          <w:rFonts w:ascii="Georgia" w:hAnsi="Georgia"/>
          <w:lang w:val="es-ES"/>
        </w:rPr>
        <w:t xml:space="preserve"> (Etiquetas)  – Se asigna mediante diferentes técnicas una categorización; cada instancia de prueba es etiquetada como dato normal o anómalo).  Actúa de modo binario, por lo que no existe la posibilidad de tratar sólo un subconjunto de datos, que sobrepasen cierto umbral, por ejemplo, como se vio en el anterior caso (podría hacerse algo similar basado en parámetros). </w:t>
      </w:r>
    </w:p>
    <w:p w14:paraId="767BAC3C" w14:textId="77777777" w:rsidR="007046AA" w:rsidRPr="002A250D" w:rsidRDefault="007046AA" w:rsidP="009F0408">
      <w:pPr>
        <w:rPr>
          <w:rFonts w:ascii="Georgia" w:hAnsi="Georgia"/>
        </w:rPr>
      </w:pPr>
    </w:p>
    <w:p w14:paraId="018B6DF1" w14:textId="77777777" w:rsidR="003D59AC" w:rsidRDefault="003D59AC" w:rsidP="009F0408">
      <w:pPr>
        <w:jc w:val="left"/>
        <w:rPr>
          <w:rFonts w:ascii="Georgia" w:hAnsi="Georgia" w:cs="Times New Roman"/>
          <w:szCs w:val="24"/>
        </w:rPr>
      </w:pPr>
      <w:r>
        <w:rPr>
          <w:rFonts w:ascii="Georgia" w:hAnsi="Georgia" w:cs="Times New Roman"/>
          <w:szCs w:val="24"/>
        </w:rPr>
        <w:br w:type="page"/>
      </w:r>
    </w:p>
    <w:p w14:paraId="5D0558A4" w14:textId="77777777" w:rsidR="003F4C13" w:rsidRDefault="003D59AC" w:rsidP="009F0408">
      <w:pPr>
        <w:pStyle w:val="Heading2"/>
      </w:pPr>
      <w:bookmarkStart w:id="14" w:name="_Toc486487585"/>
      <w:bookmarkStart w:id="15" w:name="_Toc488758453"/>
      <w:r>
        <w:lastRenderedPageBreak/>
        <w:t>Aplicacio</w:t>
      </w:r>
      <w:r w:rsidR="003F4C13">
        <w:t>n</w:t>
      </w:r>
      <w:bookmarkEnd w:id="14"/>
      <w:r>
        <w:t>es</w:t>
      </w:r>
      <w:bookmarkEnd w:id="15"/>
      <w:r w:rsidR="003F4C13">
        <w:t xml:space="preserve"> </w:t>
      </w:r>
    </w:p>
    <w:p w14:paraId="31267E39" w14:textId="77777777" w:rsidR="003F4C13" w:rsidRPr="00FA433B" w:rsidRDefault="003F4C13" w:rsidP="009F0408">
      <w:pPr>
        <w:spacing w:after="0"/>
      </w:pPr>
    </w:p>
    <w:p w14:paraId="2CC50C34" w14:textId="77777777" w:rsidR="003F4C13" w:rsidRDefault="003F4C13" w:rsidP="009F0408">
      <w:pPr>
        <w:autoSpaceDE w:val="0"/>
        <w:autoSpaceDN w:val="0"/>
        <w:adjustRightInd w:val="0"/>
        <w:spacing w:after="0"/>
        <w:rPr>
          <w:rFonts w:ascii="Georgia" w:hAnsi="Georgia" w:cs="Times New Roman"/>
          <w:szCs w:val="24"/>
        </w:rPr>
      </w:pPr>
      <w:r>
        <w:rPr>
          <w:rFonts w:ascii="Georgia" w:hAnsi="Georgia" w:cs="Times New Roman"/>
          <w:szCs w:val="24"/>
        </w:rPr>
        <w:t>La</w:t>
      </w:r>
      <w:r w:rsidR="00A80E01">
        <w:rPr>
          <w:rFonts w:ascii="Georgia" w:hAnsi="Georgia" w:cs="Times New Roman"/>
          <w:szCs w:val="24"/>
        </w:rPr>
        <w:t>s</w:t>
      </w:r>
      <w:r>
        <w:rPr>
          <w:rFonts w:ascii="Georgia" w:hAnsi="Georgia" w:cs="Times New Roman"/>
          <w:szCs w:val="24"/>
        </w:rPr>
        <w:t xml:space="preserve"> técnica</w:t>
      </w:r>
      <w:r w:rsidR="00A80E01">
        <w:rPr>
          <w:rFonts w:ascii="Georgia" w:hAnsi="Georgia" w:cs="Times New Roman"/>
          <w:szCs w:val="24"/>
        </w:rPr>
        <w:t xml:space="preserve">s de </w:t>
      </w:r>
      <w:r w:rsidR="00A80E01" w:rsidRPr="00021D38">
        <w:rPr>
          <w:rFonts w:ascii="Georgia" w:hAnsi="Georgia" w:cs="Times New Roman"/>
          <w:szCs w:val="24"/>
        </w:rPr>
        <w:t>d</w:t>
      </w:r>
      <w:r w:rsidRPr="00021D38">
        <w:rPr>
          <w:rFonts w:ascii="Georgia" w:hAnsi="Georgia" w:cs="Times New Roman"/>
          <w:szCs w:val="24"/>
        </w:rPr>
        <w:t>etección de anomalías</w:t>
      </w:r>
      <w:r w:rsidRPr="00492B83">
        <w:rPr>
          <w:rFonts w:ascii="Georgia" w:hAnsi="Georgia" w:cs="Times New Roman"/>
          <w:szCs w:val="24"/>
        </w:rPr>
        <w:t xml:space="preserve"> </w:t>
      </w:r>
      <w:r>
        <w:rPr>
          <w:rFonts w:ascii="Georgia" w:hAnsi="Georgia" w:cs="Times New Roman"/>
          <w:szCs w:val="24"/>
        </w:rPr>
        <w:t>se aplica</w:t>
      </w:r>
      <w:r w:rsidR="00A80E01">
        <w:rPr>
          <w:rFonts w:ascii="Georgia" w:hAnsi="Georgia" w:cs="Times New Roman"/>
          <w:szCs w:val="24"/>
        </w:rPr>
        <w:t>n</w:t>
      </w:r>
      <w:r>
        <w:rPr>
          <w:rFonts w:ascii="Georgia" w:hAnsi="Georgia" w:cs="Times New Roman"/>
          <w:szCs w:val="24"/>
        </w:rPr>
        <w:t xml:space="preserve"> hoy en día en una amplia variedad de aplicaciones prácticas, ya sea en la fase de pre-procesamiento de datos o en la fase de análisis final, aplicado a todos los sectores de negocio. </w:t>
      </w:r>
    </w:p>
    <w:p w14:paraId="1E71E2E9" w14:textId="77777777" w:rsidR="003F4C13" w:rsidRDefault="003F4C13" w:rsidP="009F0408">
      <w:pPr>
        <w:autoSpaceDE w:val="0"/>
        <w:autoSpaceDN w:val="0"/>
        <w:adjustRightInd w:val="0"/>
        <w:spacing w:after="0"/>
        <w:rPr>
          <w:rFonts w:ascii="Georgia" w:hAnsi="Georgia" w:cs="Times New Roman"/>
          <w:szCs w:val="24"/>
        </w:rPr>
      </w:pPr>
    </w:p>
    <w:p w14:paraId="121ACB15" w14:textId="77777777" w:rsidR="003F4C13" w:rsidRDefault="003F4C13" w:rsidP="009F0408">
      <w:pPr>
        <w:autoSpaceDE w:val="0"/>
        <w:autoSpaceDN w:val="0"/>
        <w:adjustRightInd w:val="0"/>
        <w:spacing w:after="0"/>
        <w:rPr>
          <w:rFonts w:ascii="Georgia" w:hAnsi="Georgia" w:cs="Times New Roman"/>
          <w:szCs w:val="24"/>
        </w:rPr>
      </w:pPr>
      <w:r>
        <w:rPr>
          <w:rFonts w:ascii="Georgia" w:hAnsi="Georgia" w:cs="Times New Roman"/>
          <w:szCs w:val="24"/>
        </w:rPr>
        <w:t>Algunas aplicaciones de técnicas de detección de anomalías son:</w:t>
      </w:r>
    </w:p>
    <w:p w14:paraId="28ED8E37" w14:textId="77777777" w:rsidR="003F4C13" w:rsidRDefault="003F4C13" w:rsidP="009F0408">
      <w:pPr>
        <w:autoSpaceDE w:val="0"/>
        <w:autoSpaceDN w:val="0"/>
        <w:adjustRightInd w:val="0"/>
        <w:spacing w:after="0"/>
        <w:rPr>
          <w:rFonts w:ascii="Georgia" w:hAnsi="Georgia" w:cs="Times New Roman"/>
          <w:szCs w:val="24"/>
        </w:rPr>
      </w:pPr>
    </w:p>
    <w:p w14:paraId="3C75A68D" w14:textId="77777777" w:rsidR="003F4C13" w:rsidRDefault="003F4C13" w:rsidP="009F0408">
      <w:pPr>
        <w:pStyle w:val="Heading3"/>
      </w:pPr>
      <w:bookmarkStart w:id="16" w:name="_Toc486487586"/>
      <w:bookmarkStart w:id="17" w:name="_Toc488758454"/>
      <w:r>
        <w:t>Intrusión en sistemas informáticos</w:t>
      </w:r>
      <w:bookmarkEnd w:id="16"/>
      <w:bookmarkEnd w:id="17"/>
    </w:p>
    <w:p w14:paraId="08834F82" w14:textId="77777777" w:rsidR="003F4C13" w:rsidRDefault="003F4C13" w:rsidP="009F0408"/>
    <w:p w14:paraId="308DF15D" w14:textId="77777777" w:rsidR="003F4C13" w:rsidRPr="006401EC" w:rsidRDefault="003F4C13" w:rsidP="009F0408">
      <w:pPr>
        <w:rPr>
          <w:rFonts w:ascii="Georgia" w:hAnsi="Georgia"/>
        </w:rPr>
      </w:pPr>
      <w:r w:rsidRPr="006401EC">
        <w:rPr>
          <w:rFonts w:ascii="Georgia" w:hAnsi="Georgia"/>
        </w:rPr>
        <w:t>Este tipo de detección es interesante desde el punto de vista de seguridad en los sistemas informáticos. Es un comportamiento que difiere de lo que se considera normal, por lo que debe ser tratado como una amenaza, y más cuando se tiene en cuenta el volumen de datos que normalmente se maneja en este tipo de escenario, donde por regla general, juega un papel fundamental el streaming, por lo que se requiere un análisis online de los datos.</w:t>
      </w:r>
    </w:p>
    <w:p w14:paraId="50714D08" w14:textId="77777777" w:rsidR="00DC6C0B" w:rsidRPr="003F6382" w:rsidRDefault="00EF4CD2" w:rsidP="009F0408">
      <w:pPr>
        <w:rPr>
          <w:rFonts w:ascii="Georgia" w:hAnsi="Georgia"/>
        </w:rPr>
      </w:pPr>
      <w:r w:rsidRPr="003F6382">
        <w:rPr>
          <w:rFonts w:ascii="Georgia" w:hAnsi="Georgia"/>
        </w:rPr>
        <w:t>Denning</w:t>
      </w:r>
      <w:r w:rsidR="00DE039B">
        <w:rPr>
          <w:rFonts w:ascii="Georgia" w:hAnsi="Georgia"/>
        </w:rPr>
        <w:t xml:space="preserve"> </w:t>
      </w:r>
      <w:r w:rsidRPr="003F6382">
        <w:rPr>
          <w:rFonts w:ascii="Georgia" w:hAnsi="Georgia"/>
        </w:rPr>
        <w:t xml:space="preserve">en </w:t>
      </w:r>
      <w:r w:rsidR="003F4C13" w:rsidRPr="003F6382">
        <w:rPr>
          <w:rFonts w:ascii="Georgia" w:hAnsi="Georgia"/>
        </w:rPr>
        <w:t>1987 realiza por primera vez una clasificación de este tipo de detección de intrusos en dos grandes categorías:</w:t>
      </w:r>
      <w:r w:rsidR="009223D7" w:rsidRPr="003F6382">
        <w:rPr>
          <w:rFonts w:ascii="Georgia" w:hAnsi="Georgia"/>
        </w:rPr>
        <w:t xml:space="preserve"> </w:t>
      </w:r>
      <w:r w:rsidR="00DC6C0B">
        <w:rPr>
          <w:rStyle w:val="FootnoteReference"/>
          <w:rFonts w:ascii="Georgia" w:hAnsi="Georgia"/>
        </w:rPr>
        <w:footnoteReference w:id="3"/>
      </w:r>
      <w:r w:rsidR="003F4C13" w:rsidRPr="003F6382">
        <w:rPr>
          <w:rFonts w:ascii="Georgia" w:hAnsi="Georgia"/>
        </w:rPr>
        <w:t xml:space="preserve"> </w:t>
      </w:r>
    </w:p>
    <w:p w14:paraId="25A51A5A" w14:textId="77777777" w:rsidR="00CA10F5" w:rsidRPr="00CA10F5" w:rsidRDefault="003F4C13" w:rsidP="009F0408">
      <w:pPr>
        <w:pStyle w:val="ListParagraph"/>
        <w:numPr>
          <w:ilvl w:val="0"/>
          <w:numId w:val="27"/>
        </w:numPr>
        <w:spacing w:line="360" w:lineRule="auto"/>
        <w:jc w:val="both"/>
        <w:rPr>
          <w:rFonts w:ascii="Georgia" w:hAnsi="Georgia"/>
        </w:rPr>
      </w:pPr>
      <w:r w:rsidRPr="00CA10F5">
        <w:rPr>
          <w:rFonts w:ascii="Georgia" w:hAnsi="Georgia"/>
          <w:i/>
        </w:rPr>
        <w:t>Host-based</w:t>
      </w:r>
    </w:p>
    <w:p w14:paraId="49F0BE7E" w14:textId="77777777" w:rsidR="00CA10F5" w:rsidRDefault="00CA10F5" w:rsidP="009F0408">
      <w:pPr>
        <w:pStyle w:val="ListParagraph"/>
        <w:spacing w:line="360" w:lineRule="auto"/>
        <w:jc w:val="both"/>
        <w:rPr>
          <w:rFonts w:ascii="Georgia" w:hAnsi="Georgia"/>
        </w:rPr>
      </w:pPr>
    </w:p>
    <w:p w14:paraId="33C8D2C6" w14:textId="77777777" w:rsidR="003F4C13" w:rsidRDefault="00CA10F5" w:rsidP="009F0408">
      <w:pPr>
        <w:pStyle w:val="ListParagraph"/>
        <w:spacing w:line="360" w:lineRule="auto"/>
        <w:jc w:val="both"/>
        <w:rPr>
          <w:rFonts w:ascii="Georgia" w:hAnsi="Georgia"/>
        </w:rPr>
      </w:pPr>
      <w:r>
        <w:rPr>
          <w:rFonts w:ascii="Georgia" w:hAnsi="Georgia"/>
        </w:rPr>
        <w:t>S</w:t>
      </w:r>
      <w:r w:rsidR="003F4C13">
        <w:rPr>
          <w:rFonts w:ascii="Georgia" w:hAnsi="Georgia"/>
        </w:rPr>
        <w:t>e realizan llamadas al sistema operativo para propagar el comportamiento anómalo, ya sea un programa intrusivo (normalmente malicioso), un cambio d</w:t>
      </w:r>
      <w:r>
        <w:rPr>
          <w:rFonts w:ascii="Georgia" w:hAnsi="Georgia"/>
        </w:rPr>
        <w:t xml:space="preserve">e </w:t>
      </w:r>
      <w:r w:rsidR="003F4C13">
        <w:rPr>
          <w:rFonts w:ascii="Georgia" w:hAnsi="Georgia"/>
        </w:rPr>
        <w:t>comportamiento no autorizado, o bien, cualquier tipo de violación de políticas del sistema.</w:t>
      </w:r>
    </w:p>
    <w:p w14:paraId="3A4AB818" w14:textId="77777777" w:rsidR="00CA10F5" w:rsidRDefault="00CA10F5" w:rsidP="009F0408">
      <w:pPr>
        <w:pStyle w:val="ListParagraph"/>
        <w:spacing w:line="360" w:lineRule="auto"/>
        <w:jc w:val="both"/>
        <w:rPr>
          <w:rFonts w:ascii="Georgia" w:hAnsi="Georgia"/>
        </w:rPr>
      </w:pPr>
    </w:p>
    <w:p w14:paraId="5F85331B" w14:textId="77777777" w:rsidR="003F4C13" w:rsidRDefault="003F4C13" w:rsidP="009F0408">
      <w:pPr>
        <w:pStyle w:val="ListParagraph"/>
        <w:spacing w:line="360" w:lineRule="auto"/>
        <w:jc w:val="both"/>
        <w:rPr>
          <w:rFonts w:ascii="Georgia" w:hAnsi="Georgia"/>
        </w:rPr>
      </w:pPr>
      <w:r>
        <w:rPr>
          <w:rFonts w:ascii="Georgia" w:hAnsi="Georgia"/>
        </w:rPr>
        <w:t xml:space="preserve">   </w:t>
      </w:r>
      <w:r w:rsidRPr="006401EC">
        <w:rPr>
          <w:rFonts w:ascii="Georgia" w:hAnsi="Georgia"/>
        </w:rPr>
        <w:t xml:space="preserve"> </w:t>
      </w:r>
    </w:p>
    <w:p w14:paraId="14066A1A" w14:textId="77777777" w:rsidR="00CA10F5" w:rsidRPr="00CA10F5" w:rsidRDefault="003F4C13" w:rsidP="009F0408">
      <w:pPr>
        <w:pStyle w:val="ListParagraph"/>
        <w:numPr>
          <w:ilvl w:val="0"/>
          <w:numId w:val="27"/>
        </w:numPr>
        <w:spacing w:line="360" w:lineRule="auto"/>
        <w:jc w:val="both"/>
        <w:rPr>
          <w:rFonts w:ascii="Georgia" w:hAnsi="Georgia"/>
          <w:i/>
        </w:rPr>
      </w:pPr>
      <w:r w:rsidRPr="00CA10F5">
        <w:rPr>
          <w:rFonts w:ascii="Georgia" w:hAnsi="Georgia"/>
          <w:i/>
        </w:rPr>
        <w:t>Network-based</w:t>
      </w:r>
    </w:p>
    <w:p w14:paraId="5521325F" w14:textId="77777777" w:rsidR="00CA10F5" w:rsidRDefault="00CA10F5" w:rsidP="009F0408">
      <w:pPr>
        <w:pStyle w:val="ListParagraph"/>
        <w:spacing w:line="360" w:lineRule="auto"/>
        <w:jc w:val="both"/>
        <w:rPr>
          <w:rFonts w:ascii="Georgia" w:hAnsi="Georgia"/>
        </w:rPr>
      </w:pPr>
    </w:p>
    <w:p w14:paraId="759658ED" w14:textId="77777777" w:rsidR="005F05FA" w:rsidRPr="005F05FA" w:rsidRDefault="00CA10F5" w:rsidP="009F0408">
      <w:pPr>
        <w:pStyle w:val="ListParagraph"/>
        <w:spacing w:line="360" w:lineRule="auto"/>
        <w:jc w:val="both"/>
        <w:rPr>
          <w:rFonts w:ascii="Georgia" w:hAnsi="Georgia"/>
        </w:rPr>
      </w:pPr>
      <w:r>
        <w:rPr>
          <w:rFonts w:ascii="Georgia" w:hAnsi="Georgia"/>
        </w:rPr>
        <w:t>S</w:t>
      </w:r>
      <w:r w:rsidR="003F4C13">
        <w:rPr>
          <w:rFonts w:ascii="Georgia" w:hAnsi="Georgia"/>
        </w:rPr>
        <w:t>e realizan intrusiones a nivel de red.  Normalmente se contemplan en este grupo todo tipo de acciones llevadas a cabo por hackers, cuyo objetivo es entrar en una red de forma no autorizada para así, poder extraer información restringida.</w:t>
      </w:r>
    </w:p>
    <w:p w14:paraId="23DE63F3" w14:textId="77777777" w:rsidR="009223D7" w:rsidRDefault="009223D7" w:rsidP="009F0408">
      <w:pPr>
        <w:jc w:val="left"/>
      </w:pPr>
    </w:p>
    <w:p w14:paraId="25AD31D4" w14:textId="77777777" w:rsidR="003F4C13" w:rsidRDefault="003F4C13" w:rsidP="009F0408">
      <w:pPr>
        <w:pStyle w:val="Heading3"/>
      </w:pPr>
      <w:bookmarkStart w:id="18" w:name="_Toc486487587"/>
      <w:bookmarkStart w:id="19" w:name="_Toc488758455"/>
      <w:r>
        <w:t>Fraude</w:t>
      </w:r>
      <w:bookmarkEnd w:id="18"/>
      <w:bookmarkEnd w:id="19"/>
    </w:p>
    <w:p w14:paraId="005D4F9C" w14:textId="77777777" w:rsidR="003F4C13" w:rsidRDefault="003F4C13" w:rsidP="009F0408"/>
    <w:p w14:paraId="16C3D2FD" w14:textId="77777777" w:rsidR="003F4C13" w:rsidRDefault="003F4C13" w:rsidP="009F0408">
      <w:pPr>
        <w:rPr>
          <w:rFonts w:ascii="Georgia" w:hAnsi="Georgia"/>
        </w:rPr>
      </w:pPr>
      <w:r>
        <w:rPr>
          <w:rFonts w:ascii="Georgia" w:hAnsi="Georgia"/>
        </w:rPr>
        <w:t>Se entiende por detección de fraude a la detección de un comportamiento criminal por el que se ven afectadas entidades comerciales tales como bancos, agencias de seguros, operadoras telefónicas</w:t>
      </w:r>
      <w:r w:rsidR="002438AC">
        <w:rPr>
          <w:rFonts w:ascii="Georgia" w:hAnsi="Georgia"/>
        </w:rPr>
        <w:t>, etc.</w:t>
      </w:r>
      <w:r>
        <w:rPr>
          <w:rFonts w:ascii="Georgia" w:hAnsi="Georgia"/>
        </w:rPr>
        <w:t xml:space="preserve"> </w:t>
      </w:r>
    </w:p>
    <w:p w14:paraId="7181FA0B" w14:textId="77777777" w:rsidR="003F4C13" w:rsidRDefault="003F4C13" w:rsidP="009F0408">
      <w:pPr>
        <w:rPr>
          <w:rFonts w:ascii="Georgia" w:hAnsi="Georgia" w:cs="Times New Roman"/>
          <w:szCs w:val="24"/>
        </w:rPr>
      </w:pPr>
      <w:r>
        <w:rPr>
          <w:rFonts w:ascii="Georgia" w:hAnsi="Georgia"/>
        </w:rPr>
        <w:t xml:space="preserve">En este caso, el usuario que realiza dicha acción puede ser un cliente real de la propia organización, o bien, no serlo, en cuyo caso se habla de suplantación de identidad.                   </w:t>
      </w:r>
      <w:r>
        <w:rPr>
          <w:rFonts w:ascii="Georgia" w:hAnsi="Georgia" w:cs="Times New Roman"/>
          <w:szCs w:val="24"/>
        </w:rPr>
        <w:t>El fraude ocurre cuando este tipo de usuario hace uso de los recursos de la organización de una manera que no ha sido nunca autorizada.</w:t>
      </w:r>
    </w:p>
    <w:p w14:paraId="226260CE" w14:textId="77777777" w:rsidR="003F4C13" w:rsidRDefault="003F4C13" w:rsidP="009F0408">
      <w:pPr>
        <w:rPr>
          <w:rFonts w:ascii="Georgia" w:hAnsi="Georgia" w:cs="Times New Roman"/>
          <w:szCs w:val="24"/>
        </w:rPr>
      </w:pPr>
      <w:r>
        <w:rPr>
          <w:rFonts w:ascii="Georgia" w:hAnsi="Georgia" w:cs="Times New Roman"/>
          <w:szCs w:val="24"/>
        </w:rPr>
        <w:t>La técnica de detección de este tipo de anomalía la plantearon en 1999 Fawcett y Provost, definiendo lo que se conoce como Activity Monito</w:t>
      </w:r>
      <w:r w:rsidR="00FF7F29">
        <w:rPr>
          <w:rFonts w:ascii="Georgia" w:hAnsi="Georgia" w:cs="Times New Roman"/>
          <w:szCs w:val="24"/>
        </w:rPr>
        <w:t>ring, una metodología por la cua</w:t>
      </w:r>
      <w:r>
        <w:rPr>
          <w:rFonts w:ascii="Georgia" w:hAnsi="Georgia" w:cs="Times New Roman"/>
          <w:szCs w:val="24"/>
        </w:rPr>
        <w:t>l la mejor forma de abordar este problema es definir un perfil por usuario y monitorizar todos esos perfiles, de manera que todo lo que difiera de un patrón de comportamiento normal, pase a considerarse una anomalía.</w:t>
      </w:r>
    </w:p>
    <w:p w14:paraId="33287E9A" w14:textId="77777777" w:rsidR="003F4C13" w:rsidRDefault="003F4C13" w:rsidP="009F0408">
      <w:pPr>
        <w:rPr>
          <w:rFonts w:ascii="Georgia" w:hAnsi="Georgia" w:cs="Times New Roman"/>
          <w:szCs w:val="24"/>
        </w:rPr>
      </w:pPr>
      <w:r>
        <w:rPr>
          <w:rFonts w:ascii="Georgia" w:hAnsi="Georgia" w:cs="Times New Roman"/>
          <w:szCs w:val="24"/>
        </w:rPr>
        <w:t>Dado el impacto económico que puede tener, con pérdidas muy sustanciales, el objetivo principal de las organizaciones es detectar de forma inmediata este tipo de anomalía (fraude).</w:t>
      </w:r>
    </w:p>
    <w:p w14:paraId="338DA387" w14:textId="77777777" w:rsidR="00EC3E71" w:rsidRDefault="00EC3E71" w:rsidP="009F0408">
      <w:pPr>
        <w:rPr>
          <w:rFonts w:ascii="Georgia" w:hAnsi="Georgia" w:cs="Times New Roman"/>
          <w:szCs w:val="24"/>
        </w:rPr>
      </w:pPr>
    </w:p>
    <w:p w14:paraId="5BC733C1" w14:textId="77777777" w:rsidR="00EC3E71" w:rsidRDefault="003F4C13" w:rsidP="009F0408">
      <w:pPr>
        <w:rPr>
          <w:rFonts w:ascii="Georgia" w:hAnsi="Georgia" w:cs="Times New Roman"/>
          <w:szCs w:val="24"/>
        </w:rPr>
      </w:pPr>
      <w:r>
        <w:rPr>
          <w:rFonts w:ascii="Georgia" w:hAnsi="Georgia" w:cs="Times New Roman"/>
          <w:szCs w:val="24"/>
        </w:rPr>
        <w:t xml:space="preserve">Algunos ejemplos pertenecientes a esta categoría pueden ser fraudes de diferentes tipos: </w:t>
      </w:r>
    </w:p>
    <w:p w14:paraId="0419586C" w14:textId="77777777" w:rsidR="00C42E66" w:rsidRDefault="00C42E66" w:rsidP="00C42E66">
      <w:pPr>
        <w:pStyle w:val="ListParagraph"/>
        <w:spacing w:line="360" w:lineRule="auto"/>
        <w:rPr>
          <w:rFonts w:ascii="Georgia" w:hAnsi="Georgia" w:cs="Times New Roman"/>
          <w:szCs w:val="24"/>
        </w:rPr>
      </w:pPr>
    </w:p>
    <w:p w14:paraId="5B61CA86" w14:textId="77777777" w:rsidR="003F4C13" w:rsidRDefault="003F4C13" w:rsidP="009F0408">
      <w:pPr>
        <w:pStyle w:val="ListParagraph"/>
        <w:numPr>
          <w:ilvl w:val="0"/>
          <w:numId w:val="27"/>
        </w:numPr>
        <w:spacing w:line="360" w:lineRule="auto"/>
        <w:rPr>
          <w:rFonts w:ascii="Georgia" w:hAnsi="Georgia" w:cs="Times New Roman"/>
          <w:szCs w:val="24"/>
        </w:rPr>
      </w:pPr>
      <w:r>
        <w:rPr>
          <w:rFonts w:ascii="Georgia" w:hAnsi="Georgia" w:cs="Times New Roman"/>
          <w:szCs w:val="24"/>
        </w:rPr>
        <w:t>R</w:t>
      </w:r>
      <w:r w:rsidRPr="00D164D7">
        <w:rPr>
          <w:rFonts w:ascii="Georgia" w:hAnsi="Georgia" w:cs="Times New Roman"/>
          <w:szCs w:val="24"/>
        </w:rPr>
        <w:t>elacionado co</w:t>
      </w:r>
      <w:r w:rsidR="002438AC">
        <w:rPr>
          <w:rFonts w:ascii="Georgia" w:hAnsi="Georgia" w:cs="Times New Roman"/>
          <w:szCs w:val="24"/>
        </w:rPr>
        <w:t>n el uso de tarjetas de crédito.</w:t>
      </w:r>
    </w:p>
    <w:p w14:paraId="51A365B9" w14:textId="77777777" w:rsidR="003F4C13" w:rsidRDefault="003F4C13" w:rsidP="009F0408">
      <w:pPr>
        <w:pStyle w:val="ListParagraph"/>
        <w:spacing w:line="360" w:lineRule="auto"/>
        <w:rPr>
          <w:rFonts w:ascii="Georgia" w:hAnsi="Georgia" w:cs="Times New Roman"/>
          <w:szCs w:val="24"/>
        </w:rPr>
      </w:pPr>
    </w:p>
    <w:p w14:paraId="04824B65" w14:textId="77777777" w:rsidR="003F4C13" w:rsidRDefault="003F4C13" w:rsidP="009F0408">
      <w:pPr>
        <w:pStyle w:val="ListParagraph"/>
        <w:numPr>
          <w:ilvl w:val="0"/>
          <w:numId w:val="27"/>
        </w:numPr>
        <w:spacing w:line="360" w:lineRule="auto"/>
        <w:rPr>
          <w:rFonts w:ascii="Georgia" w:hAnsi="Georgia" w:cs="Times New Roman"/>
          <w:szCs w:val="24"/>
        </w:rPr>
      </w:pPr>
      <w:r>
        <w:rPr>
          <w:rFonts w:ascii="Georgia" w:hAnsi="Georgia" w:cs="Times New Roman"/>
          <w:szCs w:val="24"/>
        </w:rPr>
        <w:t>L</w:t>
      </w:r>
      <w:r w:rsidRPr="00D164D7">
        <w:rPr>
          <w:rFonts w:ascii="Georgia" w:hAnsi="Georgia" w:cs="Times New Roman"/>
          <w:szCs w:val="24"/>
        </w:rPr>
        <w:t>as aseguradoras</w:t>
      </w:r>
      <w:r>
        <w:rPr>
          <w:rFonts w:ascii="Georgia" w:hAnsi="Georgia" w:cs="Times New Roman"/>
          <w:szCs w:val="24"/>
        </w:rPr>
        <w:t xml:space="preserve">, donde </w:t>
      </w:r>
      <w:r w:rsidRPr="00D164D7">
        <w:rPr>
          <w:rFonts w:ascii="Georgia" w:hAnsi="Georgia" w:cs="Times New Roman"/>
          <w:szCs w:val="24"/>
        </w:rPr>
        <w:t>un</w:t>
      </w:r>
      <w:r>
        <w:rPr>
          <w:rFonts w:ascii="Georgia" w:hAnsi="Georgia" w:cs="Times New Roman"/>
          <w:szCs w:val="24"/>
        </w:rPr>
        <w:t>a de la</w:t>
      </w:r>
      <w:r w:rsidRPr="00D164D7">
        <w:rPr>
          <w:rFonts w:ascii="Georgia" w:hAnsi="Georgia" w:cs="Times New Roman"/>
          <w:szCs w:val="24"/>
        </w:rPr>
        <w:t>s que mayor impacto económico tiene es el sector automovilístico</w:t>
      </w:r>
    </w:p>
    <w:p w14:paraId="1593055C" w14:textId="77777777" w:rsidR="003F4C13" w:rsidRPr="00D164D7" w:rsidRDefault="003F4C13" w:rsidP="009F0408">
      <w:pPr>
        <w:pStyle w:val="ListParagraph"/>
        <w:spacing w:line="360" w:lineRule="auto"/>
        <w:rPr>
          <w:rFonts w:ascii="Georgia" w:hAnsi="Georgia" w:cs="Times New Roman"/>
          <w:szCs w:val="24"/>
        </w:rPr>
      </w:pPr>
    </w:p>
    <w:p w14:paraId="44415F95" w14:textId="77777777" w:rsidR="003F4C13" w:rsidRPr="00D164D7" w:rsidRDefault="003F4C13" w:rsidP="009F0408">
      <w:pPr>
        <w:pStyle w:val="ListParagraph"/>
        <w:numPr>
          <w:ilvl w:val="0"/>
          <w:numId w:val="27"/>
        </w:numPr>
        <w:spacing w:line="360" w:lineRule="auto"/>
        <w:rPr>
          <w:rFonts w:ascii="Georgia" w:hAnsi="Georgia" w:cs="Times New Roman"/>
          <w:szCs w:val="24"/>
        </w:rPr>
      </w:pPr>
      <w:r>
        <w:rPr>
          <w:rFonts w:ascii="Georgia" w:hAnsi="Georgia" w:cs="Times New Roman"/>
          <w:szCs w:val="24"/>
        </w:rPr>
        <w:t>E</w:t>
      </w:r>
      <w:r w:rsidRPr="00D164D7">
        <w:rPr>
          <w:rFonts w:ascii="Georgia" w:hAnsi="Georgia" w:cs="Times New Roman"/>
          <w:szCs w:val="24"/>
        </w:rPr>
        <w:t xml:space="preserve">n el </w:t>
      </w:r>
      <w:r>
        <w:rPr>
          <w:rFonts w:ascii="Georgia" w:hAnsi="Georgia" w:cs="Times New Roman"/>
          <w:szCs w:val="24"/>
        </w:rPr>
        <w:t xml:space="preserve">mercado de valores, el fenómeno que se conoce como  </w:t>
      </w:r>
      <w:r w:rsidRPr="001C232B">
        <w:rPr>
          <w:rFonts w:ascii="Georgia" w:hAnsi="Georgia" w:cs="Times New Roman"/>
          <w:i/>
          <w:szCs w:val="24"/>
        </w:rPr>
        <w:t>Insider  Trading</w:t>
      </w:r>
      <w:r>
        <w:rPr>
          <w:rFonts w:ascii="Georgia" w:hAnsi="Georgia" w:cs="Times New Roman"/>
          <w:szCs w:val="24"/>
        </w:rPr>
        <w:t>, donde se realizan operaciones en base a informaciones confidenciales adquiridas de forma previa a hacerse públicas, con la ventaja obvia que conlleva.  Existen diferentes tipos de información.</w:t>
      </w:r>
      <w:r w:rsidRPr="00D164D7">
        <w:rPr>
          <w:rFonts w:ascii="Georgia" w:hAnsi="Georgia" w:cs="Times New Roman"/>
          <w:szCs w:val="24"/>
        </w:rPr>
        <w:t xml:space="preserve">   </w:t>
      </w:r>
    </w:p>
    <w:p w14:paraId="1AFCA3B5" w14:textId="77777777" w:rsidR="009041A6" w:rsidRDefault="009041A6" w:rsidP="009F0408">
      <w:pPr>
        <w:jc w:val="left"/>
        <w:rPr>
          <w:rFonts w:ascii="Georgia" w:hAnsi="Georgia" w:cs="Times New Roman"/>
          <w:szCs w:val="24"/>
        </w:rPr>
      </w:pPr>
      <w:r>
        <w:rPr>
          <w:rFonts w:ascii="Georgia" w:hAnsi="Georgia" w:cs="Times New Roman"/>
          <w:szCs w:val="24"/>
        </w:rPr>
        <w:br w:type="page"/>
      </w:r>
    </w:p>
    <w:p w14:paraId="692122A7" w14:textId="77777777" w:rsidR="003F4C13" w:rsidRDefault="003F4C13" w:rsidP="009F0408">
      <w:pPr>
        <w:pStyle w:val="Heading3"/>
      </w:pPr>
      <w:bookmarkStart w:id="20" w:name="_Toc486487589"/>
      <w:bookmarkStart w:id="21" w:name="_Toc488758456"/>
      <w:r>
        <w:lastRenderedPageBreak/>
        <w:t>Sector Industrial</w:t>
      </w:r>
      <w:bookmarkEnd w:id="20"/>
      <w:bookmarkEnd w:id="21"/>
    </w:p>
    <w:p w14:paraId="373B60F2" w14:textId="77777777" w:rsidR="003F4C13" w:rsidRPr="00CB5A7F" w:rsidRDefault="003F4C13" w:rsidP="009F0408"/>
    <w:p w14:paraId="7C02FC8D" w14:textId="77777777" w:rsidR="003F4C13" w:rsidRPr="00CB5A7F" w:rsidRDefault="003F4C13" w:rsidP="009F0408">
      <w:pPr>
        <w:rPr>
          <w:rFonts w:ascii="Georgia" w:hAnsi="Georgia"/>
        </w:rPr>
      </w:pPr>
      <w:r w:rsidRPr="00CB5A7F">
        <w:rPr>
          <w:rFonts w:ascii="Georgia" w:hAnsi="Georgia"/>
        </w:rPr>
        <w:t>El continuo uso de maquinaria en el sector industrial, hace que se pueda ver afectad</w:t>
      </w:r>
      <w:r w:rsidR="00D32E98">
        <w:rPr>
          <w:rFonts w:ascii="Georgia" w:hAnsi="Georgia"/>
        </w:rPr>
        <w:t>a o dañada</w:t>
      </w:r>
      <w:r w:rsidRPr="00CB5A7F">
        <w:rPr>
          <w:rFonts w:ascii="Georgia" w:hAnsi="Georgia"/>
        </w:rPr>
        <w:t xml:space="preserve"> cierta maquinaria e instrumentación. Se conoce como datos de sensores, ya que se lleva a cabo medidas continuas por parte de sensores que están monitorizados tipo 24x7. Dado su impacto económico, tiene que detectarse con suficiente antelación para no sufrir pérdidas en la medida de lo posible.  </w:t>
      </w:r>
    </w:p>
    <w:p w14:paraId="199FA8DB" w14:textId="77777777" w:rsidR="003F4C13" w:rsidRPr="00CB5A7F" w:rsidRDefault="003F4C13" w:rsidP="009F0408">
      <w:pPr>
        <w:rPr>
          <w:rFonts w:ascii="Georgia" w:hAnsi="Georgia"/>
        </w:rPr>
      </w:pPr>
      <w:r w:rsidRPr="00CB5A7F">
        <w:rPr>
          <w:rFonts w:ascii="Georgia" w:hAnsi="Georgia"/>
        </w:rPr>
        <w:t>Se detectan dos tipos de anomalías en esta categoría: Unidades mecánicas (motores, turbinas</w:t>
      </w:r>
      <w:r w:rsidR="00AD7BB1">
        <w:rPr>
          <w:rFonts w:ascii="Georgia" w:hAnsi="Georgia"/>
        </w:rPr>
        <w:t>, etc</w:t>
      </w:r>
      <w:r w:rsidR="002438AC">
        <w:rPr>
          <w:rFonts w:ascii="Georgia" w:hAnsi="Georgia"/>
        </w:rPr>
        <w:t>.</w:t>
      </w:r>
      <w:r w:rsidR="008E5244">
        <w:rPr>
          <w:rFonts w:ascii="Georgia" w:hAnsi="Georgia"/>
        </w:rPr>
        <w:t>)</w:t>
      </w:r>
      <w:r w:rsidR="001021ED">
        <w:rPr>
          <w:rFonts w:ascii="Georgia" w:hAnsi="Georgia"/>
        </w:rPr>
        <w:t xml:space="preserve"> </w:t>
      </w:r>
      <w:r w:rsidRPr="00CB5A7F">
        <w:rPr>
          <w:rFonts w:ascii="Georgia" w:hAnsi="Georgia"/>
        </w:rPr>
        <w:t>y defectos estructurales (tensión en el fuselaje d</w:t>
      </w:r>
      <w:r w:rsidR="006D63CA">
        <w:rPr>
          <w:rFonts w:ascii="Georgia" w:hAnsi="Georgia"/>
        </w:rPr>
        <w:t>e un avión o grietas en una viga</w:t>
      </w:r>
      <w:r w:rsidRPr="00CB5A7F">
        <w:rPr>
          <w:rFonts w:ascii="Georgia" w:hAnsi="Georgia"/>
        </w:rPr>
        <w:t>).</w:t>
      </w:r>
    </w:p>
    <w:p w14:paraId="1D1DA850" w14:textId="77777777" w:rsidR="003F4C13" w:rsidRDefault="003F4C13" w:rsidP="009F0408">
      <w:pPr>
        <w:pStyle w:val="Heading3"/>
        <w:numPr>
          <w:ilvl w:val="0"/>
          <w:numId w:val="0"/>
        </w:numPr>
        <w:rPr>
          <w:rFonts w:ascii="Georgia" w:hAnsi="Georgia"/>
          <w:b w:val="0"/>
        </w:rPr>
      </w:pPr>
      <w:r w:rsidRPr="00B1402D">
        <w:rPr>
          <w:rFonts w:ascii="Georgia" w:hAnsi="Georgia"/>
          <w:b w:val="0"/>
        </w:rPr>
        <w:t xml:space="preserve"> </w:t>
      </w:r>
    </w:p>
    <w:p w14:paraId="15CEB4DF" w14:textId="77777777" w:rsidR="00A2216B" w:rsidRPr="00A2216B" w:rsidRDefault="00A2216B" w:rsidP="009F0408"/>
    <w:p w14:paraId="35FD7E24" w14:textId="77777777" w:rsidR="003F4C13" w:rsidRDefault="003F4C13" w:rsidP="009F0408">
      <w:pPr>
        <w:pStyle w:val="Heading3"/>
      </w:pPr>
      <w:bookmarkStart w:id="22" w:name="_Toc486487590"/>
      <w:bookmarkStart w:id="23" w:name="_Toc488758457"/>
      <w:r>
        <w:t>Otros ámbitos de aplicación</w:t>
      </w:r>
      <w:bookmarkEnd w:id="22"/>
      <w:bookmarkEnd w:id="23"/>
    </w:p>
    <w:p w14:paraId="58DD0E95" w14:textId="77777777" w:rsidR="003F4C13" w:rsidRPr="00182DFE" w:rsidRDefault="003F4C13" w:rsidP="009F0408"/>
    <w:p w14:paraId="33854C5C" w14:textId="77777777" w:rsidR="0058598A" w:rsidRPr="00D91A45" w:rsidRDefault="003F4C13" w:rsidP="009F0408">
      <w:pPr>
        <w:rPr>
          <w:rFonts w:ascii="Georgia" w:hAnsi="Georgia"/>
        </w:rPr>
      </w:pPr>
      <w:r w:rsidRPr="00182DFE">
        <w:rPr>
          <w:rFonts w:ascii="Georgia" w:hAnsi="Georgia" w:cs="Times New Roman"/>
          <w:szCs w:val="24"/>
        </w:rPr>
        <w:t>Existen otros escenarios en los que se utiliza en la actualidad la técnica de detección de anomalías, entre los que, por citar sólo unos ejemplos, encontramos: en el ámbito económico, el fraude en subastas;  en ámbitos más tecnológicos, se emplea en la detección de intrusión en redes sociales, procesamiento de imágenes o de texto, o comportamientos programados  de robots; Por último, en un ámbito más científico, se aplica en la detección de células cancerígenas, anomalías cromosómicas o en la detección de enfermedades congénitas.</w:t>
      </w:r>
      <w:r w:rsidR="0058598A">
        <w:rPr>
          <w:rFonts w:ascii="Georgia" w:hAnsi="Georgia" w:cs="Times New Roman"/>
          <w:szCs w:val="24"/>
        </w:rPr>
        <w:t xml:space="preserve">                 Comentar al respecto, que el ámbito de la sanidad y salud pública e</w:t>
      </w:r>
      <w:r w:rsidR="0058598A" w:rsidRPr="00D91A45">
        <w:rPr>
          <w:rFonts w:ascii="Georgia" w:hAnsi="Georgia"/>
        </w:rPr>
        <w:t xml:space="preserve">s un área crítica, dado que normalmente, se ven involucrados ciertos datos de los pacientes, tratados como resultados definitivos. </w:t>
      </w:r>
    </w:p>
    <w:p w14:paraId="1BCF4449" w14:textId="77777777" w:rsidR="003F4C13" w:rsidRPr="00182DFE" w:rsidRDefault="003F4C13" w:rsidP="009F0408">
      <w:pPr>
        <w:autoSpaceDE w:val="0"/>
        <w:autoSpaceDN w:val="0"/>
        <w:adjustRightInd w:val="0"/>
        <w:spacing w:after="0"/>
        <w:rPr>
          <w:rFonts w:ascii="Georgia" w:hAnsi="Georgia" w:cs="Times New Roman"/>
          <w:szCs w:val="24"/>
        </w:rPr>
      </w:pPr>
    </w:p>
    <w:p w14:paraId="797B5658" w14:textId="77777777" w:rsidR="00982A1D" w:rsidRDefault="00982A1D" w:rsidP="009F0408">
      <w:pPr>
        <w:jc w:val="left"/>
        <w:rPr>
          <w:rFonts w:ascii="Georgia" w:hAnsi="Georgia" w:cs="Times New Roman"/>
          <w:szCs w:val="24"/>
        </w:rPr>
      </w:pPr>
    </w:p>
    <w:p w14:paraId="0BAC6628" w14:textId="77777777" w:rsidR="00982A1D" w:rsidRDefault="00982A1D" w:rsidP="009F0408">
      <w:pPr>
        <w:jc w:val="left"/>
        <w:rPr>
          <w:rFonts w:ascii="Georgia" w:hAnsi="Georgia" w:cs="Times New Roman"/>
          <w:szCs w:val="24"/>
        </w:rPr>
      </w:pPr>
    </w:p>
    <w:p w14:paraId="6FD7CD7E" w14:textId="77777777" w:rsidR="00982A1D" w:rsidRDefault="00982A1D" w:rsidP="009F0408">
      <w:pPr>
        <w:jc w:val="left"/>
        <w:rPr>
          <w:rFonts w:ascii="Georgia" w:hAnsi="Georgia" w:cs="Times New Roman"/>
          <w:szCs w:val="24"/>
        </w:rPr>
      </w:pPr>
    </w:p>
    <w:p w14:paraId="44F3471F" w14:textId="77777777" w:rsidR="0007460F" w:rsidRDefault="0007460F" w:rsidP="009F0408">
      <w:pPr>
        <w:jc w:val="left"/>
        <w:rPr>
          <w:rFonts w:ascii="Georgia" w:hAnsi="Georgia" w:cs="Times New Roman"/>
          <w:szCs w:val="24"/>
        </w:rPr>
      </w:pPr>
      <w:r>
        <w:rPr>
          <w:rFonts w:ascii="Georgia" w:hAnsi="Georgia" w:cs="Times New Roman"/>
          <w:szCs w:val="24"/>
        </w:rPr>
        <w:br w:type="page"/>
      </w:r>
    </w:p>
    <w:p w14:paraId="43FC3CEA" w14:textId="77777777" w:rsidR="00A73DB2" w:rsidRDefault="00A73DB2" w:rsidP="009F0408">
      <w:pPr>
        <w:pStyle w:val="Heading1"/>
      </w:pPr>
      <w:bookmarkStart w:id="24" w:name="_Toc488758458"/>
      <w:r>
        <w:lastRenderedPageBreak/>
        <w:t>Clustering</w:t>
      </w:r>
      <w:r w:rsidR="00BB2777">
        <w:t xml:space="preserve"> j</w:t>
      </w:r>
      <w:r w:rsidR="00CD7A4D">
        <w:t>erárquico</w:t>
      </w:r>
      <w:bookmarkEnd w:id="24"/>
    </w:p>
    <w:p w14:paraId="3EB9AFE1" w14:textId="77777777" w:rsidR="00A73DB2" w:rsidRDefault="00A73DB2" w:rsidP="009F0408">
      <w:pPr>
        <w:spacing w:after="0"/>
        <w:rPr>
          <w:rFonts w:ascii="Georgia" w:hAnsi="Georgia"/>
        </w:rPr>
      </w:pPr>
    </w:p>
    <w:p w14:paraId="749D2087" w14:textId="77777777" w:rsidR="00A73DB2" w:rsidRPr="00EF366C" w:rsidRDefault="0029361B" w:rsidP="009F0408">
      <w:pPr>
        <w:pStyle w:val="Heading2"/>
        <w:rPr>
          <w:sz w:val="24"/>
        </w:rPr>
      </w:pPr>
      <w:bookmarkStart w:id="25" w:name="_Toc488758459"/>
      <w:r>
        <w:rPr>
          <w:sz w:val="24"/>
        </w:rPr>
        <w:t>Introducción</w:t>
      </w:r>
      <w:bookmarkEnd w:id="25"/>
      <w:r w:rsidR="00A73DB2" w:rsidRPr="00EF366C">
        <w:rPr>
          <w:sz w:val="24"/>
        </w:rPr>
        <w:t xml:space="preserve">  </w:t>
      </w:r>
    </w:p>
    <w:p w14:paraId="4AF5DA6C" w14:textId="77777777" w:rsidR="00A73DB2" w:rsidRDefault="00A73DB2" w:rsidP="009F0408">
      <w:pPr>
        <w:spacing w:after="0"/>
        <w:rPr>
          <w:rFonts w:ascii="Georgia" w:hAnsi="Georgia"/>
        </w:rPr>
      </w:pPr>
    </w:p>
    <w:p w14:paraId="54C932FB" w14:textId="77777777" w:rsidR="00A73DB2" w:rsidRPr="00EF366C" w:rsidRDefault="00A73DB2" w:rsidP="009F0408">
      <w:pPr>
        <w:spacing w:after="0"/>
        <w:rPr>
          <w:rFonts w:ascii="Georgia" w:hAnsi="Georgia"/>
        </w:rPr>
      </w:pPr>
      <w:r>
        <w:rPr>
          <w:rFonts w:ascii="Georgia" w:hAnsi="Georgia"/>
        </w:rPr>
        <w:t xml:space="preserve">La técnica de </w:t>
      </w:r>
      <w:r w:rsidRPr="00EF366C">
        <w:rPr>
          <w:rFonts w:ascii="Georgia" w:hAnsi="Georgia"/>
          <w:i/>
        </w:rPr>
        <w:t>Clustering</w:t>
      </w:r>
      <w:r>
        <w:rPr>
          <w:rFonts w:ascii="Georgia" w:hAnsi="Georgia"/>
        </w:rPr>
        <w:t xml:space="preserve"> </w:t>
      </w:r>
      <w:r w:rsidRPr="00EF366C">
        <w:rPr>
          <w:rFonts w:ascii="Georgia" w:hAnsi="Georgia"/>
        </w:rPr>
        <w:t xml:space="preserve">es una técnica de análisis de datos que permite la agrupación de un conjunto de datos (dataset) en diferentes subconjuntos, identificados como </w:t>
      </w:r>
      <w:r w:rsidRPr="007E17F6">
        <w:rPr>
          <w:rFonts w:ascii="Georgia" w:hAnsi="Georgia"/>
          <w:b/>
          <w:i/>
        </w:rPr>
        <w:t>Cl</w:t>
      </w:r>
      <w:r w:rsidR="007E17F6">
        <w:rPr>
          <w:rFonts w:ascii="Georgia" w:hAnsi="Georgia"/>
          <w:b/>
          <w:i/>
        </w:rPr>
        <w:t>ú</w:t>
      </w:r>
      <w:r w:rsidRPr="007E17F6">
        <w:rPr>
          <w:rFonts w:ascii="Georgia" w:hAnsi="Georgia"/>
          <w:b/>
          <w:i/>
        </w:rPr>
        <w:t>ster</w:t>
      </w:r>
      <w:r w:rsidR="007E17F6">
        <w:rPr>
          <w:rFonts w:ascii="Georgia" w:hAnsi="Georgia"/>
          <w:b/>
          <w:i/>
        </w:rPr>
        <w:t>e</w:t>
      </w:r>
      <w:r w:rsidRPr="007E17F6">
        <w:rPr>
          <w:rFonts w:ascii="Georgia" w:hAnsi="Georgia"/>
          <w:b/>
          <w:i/>
        </w:rPr>
        <w:t>s</w:t>
      </w:r>
      <w:r w:rsidRPr="00EF366C">
        <w:rPr>
          <w:rFonts w:ascii="Georgia" w:hAnsi="Georgia"/>
        </w:rPr>
        <w:t>.</w:t>
      </w:r>
    </w:p>
    <w:p w14:paraId="45B5A78B" w14:textId="77777777" w:rsidR="00A73DB2" w:rsidRPr="00EF366C" w:rsidRDefault="00A73DB2" w:rsidP="009F0408">
      <w:pPr>
        <w:spacing w:after="0"/>
        <w:rPr>
          <w:rFonts w:ascii="Georgia" w:hAnsi="Georgia"/>
        </w:rPr>
      </w:pPr>
    </w:p>
    <w:p w14:paraId="64E94999" w14:textId="77777777" w:rsidR="00A73DB2" w:rsidRDefault="00A73DB2" w:rsidP="009F0408">
      <w:pPr>
        <w:spacing w:after="0"/>
        <w:rPr>
          <w:rFonts w:ascii="Georgia" w:hAnsi="Georgia"/>
        </w:rPr>
      </w:pPr>
      <w:r>
        <w:rPr>
          <w:rFonts w:ascii="Georgia" w:hAnsi="Georgia"/>
        </w:rPr>
        <w:t>La característica principal de esta técnica reside en que l</w:t>
      </w:r>
      <w:r w:rsidRPr="00C96189">
        <w:rPr>
          <w:rFonts w:ascii="Georgia" w:hAnsi="Georgia"/>
        </w:rPr>
        <w:t xml:space="preserve">os </w:t>
      </w:r>
      <w:r>
        <w:rPr>
          <w:rFonts w:ascii="Georgia" w:hAnsi="Georgia"/>
        </w:rPr>
        <w:t xml:space="preserve">elementos que forman parte de un mismo clúster son similares entre sí, pero diferentes </w:t>
      </w:r>
      <w:r w:rsidRPr="00C96189">
        <w:rPr>
          <w:rFonts w:ascii="Georgia" w:hAnsi="Georgia"/>
        </w:rPr>
        <w:t xml:space="preserve">a </w:t>
      </w:r>
      <w:r>
        <w:rPr>
          <w:rFonts w:ascii="Georgia" w:hAnsi="Georgia"/>
        </w:rPr>
        <w:t xml:space="preserve">aquellos elementos que forman parte de otro clúster. </w:t>
      </w:r>
      <w:r w:rsidRPr="00C96189">
        <w:rPr>
          <w:rFonts w:ascii="Georgia" w:hAnsi="Georgia"/>
        </w:rPr>
        <w:t xml:space="preserve">El conjunto </w:t>
      </w:r>
      <w:r>
        <w:rPr>
          <w:rFonts w:ascii="Georgia" w:hAnsi="Georgia"/>
        </w:rPr>
        <w:t xml:space="preserve">de los diferentes </w:t>
      </w:r>
      <w:r w:rsidR="002C2791">
        <w:rPr>
          <w:rFonts w:ascii="Georgia" w:hAnsi="Georgia"/>
        </w:rPr>
        <w:t>clú</w:t>
      </w:r>
      <w:r w:rsidRPr="00C96189">
        <w:rPr>
          <w:rFonts w:ascii="Georgia" w:hAnsi="Georgia"/>
        </w:rPr>
        <w:t>ster</w:t>
      </w:r>
      <w:r w:rsidR="002C2791">
        <w:rPr>
          <w:rFonts w:ascii="Georgia" w:hAnsi="Georgia"/>
        </w:rPr>
        <w:t>e</w:t>
      </w:r>
      <w:r w:rsidRPr="00C96189">
        <w:rPr>
          <w:rFonts w:ascii="Georgia" w:hAnsi="Georgia"/>
        </w:rPr>
        <w:t>s</w:t>
      </w:r>
      <w:r>
        <w:rPr>
          <w:rFonts w:ascii="Georgia" w:hAnsi="Georgia"/>
        </w:rPr>
        <w:t xml:space="preserve"> que surgen como resultado de dicho análisis, es lo que se conoce como </w:t>
      </w:r>
      <w:r w:rsidRPr="0069677D">
        <w:rPr>
          <w:rFonts w:ascii="Georgia" w:hAnsi="Georgia"/>
          <w:b/>
          <w:i/>
        </w:rPr>
        <w:t>Clustering</w:t>
      </w:r>
      <w:r>
        <w:rPr>
          <w:rFonts w:ascii="Georgia" w:hAnsi="Georgia"/>
        </w:rPr>
        <w:t xml:space="preserve">. </w:t>
      </w:r>
    </w:p>
    <w:p w14:paraId="64B96512" w14:textId="77777777" w:rsidR="00A73DB2" w:rsidRDefault="00A73DB2" w:rsidP="009F0408">
      <w:pPr>
        <w:spacing w:after="0"/>
        <w:rPr>
          <w:rFonts w:ascii="Georgia" w:hAnsi="Georgia"/>
        </w:rPr>
      </w:pPr>
    </w:p>
    <w:p w14:paraId="3767525C" w14:textId="77777777" w:rsidR="00A73DB2" w:rsidRDefault="00A73DB2" w:rsidP="009F0408">
      <w:pPr>
        <w:spacing w:after="0"/>
        <w:rPr>
          <w:rFonts w:ascii="Georgia" w:hAnsi="Georgia"/>
        </w:rPr>
      </w:pPr>
      <w:r>
        <w:rPr>
          <w:rFonts w:ascii="Georgia" w:hAnsi="Georgia"/>
        </w:rPr>
        <w:t xml:space="preserve">La técnica de Clustering ha encontrado su uso en numerosas aplicaciones prácticas, entre las que </w:t>
      </w:r>
      <w:r w:rsidR="002A3839">
        <w:rPr>
          <w:rFonts w:ascii="Georgia" w:hAnsi="Georgia"/>
        </w:rPr>
        <w:t xml:space="preserve">se encuentran </w:t>
      </w:r>
      <w:r>
        <w:rPr>
          <w:rFonts w:ascii="Georgia" w:hAnsi="Georgia"/>
        </w:rPr>
        <w:t xml:space="preserve">disciplinas relacionadas con el </w:t>
      </w:r>
      <w:r w:rsidRPr="000D0922">
        <w:rPr>
          <w:rFonts w:ascii="Georgia" w:hAnsi="Georgia"/>
          <w:i/>
        </w:rPr>
        <w:t>Marketing</w:t>
      </w:r>
      <w:r>
        <w:rPr>
          <w:rFonts w:ascii="Georgia" w:hAnsi="Georgia"/>
        </w:rPr>
        <w:t xml:space="preserve"> o el</w:t>
      </w:r>
      <w:r w:rsidRPr="00C96189">
        <w:rPr>
          <w:rFonts w:ascii="Georgia" w:hAnsi="Georgia"/>
        </w:rPr>
        <w:t xml:space="preserve"> </w:t>
      </w:r>
      <w:r w:rsidRPr="00B34FBF">
        <w:rPr>
          <w:rFonts w:ascii="Georgia" w:hAnsi="Georgia"/>
          <w:i/>
        </w:rPr>
        <w:t>Business Intelligence</w:t>
      </w:r>
      <w:r>
        <w:rPr>
          <w:rFonts w:ascii="Georgia" w:hAnsi="Georgia"/>
        </w:rPr>
        <w:t xml:space="preserve"> </w:t>
      </w:r>
      <w:r w:rsidRPr="000D0922">
        <w:rPr>
          <w:rFonts w:ascii="Georgia" w:hAnsi="Georgia"/>
          <w:i/>
        </w:rPr>
        <w:t>(BI)</w:t>
      </w:r>
      <w:r>
        <w:rPr>
          <w:rFonts w:ascii="Georgia" w:hAnsi="Georgia"/>
        </w:rPr>
        <w:t xml:space="preserve">; dentro del campo científico, se aplica de forma frecuente en </w:t>
      </w:r>
      <w:r w:rsidRPr="000D0922">
        <w:rPr>
          <w:rFonts w:ascii="Georgia" w:hAnsi="Georgia"/>
          <w:i/>
        </w:rPr>
        <w:t>medicina</w:t>
      </w:r>
      <w:r>
        <w:rPr>
          <w:rFonts w:ascii="Georgia" w:hAnsi="Georgia"/>
        </w:rPr>
        <w:t xml:space="preserve"> y </w:t>
      </w:r>
      <w:r w:rsidRPr="000D0922">
        <w:rPr>
          <w:rFonts w:ascii="Georgia" w:hAnsi="Georgia"/>
          <w:i/>
        </w:rPr>
        <w:t>biología</w:t>
      </w:r>
      <w:r w:rsidR="00C4011A">
        <w:rPr>
          <w:rFonts w:ascii="Georgia" w:hAnsi="Georgia"/>
        </w:rPr>
        <w:t>.  I</w:t>
      </w:r>
      <w:r>
        <w:rPr>
          <w:rFonts w:ascii="Georgia" w:hAnsi="Georgia"/>
        </w:rPr>
        <w:t xml:space="preserve">gualmente, tiene un uso muy extendido en </w:t>
      </w:r>
      <w:r w:rsidRPr="000D0922">
        <w:rPr>
          <w:rFonts w:ascii="Georgia" w:hAnsi="Georgia"/>
          <w:i/>
        </w:rPr>
        <w:t>patrones de búsqueda en la Web</w:t>
      </w:r>
      <w:r>
        <w:rPr>
          <w:rFonts w:ascii="Georgia" w:hAnsi="Georgia"/>
        </w:rPr>
        <w:t xml:space="preserve"> o en </w:t>
      </w:r>
      <w:r w:rsidRPr="000D0922">
        <w:rPr>
          <w:rFonts w:ascii="Georgia" w:hAnsi="Georgia"/>
          <w:i/>
        </w:rPr>
        <w:t>técnicas de reconocimiento</w:t>
      </w:r>
      <w:r>
        <w:rPr>
          <w:rFonts w:ascii="Georgia" w:hAnsi="Georgia"/>
        </w:rPr>
        <w:t xml:space="preserve">, ya sea </w:t>
      </w:r>
      <w:r w:rsidRPr="00C96189">
        <w:rPr>
          <w:rFonts w:ascii="Georgia" w:hAnsi="Georgia"/>
        </w:rPr>
        <w:t xml:space="preserve">de patrones de </w:t>
      </w:r>
      <w:r w:rsidRPr="000D0922">
        <w:rPr>
          <w:rFonts w:ascii="Georgia" w:hAnsi="Georgia"/>
          <w:i/>
        </w:rPr>
        <w:t xml:space="preserve">imagen </w:t>
      </w:r>
      <w:r w:rsidRPr="000D0922">
        <w:rPr>
          <w:rFonts w:ascii="Georgia" w:hAnsi="Georgia"/>
        </w:rPr>
        <w:t>o de</w:t>
      </w:r>
      <w:r w:rsidRPr="000D0922">
        <w:rPr>
          <w:rFonts w:ascii="Georgia" w:hAnsi="Georgia"/>
          <w:i/>
        </w:rPr>
        <w:t xml:space="preserve"> voz</w:t>
      </w:r>
      <w:r w:rsidRPr="00C96189">
        <w:rPr>
          <w:rFonts w:ascii="Georgia" w:hAnsi="Georgia"/>
        </w:rPr>
        <w:t>.</w:t>
      </w:r>
    </w:p>
    <w:p w14:paraId="11CF5FB4" w14:textId="77777777" w:rsidR="00A73DB2" w:rsidRDefault="00A73DB2" w:rsidP="009F0408">
      <w:pPr>
        <w:spacing w:after="0"/>
        <w:rPr>
          <w:rFonts w:ascii="Georgia" w:hAnsi="Georgia"/>
        </w:rPr>
      </w:pPr>
    </w:p>
    <w:p w14:paraId="5B972C6B" w14:textId="77777777" w:rsidR="00667794" w:rsidRDefault="00667794" w:rsidP="009F0408">
      <w:pPr>
        <w:spacing w:after="0"/>
        <w:rPr>
          <w:rFonts w:ascii="Georgia" w:hAnsi="Georgia"/>
        </w:rPr>
      </w:pPr>
      <w:r>
        <w:rPr>
          <w:rFonts w:ascii="Georgia" w:hAnsi="Georgia"/>
        </w:rPr>
        <w:t>Dado que el agrupamiento en realidad lo lleva a cabo el algoritmo que se esté utilizando, nada impide que se puedan generar diferentes agrupaciones a partir de un mismo conjunto de datos de</w:t>
      </w:r>
      <w:r w:rsidR="00134CAE">
        <w:rPr>
          <w:rFonts w:ascii="Georgia" w:hAnsi="Georgia"/>
        </w:rPr>
        <w:t xml:space="preserve"> entrada; e</w:t>
      </w:r>
      <w:r>
        <w:rPr>
          <w:rFonts w:ascii="Georgia" w:hAnsi="Georgia"/>
        </w:rPr>
        <w:t xml:space="preserve">ste tipo de técnicas entran en la categoría de </w:t>
      </w:r>
      <w:r>
        <w:rPr>
          <w:rFonts w:ascii="Georgia" w:hAnsi="Georgia"/>
          <w:b/>
          <w:i/>
        </w:rPr>
        <w:t>aprendizaje no</w:t>
      </w:r>
      <w:r w:rsidR="00B41C15">
        <w:rPr>
          <w:rFonts w:ascii="Georgia" w:hAnsi="Georgia"/>
          <w:b/>
          <w:i/>
        </w:rPr>
        <w:t xml:space="preserve"> </w:t>
      </w:r>
      <w:r w:rsidRPr="00720229">
        <w:rPr>
          <w:rFonts w:ascii="Georgia" w:hAnsi="Georgia"/>
          <w:b/>
          <w:i/>
        </w:rPr>
        <w:t>supervisado</w:t>
      </w:r>
      <w:r w:rsidR="000B32EE">
        <w:rPr>
          <w:rFonts w:ascii="Georgia" w:hAnsi="Georgia"/>
          <w:b/>
          <w:i/>
        </w:rPr>
        <w:t xml:space="preserve"> </w:t>
      </w:r>
      <w:r w:rsidR="004C23C6" w:rsidRPr="00B41C15">
        <w:rPr>
          <w:rStyle w:val="FootnoteReference"/>
          <w:rFonts w:ascii="Georgia" w:hAnsi="Georgia"/>
          <w:i/>
        </w:rPr>
        <w:footnoteReference w:id="4"/>
      </w:r>
      <w:r>
        <w:rPr>
          <w:rFonts w:ascii="Georgia" w:hAnsi="Georgia"/>
        </w:rPr>
        <w:t>, si nos basamos en el hecho de que permite descubrir</w:t>
      </w:r>
      <w:r w:rsidRPr="00C96189">
        <w:rPr>
          <w:rFonts w:ascii="Georgia" w:hAnsi="Georgia"/>
        </w:rPr>
        <w:t xml:space="preserve"> grupos </w:t>
      </w:r>
      <w:r>
        <w:rPr>
          <w:rFonts w:ascii="Georgia" w:hAnsi="Georgia"/>
        </w:rPr>
        <w:t>o asociaciones totalmente desconocidas en fases previas al análisis.</w:t>
      </w:r>
      <w:r w:rsidR="000735EC">
        <w:rPr>
          <w:rStyle w:val="FootnoteReference"/>
          <w:rFonts w:ascii="Georgia" w:hAnsi="Georgia"/>
        </w:rPr>
        <w:footnoteReference w:id="5"/>
      </w:r>
    </w:p>
    <w:p w14:paraId="518FEF45" w14:textId="77777777" w:rsidR="00151071" w:rsidRDefault="00151071" w:rsidP="009F0408">
      <w:pPr>
        <w:spacing w:after="0"/>
        <w:rPr>
          <w:rFonts w:ascii="Georgia" w:hAnsi="Georgia"/>
          <w:sz w:val="20"/>
        </w:rPr>
      </w:pPr>
    </w:p>
    <w:p w14:paraId="19DB0136" w14:textId="77777777" w:rsidR="00977EC7" w:rsidRDefault="00977EC7" w:rsidP="009F0408">
      <w:pPr>
        <w:spacing w:after="0"/>
        <w:rPr>
          <w:rFonts w:ascii="Georgia" w:hAnsi="Georgia"/>
        </w:rPr>
      </w:pPr>
      <w:r>
        <w:rPr>
          <w:rFonts w:ascii="Georgia" w:hAnsi="Georgia"/>
        </w:rPr>
        <w:lastRenderedPageBreak/>
        <w:t xml:space="preserve">La metodología desarrollada en el presente documento, creada con la finalidad de permitir                la detección de anomalías, se basa en el uso de la técnica de </w:t>
      </w:r>
      <w:r w:rsidRPr="00F95FBC">
        <w:rPr>
          <w:rFonts w:ascii="Georgia" w:hAnsi="Georgia"/>
          <w:b/>
          <w:i/>
        </w:rPr>
        <w:t>clustering jerárquico</w:t>
      </w:r>
      <w:r>
        <w:rPr>
          <w:rFonts w:ascii="Georgia" w:hAnsi="Georgia"/>
        </w:rPr>
        <w:t xml:space="preserve">                             (aprendizaje no supervisado),  por lo que será la técnica que se explique más detalladamente a lo largo de nuestro análisis en las correspondientes secciones.</w:t>
      </w:r>
    </w:p>
    <w:p w14:paraId="01CA319D" w14:textId="77777777" w:rsidR="002B17F9" w:rsidRDefault="002B17F9" w:rsidP="009F0408">
      <w:pPr>
        <w:spacing w:after="0"/>
        <w:rPr>
          <w:rFonts w:ascii="Georgia" w:hAnsi="Georgia"/>
        </w:rPr>
      </w:pPr>
    </w:p>
    <w:p w14:paraId="44DE01F7" w14:textId="77777777" w:rsidR="00B32F70" w:rsidRDefault="00B32F70" w:rsidP="009F0408">
      <w:pPr>
        <w:spacing w:after="0"/>
        <w:rPr>
          <w:rFonts w:ascii="Georgia" w:hAnsi="Georgia"/>
          <w:color w:val="FF0000"/>
        </w:rPr>
      </w:pPr>
    </w:p>
    <w:p w14:paraId="13FE47D6" w14:textId="77777777" w:rsidR="002536BD" w:rsidRDefault="002536BD" w:rsidP="009F0408">
      <w:pPr>
        <w:pStyle w:val="Heading2"/>
      </w:pPr>
      <w:bookmarkStart w:id="26" w:name="_Toc488758460"/>
      <w:r>
        <w:t>Clustering y detección de anomalías</w:t>
      </w:r>
      <w:bookmarkEnd w:id="26"/>
    </w:p>
    <w:p w14:paraId="1D16A4D3" w14:textId="77777777" w:rsidR="00151071" w:rsidRDefault="00151071" w:rsidP="009F0408">
      <w:pPr>
        <w:rPr>
          <w:rFonts w:ascii="Georgia" w:hAnsi="Georgia"/>
        </w:rPr>
      </w:pPr>
    </w:p>
    <w:p w14:paraId="08BE0274" w14:textId="77777777" w:rsidR="00BF4532" w:rsidRPr="00C36146" w:rsidRDefault="00BF4532" w:rsidP="009F0408">
      <w:pPr>
        <w:rPr>
          <w:rFonts w:ascii="Georgia" w:hAnsi="Georgia"/>
        </w:rPr>
      </w:pPr>
      <w:r w:rsidRPr="00C36146">
        <w:rPr>
          <w:rFonts w:ascii="Georgia" w:hAnsi="Georgia"/>
        </w:rPr>
        <w:t>En los últimos años, la técnica de Clustering, unida a la detección de anomalías, se ha convertido en una herramienta muy potente a la hora de detectar grupos con comportamiento diferentes al resto (</w:t>
      </w:r>
      <w:r>
        <w:rPr>
          <w:rFonts w:ascii="Georgia" w:hAnsi="Georgia"/>
        </w:rPr>
        <w:t>outlier</w:t>
      </w:r>
      <w:r w:rsidR="005331B7">
        <w:rPr>
          <w:rFonts w:ascii="Georgia" w:hAnsi="Georgia"/>
        </w:rPr>
        <w:t>s)</w:t>
      </w:r>
      <w:r w:rsidR="005331B7">
        <w:rPr>
          <w:rStyle w:val="FootnoteReference"/>
          <w:rFonts w:ascii="Georgia" w:hAnsi="Georgia"/>
        </w:rPr>
        <w:footnoteReference w:id="6"/>
      </w:r>
      <w:r w:rsidR="005331B7">
        <w:rPr>
          <w:rFonts w:ascii="Georgia" w:hAnsi="Georgia"/>
        </w:rPr>
        <w:t xml:space="preserve">. </w:t>
      </w:r>
      <w:r w:rsidRPr="00C36146">
        <w:rPr>
          <w:rFonts w:ascii="Georgia" w:hAnsi="Georgia"/>
        </w:rPr>
        <w:t xml:space="preserve">Dicha unión de técnicas, posibilita esa transformación de datos en conocimiento a la que hacía referencia anteriormente. </w:t>
      </w:r>
    </w:p>
    <w:p w14:paraId="7C70E0C6" w14:textId="77777777" w:rsidR="00EF3C1A" w:rsidRDefault="00BF4532" w:rsidP="009F0408">
      <w:pPr>
        <w:autoSpaceDE w:val="0"/>
        <w:autoSpaceDN w:val="0"/>
        <w:adjustRightInd w:val="0"/>
        <w:spacing w:after="0"/>
        <w:rPr>
          <w:rFonts w:ascii="Georgia" w:hAnsi="Georgia"/>
        </w:rPr>
      </w:pPr>
      <w:r w:rsidRPr="00C36146">
        <w:rPr>
          <w:rFonts w:ascii="Georgia" w:hAnsi="Georgia"/>
        </w:rPr>
        <w:t xml:space="preserve">La técnica de Clustering se </w:t>
      </w:r>
      <w:r w:rsidRPr="00C36146">
        <w:rPr>
          <w:rFonts w:ascii="Georgia" w:hAnsi="Georgia" w:cs="TTE1019D78t00"/>
        </w:rPr>
        <w:t xml:space="preserve">basa en la medida de similitud entre valores de ciertos atributos que presentan los datos analizados. En líneas generales, tiene por objetivo </w:t>
      </w:r>
      <w:r w:rsidRPr="00C36146">
        <w:rPr>
          <w:rFonts w:ascii="Georgia" w:hAnsi="Georgia"/>
        </w:rPr>
        <w:t>maximizar la similitud entre las instancias que forman cada clúster, a la vez que intenta minimizar la similitud entre clusters.  Se ordenan los objetos de acuerdo a diferentes niveles de similitud.</w:t>
      </w:r>
    </w:p>
    <w:p w14:paraId="116BF475" w14:textId="77777777" w:rsidR="00EF3C1A" w:rsidRDefault="00EF3C1A" w:rsidP="009F0408">
      <w:pPr>
        <w:autoSpaceDE w:val="0"/>
        <w:autoSpaceDN w:val="0"/>
        <w:adjustRightInd w:val="0"/>
        <w:spacing w:after="0"/>
        <w:rPr>
          <w:rFonts w:ascii="Georgia" w:hAnsi="Georgia"/>
        </w:rPr>
      </w:pPr>
    </w:p>
    <w:p w14:paraId="758DEEF6" w14:textId="77777777" w:rsidR="00BF4532" w:rsidRPr="00EF3C1A" w:rsidRDefault="005A033D" w:rsidP="009F0408">
      <w:pPr>
        <w:autoSpaceDE w:val="0"/>
        <w:autoSpaceDN w:val="0"/>
        <w:adjustRightInd w:val="0"/>
        <w:spacing w:after="0"/>
        <w:rPr>
          <w:rFonts w:ascii="Georgia" w:hAnsi="Georgia"/>
        </w:rPr>
      </w:pPr>
      <w:r>
        <w:rPr>
          <w:rFonts w:ascii="Georgia" w:hAnsi="Georgia"/>
        </w:rPr>
        <w:t>E</w:t>
      </w:r>
      <w:r w:rsidR="00EF3C1A">
        <w:rPr>
          <w:rFonts w:ascii="Georgia" w:hAnsi="Georgia"/>
        </w:rPr>
        <w:t xml:space="preserve">se tipo de agrupamiento hace posible su uso como técnica de detección de anomalías, dado que permite la identificación de los </w:t>
      </w:r>
      <w:r w:rsidR="00702169">
        <w:rPr>
          <w:rFonts w:ascii="Georgia" w:hAnsi="Georgia"/>
        </w:rPr>
        <w:t xml:space="preserve">clústeres que presentan </w:t>
      </w:r>
      <w:r w:rsidR="00EF3C1A">
        <w:rPr>
          <w:rFonts w:ascii="Georgia" w:hAnsi="Georgia"/>
        </w:rPr>
        <w:t>menos simil</w:t>
      </w:r>
      <w:r w:rsidR="00702169">
        <w:rPr>
          <w:rFonts w:ascii="Georgia" w:hAnsi="Georgia"/>
        </w:rPr>
        <w:t>itud</w:t>
      </w:r>
      <w:r w:rsidR="00EF3C1A">
        <w:rPr>
          <w:rFonts w:ascii="Georgia" w:hAnsi="Georgia"/>
        </w:rPr>
        <w:t xml:space="preserve">, y </w:t>
      </w:r>
      <w:r w:rsidR="00702169">
        <w:rPr>
          <w:rFonts w:ascii="Georgia" w:hAnsi="Georgia"/>
        </w:rPr>
        <w:t xml:space="preserve">con ello, </w:t>
      </w:r>
      <w:r w:rsidR="00EF3C1A">
        <w:rPr>
          <w:rFonts w:ascii="Georgia" w:hAnsi="Georgia"/>
        </w:rPr>
        <w:t xml:space="preserve">analizar si se trata o no de una anomalía.  </w:t>
      </w:r>
    </w:p>
    <w:p w14:paraId="611557FD" w14:textId="77777777" w:rsidR="00D269E5" w:rsidRDefault="00D269E5" w:rsidP="009F0408">
      <w:pPr>
        <w:autoSpaceDE w:val="0"/>
        <w:autoSpaceDN w:val="0"/>
        <w:adjustRightInd w:val="0"/>
        <w:spacing w:after="0"/>
        <w:rPr>
          <w:rFonts w:ascii="Georgia" w:hAnsi="Georgia" w:cs="TTE1019D78t00"/>
        </w:rPr>
      </w:pPr>
    </w:p>
    <w:p w14:paraId="0ADD723C" w14:textId="77777777" w:rsidR="00B32F70" w:rsidRDefault="00B32F70" w:rsidP="009F0408">
      <w:pPr>
        <w:autoSpaceDE w:val="0"/>
        <w:autoSpaceDN w:val="0"/>
        <w:adjustRightInd w:val="0"/>
        <w:spacing w:after="0"/>
        <w:rPr>
          <w:rFonts w:ascii="Georgia" w:hAnsi="Georgia" w:cs="TTE1019D78t00"/>
        </w:rPr>
      </w:pPr>
    </w:p>
    <w:p w14:paraId="6C741BCB" w14:textId="77777777" w:rsidR="00D269E5" w:rsidRDefault="00EF28B9" w:rsidP="009F0408">
      <w:pPr>
        <w:pStyle w:val="Heading2"/>
      </w:pPr>
      <w:bookmarkStart w:id="27" w:name="_Toc488758461"/>
      <w:r>
        <w:t>Clustering jerárquico</w:t>
      </w:r>
      <w:bookmarkEnd w:id="27"/>
    </w:p>
    <w:p w14:paraId="3D5B3D32" w14:textId="77777777" w:rsidR="00EF28B9" w:rsidRDefault="00EF28B9" w:rsidP="009F0408">
      <w:pPr>
        <w:spacing w:after="0"/>
        <w:rPr>
          <w:rFonts w:ascii="Georgia" w:hAnsi="Georgia"/>
        </w:rPr>
      </w:pPr>
    </w:p>
    <w:p w14:paraId="70478A24" w14:textId="77777777" w:rsidR="000B571D" w:rsidRDefault="0057388C" w:rsidP="009F0408">
      <w:pPr>
        <w:spacing w:after="0"/>
        <w:rPr>
          <w:rFonts w:ascii="Georgia" w:hAnsi="Georgia"/>
        </w:rPr>
      </w:pPr>
      <w:r>
        <w:rPr>
          <w:rFonts w:ascii="Georgia" w:hAnsi="Georgia"/>
        </w:rPr>
        <w:t xml:space="preserve">Un </w:t>
      </w:r>
      <w:r w:rsidRPr="00D231CB">
        <w:rPr>
          <w:rFonts w:ascii="Georgia" w:hAnsi="Georgia"/>
        </w:rPr>
        <w:t xml:space="preserve">método de </w:t>
      </w:r>
      <w:r>
        <w:rPr>
          <w:rFonts w:ascii="Georgia" w:hAnsi="Georgia"/>
        </w:rPr>
        <w:t xml:space="preserve">Clustering </w:t>
      </w:r>
      <w:r w:rsidRPr="00D231CB">
        <w:rPr>
          <w:rFonts w:ascii="Georgia" w:hAnsi="Georgia"/>
        </w:rPr>
        <w:t>jerárquico</w:t>
      </w:r>
      <w:r w:rsidR="00F14D0D">
        <w:rPr>
          <w:rFonts w:ascii="Georgia" w:hAnsi="Georgia"/>
        </w:rPr>
        <w:t xml:space="preserve"> </w:t>
      </w:r>
      <w:r>
        <w:rPr>
          <w:rFonts w:ascii="Georgia" w:hAnsi="Georgia"/>
        </w:rPr>
        <w:t xml:space="preserve">representa los datos agrupados </w:t>
      </w:r>
      <w:r w:rsidRPr="00D231CB">
        <w:rPr>
          <w:rFonts w:ascii="Georgia" w:hAnsi="Georgia"/>
        </w:rPr>
        <w:t xml:space="preserve">en </w:t>
      </w:r>
      <w:r>
        <w:rPr>
          <w:rFonts w:ascii="Georgia" w:hAnsi="Georgia"/>
        </w:rPr>
        <w:t xml:space="preserve">forma jerarquizada, también denominado </w:t>
      </w:r>
      <w:r w:rsidR="00061753">
        <w:rPr>
          <w:rFonts w:ascii="Georgia" w:hAnsi="Georgia"/>
        </w:rPr>
        <w:t>"árbol" de clú</w:t>
      </w:r>
      <w:r w:rsidRPr="00D231CB">
        <w:rPr>
          <w:rFonts w:ascii="Georgia" w:hAnsi="Georgia"/>
        </w:rPr>
        <w:t>ster</w:t>
      </w:r>
      <w:r w:rsidR="00061753">
        <w:rPr>
          <w:rFonts w:ascii="Georgia" w:hAnsi="Georgia"/>
        </w:rPr>
        <w:t>e</w:t>
      </w:r>
      <w:r>
        <w:rPr>
          <w:rFonts w:ascii="Georgia" w:hAnsi="Georgia"/>
        </w:rPr>
        <w:t xml:space="preserve">s, lo cual </w:t>
      </w:r>
      <w:r w:rsidRPr="00D231CB">
        <w:rPr>
          <w:rFonts w:ascii="Georgia" w:hAnsi="Georgia"/>
        </w:rPr>
        <w:t xml:space="preserve">es </w:t>
      </w:r>
      <w:r>
        <w:rPr>
          <w:rFonts w:ascii="Georgia" w:hAnsi="Georgia"/>
        </w:rPr>
        <w:t xml:space="preserve">muy </w:t>
      </w:r>
      <w:r w:rsidRPr="00D231CB">
        <w:rPr>
          <w:rFonts w:ascii="Georgia" w:hAnsi="Georgia"/>
        </w:rPr>
        <w:t xml:space="preserve">útil </w:t>
      </w:r>
      <w:r>
        <w:rPr>
          <w:rFonts w:ascii="Georgia" w:hAnsi="Georgia"/>
        </w:rPr>
        <w:t xml:space="preserve">a la hora de obtener una representación de la evolución de los clústeres, lo que facilita </w:t>
      </w:r>
      <w:r w:rsidRPr="00D231CB">
        <w:rPr>
          <w:rFonts w:ascii="Georgia" w:hAnsi="Georgia"/>
        </w:rPr>
        <w:t xml:space="preserve">la visualización de </w:t>
      </w:r>
      <w:r>
        <w:rPr>
          <w:rFonts w:ascii="Georgia" w:hAnsi="Georgia"/>
        </w:rPr>
        <w:t xml:space="preserve">esos grupos. </w:t>
      </w:r>
    </w:p>
    <w:p w14:paraId="038B8543" w14:textId="77777777" w:rsidR="000B571D" w:rsidRDefault="000B571D" w:rsidP="009F0408">
      <w:pPr>
        <w:spacing w:after="0"/>
        <w:rPr>
          <w:rFonts w:ascii="Georgia" w:hAnsi="Georgia"/>
        </w:rPr>
      </w:pPr>
    </w:p>
    <w:p w14:paraId="1A840A53" w14:textId="77777777" w:rsidR="0057388C" w:rsidRDefault="0057388C" w:rsidP="009F0408">
      <w:pPr>
        <w:spacing w:after="0"/>
        <w:rPr>
          <w:rFonts w:ascii="Georgia" w:hAnsi="Georgia" w:cs="TTE1019D78t00"/>
        </w:rPr>
      </w:pPr>
      <w:r>
        <w:rPr>
          <w:rFonts w:ascii="Georgia" w:hAnsi="Georgia"/>
        </w:rPr>
        <w:t xml:space="preserve">Es </w:t>
      </w:r>
      <w:r>
        <w:rPr>
          <w:rFonts w:ascii="Georgia" w:hAnsi="Georgia" w:cs="TTE1019D78t00"/>
        </w:rPr>
        <w:t>un</w:t>
      </w:r>
      <w:r w:rsidRPr="00CC38A7">
        <w:rPr>
          <w:rFonts w:ascii="Georgia" w:hAnsi="Georgia" w:cs="TTE1019D78t00"/>
        </w:rPr>
        <w:t xml:space="preserve"> método </w:t>
      </w:r>
      <w:r>
        <w:rPr>
          <w:rFonts w:ascii="Georgia" w:hAnsi="Georgia" w:cs="TTE1019D78t00"/>
        </w:rPr>
        <w:t xml:space="preserve">que, por su definición, es </w:t>
      </w:r>
      <w:r w:rsidRPr="00CC38A7">
        <w:rPr>
          <w:rFonts w:ascii="Georgia" w:hAnsi="Georgia" w:cs="TTE1019D78t00"/>
        </w:rPr>
        <w:t xml:space="preserve">muy sensible a </w:t>
      </w:r>
      <w:r>
        <w:rPr>
          <w:rFonts w:ascii="Georgia" w:hAnsi="Georgia" w:cs="TTE1019D78t00"/>
        </w:rPr>
        <w:t>la presencia de outlier</w:t>
      </w:r>
      <w:r w:rsidRPr="00CC38A7">
        <w:rPr>
          <w:rFonts w:ascii="Georgia" w:hAnsi="Georgia" w:cs="TTE1019D78t00"/>
        </w:rPr>
        <w:t>s (anomalías)</w:t>
      </w:r>
      <w:r>
        <w:rPr>
          <w:rFonts w:ascii="Georgia" w:hAnsi="Georgia" w:cs="TTE1019D78t00"/>
        </w:rPr>
        <w:t>,  lo que se traduce en que las conclusiones que se obtienen tras analizar los clústeres generados se deben de estudiar de fo</w:t>
      </w:r>
      <w:r w:rsidR="000B571D">
        <w:rPr>
          <w:rFonts w:ascii="Georgia" w:hAnsi="Georgia" w:cs="TTE1019D78t00"/>
        </w:rPr>
        <w:t>rma detallada y contextualizada.</w:t>
      </w:r>
    </w:p>
    <w:p w14:paraId="568CC15B" w14:textId="77777777" w:rsidR="000B571D" w:rsidRDefault="000B571D" w:rsidP="009F0408">
      <w:pPr>
        <w:spacing w:after="0"/>
        <w:rPr>
          <w:rFonts w:ascii="Georgia" w:hAnsi="Georgia" w:cs="TTE1019D78t00"/>
        </w:rPr>
      </w:pPr>
    </w:p>
    <w:p w14:paraId="70E2AA87" w14:textId="77777777" w:rsidR="000B571D" w:rsidRPr="000B571D" w:rsidRDefault="00777B9C" w:rsidP="009F0408">
      <w:pPr>
        <w:spacing w:after="0"/>
        <w:rPr>
          <w:rFonts w:ascii="Georgia" w:hAnsi="Georgia" w:cs="TTE1019D78t00"/>
        </w:rPr>
      </w:pPr>
      <w:r>
        <w:rPr>
          <w:rFonts w:ascii="Georgia" w:hAnsi="Georgia" w:cs="TTE1019D78t00"/>
        </w:rPr>
        <w:t>A</w:t>
      </w:r>
      <w:r w:rsidR="000B571D">
        <w:rPr>
          <w:rFonts w:ascii="Georgia" w:hAnsi="Georgia" w:cs="TTE1019D78t00"/>
        </w:rPr>
        <w:t xml:space="preserve">unque la técnica de Clustering jerárquico es una técnica de agrupación y, como tal, no se ha creado como técnica </w:t>
      </w:r>
      <w:r w:rsidR="0089069D">
        <w:rPr>
          <w:rFonts w:ascii="Georgia" w:hAnsi="Georgia" w:cs="TTE1019D78t00"/>
        </w:rPr>
        <w:t xml:space="preserve">específica </w:t>
      </w:r>
      <w:r w:rsidR="000B571D">
        <w:rPr>
          <w:rFonts w:ascii="Georgia" w:hAnsi="Georgia" w:cs="TTE1019D78t00"/>
        </w:rPr>
        <w:t xml:space="preserve">de detección de anomalías, la metodología que se desarrolla a lo largo de este </w:t>
      </w:r>
      <w:r w:rsidR="0089069D">
        <w:rPr>
          <w:rFonts w:ascii="Georgia" w:hAnsi="Georgia" w:cs="TTE1019D78t00"/>
        </w:rPr>
        <w:t xml:space="preserve">trabajo se basa en transformar su uso con el fin de poder encontrar </w:t>
      </w:r>
      <w:r w:rsidR="00DC4B88">
        <w:rPr>
          <w:rFonts w:ascii="Georgia" w:hAnsi="Georgia" w:cs="TTE1019D78t00"/>
        </w:rPr>
        <w:t>datos que presenten un comportamiento diferente</w:t>
      </w:r>
      <w:r>
        <w:rPr>
          <w:rFonts w:ascii="Georgia" w:hAnsi="Georgia" w:cs="TTE1019D78t00"/>
        </w:rPr>
        <w:t>, analizados posteriormente como posibles anomalías</w:t>
      </w:r>
      <w:r w:rsidR="0089069D">
        <w:rPr>
          <w:rFonts w:ascii="Georgia" w:hAnsi="Georgia" w:cs="TTE1019D78t00"/>
        </w:rPr>
        <w:t xml:space="preserve">. </w:t>
      </w:r>
      <w:r w:rsidR="000B571D">
        <w:rPr>
          <w:rFonts w:ascii="Georgia" w:hAnsi="Georgia" w:cs="TTE1019D78t00"/>
        </w:rPr>
        <w:t xml:space="preserve">  </w:t>
      </w:r>
    </w:p>
    <w:p w14:paraId="42B50184" w14:textId="77777777" w:rsidR="00FC7C72" w:rsidRDefault="00FC7C72" w:rsidP="009F0408">
      <w:pPr>
        <w:spacing w:after="0"/>
        <w:rPr>
          <w:rFonts w:ascii="Georgia" w:hAnsi="Georgia"/>
        </w:rPr>
      </w:pPr>
    </w:p>
    <w:p w14:paraId="35080430" w14:textId="77777777" w:rsidR="00A73DB2" w:rsidRDefault="004D7B96" w:rsidP="009F0408">
      <w:pPr>
        <w:spacing w:after="0"/>
        <w:rPr>
          <w:rFonts w:ascii="Georgia" w:hAnsi="Georgia"/>
        </w:rPr>
      </w:pPr>
      <w:r>
        <w:rPr>
          <w:rFonts w:ascii="Georgia" w:hAnsi="Georgia"/>
        </w:rPr>
        <w:t>E</w:t>
      </w:r>
      <w:r w:rsidR="00A73DB2">
        <w:rPr>
          <w:rFonts w:ascii="Georgia" w:hAnsi="Georgia"/>
        </w:rPr>
        <w:t xml:space="preserve">l método de Clustering Jerárquico, </w:t>
      </w:r>
      <w:r>
        <w:rPr>
          <w:rFonts w:ascii="Georgia" w:hAnsi="Georgia"/>
        </w:rPr>
        <w:t xml:space="preserve"> </w:t>
      </w:r>
      <w:r w:rsidR="00A73DB2">
        <w:rPr>
          <w:rFonts w:ascii="Georgia" w:hAnsi="Georgia"/>
        </w:rPr>
        <w:t xml:space="preserve">se clasifica en dos grandes categorías: </w:t>
      </w:r>
      <w:r w:rsidR="00A73DB2" w:rsidRPr="00280C25">
        <w:rPr>
          <w:rFonts w:ascii="Georgia" w:hAnsi="Georgia"/>
          <w:b/>
          <w:i/>
        </w:rPr>
        <w:t xml:space="preserve">aglomerativo </w:t>
      </w:r>
      <w:r>
        <w:rPr>
          <w:rFonts w:ascii="Georgia" w:hAnsi="Georgia"/>
          <w:b/>
          <w:i/>
        </w:rPr>
        <w:t xml:space="preserve"> </w:t>
      </w:r>
      <w:r w:rsidR="00E96B04">
        <w:rPr>
          <w:rFonts w:ascii="Georgia" w:hAnsi="Georgia"/>
        </w:rPr>
        <w:t>y</w:t>
      </w:r>
      <w:r w:rsidR="00A73DB2" w:rsidRPr="00280C25">
        <w:rPr>
          <w:rFonts w:ascii="Georgia" w:hAnsi="Georgia"/>
          <w:b/>
          <w:i/>
        </w:rPr>
        <w:t xml:space="preserve"> </w:t>
      </w:r>
      <w:r>
        <w:rPr>
          <w:rFonts w:ascii="Georgia" w:hAnsi="Georgia"/>
          <w:b/>
          <w:i/>
        </w:rPr>
        <w:t xml:space="preserve"> </w:t>
      </w:r>
      <w:r w:rsidR="00A73DB2" w:rsidRPr="00280C25">
        <w:rPr>
          <w:rFonts w:ascii="Georgia" w:hAnsi="Georgia"/>
          <w:b/>
          <w:i/>
        </w:rPr>
        <w:t>divisivo</w:t>
      </w:r>
      <w:r w:rsidR="00A73DB2">
        <w:rPr>
          <w:rFonts w:ascii="Georgia" w:hAnsi="Georgia"/>
        </w:rPr>
        <w:t>.</w:t>
      </w:r>
    </w:p>
    <w:p w14:paraId="0F957A1C" w14:textId="77777777" w:rsidR="00A73DB2" w:rsidRDefault="00A73DB2" w:rsidP="009F0408">
      <w:pPr>
        <w:spacing w:after="0"/>
        <w:rPr>
          <w:rFonts w:ascii="Georgia" w:hAnsi="Georgia"/>
        </w:rPr>
      </w:pPr>
    </w:p>
    <w:p w14:paraId="747A4163" w14:textId="77777777" w:rsidR="00A73DB2" w:rsidRDefault="00A73DB2" w:rsidP="009F0408">
      <w:pPr>
        <w:spacing w:after="0"/>
        <w:rPr>
          <w:rFonts w:ascii="Georgia" w:hAnsi="Georgia"/>
        </w:rPr>
      </w:pPr>
      <w:r>
        <w:rPr>
          <w:rFonts w:ascii="Georgia" w:hAnsi="Georgia"/>
        </w:rPr>
        <w:t xml:space="preserve">En el </w:t>
      </w:r>
      <w:r w:rsidRPr="006E0923">
        <w:rPr>
          <w:rFonts w:ascii="Georgia" w:hAnsi="Georgia"/>
        </w:rPr>
        <w:t>método de agrupamiento jerárquico aglomera</w:t>
      </w:r>
      <w:r>
        <w:rPr>
          <w:rFonts w:ascii="Georgia" w:hAnsi="Georgia"/>
        </w:rPr>
        <w:t xml:space="preserve">tivo, </w:t>
      </w:r>
      <w:r w:rsidRPr="006E0923">
        <w:rPr>
          <w:rFonts w:ascii="Georgia" w:hAnsi="Georgia"/>
        </w:rPr>
        <w:t xml:space="preserve">utiliza una estrategia </w:t>
      </w:r>
      <w:r>
        <w:rPr>
          <w:rFonts w:ascii="Georgia" w:hAnsi="Georgia"/>
        </w:rPr>
        <w:t xml:space="preserve">                  “bottom-up”, es decir, la descomposición jerárquica de elementos se lleva a cabo de una forma ascendente (fusión), </w:t>
      </w:r>
      <w:r w:rsidRPr="006E0923">
        <w:rPr>
          <w:rFonts w:ascii="Georgia" w:hAnsi="Georgia"/>
        </w:rPr>
        <w:t xml:space="preserve">de abajo </w:t>
      </w:r>
      <w:r>
        <w:rPr>
          <w:rFonts w:ascii="Georgia" w:hAnsi="Georgia"/>
        </w:rPr>
        <w:t xml:space="preserve">a </w:t>
      </w:r>
      <w:r w:rsidRPr="006E0923">
        <w:rPr>
          <w:rFonts w:ascii="Georgia" w:hAnsi="Georgia"/>
        </w:rPr>
        <w:t xml:space="preserve">arriba. </w:t>
      </w:r>
    </w:p>
    <w:p w14:paraId="112B5C2B" w14:textId="77777777" w:rsidR="00A73DB2" w:rsidRDefault="00A73DB2" w:rsidP="009F0408">
      <w:pPr>
        <w:spacing w:after="0"/>
        <w:rPr>
          <w:rFonts w:ascii="Georgia" w:hAnsi="Georgia"/>
        </w:rPr>
      </w:pPr>
    </w:p>
    <w:p w14:paraId="477B91FF" w14:textId="77777777" w:rsidR="00A73DB2" w:rsidRPr="006E0923" w:rsidRDefault="00A73DB2" w:rsidP="009F0408">
      <w:pPr>
        <w:spacing w:after="0"/>
        <w:rPr>
          <w:rFonts w:ascii="Georgia" w:hAnsi="Georgia"/>
        </w:rPr>
      </w:pPr>
      <w:r>
        <w:rPr>
          <w:rFonts w:ascii="Georgia" w:hAnsi="Georgia"/>
        </w:rPr>
        <w:t>T</w:t>
      </w:r>
      <w:r w:rsidRPr="006E0923">
        <w:rPr>
          <w:rFonts w:ascii="Georgia" w:hAnsi="Georgia"/>
        </w:rPr>
        <w:t>ípicamente</w:t>
      </w:r>
      <w:r>
        <w:rPr>
          <w:rFonts w:ascii="Georgia" w:hAnsi="Georgia"/>
        </w:rPr>
        <w:t xml:space="preserve">, cada elemento forma su propio clúster, con el objetivo final de agrupar de forma iterativa los elementos en clusters que sean más grandes cada vez, hasta que,  o bien se cumpla una determinada condición, o bien, todos los objetos formen parte de un único clúster, en cuyo caso, se define como clúster </w:t>
      </w:r>
      <w:r w:rsidRPr="006E0923">
        <w:rPr>
          <w:rFonts w:ascii="Georgia" w:hAnsi="Georgia"/>
        </w:rPr>
        <w:t>raíz de la jerarquía</w:t>
      </w:r>
      <w:r>
        <w:rPr>
          <w:rFonts w:ascii="Georgia" w:hAnsi="Georgia"/>
        </w:rPr>
        <w:t xml:space="preserve"> obtenida</w:t>
      </w:r>
      <w:r w:rsidRPr="006E0923">
        <w:rPr>
          <w:rFonts w:ascii="Georgia" w:hAnsi="Georgia"/>
        </w:rPr>
        <w:t>.</w:t>
      </w:r>
    </w:p>
    <w:p w14:paraId="6A9CBC33" w14:textId="77777777" w:rsidR="00A73DB2" w:rsidRPr="006E0923" w:rsidRDefault="00A73DB2" w:rsidP="009F0408">
      <w:pPr>
        <w:spacing w:after="0"/>
        <w:rPr>
          <w:rFonts w:ascii="Georgia" w:hAnsi="Georgia"/>
        </w:rPr>
      </w:pPr>
    </w:p>
    <w:p w14:paraId="19ECE531" w14:textId="77777777" w:rsidR="00A73DB2" w:rsidRDefault="00A73DB2" w:rsidP="009F0408">
      <w:pPr>
        <w:spacing w:after="0"/>
        <w:rPr>
          <w:rFonts w:ascii="Georgia" w:hAnsi="Georgia"/>
        </w:rPr>
      </w:pPr>
      <w:r>
        <w:rPr>
          <w:rFonts w:ascii="Georgia" w:hAnsi="Georgia"/>
        </w:rPr>
        <w:t xml:space="preserve">La fase de fusión de los clusters </w:t>
      </w:r>
      <w:r w:rsidR="00D008F1">
        <w:rPr>
          <w:rFonts w:ascii="Georgia" w:hAnsi="Georgia"/>
        </w:rPr>
        <w:t xml:space="preserve">se basa en </w:t>
      </w:r>
      <w:r>
        <w:rPr>
          <w:rFonts w:ascii="Georgia" w:hAnsi="Georgia"/>
        </w:rPr>
        <w:t xml:space="preserve">una </w:t>
      </w:r>
      <w:r w:rsidR="00D008F1">
        <w:rPr>
          <w:rFonts w:ascii="Georgia" w:hAnsi="Georgia"/>
        </w:rPr>
        <w:t xml:space="preserve">o varias </w:t>
      </w:r>
      <w:r>
        <w:rPr>
          <w:rFonts w:ascii="Georgia" w:hAnsi="Georgia"/>
        </w:rPr>
        <w:t>medida</w:t>
      </w:r>
      <w:r w:rsidR="00D008F1">
        <w:rPr>
          <w:rFonts w:ascii="Georgia" w:hAnsi="Georgia"/>
        </w:rPr>
        <w:t>s</w:t>
      </w:r>
      <w:r>
        <w:rPr>
          <w:rFonts w:ascii="Georgia" w:hAnsi="Georgia"/>
        </w:rPr>
        <w:t xml:space="preserve"> de similitud</w:t>
      </w:r>
      <w:r w:rsidR="00D008F1">
        <w:rPr>
          <w:rFonts w:ascii="Georgia" w:hAnsi="Georgia"/>
        </w:rPr>
        <w:t xml:space="preserve"> para</w:t>
      </w:r>
      <w:r>
        <w:rPr>
          <w:rFonts w:ascii="Georgia" w:hAnsi="Georgia"/>
        </w:rPr>
        <w:t xml:space="preserve"> encontrar </w:t>
      </w:r>
      <w:r w:rsidRPr="006E0923">
        <w:rPr>
          <w:rFonts w:ascii="Georgia" w:hAnsi="Georgia"/>
        </w:rPr>
        <w:t>los dos</w:t>
      </w:r>
      <w:r w:rsidR="00B26AD8">
        <w:rPr>
          <w:rFonts w:ascii="Georgia" w:hAnsi="Georgia"/>
        </w:rPr>
        <w:t xml:space="preserve"> clú</w:t>
      </w:r>
      <w:r>
        <w:rPr>
          <w:rFonts w:ascii="Georgia" w:hAnsi="Georgia"/>
        </w:rPr>
        <w:t>ster</w:t>
      </w:r>
      <w:r w:rsidR="00B26AD8">
        <w:rPr>
          <w:rFonts w:ascii="Georgia" w:hAnsi="Georgia"/>
        </w:rPr>
        <w:t>e</w:t>
      </w:r>
      <w:r>
        <w:rPr>
          <w:rFonts w:ascii="Georgia" w:hAnsi="Georgia"/>
        </w:rPr>
        <w:t xml:space="preserve">s más próximos entre sí, de manera que se fusionen para </w:t>
      </w:r>
      <w:r w:rsidRPr="006E0923">
        <w:rPr>
          <w:rFonts w:ascii="Georgia" w:hAnsi="Georgia"/>
        </w:rPr>
        <w:t xml:space="preserve">formar un </w:t>
      </w:r>
      <w:r w:rsidR="00B26AD8">
        <w:rPr>
          <w:rFonts w:ascii="Georgia" w:hAnsi="Georgia"/>
        </w:rPr>
        <w:t>nuevo clú</w:t>
      </w:r>
      <w:r>
        <w:rPr>
          <w:rFonts w:ascii="Georgia" w:hAnsi="Georgia"/>
        </w:rPr>
        <w:t>ster único</w:t>
      </w:r>
      <w:r w:rsidRPr="006E0923">
        <w:rPr>
          <w:rFonts w:ascii="Georgia" w:hAnsi="Georgia"/>
        </w:rPr>
        <w:t>.</w:t>
      </w:r>
      <w:r w:rsidR="00C8308A">
        <w:rPr>
          <w:rFonts w:ascii="Georgia" w:hAnsi="Georgia"/>
        </w:rPr>
        <w:t xml:space="preserve"> Este proceso combina los clú</w:t>
      </w:r>
      <w:r>
        <w:rPr>
          <w:rFonts w:ascii="Georgia" w:hAnsi="Georgia"/>
        </w:rPr>
        <w:t>ster</w:t>
      </w:r>
      <w:r w:rsidR="00C8308A">
        <w:rPr>
          <w:rFonts w:ascii="Georgia" w:hAnsi="Georgia"/>
        </w:rPr>
        <w:t>e</w:t>
      </w:r>
      <w:r>
        <w:rPr>
          <w:rFonts w:ascii="Georgia" w:hAnsi="Georgia"/>
        </w:rPr>
        <w:t xml:space="preserve">s </w:t>
      </w:r>
      <w:r w:rsidRPr="006E0923">
        <w:rPr>
          <w:rFonts w:ascii="Georgia" w:hAnsi="Georgia"/>
        </w:rPr>
        <w:t xml:space="preserve">por iteración, </w:t>
      </w:r>
      <w:r>
        <w:rPr>
          <w:rFonts w:ascii="Georgia" w:hAnsi="Georgia"/>
        </w:rPr>
        <w:t xml:space="preserve">por lo que, dado que cada clúster tiene por lo menos un elemento, es </w:t>
      </w:r>
      <w:r w:rsidRPr="006E0923">
        <w:rPr>
          <w:rFonts w:ascii="Georgia" w:hAnsi="Georgia"/>
        </w:rPr>
        <w:t xml:space="preserve">un método </w:t>
      </w:r>
      <w:r>
        <w:rPr>
          <w:rFonts w:ascii="Georgia" w:hAnsi="Georgia"/>
        </w:rPr>
        <w:t xml:space="preserve">que </w:t>
      </w:r>
      <w:r w:rsidRPr="006E0923">
        <w:rPr>
          <w:rFonts w:ascii="Georgia" w:hAnsi="Georgia"/>
        </w:rPr>
        <w:t xml:space="preserve">requiere </w:t>
      </w:r>
      <w:r>
        <w:rPr>
          <w:rFonts w:ascii="Georgia" w:hAnsi="Georgia"/>
        </w:rPr>
        <w:t xml:space="preserve">como mínimo N </w:t>
      </w:r>
      <w:r w:rsidRPr="006E0923">
        <w:rPr>
          <w:rFonts w:ascii="Georgia" w:hAnsi="Georgia"/>
        </w:rPr>
        <w:t>iteraciones.</w:t>
      </w:r>
    </w:p>
    <w:p w14:paraId="30215B86" w14:textId="77777777" w:rsidR="00A73DB2" w:rsidRDefault="00A73DB2" w:rsidP="009F0408">
      <w:pPr>
        <w:spacing w:after="0"/>
        <w:rPr>
          <w:rFonts w:ascii="Georgia" w:hAnsi="Georgia"/>
        </w:rPr>
      </w:pPr>
    </w:p>
    <w:p w14:paraId="0AC0EB8A" w14:textId="77777777" w:rsidR="00A73DB2" w:rsidRPr="006E0923" w:rsidRDefault="00A73DB2" w:rsidP="009F0408">
      <w:pPr>
        <w:spacing w:after="0"/>
        <w:rPr>
          <w:rFonts w:ascii="Georgia" w:hAnsi="Georgia"/>
        </w:rPr>
      </w:pPr>
      <w:r>
        <w:rPr>
          <w:rFonts w:ascii="Georgia" w:hAnsi="Georgia"/>
        </w:rPr>
        <w:t xml:space="preserve">El método divisivo, al contrario que en el anterior caso, </w:t>
      </w:r>
      <w:r w:rsidRPr="006E0923">
        <w:rPr>
          <w:rFonts w:ascii="Georgia" w:hAnsi="Georgia"/>
        </w:rPr>
        <w:t xml:space="preserve">emplea una estrategia </w:t>
      </w:r>
      <w:r>
        <w:rPr>
          <w:rFonts w:ascii="Georgia" w:hAnsi="Georgia"/>
        </w:rPr>
        <w:t xml:space="preserve">                    Top-down, es decir de arriba hacia abajo, descendente: en un primer momento, todos los objetos pertenecen a un único clúster (raíz), y se va dividiendo </w:t>
      </w:r>
      <w:r w:rsidRPr="006E0923">
        <w:rPr>
          <w:rFonts w:ascii="Georgia" w:hAnsi="Georgia"/>
        </w:rPr>
        <w:t xml:space="preserve">en </w:t>
      </w:r>
      <w:r>
        <w:rPr>
          <w:rFonts w:ascii="Georgia" w:hAnsi="Georgia"/>
        </w:rPr>
        <w:t xml:space="preserve">sucesivos </w:t>
      </w:r>
      <w:r w:rsidRPr="006E0923">
        <w:rPr>
          <w:rFonts w:ascii="Georgia" w:hAnsi="Georgia"/>
        </w:rPr>
        <w:t xml:space="preserve">clusters </w:t>
      </w:r>
      <w:r>
        <w:rPr>
          <w:rFonts w:ascii="Georgia" w:hAnsi="Georgia"/>
        </w:rPr>
        <w:t xml:space="preserve">cada vez </w:t>
      </w:r>
      <w:r w:rsidRPr="006E0923">
        <w:rPr>
          <w:rFonts w:ascii="Georgia" w:hAnsi="Georgia"/>
        </w:rPr>
        <w:t>más pequeños</w:t>
      </w:r>
      <w:r>
        <w:rPr>
          <w:rFonts w:ascii="Georgia" w:hAnsi="Georgia"/>
        </w:rPr>
        <w:t xml:space="preserve"> de forma recursiva, continuando el proceso hasta que, o bien, se cumple una condición determinada, o bien, que cada clúster esté formado por un único elemento o que todos los elementos que forman parte de cada clúster sean lo suficientemente similares entre sí. </w:t>
      </w:r>
    </w:p>
    <w:p w14:paraId="2618C807" w14:textId="77777777" w:rsidR="00A73DB2" w:rsidRPr="006E0923" w:rsidRDefault="00A73DB2" w:rsidP="009F0408">
      <w:pPr>
        <w:spacing w:after="0"/>
        <w:rPr>
          <w:rFonts w:ascii="Georgia" w:hAnsi="Georgia"/>
        </w:rPr>
      </w:pPr>
    </w:p>
    <w:p w14:paraId="1FBE858B" w14:textId="77777777" w:rsidR="00A73DB2" w:rsidRDefault="00177DC7" w:rsidP="009F0408">
      <w:pPr>
        <w:spacing w:after="0"/>
        <w:rPr>
          <w:rFonts w:ascii="Georgia" w:hAnsi="Georgia"/>
        </w:rPr>
      </w:pPr>
      <w:r>
        <w:rPr>
          <w:rFonts w:ascii="Georgia" w:hAnsi="Georgia"/>
        </w:rPr>
        <w:t>E</w:t>
      </w:r>
      <w:r w:rsidR="00A73DB2" w:rsidRPr="006E0923">
        <w:rPr>
          <w:rFonts w:ascii="Georgia" w:hAnsi="Georgia"/>
        </w:rPr>
        <w:t xml:space="preserve">n </w:t>
      </w:r>
      <w:r w:rsidR="00A73DB2">
        <w:rPr>
          <w:rFonts w:ascii="Georgia" w:hAnsi="Georgia"/>
        </w:rPr>
        <w:t xml:space="preserve">la técnica de </w:t>
      </w:r>
      <w:r>
        <w:rPr>
          <w:rFonts w:ascii="Georgia" w:hAnsi="Georgia"/>
        </w:rPr>
        <w:t xml:space="preserve">clustering jerárquico </w:t>
      </w:r>
      <w:r w:rsidR="00A73DB2">
        <w:rPr>
          <w:rFonts w:ascii="Georgia" w:hAnsi="Georgia"/>
        </w:rPr>
        <w:t>-</w:t>
      </w:r>
      <w:r w:rsidR="00A73DB2" w:rsidRPr="006E0923">
        <w:rPr>
          <w:rFonts w:ascii="Georgia" w:hAnsi="Georgia"/>
        </w:rPr>
        <w:t>aglomera</w:t>
      </w:r>
      <w:r>
        <w:rPr>
          <w:rFonts w:ascii="Georgia" w:hAnsi="Georgia"/>
        </w:rPr>
        <w:t>tivo</w:t>
      </w:r>
      <w:r w:rsidR="00A73DB2" w:rsidRPr="006E0923">
        <w:rPr>
          <w:rFonts w:ascii="Georgia" w:hAnsi="Georgia"/>
        </w:rPr>
        <w:t xml:space="preserve"> o divisiv</w:t>
      </w:r>
      <w:r>
        <w:rPr>
          <w:rFonts w:ascii="Georgia" w:hAnsi="Georgia"/>
        </w:rPr>
        <w:t>o</w:t>
      </w:r>
      <w:r w:rsidR="00A73DB2">
        <w:rPr>
          <w:rFonts w:ascii="Georgia" w:hAnsi="Georgia"/>
        </w:rPr>
        <w:t xml:space="preserve">- el </w:t>
      </w:r>
      <w:r w:rsidR="00A73DB2" w:rsidRPr="006E0923">
        <w:rPr>
          <w:rFonts w:ascii="Georgia" w:hAnsi="Georgia"/>
        </w:rPr>
        <w:t xml:space="preserve">usuario </w:t>
      </w:r>
      <w:r w:rsidR="00A73DB2">
        <w:rPr>
          <w:rFonts w:ascii="Georgia" w:hAnsi="Georgia"/>
        </w:rPr>
        <w:t xml:space="preserve">siempre </w:t>
      </w:r>
      <w:r>
        <w:rPr>
          <w:rFonts w:ascii="Georgia" w:hAnsi="Georgia"/>
        </w:rPr>
        <w:t xml:space="preserve">debe </w:t>
      </w:r>
      <w:r w:rsidR="00A73DB2">
        <w:rPr>
          <w:rFonts w:ascii="Georgia" w:hAnsi="Georgia"/>
        </w:rPr>
        <w:t xml:space="preserve">definir el </w:t>
      </w:r>
      <w:r>
        <w:rPr>
          <w:rFonts w:ascii="Georgia" w:hAnsi="Georgia"/>
        </w:rPr>
        <w:t xml:space="preserve">umbral de similitud, el cual, define el </w:t>
      </w:r>
      <w:r w:rsidR="00A73DB2">
        <w:rPr>
          <w:rFonts w:ascii="Georgia" w:hAnsi="Georgia"/>
        </w:rPr>
        <w:t>n</w:t>
      </w:r>
      <w:r w:rsidR="00A73DB2" w:rsidRPr="006E0923">
        <w:rPr>
          <w:rFonts w:ascii="Georgia" w:hAnsi="Georgia"/>
        </w:rPr>
        <w:t xml:space="preserve">úmero de clústeres </w:t>
      </w:r>
      <w:r>
        <w:rPr>
          <w:rFonts w:ascii="Georgia" w:hAnsi="Georgia"/>
        </w:rPr>
        <w:t>que se forman.</w:t>
      </w:r>
      <w:r w:rsidR="00A73DB2">
        <w:rPr>
          <w:rFonts w:ascii="Georgia" w:hAnsi="Georgia"/>
        </w:rPr>
        <w:t xml:space="preserve"> </w:t>
      </w:r>
    </w:p>
    <w:p w14:paraId="6B15E688" w14:textId="77777777" w:rsidR="00A73DB2" w:rsidRDefault="00A73DB2" w:rsidP="009F0408">
      <w:pPr>
        <w:spacing w:after="0"/>
        <w:rPr>
          <w:rFonts w:ascii="Georgia" w:hAnsi="Georgia"/>
        </w:rPr>
      </w:pPr>
    </w:p>
    <w:p w14:paraId="4239E2B9" w14:textId="77777777" w:rsidR="004E773C" w:rsidRDefault="004E773C" w:rsidP="009F0408">
      <w:pPr>
        <w:spacing w:after="0"/>
        <w:rPr>
          <w:rFonts w:ascii="Georgia" w:hAnsi="Georgia"/>
        </w:rPr>
      </w:pPr>
    </w:p>
    <w:p w14:paraId="41BB9BAA" w14:textId="77777777" w:rsidR="00A73DB2" w:rsidRDefault="00A73DB2" w:rsidP="009F0408">
      <w:pPr>
        <w:pStyle w:val="Heading2"/>
      </w:pPr>
      <w:bookmarkStart w:id="28" w:name="_Toc488758462"/>
      <w:r>
        <w:lastRenderedPageBreak/>
        <w:t>Medidas de la distancia en Métodos Algorítmicos</w:t>
      </w:r>
      <w:bookmarkEnd w:id="28"/>
    </w:p>
    <w:p w14:paraId="554F9509" w14:textId="77777777" w:rsidR="00A73DB2" w:rsidRDefault="00A73DB2" w:rsidP="009F0408">
      <w:pPr>
        <w:spacing w:after="0"/>
      </w:pPr>
    </w:p>
    <w:p w14:paraId="691550A9" w14:textId="77777777" w:rsidR="00A73DB2" w:rsidRDefault="00A73DB2" w:rsidP="009F0408">
      <w:pPr>
        <w:rPr>
          <w:rFonts w:ascii="Georgia" w:hAnsi="Georgia"/>
        </w:rPr>
      </w:pPr>
      <w:r>
        <w:rPr>
          <w:rFonts w:ascii="Georgia" w:hAnsi="Georgia"/>
        </w:rPr>
        <w:t xml:space="preserve">Independientemente del método algorítmico por el que se opte, sea </w:t>
      </w:r>
      <w:r w:rsidRPr="000947A3">
        <w:rPr>
          <w:rFonts w:ascii="Georgia" w:hAnsi="Georgia"/>
        </w:rPr>
        <w:t xml:space="preserve">aglomerado o divisivo, </w:t>
      </w:r>
      <w:r>
        <w:rPr>
          <w:rFonts w:ascii="Georgia" w:hAnsi="Georgia"/>
        </w:rPr>
        <w:t xml:space="preserve">el principal problema a resolver es calcular </w:t>
      </w:r>
      <w:r w:rsidRPr="000947A3">
        <w:rPr>
          <w:rFonts w:ascii="Georgia" w:hAnsi="Georgia"/>
        </w:rPr>
        <w:t>la distancia entre dos grupos</w:t>
      </w:r>
      <w:r>
        <w:rPr>
          <w:rFonts w:ascii="Georgia" w:hAnsi="Georgia"/>
        </w:rPr>
        <w:t xml:space="preserve"> cualesquiera</w:t>
      </w:r>
      <w:r w:rsidRPr="000947A3">
        <w:rPr>
          <w:rFonts w:ascii="Georgia" w:hAnsi="Georgia"/>
        </w:rPr>
        <w:t xml:space="preserve">, </w:t>
      </w:r>
      <w:r>
        <w:rPr>
          <w:rFonts w:ascii="Georgia" w:hAnsi="Georgia"/>
        </w:rPr>
        <w:t>dado que la agrupación, como hemos visto, se lleva a cabo en base</w:t>
      </w:r>
      <w:r w:rsidR="006E4F80">
        <w:rPr>
          <w:rFonts w:ascii="Georgia" w:hAnsi="Georgia"/>
        </w:rPr>
        <w:t xml:space="preserve"> a</w:t>
      </w:r>
      <w:r>
        <w:rPr>
          <w:rFonts w:ascii="Georgia" w:hAnsi="Georgia"/>
        </w:rPr>
        <w:t xml:space="preserve"> esa  distancia. Así pues, la siguiente pregunta que surge es: ¿Cómo calculamos la distancia entre dos clusters?</w:t>
      </w:r>
    </w:p>
    <w:p w14:paraId="71C44DCA" w14:textId="77777777" w:rsidR="00D83ADC" w:rsidRDefault="00D83ADC" w:rsidP="009F0408">
      <w:pPr>
        <w:spacing w:after="0"/>
        <w:rPr>
          <w:rFonts w:ascii="Georgia" w:hAnsi="Georgia"/>
        </w:rPr>
      </w:pPr>
    </w:p>
    <w:p w14:paraId="12E93BE4" w14:textId="77777777" w:rsidR="00A73DB2" w:rsidRDefault="00A73DB2" w:rsidP="009F0408">
      <w:pPr>
        <w:spacing w:after="0"/>
        <w:rPr>
          <w:rFonts w:ascii="Georgia" w:hAnsi="Georgia"/>
        </w:rPr>
      </w:pPr>
      <w:r>
        <w:rPr>
          <w:rFonts w:ascii="Georgia" w:hAnsi="Georgia"/>
        </w:rPr>
        <w:t>En líneas generales, se definen 4 tipos de distancias  (</w:t>
      </w:r>
      <w:r w:rsidRPr="00D61A98">
        <w:rPr>
          <w:rFonts w:ascii="Georgia" w:hAnsi="Georgia"/>
          <w:b/>
          <w:i/>
        </w:rPr>
        <w:t>Linkage measures</w:t>
      </w:r>
      <w:r>
        <w:rPr>
          <w:rFonts w:ascii="Georgia" w:hAnsi="Georgia"/>
        </w:rPr>
        <w:t>):</w:t>
      </w:r>
    </w:p>
    <w:p w14:paraId="18AB56E6" w14:textId="77777777" w:rsidR="00A73DB2" w:rsidRDefault="00A73DB2" w:rsidP="009F0408">
      <w:pPr>
        <w:spacing w:after="0"/>
        <w:rPr>
          <w:rFonts w:ascii="Georgia" w:hAnsi="Georgia"/>
        </w:rPr>
      </w:pPr>
    </w:p>
    <w:p w14:paraId="00316A75" w14:textId="77777777" w:rsidR="00A73DB2" w:rsidRPr="00586904" w:rsidRDefault="00A73DB2" w:rsidP="009F0408">
      <w:pPr>
        <w:pStyle w:val="ListParagraph"/>
        <w:numPr>
          <w:ilvl w:val="0"/>
          <w:numId w:val="4"/>
        </w:numPr>
        <w:autoSpaceDE w:val="0"/>
        <w:autoSpaceDN w:val="0"/>
        <w:adjustRightInd w:val="0"/>
        <w:spacing w:after="0" w:line="360" w:lineRule="auto"/>
        <w:jc w:val="both"/>
        <w:rPr>
          <w:rFonts w:ascii="Times-Roman" w:hAnsi="Times-Roman" w:cs="Times-Roman"/>
          <w:sz w:val="20"/>
          <w:szCs w:val="20"/>
          <w:lang w:val="en-US"/>
        </w:rPr>
      </w:pPr>
      <w:r w:rsidRPr="00586904">
        <w:rPr>
          <w:rFonts w:ascii="Minion-Bold" w:hAnsi="Minion-Bold" w:cs="Minion-Bold"/>
          <w:b/>
          <w:bCs/>
          <w:sz w:val="20"/>
          <w:szCs w:val="20"/>
          <w:lang w:val="en-US"/>
        </w:rPr>
        <w:t>Maximum distance</w:t>
      </w:r>
      <w:r w:rsidRPr="00586904">
        <w:rPr>
          <w:rFonts w:ascii="Minion-Regular" w:hAnsi="Minion-Regular" w:cs="Minion-Regular"/>
          <w:sz w:val="20"/>
          <w:szCs w:val="20"/>
          <w:lang w:val="en-US"/>
        </w:rPr>
        <w:t xml:space="preserve">: </w:t>
      </w:r>
      <w:r w:rsidRPr="00586904">
        <w:rPr>
          <w:rFonts w:ascii="Minion-Regular" w:hAnsi="Minion-Regular" w:cs="Minion-Regular"/>
          <w:sz w:val="20"/>
          <w:szCs w:val="20"/>
          <w:lang w:val="en-US"/>
        </w:rPr>
        <w:tab/>
      </w:r>
      <w:r w:rsidRPr="00586904">
        <w:rPr>
          <w:rFonts w:ascii="Minion-Regular" w:hAnsi="Minion-Regular" w:cs="Minion-Regular"/>
          <w:sz w:val="20"/>
          <w:szCs w:val="20"/>
          <w:lang w:val="en-US"/>
        </w:rPr>
        <w:tab/>
      </w:r>
      <w:r w:rsidRPr="00586904">
        <w:rPr>
          <w:rFonts w:ascii="Minion-Italic" w:hAnsi="Minion-Italic" w:cs="Minion-Italic"/>
          <w:i/>
          <w:iCs/>
          <w:sz w:val="20"/>
          <w:szCs w:val="20"/>
          <w:lang w:val="en-US"/>
        </w:rPr>
        <w:t xml:space="preserve">dist </w:t>
      </w:r>
      <w:r w:rsidRPr="00586904">
        <w:rPr>
          <w:rFonts w:ascii="Minion-Italic" w:hAnsi="Minion-Italic" w:cs="Minion-Italic"/>
          <w:i/>
          <w:iCs/>
          <w:sz w:val="15"/>
          <w:szCs w:val="15"/>
          <w:lang w:val="en-US"/>
        </w:rPr>
        <w:t>max</w:t>
      </w:r>
      <w:r w:rsidRPr="00586904">
        <w:rPr>
          <w:rFonts w:ascii="RMTMI" w:hAnsi="RMTMI" w:cs="RMTMI"/>
          <w:sz w:val="20"/>
          <w:szCs w:val="20"/>
          <w:lang w:val="en-US"/>
        </w:rPr>
        <w:t>.(</w:t>
      </w:r>
      <w:r w:rsidRPr="00586904">
        <w:rPr>
          <w:rFonts w:ascii="Minion-Italic" w:hAnsi="Minion-Italic" w:cs="Minion-Italic"/>
          <w:i/>
          <w:iCs/>
          <w:sz w:val="20"/>
          <w:szCs w:val="20"/>
          <w:lang w:val="en-US"/>
        </w:rPr>
        <w:t>C</w:t>
      </w:r>
      <w:r w:rsidRPr="00586904">
        <w:rPr>
          <w:rFonts w:ascii="Minion-Italic" w:hAnsi="Minion-Italic" w:cs="Minion-Italic"/>
          <w:i/>
          <w:iCs/>
          <w:sz w:val="15"/>
          <w:szCs w:val="15"/>
          <w:lang w:val="en-US"/>
        </w:rPr>
        <w:t xml:space="preserve">i </w:t>
      </w:r>
      <w:r w:rsidRPr="00586904">
        <w:rPr>
          <w:rFonts w:ascii="Minion-Regular" w:hAnsi="Minion-Regular" w:cs="Minion-Regular"/>
          <w:sz w:val="20"/>
          <w:szCs w:val="20"/>
          <w:lang w:val="en-US"/>
        </w:rPr>
        <w:t>,</w:t>
      </w:r>
      <w:r w:rsidRPr="00586904">
        <w:rPr>
          <w:rFonts w:ascii="Minion-Italic" w:hAnsi="Minion-Italic" w:cs="Minion-Italic"/>
          <w:i/>
          <w:iCs/>
          <w:sz w:val="20"/>
          <w:szCs w:val="20"/>
          <w:lang w:val="en-US"/>
        </w:rPr>
        <w:t>C</w:t>
      </w:r>
      <w:r w:rsidRPr="00586904">
        <w:rPr>
          <w:rFonts w:ascii="Minion-Italic" w:hAnsi="Minion-Italic" w:cs="Minion-Italic"/>
          <w:i/>
          <w:iCs/>
          <w:sz w:val="15"/>
          <w:szCs w:val="15"/>
          <w:lang w:val="en-US"/>
        </w:rPr>
        <w:t>j</w:t>
      </w:r>
      <w:r w:rsidRPr="00586904">
        <w:rPr>
          <w:rFonts w:ascii="RMTMI" w:hAnsi="RMTMI" w:cs="RMTMI"/>
          <w:sz w:val="20"/>
          <w:szCs w:val="20"/>
          <w:lang w:val="en-US"/>
        </w:rPr>
        <w:t xml:space="preserve">) = </w:t>
      </w:r>
      <w:r w:rsidRPr="00586904">
        <w:rPr>
          <w:rFonts w:ascii="Times-Roman" w:hAnsi="Times-Roman" w:cs="Times-Roman"/>
          <w:sz w:val="20"/>
          <w:szCs w:val="20"/>
          <w:lang w:val="en-US"/>
        </w:rPr>
        <w:t xml:space="preserve">max ( | p – p’ | )  </w:t>
      </w:r>
    </w:p>
    <w:p w14:paraId="02CDC720" w14:textId="77777777" w:rsidR="00A73DB2" w:rsidRPr="00586904" w:rsidRDefault="00A73DB2" w:rsidP="009F0408">
      <w:pPr>
        <w:pStyle w:val="ListParagraph"/>
        <w:numPr>
          <w:ilvl w:val="0"/>
          <w:numId w:val="4"/>
        </w:numPr>
        <w:autoSpaceDE w:val="0"/>
        <w:autoSpaceDN w:val="0"/>
        <w:adjustRightInd w:val="0"/>
        <w:spacing w:after="0" w:line="360" w:lineRule="auto"/>
        <w:jc w:val="both"/>
        <w:rPr>
          <w:rFonts w:ascii="Times-Roman" w:hAnsi="Times-Roman" w:cs="Times-Roman"/>
          <w:sz w:val="20"/>
          <w:szCs w:val="20"/>
          <w:lang w:val="en-US"/>
        </w:rPr>
      </w:pPr>
      <w:r w:rsidRPr="00586904">
        <w:rPr>
          <w:rFonts w:ascii="Minion-Bold" w:hAnsi="Minion-Bold" w:cs="Minion-Bold"/>
          <w:b/>
          <w:bCs/>
          <w:sz w:val="20"/>
          <w:szCs w:val="20"/>
          <w:lang w:val="en-US"/>
        </w:rPr>
        <w:t>Minimum distance</w:t>
      </w:r>
      <w:r w:rsidRPr="00586904">
        <w:rPr>
          <w:rFonts w:ascii="Minion-Regular" w:hAnsi="Minion-Regular" w:cs="Minion-Regular"/>
          <w:sz w:val="20"/>
          <w:szCs w:val="20"/>
          <w:lang w:val="en-US"/>
        </w:rPr>
        <w:t xml:space="preserve">: </w:t>
      </w:r>
      <w:r w:rsidRPr="00586904">
        <w:rPr>
          <w:rFonts w:ascii="Minion-Regular" w:hAnsi="Minion-Regular" w:cs="Minion-Regular"/>
          <w:sz w:val="20"/>
          <w:szCs w:val="20"/>
          <w:lang w:val="en-US"/>
        </w:rPr>
        <w:tab/>
      </w:r>
      <w:r w:rsidRPr="00586904">
        <w:rPr>
          <w:rFonts w:ascii="Minion-Regular" w:hAnsi="Minion-Regular" w:cs="Minion-Regular"/>
          <w:sz w:val="20"/>
          <w:szCs w:val="20"/>
          <w:lang w:val="en-US"/>
        </w:rPr>
        <w:tab/>
      </w:r>
      <w:r w:rsidRPr="00586904">
        <w:rPr>
          <w:rFonts w:ascii="Minion-Italic" w:hAnsi="Minion-Italic" w:cs="Minion-Italic"/>
          <w:i/>
          <w:iCs/>
          <w:sz w:val="20"/>
          <w:szCs w:val="20"/>
          <w:lang w:val="en-US"/>
        </w:rPr>
        <w:t xml:space="preserve">dist </w:t>
      </w:r>
      <w:r w:rsidRPr="00586904">
        <w:rPr>
          <w:rFonts w:ascii="Minion-Italic" w:hAnsi="Minion-Italic" w:cs="Minion-Italic"/>
          <w:i/>
          <w:iCs/>
          <w:sz w:val="15"/>
          <w:szCs w:val="15"/>
          <w:lang w:val="en-US"/>
        </w:rPr>
        <w:t>min</w:t>
      </w:r>
      <w:r w:rsidRPr="00586904">
        <w:rPr>
          <w:rFonts w:ascii="RMTMI" w:hAnsi="RMTMI" w:cs="RMTMI"/>
          <w:sz w:val="20"/>
          <w:szCs w:val="20"/>
          <w:lang w:val="en-US"/>
        </w:rPr>
        <w:t>.(</w:t>
      </w:r>
      <w:r w:rsidRPr="00586904">
        <w:rPr>
          <w:rFonts w:ascii="Minion-Italic" w:hAnsi="Minion-Italic" w:cs="Minion-Italic"/>
          <w:i/>
          <w:iCs/>
          <w:sz w:val="20"/>
          <w:szCs w:val="20"/>
          <w:lang w:val="en-US"/>
        </w:rPr>
        <w:t>C</w:t>
      </w:r>
      <w:r w:rsidRPr="00586904">
        <w:rPr>
          <w:rFonts w:ascii="Minion-Italic" w:hAnsi="Minion-Italic" w:cs="Minion-Italic"/>
          <w:i/>
          <w:iCs/>
          <w:sz w:val="15"/>
          <w:szCs w:val="15"/>
          <w:lang w:val="en-US"/>
        </w:rPr>
        <w:t xml:space="preserve">i </w:t>
      </w:r>
      <w:r w:rsidRPr="00586904">
        <w:rPr>
          <w:rFonts w:ascii="Minion-Regular" w:hAnsi="Minion-Regular" w:cs="Minion-Regular"/>
          <w:sz w:val="20"/>
          <w:szCs w:val="20"/>
          <w:lang w:val="en-US"/>
        </w:rPr>
        <w:t>,</w:t>
      </w:r>
      <w:r w:rsidRPr="00586904">
        <w:rPr>
          <w:rFonts w:ascii="Minion-Italic" w:hAnsi="Minion-Italic" w:cs="Minion-Italic"/>
          <w:i/>
          <w:iCs/>
          <w:sz w:val="20"/>
          <w:szCs w:val="20"/>
          <w:lang w:val="en-US"/>
        </w:rPr>
        <w:t>C</w:t>
      </w:r>
      <w:r w:rsidRPr="00586904">
        <w:rPr>
          <w:rFonts w:ascii="Minion-Italic" w:hAnsi="Minion-Italic" w:cs="Minion-Italic"/>
          <w:i/>
          <w:iCs/>
          <w:sz w:val="15"/>
          <w:szCs w:val="15"/>
          <w:lang w:val="en-US"/>
        </w:rPr>
        <w:t>j</w:t>
      </w:r>
      <w:r w:rsidRPr="00586904">
        <w:rPr>
          <w:rFonts w:ascii="RMTMI" w:hAnsi="RMTMI" w:cs="RMTMI"/>
          <w:sz w:val="20"/>
          <w:szCs w:val="20"/>
          <w:lang w:val="en-US"/>
        </w:rPr>
        <w:t xml:space="preserve">) = </w:t>
      </w:r>
      <w:r w:rsidRPr="00586904">
        <w:rPr>
          <w:rFonts w:ascii="Times-Roman" w:hAnsi="Times-Roman" w:cs="Times-Roman"/>
          <w:sz w:val="20"/>
          <w:szCs w:val="20"/>
          <w:lang w:val="en-US"/>
        </w:rPr>
        <w:t xml:space="preserve">min ( | p – p’ | )  </w:t>
      </w:r>
    </w:p>
    <w:p w14:paraId="2B5CC815" w14:textId="77777777" w:rsidR="00A73DB2" w:rsidRPr="00586904" w:rsidRDefault="00A73DB2" w:rsidP="009F0408">
      <w:pPr>
        <w:pStyle w:val="ListParagraph"/>
        <w:numPr>
          <w:ilvl w:val="0"/>
          <w:numId w:val="4"/>
        </w:numPr>
        <w:autoSpaceDE w:val="0"/>
        <w:autoSpaceDN w:val="0"/>
        <w:adjustRightInd w:val="0"/>
        <w:spacing w:after="0" w:line="360" w:lineRule="auto"/>
        <w:jc w:val="both"/>
        <w:rPr>
          <w:rFonts w:ascii="Times-Roman" w:hAnsi="Times-Roman" w:cs="Times-Roman"/>
          <w:sz w:val="20"/>
          <w:szCs w:val="20"/>
          <w:lang w:val="en-US"/>
        </w:rPr>
      </w:pPr>
      <w:r w:rsidRPr="00586904">
        <w:rPr>
          <w:rFonts w:ascii="Minion-Bold" w:hAnsi="Minion-Bold" w:cs="Minion-Bold"/>
          <w:b/>
          <w:bCs/>
          <w:sz w:val="20"/>
          <w:szCs w:val="20"/>
          <w:lang w:val="en-US"/>
        </w:rPr>
        <w:t>Average distance</w:t>
      </w:r>
      <w:r w:rsidRPr="00586904">
        <w:rPr>
          <w:rFonts w:ascii="Minion-Regular" w:hAnsi="Minion-Regular" w:cs="Minion-Regular"/>
          <w:sz w:val="20"/>
          <w:szCs w:val="20"/>
          <w:lang w:val="en-US"/>
        </w:rPr>
        <w:t xml:space="preserve">: </w:t>
      </w:r>
      <w:r w:rsidRPr="00586904">
        <w:rPr>
          <w:rFonts w:ascii="Minion-Regular" w:hAnsi="Minion-Regular" w:cs="Minion-Regular"/>
          <w:sz w:val="20"/>
          <w:szCs w:val="20"/>
          <w:lang w:val="en-US"/>
        </w:rPr>
        <w:tab/>
      </w:r>
      <w:r w:rsidRPr="00586904">
        <w:rPr>
          <w:rFonts w:ascii="Minion-Regular" w:hAnsi="Minion-Regular" w:cs="Minion-Regular"/>
          <w:sz w:val="20"/>
          <w:szCs w:val="20"/>
          <w:lang w:val="en-US"/>
        </w:rPr>
        <w:tab/>
      </w:r>
      <w:r w:rsidRPr="00586904">
        <w:rPr>
          <w:rFonts w:ascii="Minion-Italic" w:hAnsi="Minion-Italic" w:cs="Minion-Italic"/>
          <w:i/>
          <w:iCs/>
          <w:sz w:val="20"/>
          <w:szCs w:val="20"/>
          <w:lang w:val="en-US"/>
        </w:rPr>
        <w:t xml:space="preserve">dist </w:t>
      </w:r>
      <w:r w:rsidRPr="00586904">
        <w:rPr>
          <w:rFonts w:ascii="Minion-Italic" w:hAnsi="Minion-Italic" w:cs="Minion-Italic"/>
          <w:i/>
          <w:iCs/>
          <w:sz w:val="15"/>
          <w:szCs w:val="15"/>
          <w:lang w:val="en-US"/>
        </w:rPr>
        <w:t>avg</w:t>
      </w:r>
      <w:r w:rsidRPr="00586904">
        <w:rPr>
          <w:rFonts w:ascii="RMTMI" w:hAnsi="RMTMI" w:cs="RMTMI"/>
          <w:sz w:val="20"/>
          <w:szCs w:val="20"/>
          <w:lang w:val="en-US"/>
        </w:rPr>
        <w:t>.(</w:t>
      </w:r>
      <w:r w:rsidRPr="00586904">
        <w:rPr>
          <w:rFonts w:ascii="Minion-Italic" w:hAnsi="Minion-Italic" w:cs="Minion-Italic"/>
          <w:i/>
          <w:iCs/>
          <w:sz w:val="20"/>
          <w:szCs w:val="20"/>
          <w:lang w:val="en-US"/>
        </w:rPr>
        <w:t>C</w:t>
      </w:r>
      <w:r w:rsidRPr="00586904">
        <w:rPr>
          <w:rFonts w:ascii="Minion-Italic" w:hAnsi="Minion-Italic" w:cs="Minion-Italic"/>
          <w:i/>
          <w:iCs/>
          <w:sz w:val="15"/>
          <w:szCs w:val="15"/>
          <w:lang w:val="en-US"/>
        </w:rPr>
        <w:t xml:space="preserve">i </w:t>
      </w:r>
      <w:r w:rsidRPr="00586904">
        <w:rPr>
          <w:rFonts w:ascii="Minion-Regular" w:hAnsi="Minion-Regular" w:cs="Minion-Regular"/>
          <w:sz w:val="20"/>
          <w:szCs w:val="20"/>
          <w:lang w:val="en-US"/>
        </w:rPr>
        <w:t>,</w:t>
      </w:r>
      <w:r w:rsidRPr="00586904">
        <w:rPr>
          <w:rFonts w:ascii="Minion-Italic" w:hAnsi="Minion-Italic" w:cs="Minion-Italic"/>
          <w:i/>
          <w:iCs/>
          <w:sz w:val="20"/>
          <w:szCs w:val="20"/>
          <w:lang w:val="en-US"/>
        </w:rPr>
        <w:t>C</w:t>
      </w:r>
      <w:r w:rsidRPr="00586904">
        <w:rPr>
          <w:rFonts w:ascii="RMTMI" w:hAnsi="RMTMI" w:cs="RMTMI"/>
          <w:sz w:val="20"/>
          <w:szCs w:val="20"/>
          <w:vertAlign w:val="subscript"/>
          <w:lang w:val="en-US"/>
        </w:rPr>
        <w:t>j</w:t>
      </w:r>
      <w:r w:rsidRPr="00586904">
        <w:rPr>
          <w:rFonts w:ascii="RMTMI" w:hAnsi="RMTMI" w:cs="RMTMI"/>
          <w:sz w:val="20"/>
          <w:szCs w:val="20"/>
          <w:lang w:val="en-US"/>
        </w:rPr>
        <w:t xml:space="preserve">) = </w:t>
      </w:r>
      <w:r w:rsidRPr="00586904">
        <w:rPr>
          <w:rFonts w:ascii="Minion-Regular" w:hAnsi="Minion-Regular" w:cs="Minion-Regular"/>
          <w:sz w:val="20"/>
          <w:szCs w:val="20"/>
          <w:lang w:val="en-US"/>
        </w:rPr>
        <w:t>1/</w:t>
      </w:r>
      <w:r w:rsidRPr="00586904">
        <w:rPr>
          <w:rFonts w:ascii="Minion-Italic" w:hAnsi="Minion-Italic" w:cs="Minion-Italic"/>
          <w:i/>
          <w:iCs/>
          <w:sz w:val="20"/>
          <w:szCs w:val="20"/>
          <w:lang w:val="en-US"/>
        </w:rPr>
        <w:t>n</w:t>
      </w:r>
      <w:r w:rsidRPr="00586904">
        <w:rPr>
          <w:rFonts w:ascii="Minion-Italic" w:hAnsi="Minion-Italic" w:cs="Minion-Italic"/>
          <w:i/>
          <w:iCs/>
          <w:sz w:val="15"/>
          <w:szCs w:val="15"/>
          <w:lang w:val="en-US"/>
        </w:rPr>
        <w:t>i</w:t>
      </w:r>
      <w:r w:rsidRPr="00586904">
        <w:rPr>
          <w:rFonts w:ascii="Minion-Italic" w:hAnsi="Minion-Italic" w:cs="Minion-Italic"/>
          <w:i/>
          <w:iCs/>
          <w:sz w:val="20"/>
          <w:szCs w:val="20"/>
          <w:lang w:val="en-US"/>
        </w:rPr>
        <w:t>n</w:t>
      </w:r>
      <w:r w:rsidRPr="00586904">
        <w:rPr>
          <w:rFonts w:ascii="Minion-Italic" w:hAnsi="Minion-Italic" w:cs="Minion-Italic"/>
          <w:i/>
          <w:iCs/>
          <w:sz w:val="15"/>
          <w:szCs w:val="15"/>
          <w:lang w:val="en-US"/>
        </w:rPr>
        <w:t>j</w:t>
      </w:r>
      <w:r w:rsidRPr="00586904">
        <w:rPr>
          <w:rFonts w:ascii="RMTMI" w:hAnsi="RMTMI" w:cs="RMTMI"/>
          <w:sz w:val="20"/>
          <w:szCs w:val="20"/>
          <w:lang w:val="en-US"/>
        </w:rPr>
        <w:t xml:space="preserve">  ∑</w:t>
      </w:r>
      <w:r w:rsidRPr="00586904">
        <w:rPr>
          <w:rFonts w:ascii="Times-Roman" w:hAnsi="Times-Roman" w:cs="Times-Roman"/>
          <w:sz w:val="20"/>
          <w:szCs w:val="20"/>
          <w:lang w:val="en-US"/>
        </w:rPr>
        <w:t xml:space="preserve"> | p – p’ |   </w:t>
      </w:r>
    </w:p>
    <w:p w14:paraId="21748AFC" w14:textId="77777777" w:rsidR="00A73DB2" w:rsidRPr="00586904" w:rsidRDefault="00A73DB2" w:rsidP="009F0408">
      <w:pPr>
        <w:pStyle w:val="ListParagraph"/>
        <w:numPr>
          <w:ilvl w:val="0"/>
          <w:numId w:val="4"/>
        </w:numPr>
        <w:autoSpaceDE w:val="0"/>
        <w:autoSpaceDN w:val="0"/>
        <w:adjustRightInd w:val="0"/>
        <w:spacing w:after="0" w:line="360" w:lineRule="auto"/>
        <w:jc w:val="both"/>
        <w:rPr>
          <w:rFonts w:ascii="Times-Roman" w:hAnsi="Times-Roman" w:cs="Times-Roman"/>
          <w:sz w:val="20"/>
          <w:szCs w:val="20"/>
          <w:lang w:val="en-US"/>
        </w:rPr>
      </w:pPr>
      <w:r w:rsidRPr="00586904">
        <w:rPr>
          <w:rFonts w:ascii="Minion-Bold" w:hAnsi="Minion-Bold" w:cs="Minion-Bold"/>
          <w:b/>
          <w:bCs/>
          <w:sz w:val="20"/>
          <w:szCs w:val="20"/>
          <w:lang w:val="en-US"/>
        </w:rPr>
        <w:t>Mean distance</w:t>
      </w:r>
      <w:r w:rsidRPr="00586904">
        <w:rPr>
          <w:rFonts w:ascii="Minion-Regular" w:hAnsi="Minion-Regular" w:cs="Minion-Regular"/>
          <w:sz w:val="20"/>
          <w:szCs w:val="20"/>
          <w:lang w:val="en-US"/>
        </w:rPr>
        <w:t xml:space="preserve">: </w:t>
      </w:r>
      <w:r w:rsidRPr="00586904">
        <w:rPr>
          <w:rFonts w:ascii="Minion-Regular" w:hAnsi="Minion-Regular" w:cs="Minion-Regular"/>
          <w:sz w:val="20"/>
          <w:szCs w:val="20"/>
          <w:lang w:val="en-US"/>
        </w:rPr>
        <w:tab/>
      </w:r>
      <w:r w:rsidRPr="00586904">
        <w:rPr>
          <w:rFonts w:ascii="Minion-Regular" w:hAnsi="Minion-Regular" w:cs="Minion-Regular"/>
          <w:sz w:val="20"/>
          <w:szCs w:val="20"/>
          <w:lang w:val="en-US"/>
        </w:rPr>
        <w:tab/>
      </w:r>
      <w:r w:rsidR="00420B3E">
        <w:rPr>
          <w:rFonts w:ascii="Minion-Regular" w:hAnsi="Minion-Regular" w:cs="Minion-Regular"/>
          <w:sz w:val="20"/>
          <w:szCs w:val="20"/>
          <w:lang w:val="en-US"/>
        </w:rPr>
        <w:tab/>
      </w:r>
      <w:r w:rsidRPr="00586904">
        <w:rPr>
          <w:rFonts w:ascii="Minion-Italic" w:hAnsi="Minion-Italic" w:cs="Minion-Italic"/>
          <w:i/>
          <w:iCs/>
          <w:sz w:val="20"/>
          <w:szCs w:val="20"/>
          <w:lang w:val="en-US"/>
        </w:rPr>
        <w:t xml:space="preserve">dist </w:t>
      </w:r>
      <w:r w:rsidRPr="00586904">
        <w:rPr>
          <w:rFonts w:ascii="Minion-Italic" w:hAnsi="Minion-Italic" w:cs="Minion-Italic"/>
          <w:i/>
          <w:iCs/>
          <w:sz w:val="15"/>
          <w:szCs w:val="15"/>
          <w:lang w:val="en-US"/>
        </w:rPr>
        <w:t xml:space="preserve">mean </w:t>
      </w:r>
      <w:r w:rsidRPr="00586904">
        <w:rPr>
          <w:rFonts w:ascii="RMTMI" w:hAnsi="RMTMI" w:cs="RMTMI"/>
          <w:sz w:val="20"/>
          <w:szCs w:val="20"/>
          <w:lang w:val="en-US"/>
        </w:rPr>
        <w:t>(</w:t>
      </w:r>
      <w:r w:rsidRPr="00586904">
        <w:rPr>
          <w:rFonts w:ascii="Minion-Italic" w:hAnsi="Minion-Italic" w:cs="Minion-Italic"/>
          <w:i/>
          <w:iCs/>
          <w:sz w:val="20"/>
          <w:szCs w:val="20"/>
          <w:lang w:val="en-US"/>
        </w:rPr>
        <w:t>C</w:t>
      </w:r>
      <w:r w:rsidRPr="00586904">
        <w:rPr>
          <w:rFonts w:ascii="Minion-Italic" w:hAnsi="Minion-Italic" w:cs="Minion-Italic"/>
          <w:i/>
          <w:iCs/>
          <w:sz w:val="15"/>
          <w:szCs w:val="15"/>
          <w:lang w:val="en-US"/>
        </w:rPr>
        <w:t xml:space="preserve">i </w:t>
      </w:r>
      <w:r w:rsidRPr="00586904">
        <w:rPr>
          <w:rFonts w:ascii="Minion-Regular" w:hAnsi="Minion-Regular" w:cs="Minion-Regular"/>
          <w:sz w:val="20"/>
          <w:szCs w:val="20"/>
          <w:lang w:val="en-US"/>
        </w:rPr>
        <w:t>,</w:t>
      </w:r>
      <w:r w:rsidRPr="00586904">
        <w:rPr>
          <w:rFonts w:ascii="Minion-Italic" w:hAnsi="Minion-Italic" w:cs="Minion-Italic"/>
          <w:i/>
          <w:iCs/>
          <w:sz w:val="20"/>
          <w:szCs w:val="20"/>
          <w:lang w:val="en-US"/>
        </w:rPr>
        <w:t>C</w:t>
      </w:r>
      <w:r w:rsidRPr="00586904">
        <w:rPr>
          <w:rFonts w:ascii="Minion-Italic" w:hAnsi="Minion-Italic" w:cs="Minion-Italic"/>
          <w:i/>
          <w:iCs/>
          <w:sz w:val="15"/>
          <w:szCs w:val="15"/>
          <w:lang w:val="en-US"/>
        </w:rPr>
        <w:t>j</w:t>
      </w:r>
      <w:r w:rsidRPr="00586904">
        <w:rPr>
          <w:rFonts w:ascii="RMTMI" w:hAnsi="RMTMI" w:cs="RMTMI"/>
          <w:sz w:val="20"/>
          <w:szCs w:val="20"/>
          <w:lang w:val="en-US"/>
        </w:rPr>
        <w:t xml:space="preserve">/) = | </w:t>
      </w:r>
      <w:r w:rsidRPr="00586904">
        <w:rPr>
          <w:rFonts w:ascii="Times-Roman" w:hAnsi="Times-Roman" w:cs="Times-Roman"/>
          <w:sz w:val="20"/>
          <w:szCs w:val="20"/>
          <w:lang w:val="en-US"/>
        </w:rPr>
        <w:t>m</w:t>
      </w:r>
      <w:r w:rsidRPr="00586904">
        <w:rPr>
          <w:rFonts w:ascii="Times-Roman" w:hAnsi="Times-Roman" w:cs="Times-Roman"/>
          <w:sz w:val="20"/>
          <w:szCs w:val="20"/>
          <w:vertAlign w:val="subscript"/>
          <w:lang w:val="en-US"/>
        </w:rPr>
        <w:t>i</w:t>
      </w:r>
      <w:r w:rsidRPr="00586904">
        <w:rPr>
          <w:rFonts w:ascii="Times-Roman" w:hAnsi="Times-Roman" w:cs="Times-Roman"/>
          <w:sz w:val="20"/>
          <w:szCs w:val="20"/>
          <w:lang w:val="en-US"/>
        </w:rPr>
        <w:t xml:space="preserve"> - m</w:t>
      </w:r>
      <w:r w:rsidRPr="00586904">
        <w:rPr>
          <w:rFonts w:ascii="Times-Roman" w:hAnsi="Times-Roman" w:cs="Times-Roman"/>
          <w:sz w:val="20"/>
          <w:szCs w:val="20"/>
          <w:vertAlign w:val="subscript"/>
          <w:lang w:val="en-US"/>
        </w:rPr>
        <w:t xml:space="preserve">j </w:t>
      </w:r>
      <w:r w:rsidRPr="00586904">
        <w:rPr>
          <w:rFonts w:ascii="Times-Roman" w:hAnsi="Times-Roman" w:cs="Times-Roman"/>
          <w:sz w:val="20"/>
          <w:szCs w:val="20"/>
          <w:lang w:val="en-US"/>
        </w:rPr>
        <w:t xml:space="preserve">|  </w:t>
      </w:r>
    </w:p>
    <w:p w14:paraId="0F04B66F" w14:textId="77777777" w:rsidR="00A73DB2" w:rsidRPr="00586904" w:rsidRDefault="00A73DB2" w:rsidP="009F0408">
      <w:pPr>
        <w:pStyle w:val="ListParagraph"/>
        <w:autoSpaceDE w:val="0"/>
        <w:autoSpaceDN w:val="0"/>
        <w:adjustRightInd w:val="0"/>
        <w:spacing w:after="0" w:line="360" w:lineRule="auto"/>
        <w:ind w:left="1428"/>
        <w:jc w:val="both"/>
        <w:rPr>
          <w:rFonts w:ascii="Times-Roman" w:hAnsi="Times-Roman" w:cs="Times-Roman"/>
          <w:sz w:val="20"/>
          <w:szCs w:val="20"/>
          <w:lang w:val="en-US"/>
        </w:rPr>
      </w:pPr>
    </w:p>
    <w:p w14:paraId="42D78A17" w14:textId="77777777" w:rsidR="00A73DB2" w:rsidRPr="00586904" w:rsidRDefault="00A73DB2" w:rsidP="009F0408">
      <w:pPr>
        <w:autoSpaceDE w:val="0"/>
        <w:autoSpaceDN w:val="0"/>
        <w:adjustRightInd w:val="0"/>
        <w:spacing w:after="0"/>
        <w:rPr>
          <w:rFonts w:ascii="Minion-Italic" w:hAnsi="Minion-Italic" w:cs="Minion-Italic"/>
          <w:i/>
          <w:iCs/>
          <w:sz w:val="12"/>
          <w:szCs w:val="12"/>
          <w:lang w:val="en-US"/>
        </w:rPr>
      </w:pPr>
      <w:r w:rsidRPr="00586904">
        <w:rPr>
          <w:rFonts w:ascii="Minion-Italic" w:hAnsi="Minion-Italic" w:cs="Minion-Italic"/>
          <w:i/>
          <w:iCs/>
          <w:sz w:val="12"/>
          <w:szCs w:val="12"/>
          <w:lang w:val="en-US"/>
        </w:rPr>
        <w:t xml:space="preserve">  </w:t>
      </w:r>
    </w:p>
    <w:p w14:paraId="61D97AAB" w14:textId="77777777" w:rsidR="00A73DB2" w:rsidRPr="001C7F29" w:rsidRDefault="00A73DB2" w:rsidP="009F0408">
      <w:pPr>
        <w:rPr>
          <w:rFonts w:ascii="Georgia" w:hAnsi="Georgia" w:cs="MTSY"/>
          <w:szCs w:val="20"/>
        </w:rPr>
      </w:pPr>
      <w:r w:rsidRPr="001C7F29">
        <w:rPr>
          <w:rFonts w:ascii="Georgia" w:hAnsi="Georgia" w:cs="MTSY"/>
          <w:szCs w:val="20"/>
        </w:rPr>
        <w:t>En estas fórmulas, se asume</w:t>
      </w:r>
      <w:r>
        <w:rPr>
          <w:rFonts w:ascii="Georgia" w:hAnsi="Georgia" w:cs="MTSY"/>
          <w:szCs w:val="20"/>
        </w:rPr>
        <w:t>n como condiciones,</w:t>
      </w:r>
      <w:r w:rsidRPr="001C7F29">
        <w:rPr>
          <w:rFonts w:ascii="Georgia" w:hAnsi="Georgia" w:cs="MTSY"/>
          <w:szCs w:val="20"/>
        </w:rPr>
        <w:t xml:space="preserve"> que </w:t>
      </w:r>
      <w:r w:rsidRPr="001C7F29">
        <w:rPr>
          <w:rFonts w:ascii="Georgia" w:hAnsi="Georgia" w:cs="Times-Roman"/>
          <w:szCs w:val="20"/>
        </w:rPr>
        <w:t>| p – p’ |  es la distancia entre dos objetos o puntos p y p</w:t>
      </w:r>
      <w:r w:rsidRPr="001C7F29">
        <w:rPr>
          <w:rFonts w:ascii="Georgia" w:hAnsi="Georgia" w:cs="Times-Roman"/>
          <w:szCs w:val="20"/>
          <w:vertAlign w:val="subscript"/>
        </w:rPr>
        <w:t>0</w:t>
      </w:r>
      <w:r w:rsidRPr="001C7F29">
        <w:rPr>
          <w:rFonts w:ascii="Georgia" w:hAnsi="Georgia" w:cs="Times-Roman"/>
          <w:szCs w:val="20"/>
        </w:rPr>
        <w:t>,  m</w:t>
      </w:r>
      <w:r w:rsidRPr="001C7F29">
        <w:rPr>
          <w:rFonts w:ascii="Georgia" w:hAnsi="Georgia" w:cs="Times-Roman"/>
          <w:szCs w:val="20"/>
          <w:vertAlign w:val="subscript"/>
        </w:rPr>
        <w:t>i</w:t>
      </w:r>
      <w:r w:rsidRPr="001C7F29">
        <w:rPr>
          <w:rFonts w:ascii="Georgia" w:hAnsi="Georgia" w:cs="Times-Roman"/>
          <w:szCs w:val="20"/>
        </w:rPr>
        <w:t xml:space="preserve"> es la media del clúster C</w:t>
      </w:r>
      <w:r w:rsidRPr="001C7F29">
        <w:rPr>
          <w:rFonts w:ascii="Georgia" w:hAnsi="Georgia" w:cs="Times-Roman"/>
          <w:szCs w:val="20"/>
          <w:vertAlign w:val="subscript"/>
        </w:rPr>
        <w:t xml:space="preserve">i </w:t>
      </w:r>
      <w:r w:rsidRPr="001C7F29">
        <w:rPr>
          <w:rFonts w:ascii="Georgia" w:hAnsi="Georgia" w:cs="Times-Roman"/>
          <w:szCs w:val="20"/>
        </w:rPr>
        <w:t>y n</w:t>
      </w:r>
      <w:r w:rsidRPr="001C7F29">
        <w:rPr>
          <w:rFonts w:ascii="Georgia" w:hAnsi="Georgia" w:cs="Times-Roman"/>
          <w:szCs w:val="20"/>
          <w:vertAlign w:val="subscript"/>
        </w:rPr>
        <w:t>i</w:t>
      </w:r>
      <w:r w:rsidRPr="001C7F29">
        <w:rPr>
          <w:rFonts w:ascii="Georgia" w:hAnsi="Georgia" w:cs="Times-Roman"/>
          <w:szCs w:val="20"/>
        </w:rPr>
        <w:t xml:space="preserve"> es el número de objetos que pertenecen a dicho clúster (</w:t>
      </w:r>
      <w:r>
        <w:rPr>
          <w:rFonts w:ascii="Georgia" w:hAnsi="Georgia" w:cs="Times-Roman"/>
          <w:szCs w:val="20"/>
        </w:rPr>
        <w:t xml:space="preserve">se trata </w:t>
      </w:r>
      <w:r w:rsidRPr="001C7F29">
        <w:rPr>
          <w:rFonts w:ascii="Georgia" w:hAnsi="Georgia" w:cs="Times-Roman"/>
          <w:szCs w:val="20"/>
        </w:rPr>
        <w:t>de igual forma para el clúster C</w:t>
      </w:r>
      <w:r w:rsidRPr="001C7F29">
        <w:rPr>
          <w:rFonts w:ascii="Georgia" w:hAnsi="Georgia" w:cs="Times-Roman"/>
          <w:szCs w:val="20"/>
          <w:vertAlign w:val="subscript"/>
        </w:rPr>
        <w:t>j</w:t>
      </w:r>
      <w:r w:rsidRPr="001C7F29">
        <w:rPr>
          <w:rFonts w:ascii="Georgia" w:hAnsi="Georgia" w:cs="Times-Roman"/>
          <w:szCs w:val="20"/>
        </w:rPr>
        <w:t xml:space="preserve"> con n</w:t>
      </w:r>
      <w:r w:rsidRPr="001C7F29">
        <w:rPr>
          <w:rFonts w:ascii="Georgia" w:hAnsi="Georgia" w:cs="Times-Roman"/>
          <w:szCs w:val="20"/>
          <w:vertAlign w:val="subscript"/>
        </w:rPr>
        <w:t>j</w:t>
      </w:r>
      <w:r w:rsidRPr="001C7F29">
        <w:rPr>
          <w:rFonts w:ascii="Georgia" w:hAnsi="Georgia" w:cs="Times-Roman"/>
          <w:szCs w:val="20"/>
        </w:rPr>
        <w:t xml:space="preserve"> elementos). </w:t>
      </w:r>
    </w:p>
    <w:p w14:paraId="6F43E043" w14:textId="77777777" w:rsidR="00590B07" w:rsidRDefault="00590B07" w:rsidP="009F0408">
      <w:pPr>
        <w:spacing w:after="0"/>
        <w:rPr>
          <w:rFonts w:ascii="Georgia" w:hAnsi="Georgia" w:cs="MTSY"/>
        </w:rPr>
      </w:pPr>
    </w:p>
    <w:p w14:paraId="19FF6AFF" w14:textId="77777777" w:rsidR="00943668" w:rsidRDefault="00943668" w:rsidP="009F0408">
      <w:pPr>
        <w:spacing w:after="0"/>
        <w:rPr>
          <w:rFonts w:ascii="Georgia" w:hAnsi="Georgia" w:cs="MTSY"/>
        </w:rPr>
      </w:pPr>
    </w:p>
    <w:p w14:paraId="76B86777" w14:textId="77777777" w:rsidR="00A73DB2" w:rsidRDefault="00A73DB2" w:rsidP="009F0408">
      <w:pPr>
        <w:spacing w:after="0"/>
        <w:rPr>
          <w:rFonts w:ascii="Georgia" w:hAnsi="Georgia" w:cs="MTSY"/>
        </w:rPr>
      </w:pPr>
      <w:r w:rsidRPr="00676925">
        <w:rPr>
          <w:rFonts w:ascii="Georgia" w:hAnsi="Georgia" w:cs="MTSY"/>
        </w:rPr>
        <w:t xml:space="preserve">Atendiendo al uso de </w:t>
      </w:r>
      <w:r>
        <w:rPr>
          <w:rFonts w:ascii="Georgia" w:hAnsi="Georgia" w:cs="MTSY"/>
        </w:rPr>
        <w:t xml:space="preserve">un tipo de medida u otro, </w:t>
      </w:r>
      <w:r w:rsidR="00943668">
        <w:rPr>
          <w:rFonts w:ascii="Georgia" w:hAnsi="Georgia" w:cs="MTSY"/>
        </w:rPr>
        <w:t xml:space="preserve">tal y como se representa en la Figura 4, </w:t>
      </w:r>
      <w:r>
        <w:rPr>
          <w:rFonts w:ascii="Georgia" w:hAnsi="Georgia" w:cs="MTSY"/>
        </w:rPr>
        <w:t>p</w:t>
      </w:r>
      <w:r w:rsidRPr="00676925">
        <w:rPr>
          <w:rFonts w:ascii="Georgia" w:hAnsi="Georgia" w:cs="MTSY"/>
        </w:rPr>
        <w:t xml:space="preserve">odemos clasificar los algoritmos </w:t>
      </w:r>
      <w:r>
        <w:rPr>
          <w:rFonts w:ascii="Georgia" w:hAnsi="Georgia" w:cs="MTSY"/>
        </w:rPr>
        <w:t xml:space="preserve">de Clustering </w:t>
      </w:r>
      <w:r w:rsidRPr="00676925">
        <w:rPr>
          <w:rFonts w:ascii="Georgia" w:hAnsi="Georgia" w:cs="MTSY"/>
        </w:rPr>
        <w:t>en:</w:t>
      </w:r>
    </w:p>
    <w:p w14:paraId="1B662E3A" w14:textId="77777777" w:rsidR="00A73DB2" w:rsidRDefault="00A73DB2" w:rsidP="009F0408">
      <w:pPr>
        <w:spacing w:after="0"/>
        <w:rPr>
          <w:rFonts w:ascii="Georgia" w:hAnsi="Georgia" w:cs="MTSY"/>
        </w:rPr>
      </w:pPr>
    </w:p>
    <w:p w14:paraId="3A08336C" w14:textId="77777777" w:rsidR="00590B07" w:rsidRDefault="00590B07" w:rsidP="009F0408">
      <w:pPr>
        <w:spacing w:after="0"/>
        <w:rPr>
          <w:rFonts w:ascii="Georgia" w:hAnsi="Georgia" w:cs="MTSY"/>
        </w:rPr>
      </w:pPr>
    </w:p>
    <w:p w14:paraId="67A99398" w14:textId="77777777" w:rsidR="00A73DB2" w:rsidRPr="00D00E72" w:rsidRDefault="00A73DB2" w:rsidP="009F0408">
      <w:pPr>
        <w:pStyle w:val="ListParagraph"/>
        <w:numPr>
          <w:ilvl w:val="0"/>
          <w:numId w:val="5"/>
        </w:numPr>
        <w:spacing w:line="360" w:lineRule="auto"/>
        <w:ind w:left="426"/>
        <w:jc w:val="both"/>
        <w:rPr>
          <w:rFonts w:ascii="Georgia" w:hAnsi="Georgia"/>
        </w:rPr>
      </w:pPr>
      <w:r w:rsidRPr="006621DE">
        <w:rPr>
          <w:rFonts w:ascii="Georgia" w:hAnsi="Georgia" w:cs="Minion-Bold"/>
          <w:b/>
          <w:bCs/>
          <w:szCs w:val="20"/>
        </w:rPr>
        <w:t>Nearest-neighbor</w:t>
      </w:r>
      <w:r>
        <w:rPr>
          <w:rFonts w:ascii="Georgia" w:hAnsi="Georgia" w:cs="Minion-Bold"/>
          <w:b/>
          <w:bCs/>
          <w:szCs w:val="20"/>
        </w:rPr>
        <w:t xml:space="preserve">: </w:t>
      </w:r>
      <w:r>
        <w:rPr>
          <w:rFonts w:ascii="Georgia" w:hAnsi="Georgia"/>
        </w:rPr>
        <w:t xml:space="preserve">En los casos en los que </w:t>
      </w:r>
      <w:r w:rsidRPr="00676925">
        <w:rPr>
          <w:rFonts w:ascii="Georgia" w:hAnsi="Georgia"/>
        </w:rPr>
        <w:t>el algoritmo usa la medida de distancia mínima</w:t>
      </w:r>
      <w:r>
        <w:rPr>
          <w:rFonts w:ascii="Georgia" w:hAnsi="Georgia"/>
        </w:rPr>
        <w:t xml:space="preserve"> –</w:t>
      </w:r>
      <w:r w:rsidRPr="00676925">
        <w:rPr>
          <w:rFonts w:ascii="Georgia" w:hAnsi="Georgia"/>
        </w:rPr>
        <w:t>d</w:t>
      </w:r>
      <w:r w:rsidRPr="00DF4727">
        <w:rPr>
          <w:rFonts w:ascii="Georgia" w:hAnsi="Georgia"/>
          <w:vertAlign w:val="subscript"/>
        </w:rPr>
        <w:t>min</w:t>
      </w:r>
      <w:r w:rsidRPr="00676925">
        <w:rPr>
          <w:rFonts w:ascii="Georgia" w:hAnsi="Georgia"/>
        </w:rPr>
        <w:t>(Ci, Cj)</w:t>
      </w:r>
      <w:r w:rsidRPr="00E00DF7">
        <w:rPr>
          <w:rFonts w:ascii="Georgia" w:hAnsi="Georgia"/>
        </w:rPr>
        <w:t xml:space="preserve"> </w:t>
      </w:r>
      <w:r>
        <w:rPr>
          <w:rFonts w:ascii="Georgia" w:hAnsi="Georgia"/>
        </w:rPr>
        <w:t xml:space="preserve">– </w:t>
      </w:r>
      <w:r w:rsidRPr="00676925">
        <w:rPr>
          <w:rFonts w:ascii="Georgia" w:hAnsi="Georgia"/>
        </w:rPr>
        <w:t xml:space="preserve"> para calcular la distancia entre clústeres. </w:t>
      </w:r>
    </w:p>
    <w:p w14:paraId="6F90147E" w14:textId="77777777" w:rsidR="00A73DB2" w:rsidRDefault="00A73DB2" w:rsidP="009F0408">
      <w:pPr>
        <w:ind w:left="426"/>
        <w:rPr>
          <w:rFonts w:ascii="Georgia" w:hAnsi="Georgia"/>
        </w:rPr>
      </w:pPr>
      <w:r w:rsidRPr="00FC2383">
        <w:rPr>
          <w:rFonts w:ascii="Georgia" w:hAnsi="Georgia"/>
        </w:rPr>
        <w:t>S</w:t>
      </w:r>
      <w:r>
        <w:rPr>
          <w:rFonts w:ascii="Georgia" w:hAnsi="Georgia"/>
        </w:rPr>
        <w:t>i el proceso</w:t>
      </w:r>
      <w:r w:rsidRPr="00FC2383">
        <w:rPr>
          <w:rFonts w:ascii="Georgia" w:hAnsi="Georgia"/>
        </w:rPr>
        <w:t xml:space="preserve"> finaliza c</w:t>
      </w:r>
      <w:r w:rsidR="00BA76D2">
        <w:rPr>
          <w:rFonts w:ascii="Georgia" w:hAnsi="Georgia"/>
        </w:rPr>
        <w:t>uando la distancia entre los clú</w:t>
      </w:r>
      <w:r w:rsidRPr="00FC2383">
        <w:rPr>
          <w:rFonts w:ascii="Georgia" w:hAnsi="Georgia"/>
        </w:rPr>
        <w:t>ster</w:t>
      </w:r>
      <w:r w:rsidR="00BA76D2">
        <w:rPr>
          <w:rFonts w:ascii="Georgia" w:hAnsi="Georgia"/>
        </w:rPr>
        <w:t>e</w:t>
      </w:r>
      <w:r w:rsidRPr="00FC2383">
        <w:rPr>
          <w:rFonts w:ascii="Georgia" w:hAnsi="Georgia"/>
        </w:rPr>
        <w:t xml:space="preserve">s más cercanos supera un umbral definido por el usuario, se denomina algoritmo </w:t>
      </w:r>
      <w:r w:rsidRPr="006621DE">
        <w:rPr>
          <w:rFonts w:ascii="Georgia" w:hAnsi="Georgia" w:cs="Minion-Bold"/>
          <w:b/>
          <w:bCs/>
          <w:szCs w:val="20"/>
        </w:rPr>
        <w:t>Single-link</w:t>
      </w:r>
      <w:r w:rsidRPr="006621DE">
        <w:rPr>
          <w:rFonts w:ascii="Georgia" w:hAnsi="Georgia"/>
          <w:sz w:val="24"/>
        </w:rPr>
        <w:t xml:space="preserve"> </w:t>
      </w:r>
      <w:r>
        <w:rPr>
          <w:rFonts w:ascii="Georgia" w:hAnsi="Georgia"/>
        </w:rPr>
        <w:t xml:space="preserve">o de </w:t>
      </w:r>
      <w:r w:rsidRPr="00FC2383">
        <w:rPr>
          <w:rFonts w:ascii="Georgia" w:hAnsi="Georgia"/>
        </w:rPr>
        <w:t xml:space="preserve">enlace único. </w:t>
      </w:r>
      <w:r>
        <w:rPr>
          <w:rFonts w:ascii="Georgia" w:hAnsi="Georgia"/>
        </w:rPr>
        <w:t>Esta técnica recibe el nombre de MIN.</w:t>
      </w:r>
    </w:p>
    <w:p w14:paraId="056F23A8" w14:textId="77777777" w:rsidR="00590B07" w:rsidRDefault="00590B07" w:rsidP="009F0408">
      <w:pPr>
        <w:jc w:val="left"/>
        <w:rPr>
          <w:rFonts w:ascii="Georgia" w:hAnsi="Georgia"/>
        </w:rPr>
      </w:pPr>
      <w:r>
        <w:rPr>
          <w:rFonts w:ascii="Georgia" w:hAnsi="Georgia"/>
        </w:rPr>
        <w:br w:type="page"/>
      </w:r>
    </w:p>
    <w:p w14:paraId="13B79D81" w14:textId="77777777" w:rsidR="00A73DB2" w:rsidRPr="00857FA2" w:rsidRDefault="00A73DB2" w:rsidP="009F0408">
      <w:pPr>
        <w:pStyle w:val="ListParagraph"/>
        <w:numPr>
          <w:ilvl w:val="0"/>
          <w:numId w:val="5"/>
        </w:numPr>
        <w:spacing w:line="360" w:lineRule="auto"/>
        <w:ind w:left="426"/>
        <w:jc w:val="both"/>
        <w:rPr>
          <w:rFonts w:ascii="Georgia" w:hAnsi="Georgia"/>
        </w:rPr>
      </w:pPr>
      <w:r w:rsidRPr="00857FA2">
        <w:rPr>
          <w:rFonts w:ascii="Georgia" w:hAnsi="Georgia" w:cs="Minion-Bold"/>
          <w:b/>
          <w:bCs/>
          <w:szCs w:val="20"/>
        </w:rPr>
        <w:lastRenderedPageBreak/>
        <w:t xml:space="preserve">Farthest-neighbor </w:t>
      </w:r>
      <w:r w:rsidRPr="00857FA2">
        <w:rPr>
          <w:rFonts w:ascii="Georgia" w:hAnsi="Georgia" w:cs="Minion-Bold"/>
          <w:bCs/>
          <w:szCs w:val="20"/>
        </w:rPr>
        <w:t>-</w:t>
      </w:r>
      <w:r w:rsidRPr="00857FA2">
        <w:rPr>
          <w:rFonts w:ascii="Georgia" w:hAnsi="Georgia" w:cs="Minion-Bold"/>
          <w:b/>
          <w:bCs/>
          <w:szCs w:val="20"/>
        </w:rPr>
        <w:t xml:space="preserve">  </w:t>
      </w:r>
      <w:r w:rsidRPr="00E00DF7">
        <w:rPr>
          <w:rFonts w:ascii="Georgia" w:hAnsi="Georgia" w:cs="Minion-Bold"/>
          <w:bCs/>
          <w:szCs w:val="20"/>
        </w:rPr>
        <w:t xml:space="preserve">En los casos en los que </w:t>
      </w:r>
      <w:r w:rsidRPr="00E00DF7">
        <w:rPr>
          <w:rFonts w:ascii="Georgia" w:hAnsi="Georgia"/>
        </w:rPr>
        <w:t>el</w:t>
      </w:r>
      <w:r>
        <w:rPr>
          <w:rFonts w:ascii="Georgia" w:hAnsi="Georgia"/>
        </w:rPr>
        <w:t xml:space="preserve"> </w:t>
      </w:r>
      <w:r w:rsidRPr="00857FA2">
        <w:rPr>
          <w:rFonts w:ascii="Georgia" w:hAnsi="Georgia"/>
        </w:rPr>
        <w:t>algoritmo usa como medida de distancia entre clusters la distancia máxima</w:t>
      </w:r>
      <w:r>
        <w:rPr>
          <w:rFonts w:ascii="Georgia" w:hAnsi="Georgia"/>
        </w:rPr>
        <w:t xml:space="preserve">, </w:t>
      </w:r>
      <w:r w:rsidRPr="00857FA2">
        <w:rPr>
          <w:rFonts w:ascii="Georgia" w:hAnsi="Georgia"/>
        </w:rPr>
        <w:t xml:space="preserve"> d</w:t>
      </w:r>
      <w:r w:rsidRPr="00353F90">
        <w:rPr>
          <w:rFonts w:ascii="Georgia" w:hAnsi="Georgia"/>
          <w:vertAlign w:val="subscript"/>
        </w:rPr>
        <w:t>max</w:t>
      </w:r>
      <w:r w:rsidRPr="00857FA2">
        <w:rPr>
          <w:rFonts w:ascii="Georgia" w:hAnsi="Georgia"/>
        </w:rPr>
        <w:t xml:space="preserve">(Ci, Cj). </w:t>
      </w:r>
    </w:p>
    <w:p w14:paraId="06221D8E" w14:textId="77777777" w:rsidR="00A73DB2" w:rsidRPr="00857FA2" w:rsidRDefault="00A73DB2" w:rsidP="009F0408">
      <w:pPr>
        <w:pStyle w:val="ListParagraph"/>
        <w:spacing w:line="360" w:lineRule="auto"/>
        <w:ind w:left="426"/>
        <w:jc w:val="both"/>
        <w:rPr>
          <w:rFonts w:ascii="Georgia" w:hAnsi="Georgia"/>
        </w:rPr>
      </w:pPr>
    </w:p>
    <w:p w14:paraId="65D49332" w14:textId="77777777" w:rsidR="00A73DB2" w:rsidRDefault="00A73DB2" w:rsidP="009F0408">
      <w:pPr>
        <w:pStyle w:val="ListParagraph"/>
        <w:spacing w:after="0" w:line="360" w:lineRule="auto"/>
        <w:ind w:left="425"/>
        <w:jc w:val="both"/>
        <w:rPr>
          <w:rFonts w:ascii="Georgia" w:hAnsi="Georgia"/>
        </w:rPr>
      </w:pPr>
      <w:r w:rsidRPr="00857FA2">
        <w:rPr>
          <w:rFonts w:ascii="Georgia" w:hAnsi="Georgia"/>
        </w:rPr>
        <w:t>A diferencia del caso anterior, si el proceso de clustering finaliza cuando la distancia máxima entre los clústeres más cercanos supera un va</w:t>
      </w:r>
      <w:r w:rsidR="001D59AD">
        <w:rPr>
          <w:rFonts w:ascii="Georgia" w:hAnsi="Georgia"/>
        </w:rPr>
        <w:t xml:space="preserve">lor definido, </w:t>
      </w:r>
      <w:r w:rsidRPr="00857FA2">
        <w:rPr>
          <w:rFonts w:ascii="Georgia" w:hAnsi="Georgia"/>
        </w:rPr>
        <w:t xml:space="preserve">es lo que se conoce como algoritmo  </w:t>
      </w:r>
      <w:r w:rsidRPr="00857FA2">
        <w:rPr>
          <w:rFonts w:ascii="Georgia" w:hAnsi="Georgia" w:cs="Minion-Bold"/>
          <w:b/>
          <w:bCs/>
          <w:szCs w:val="20"/>
        </w:rPr>
        <w:t>Complete-link</w:t>
      </w:r>
      <w:r w:rsidRPr="00857FA2">
        <w:rPr>
          <w:rFonts w:ascii="Minion-Bold" w:hAnsi="Minion-Bold" w:cs="Minion-Bold"/>
          <w:b/>
          <w:bCs/>
          <w:sz w:val="20"/>
          <w:szCs w:val="20"/>
        </w:rPr>
        <w:t xml:space="preserve">  </w:t>
      </w:r>
      <w:r w:rsidR="001D59AD">
        <w:rPr>
          <w:rFonts w:ascii="Georgia" w:hAnsi="Georgia"/>
        </w:rPr>
        <w:t>o d</w:t>
      </w:r>
      <w:r w:rsidRPr="00857FA2">
        <w:rPr>
          <w:rFonts w:ascii="Georgia" w:hAnsi="Georgia"/>
        </w:rPr>
        <w:t xml:space="preserve">e </w:t>
      </w:r>
      <w:r w:rsidRPr="001D59AD">
        <w:rPr>
          <w:rFonts w:ascii="Georgia" w:hAnsi="Georgia"/>
          <w:b/>
        </w:rPr>
        <w:t>enlace completo</w:t>
      </w:r>
      <w:r w:rsidRPr="00857FA2">
        <w:rPr>
          <w:rFonts w:ascii="Georgia" w:hAnsi="Georgia"/>
        </w:rPr>
        <w:t xml:space="preserve">. </w:t>
      </w:r>
      <w:r w:rsidR="001D59AD">
        <w:rPr>
          <w:rFonts w:ascii="Georgia" w:hAnsi="Georgia"/>
        </w:rPr>
        <w:t xml:space="preserve"> </w:t>
      </w:r>
      <w:r>
        <w:rPr>
          <w:rFonts w:ascii="Georgia" w:hAnsi="Georgia"/>
        </w:rPr>
        <w:t xml:space="preserve">Esta técnica recibe el nombre de </w:t>
      </w:r>
      <w:r w:rsidRPr="001D59AD">
        <w:rPr>
          <w:rFonts w:ascii="Georgia" w:hAnsi="Georgia"/>
          <w:i/>
        </w:rPr>
        <w:t>MAX</w:t>
      </w:r>
      <w:r>
        <w:rPr>
          <w:rFonts w:ascii="Georgia" w:hAnsi="Georgia"/>
        </w:rPr>
        <w:t>.</w:t>
      </w:r>
    </w:p>
    <w:p w14:paraId="271FD15D" w14:textId="77777777" w:rsidR="00590B07" w:rsidRDefault="00590B07" w:rsidP="009F0408">
      <w:pPr>
        <w:pStyle w:val="ListParagraph"/>
        <w:spacing w:after="0" w:line="360" w:lineRule="auto"/>
        <w:ind w:left="425"/>
        <w:jc w:val="both"/>
        <w:rPr>
          <w:rFonts w:ascii="Georgia" w:hAnsi="Georgia"/>
        </w:rPr>
      </w:pPr>
    </w:p>
    <w:p w14:paraId="0AAF9B5B" w14:textId="06A56D71" w:rsidR="00943668" w:rsidRDefault="006B573C" w:rsidP="00943668">
      <w:pPr>
        <w:keepNext/>
        <w:jc w:val="center"/>
      </w:pPr>
      <w:r>
        <w:rPr>
          <w:rFonts w:ascii="Georgia" w:hAnsi="Georgia"/>
          <w:noProof/>
          <w:lang w:val="en-GB" w:eastAsia="en-GB"/>
        </w:rPr>
        <mc:AlternateContent>
          <mc:Choice Requires="wps">
            <w:drawing>
              <wp:anchor distT="0" distB="0" distL="114300" distR="114300" simplePos="0" relativeHeight="251677696" behindDoc="0" locked="0" layoutInCell="1" allowOverlap="1" wp14:anchorId="364C3BC2" wp14:editId="3E7E1982">
                <wp:simplePos x="0" y="0"/>
                <wp:positionH relativeFrom="column">
                  <wp:posOffset>1238885</wp:posOffset>
                </wp:positionH>
                <wp:positionV relativeFrom="paragraph">
                  <wp:posOffset>128270</wp:posOffset>
                </wp:positionV>
                <wp:extent cx="2845435" cy="270510"/>
                <wp:effectExtent l="0" t="0" r="24765" b="34290"/>
                <wp:wrapNone/>
                <wp:docPr id="35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5435" cy="270510"/>
                        </a:xfrm>
                        <a:prstGeom prst="rect">
                          <a:avLst/>
                        </a:prstGeom>
                        <a:solidFill>
                          <a:srgbClr val="FFFFFF"/>
                        </a:solidFill>
                        <a:ln w="9525">
                          <a:solidFill>
                            <a:schemeClr val="bg1">
                              <a:lumMod val="100000"/>
                              <a:lumOff val="0"/>
                            </a:schemeClr>
                          </a:solidFill>
                          <a:miter lim="800000"/>
                          <a:headEnd/>
                          <a:tailEnd/>
                        </a:ln>
                      </wps:spPr>
                      <wps:txbx>
                        <w:txbxContent>
                          <w:p w14:paraId="3CAEE4E0" w14:textId="77777777" w:rsidR="004059C3" w:rsidRPr="00B4661E" w:rsidRDefault="004059C3" w:rsidP="00A73DB2">
                            <w:pPr>
                              <w:rPr>
                                <w:i/>
                              </w:rPr>
                            </w:pPr>
                            <w:r>
                              <w:rPr>
                                <w:i/>
                              </w:rPr>
                              <w:t xml:space="preserve">  </w:t>
                            </w:r>
                            <w:r w:rsidRPr="00B4661E">
                              <w:rPr>
                                <w:i/>
                              </w:rPr>
                              <w:t>Single Link                                   Complete Link</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64C3BC2" id="Text_x0020_Box_x0020_6" o:spid="_x0000_s1034" type="#_x0000_t202" style="position:absolute;left:0;text-align:left;margin-left:97.55pt;margin-top:10.1pt;width:224.05pt;height:21.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" strokecolor="white [3212]">
                <v:textbox>
                  <w:txbxContent>
                    <w:p w14:paraId="3CAEE4E0" w14:textId="77777777" w:rsidR="004059C3" w:rsidRPr="00B4661E" w:rsidRDefault="004059C3" w:rsidP="00A73DB2">
                      <w:pPr>
                        <w:rPr>
                          <w:i/>
                        </w:rPr>
                      </w:pPr>
                      <w:r>
                        <w:rPr>
                          <w:i/>
                        </w:rPr>
                        <w:t xml:space="preserve">  </w:t>
                      </w:r>
                      <w:r w:rsidRPr="00B4661E">
                        <w:rPr>
                          <w:i/>
                        </w:rPr>
                        <w:t>Single Link                                   Complete Link</w:t>
                      </w:r>
                    </w:p>
                  </w:txbxContent>
                </v:textbox>
              </v:shape>
            </w:pict>
          </mc:Fallback>
        </mc:AlternateContent>
      </w:r>
      <w:r w:rsidR="00A73DB2">
        <w:rPr>
          <w:rFonts w:ascii="Georgia" w:hAnsi="Georgia"/>
          <w:noProof/>
          <w:lang w:val="en-GB" w:eastAsia="en-GB"/>
        </w:rPr>
        <w:drawing>
          <wp:inline distT="0" distB="0" distL="0" distR="0" wp14:anchorId="259D5C11" wp14:editId="20E1C2CE">
            <wp:extent cx="3587939" cy="1130060"/>
            <wp:effectExtent l="19050" t="0" r="0" b="0"/>
            <wp:docPr id="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3592211" cy="1131405"/>
                    </a:xfrm>
                    <a:prstGeom prst="rect">
                      <a:avLst/>
                    </a:prstGeom>
                    <a:noFill/>
                    <a:ln w="9525">
                      <a:noFill/>
                      <a:miter lim="800000"/>
                      <a:headEnd/>
                      <a:tailEnd/>
                    </a:ln>
                  </pic:spPr>
                </pic:pic>
              </a:graphicData>
            </a:graphic>
          </wp:inline>
        </w:drawing>
      </w:r>
    </w:p>
    <w:p w14:paraId="0DE798E0" w14:textId="77777777" w:rsidR="00A73DB2" w:rsidRPr="00943668" w:rsidRDefault="00943668" w:rsidP="00943668">
      <w:pPr>
        <w:pStyle w:val="Caption"/>
        <w:jc w:val="center"/>
        <w:rPr>
          <w:rFonts w:ascii="Georgia" w:hAnsi="Georgia"/>
          <w:color w:val="auto"/>
          <w:sz w:val="20"/>
        </w:rPr>
      </w:pPr>
      <w:r w:rsidRPr="00943668">
        <w:rPr>
          <w:color w:val="auto"/>
        </w:rPr>
        <w:t xml:space="preserve">Figura 4. Cálculo de las distancias entre dos clústeres    </w:t>
      </w:r>
    </w:p>
    <w:p w14:paraId="08E0804D" w14:textId="77777777" w:rsidR="00257571" w:rsidRDefault="00257571" w:rsidP="009F0408">
      <w:pPr>
        <w:rPr>
          <w:rFonts w:ascii="Georgia" w:hAnsi="Georgia"/>
        </w:rPr>
      </w:pPr>
    </w:p>
    <w:p w14:paraId="27A6C2EC" w14:textId="77777777" w:rsidR="00590B07" w:rsidRDefault="00570542" w:rsidP="009F0408">
      <w:pPr>
        <w:rPr>
          <w:rFonts w:ascii="Georgia" w:hAnsi="Georgia"/>
        </w:rPr>
      </w:pPr>
      <w:r>
        <w:rPr>
          <w:rFonts w:ascii="Georgia" w:hAnsi="Georgia"/>
          <w:noProof/>
          <w:lang w:val="en-GB" w:eastAsia="en-GB"/>
        </w:rPr>
        <w:drawing>
          <wp:anchor distT="0" distB="0" distL="114300" distR="114300" simplePos="0" relativeHeight="251661312" behindDoc="0" locked="0" layoutInCell="1" allowOverlap="1" wp14:anchorId="0FFB2F62" wp14:editId="32556E36">
            <wp:simplePos x="0" y="0"/>
            <wp:positionH relativeFrom="column">
              <wp:posOffset>4513580</wp:posOffset>
            </wp:positionH>
            <wp:positionV relativeFrom="paragraph">
              <wp:posOffset>35560</wp:posOffset>
            </wp:positionV>
            <wp:extent cx="1135380" cy="994410"/>
            <wp:effectExtent l="19050" t="19050" r="26670" b="1524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srcRect/>
                    <a:stretch>
                      <a:fillRect/>
                    </a:stretch>
                  </pic:blipFill>
                  <pic:spPr bwMode="auto">
                    <a:xfrm>
                      <a:off x="0" y="0"/>
                      <a:ext cx="1135380" cy="994410"/>
                    </a:xfrm>
                    <a:prstGeom prst="rect">
                      <a:avLst/>
                    </a:prstGeom>
                    <a:noFill/>
                    <a:ln w="6350">
                      <a:solidFill>
                        <a:schemeClr val="tx1"/>
                      </a:solidFill>
                      <a:miter lim="800000"/>
                      <a:headEnd/>
                      <a:tailEnd/>
                    </a:ln>
                  </pic:spPr>
                </pic:pic>
              </a:graphicData>
            </a:graphic>
          </wp:anchor>
        </w:drawing>
      </w:r>
      <w:r w:rsidR="00A72A9E">
        <w:rPr>
          <w:rFonts w:ascii="Georgia" w:hAnsi="Georgia"/>
        </w:rPr>
        <w:t xml:space="preserve">Por otro lado, </w:t>
      </w:r>
      <w:r w:rsidR="007E413A">
        <w:rPr>
          <w:rFonts w:ascii="Georgia" w:hAnsi="Georgia"/>
        </w:rPr>
        <w:t xml:space="preserve"> </w:t>
      </w:r>
      <w:r w:rsidR="00A72A9E">
        <w:rPr>
          <w:rFonts w:ascii="Georgia" w:hAnsi="Georgia"/>
        </w:rPr>
        <w:t xml:space="preserve">la </w:t>
      </w:r>
      <w:r w:rsidR="00A72A9E" w:rsidRPr="007F7045">
        <w:rPr>
          <w:rFonts w:ascii="Georgia" w:hAnsi="Georgia"/>
          <w:b/>
        </w:rPr>
        <w:t xml:space="preserve">distancia </w:t>
      </w:r>
      <w:r w:rsidR="00257571" w:rsidRPr="007F7045">
        <w:rPr>
          <w:rFonts w:ascii="Georgia" w:hAnsi="Georgia"/>
          <w:b/>
        </w:rPr>
        <w:t>media</w:t>
      </w:r>
      <w:r w:rsidR="00257571">
        <w:rPr>
          <w:rFonts w:ascii="Georgia" w:hAnsi="Georgia"/>
        </w:rPr>
        <w:t xml:space="preserve"> </w:t>
      </w:r>
      <w:r w:rsidR="00A72A9E">
        <w:rPr>
          <w:rFonts w:ascii="Georgia" w:hAnsi="Georgia"/>
        </w:rPr>
        <w:t xml:space="preserve"> </w:t>
      </w:r>
      <w:r w:rsidR="00A72A9E" w:rsidRPr="00251C30">
        <w:rPr>
          <w:rFonts w:ascii="Minion-Italic" w:hAnsi="Minion-Italic" w:cs="Minion-Italic"/>
          <w:i/>
          <w:iCs/>
          <w:sz w:val="20"/>
          <w:szCs w:val="20"/>
          <w:lang w:val="es-ES"/>
        </w:rPr>
        <w:t xml:space="preserve">dis </w:t>
      </w:r>
      <w:r w:rsidR="00A72A9E" w:rsidRPr="00251C30">
        <w:rPr>
          <w:rFonts w:ascii="Minion-Italic" w:hAnsi="Minion-Italic" w:cs="Minion-Italic"/>
          <w:i/>
          <w:iCs/>
          <w:sz w:val="15"/>
          <w:szCs w:val="15"/>
          <w:lang w:val="es-ES"/>
        </w:rPr>
        <w:t>avg</w:t>
      </w:r>
      <w:r w:rsidR="00A72A9E" w:rsidRPr="00251C30">
        <w:rPr>
          <w:rFonts w:ascii="RMTMI" w:hAnsi="RMTMI" w:cs="RMTMI"/>
          <w:sz w:val="20"/>
          <w:szCs w:val="20"/>
          <w:lang w:val="es-ES"/>
        </w:rPr>
        <w:t>.(</w:t>
      </w:r>
      <w:r w:rsidR="00A72A9E" w:rsidRPr="00251C30">
        <w:rPr>
          <w:rFonts w:ascii="Minion-Italic" w:hAnsi="Minion-Italic" w:cs="Minion-Italic"/>
          <w:i/>
          <w:iCs/>
          <w:sz w:val="20"/>
          <w:szCs w:val="20"/>
          <w:lang w:val="es-ES"/>
        </w:rPr>
        <w:t>C</w:t>
      </w:r>
      <w:r w:rsidR="00A72A9E" w:rsidRPr="00251C30">
        <w:rPr>
          <w:rFonts w:ascii="Minion-Italic" w:hAnsi="Minion-Italic" w:cs="Minion-Italic"/>
          <w:i/>
          <w:iCs/>
          <w:sz w:val="15"/>
          <w:szCs w:val="15"/>
          <w:lang w:val="es-ES"/>
        </w:rPr>
        <w:t xml:space="preserve">i </w:t>
      </w:r>
      <w:r w:rsidR="00A72A9E" w:rsidRPr="00251C30">
        <w:rPr>
          <w:rFonts w:ascii="Minion-Regular" w:hAnsi="Minion-Regular" w:cs="Minion-Regular"/>
          <w:sz w:val="20"/>
          <w:szCs w:val="20"/>
          <w:lang w:val="es-ES"/>
        </w:rPr>
        <w:t>,</w:t>
      </w:r>
      <w:r w:rsidR="00A72A9E" w:rsidRPr="00251C30">
        <w:rPr>
          <w:rFonts w:ascii="Minion-Italic" w:hAnsi="Minion-Italic" w:cs="Minion-Italic"/>
          <w:i/>
          <w:iCs/>
          <w:sz w:val="20"/>
          <w:szCs w:val="20"/>
          <w:lang w:val="es-ES"/>
        </w:rPr>
        <w:t>C</w:t>
      </w:r>
      <w:r w:rsidR="00A72A9E" w:rsidRPr="00251C30">
        <w:rPr>
          <w:rFonts w:ascii="RMTMI" w:hAnsi="RMTMI" w:cs="RMTMI"/>
          <w:sz w:val="20"/>
          <w:szCs w:val="20"/>
          <w:vertAlign w:val="subscript"/>
          <w:lang w:val="es-ES"/>
        </w:rPr>
        <w:t>j</w:t>
      </w:r>
      <w:r w:rsidR="00A72A9E" w:rsidRPr="00251C30">
        <w:rPr>
          <w:rFonts w:ascii="RMTMI" w:hAnsi="RMTMI" w:cs="RMTMI"/>
          <w:sz w:val="20"/>
          <w:szCs w:val="20"/>
          <w:lang w:val="es-ES"/>
        </w:rPr>
        <w:t xml:space="preserve">)   </w:t>
      </w:r>
      <w:r w:rsidR="00A72A9E" w:rsidRPr="00251C30">
        <w:rPr>
          <w:rFonts w:ascii="Georgia" w:hAnsi="Georgia" w:cs="RMTMI"/>
          <w:szCs w:val="20"/>
          <w:lang w:val="es-ES"/>
        </w:rPr>
        <w:t xml:space="preserve">se define como la media de las distancias entre todos los </w:t>
      </w:r>
      <w:r w:rsidR="00257571" w:rsidRPr="00251C30">
        <w:rPr>
          <w:rFonts w:ascii="Georgia" w:hAnsi="Georgia" w:cs="RMTMI"/>
          <w:szCs w:val="20"/>
          <w:lang w:val="es-ES"/>
        </w:rPr>
        <w:t xml:space="preserve">pares de </w:t>
      </w:r>
      <w:r w:rsidR="00A72A9E" w:rsidRPr="00251C30">
        <w:rPr>
          <w:rFonts w:ascii="Georgia" w:hAnsi="Georgia" w:cs="RMTMI"/>
          <w:szCs w:val="20"/>
          <w:lang w:val="es-ES"/>
        </w:rPr>
        <w:t>elementos de</w:t>
      </w:r>
      <w:r w:rsidR="00257571" w:rsidRPr="00251C30">
        <w:rPr>
          <w:rFonts w:ascii="Georgia" w:hAnsi="Georgia" w:cs="RMTMI"/>
          <w:szCs w:val="20"/>
          <w:lang w:val="es-ES"/>
        </w:rPr>
        <w:t xml:space="preserve"> </w:t>
      </w:r>
      <w:r w:rsidR="00A72A9E" w:rsidRPr="00251C30">
        <w:rPr>
          <w:rFonts w:ascii="Georgia" w:hAnsi="Georgia" w:cs="RMTMI"/>
          <w:szCs w:val="20"/>
          <w:lang w:val="es-ES"/>
        </w:rPr>
        <w:t>l</w:t>
      </w:r>
      <w:r w:rsidR="00257571" w:rsidRPr="00251C30">
        <w:rPr>
          <w:rFonts w:ascii="Georgia" w:hAnsi="Georgia" w:cs="RMTMI"/>
          <w:szCs w:val="20"/>
          <w:lang w:val="es-ES"/>
        </w:rPr>
        <w:t>os</w:t>
      </w:r>
      <w:r w:rsidR="00A72A9E" w:rsidRPr="00251C30">
        <w:rPr>
          <w:rFonts w:ascii="Georgia" w:hAnsi="Georgia" w:cs="RMTMI"/>
          <w:szCs w:val="20"/>
          <w:lang w:val="es-ES"/>
        </w:rPr>
        <w:t xml:space="preserve"> clúster</w:t>
      </w:r>
      <w:r w:rsidR="00257571" w:rsidRPr="00251C30">
        <w:rPr>
          <w:rFonts w:ascii="Georgia" w:hAnsi="Georgia" w:cs="RMTMI"/>
          <w:szCs w:val="20"/>
          <w:lang w:val="es-ES"/>
        </w:rPr>
        <w:t xml:space="preserve">es, tal y como se indica en la </w:t>
      </w:r>
      <w:r w:rsidR="007F7045" w:rsidRPr="00251C30">
        <w:rPr>
          <w:rFonts w:ascii="Georgia" w:hAnsi="Georgia" w:cs="RMTMI"/>
          <w:szCs w:val="20"/>
          <w:lang w:val="es-ES"/>
        </w:rPr>
        <w:t>figura</w:t>
      </w:r>
      <w:r w:rsidRPr="00251C30">
        <w:rPr>
          <w:rFonts w:ascii="Georgia" w:hAnsi="Georgia" w:cs="RMTMI"/>
          <w:szCs w:val="20"/>
          <w:lang w:val="es-ES"/>
        </w:rPr>
        <w:t xml:space="preserve"> de la derecha</w:t>
      </w:r>
      <w:r w:rsidR="008913E3" w:rsidRPr="00251C30">
        <w:rPr>
          <w:rFonts w:ascii="Georgia" w:hAnsi="Georgia" w:cs="RMTMI"/>
          <w:szCs w:val="20"/>
          <w:lang w:val="es-ES"/>
        </w:rPr>
        <w:t>.</w:t>
      </w:r>
    </w:p>
    <w:p w14:paraId="43908D02" w14:textId="2A0CCE18" w:rsidR="00DC5B4F" w:rsidRDefault="006B573C" w:rsidP="009F0408">
      <w:pPr>
        <w:rPr>
          <w:rFonts w:ascii="Georgia" w:hAnsi="Georgia"/>
          <w:sz w:val="24"/>
        </w:rPr>
      </w:pPr>
      <w:r>
        <w:rPr>
          <w:noProof/>
          <w:lang w:val="en-GB" w:eastAsia="en-GB"/>
        </w:rPr>
        <mc:AlternateContent>
          <mc:Choice Requires="wps">
            <w:drawing>
              <wp:anchor distT="0" distB="0" distL="114300" distR="114300" simplePos="0" relativeHeight="251759616" behindDoc="0" locked="0" layoutInCell="1" allowOverlap="1" wp14:anchorId="1271DC85" wp14:editId="63ED84CE">
                <wp:simplePos x="0" y="0"/>
                <wp:positionH relativeFrom="column">
                  <wp:posOffset>4273550</wp:posOffset>
                </wp:positionH>
                <wp:positionV relativeFrom="paragraph">
                  <wp:posOffset>242570</wp:posOffset>
                </wp:positionV>
                <wp:extent cx="1571625" cy="258445"/>
                <wp:effectExtent l="6350" t="1270" r="0" b="0"/>
                <wp:wrapSquare wrapText="bothSides"/>
                <wp:docPr id="355"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647C8A" w14:textId="77777777" w:rsidR="004059C3" w:rsidRPr="005B4338" w:rsidRDefault="004059C3" w:rsidP="00943668">
                            <w:pPr>
                              <w:pStyle w:val="Caption"/>
                              <w:jc w:val="center"/>
                              <w:rPr>
                                <w:color w:val="auto"/>
                              </w:rPr>
                            </w:pPr>
                            <w:r w:rsidRPr="005B4338">
                              <w:rPr>
                                <w:color w:val="auto"/>
                              </w:rPr>
                              <w:t xml:space="preserve">  Figura 5. Distancia media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271DC85" id="Text_x0020_Box_x0020_80" o:spid="_x0000_s1035" type="#_x0000_t202" style="position:absolute;left:0;text-align:left;margin-left:336.5pt;margin-top:19.1pt;width:123.75pt;height:20.3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" stroked="f">
                <v:textbox style="mso-fit-shape-to-text:t" inset="0,0,0,0">
                  <w:txbxContent>
                    <w:p w14:paraId="40647C8A" w14:textId="77777777" w:rsidR="004059C3" w:rsidRPr="005B4338" w:rsidRDefault="004059C3" w:rsidP="00943668">
                      <w:pPr>
                        <w:pStyle w:val="Caption"/>
                        <w:jc w:val="center"/>
                        <w:rPr>
                          <w:color w:val="auto"/>
                        </w:rPr>
                      </w:pPr>
                      <w:r w:rsidRPr="005B4338">
                        <w:rPr>
                          <w:color w:val="auto"/>
                        </w:rPr>
                        <w:t xml:space="preserve">  Figura 5. Distancia media</w:t>
                      </w:r>
                    </w:p>
                  </w:txbxContent>
                </v:textbox>
                <w10:wrap type="square"/>
              </v:shape>
            </w:pict>
          </mc:Fallback>
        </mc:AlternateContent>
      </w:r>
      <w:r w:rsidR="00570542">
        <w:rPr>
          <w:rFonts w:ascii="Georgia" w:hAnsi="Georgia"/>
        </w:rPr>
        <w:t xml:space="preserve">La </w:t>
      </w:r>
      <w:r w:rsidR="00570542" w:rsidRPr="007E413A">
        <w:rPr>
          <w:rFonts w:ascii="Georgia" w:hAnsi="Georgia"/>
          <w:b/>
        </w:rPr>
        <w:t xml:space="preserve">distancia </w:t>
      </w:r>
      <w:r w:rsidR="00DC5B4F" w:rsidRPr="007E413A">
        <w:rPr>
          <w:rFonts w:ascii="Georgia" w:hAnsi="Georgia"/>
          <w:b/>
        </w:rPr>
        <w:t xml:space="preserve"> </w:t>
      </w:r>
      <w:r w:rsidR="007E413A" w:rsidRPr="007E413A">
        <w:rPr>
          <w:rFonts w:ascii="Georgia" w:hAnsi="Georgia"/>
          <w:b/>
        </w:rPr>
        <w:t>mean</w:t>
      </w:r>
      <w:r w:rsidR="007E413A">
        <w:rPr>
          <w:rFonts w:ascii="Georgia" w:hAnsi="Georgia"/>
        </w:rPr>
        <w:t xml:space="preserve">  </w:t>
      </w:r>
      <w:r w:rsidR="00DC5B4F" w:rsidRPr="00251C30">
        <w:rPr>
          <w:rFonts w:ascii="Minion-Italic" w:hAnsi="Minion-Italic" w:cs="Minion-Italic"/>
          <w:i/>
          <w:iCs/>
          <w:sz w:val="20"/>
          <w:szCs w:val="20"/>
          <w:lang w:val="es-ES"/>
        </w:rPr>
        <w:t xml:space="preserve">dist </w:t>
      </w:r>
      <w:r w:rsidR="00DC5B4F" w:rsidRPr="00251C30">
        <w:rPr>
          <w:rFonts w:ascii="Minion-Italic" w:hAnsi="Minion-Italic" w:cs="Minion-Italic"/>
          <w:i/>
          <w:iCs/>
          <w:sz w:val="15"/>
          <w:szCs w:val="15"/>
          <w:lang w:val="es-ES"/>
        </w:rPr>
        <w:t xml:space="preserve">mean </w:t>
      </w:r>
      <w:r w:rsidR="00DC5B4F" w:rsidRPr="00251C30">
        <w:rPr>
          <w:rFonts w:ascii="RMTMI" w:hAnsi="RMTMI" w:cs="RMTMI"/>
          <w:sz w:val="20"/>
          <w:szCs w:val="20"/>
          <w:lang w:val="es-ES"/>
        </w:rPr>
        <w:t>(</w:t>
      </w:r>
      <w:r w:rsidR="00DC5B4F" w:rsidRPr="00251C30">
        <w:rPr>
          <w:rFonts w:ascii="Minion-Italic" w:hAnsi="Minion-Italic" w:cs="Minion-Italic"/>
          <w:i/>
          <w:iCs/>
          <w:sz w:val="20"/>
          <w:szCs w:val="20"/>
          <w:lang w:val="es-ES"/>
        </w:rPr>
        <w:t>C</w:t>
      </w:r>
      <w:r w:rsidR="00DC5B4F" w:rsidRPr="00251C30">
        <w:rPr>
          <w:rFonts w:ascii="Minion-Italic" w:hAnsi="Minion-Italic" w:cs="Minion-Italic"/>
          <w:i/>
          <w:iCs/>
          <w:sz w:val="15"/>
          <w:szCs w:val="15"/>
          <w:lang w:val="es-ES"/>
        </w:rPr>
        <w:t>i</w:t>
      </w:r>
      <w:r w:rsidR="00DC5B4F" w:rsidRPr="00251C30">
        <w:rPr>
          <w:rFonts w:ascii="Minion-Regular" w:hAnsi="Minion-Regular" w:cs="Minion-Regular"/>
          <w:sz w:val="20"/>
          <w:szCs w:val="20"/>
          <w:lang w:val="es-ES"/>
        </w:rPr>
        <w:t>,</w:t>
      </w:r>
      <w:r w:rsidR="00675A77" w:rsidRPr="00251C30">
        <w:rPr>
          <w:rFonts w:ascii="Minion-Regular" w:hAnsi="Minion-Regular" w:cs="Minion-Regular"/>
          <w:sz w:val="20"/>
          <w:szCs w:val="20"/>
          <w:lang w:val="es-ES"/>
        </w:rPr>
        <w:t xml:space="preserve"> </w:t>
      </w:r>
      <w:r w:rsidR="00DC5B4F" w:rsidRPr="00251C30">
        <w:rPr>
          <w:rFonts w:ascii="Minion-Italic" w:hAnsi="Minion-Italic" w:cs="Minion-Italic"/>
          <w:i/>
          <w:iCs/>
          <w:sz w:val="20"/>
          <w:szCs w:val="20"/>
          <w:lang w:val="es-ES"/>
        </w:rPr>
        <w:t>C</w:t>
      </w:r>
      <w:r w:rsidR="00DC5B4F" w:rsidRPr="00251C30">
        <w:rPr>
          <w:rFonts w:ascii="Minion-Italic" w:hAnsi="Minion-Italic" w:cs="Minion-Italic"/>
          <w:i/>
          <w:iCs/>
          <w:sz w:val="15"/>
          <w:szCs w:val="15"/>
          <w:lang w:val="es-ES"/>
        </w:rPr>
        <w:t>j</w:t>
      </w:r>
      <w:r w:rsidR="00DC5B4F" w:rsidRPr="00251C30">
        <w:rPr>
          <w:rFonts w:ascii="RMTMI" w:hAnsi="RMTMI" w:cs="RMTMI"/>
          <w:sz w:val="20"/>
          <w:szCs w:val="20"/>
          <w:lang w:val="es-ES"/>
        </w:rPr>
        <w:t xml:space="preserve">)  </w:t>
      </w:r>
      <w:r w:rsidR="00DC5B4F" w:rsidRPr="00251C30">
        <w:rPr>
          <w:rFonts w:ascii="Georgia" w:hAnsi="Georgia" w:cs="RMTMI"/>
          <w:szCs w:val="20"/>
          <w:lang w:val="es-ES"/>
        </w:rPr>
        <w:t xml:space="preserve">se define a partir de la distancia media en cada clúster o centroide, tal y como se representa en la figura que sigue a estas líneas. </w:t>
      </w:r>
    </w:p>
    <w:p w14:paraId="1B7E6530" w14:textId="18827CBB" w:rsidR="00654213" w:rsidRPr="00DC5B4F" w:rsidRDefault="006B573C" w:rsidP="009F0408">
      <w:pPr>
        <w:rPr>
          <w:rFonts w:ascii="Georgia" w:hAnsi="Georgia"/>
          <w:sz w:val="24"/>
        </w:rPr>
      </w:pPr>
      <w:r>
        <w:rPr>
          <w:noProof/>
          <w:lang w:val="en-GB" w:eastAsia="en-GB"/>
        </w:rPr>
        <mc:AlternateContent>
          <mc:Choice Requires="wps">
            <w:drawing>
              <wp:anchor distT="0" distB="0" distL="114300" distR="114300" simplePos="0" relativeHeight="251761664" behindDoc="0" locked="0" layoutInCell="1" allowOverlap="1" wp14:anchorId="3525980F" wp14:editId="614112FE">
                <wp:simplePos x="0" y="0"/>
                <wp:positionH relativeFrom="column">
                  <wp:posOffset>-58420</wp:posOffset>
                </wp:positionH>
                <wp:positionV relativeFrom="paragraph">
                  <wp:posOffset>1315085</wp:posOffset>
                </wp:positionV>
                <wp:extent cx="1397000" cy="258445"/>
                <wp:effectExtent l="5080" t="0" r="0" b="5080"/>
                <wp:wrapSquare wrapText="bothSides"/>
                <wp:docPr id="354"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AB0259" w14:textId="77777777" w:rsidR="004059C3" w:rsidRPr="005B4338" w:rsidRDefault="004059C3" w:rsidP="00F90838">
                            <w:pPr>
                              <w:pStyle w:val="Caption"/>
                              <w:jc w:val="center"/>
                              <w:rPr>
                                <w:rFonts w:ascii="Georgia" w:hAnsi="Georgia"/>
                                <w:noProof/>
                                <w:color w:val="auto"/>
                              </w:rPr>
                            </w:pPr>
                            <w:r w:rsidRPr="005B4338">
                              <w:rPr>
                                <w:color w:val="auto"/>
                              </w:rPr>
                              <w:t>Figura 6. Mean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525980F" id="Text_x0020_Box_x0020_81" o:spid="_x0000_s1036" type="#_x0000_t202" style="position:absolute;left:0;text-align:left;margin-left:-4.6pt;margin-top:103.55pt;width:110pt;height:20.3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" stroked="f">
                <v:textbox style="mso-fit-shape-to-text:t" inset="0,0,0,0">
                  <w:txbxContent>
                    <w:p w14:paraId="30AB0259" w14:textId="77777777" w:rsidR="004059C3" w:rsidRPr="005B4338" w:rsidRDefault="004059C3" w:rsidP="00F90838">
                      <w:pPr>
                        <w:pStyle w:val="Caption"/>
                        <w:jc w:val="center"/>
                        <w:rPr>
                          <w:rFonts w:ascii="Georgia" w:hAnsi="Georgia"/>
                          <w:noProof/>
                          <w:color w:val="auto"/>
                        </w:rPr>
                      </w:pPr>
                      <w:r w:rsidRPr="005B4338">
                        <w:rPr>
                          <w:color w:val="auto"/>
                        </w:rPr>
                        <w:t>Figura 6. Mean</w:t>
                      </w:r>
                    </w:p>
                  </w:txbxContent>
                </v:textbox>
                <w10:wrap type="square"/>
              </v:shape>
            </w:pict>
          </mc:Fallback>
        </mc:AlternateContent>
      </w:r>
      <w:r w:rsidR="00DC5B4F">
        <w:rPr>
          <w:rFonts w:ascii="Georgia" w:hAnsi="Georgia"/>
          <w:noProof/>
          <w:lang w:val="en-GB" w:eastAsia="en-GB"/>
        </w:rPr>
        <w:drawing>
          <wp:anchor distT="0" distB="0" distL="114300" distR="114300" simplePos="0" relativeHeight="251662336" behindDoc="0" locked="0" layoutInCell="1" allowOverlap="1" wp14:anchorId="7E4744B2" wp14:editId="0F236B49">
            <wp:simplePos x="0" y="0"/>
            <wp:positionH relativeFrom="column">
              <wp:posOffset>-58420</wp:posOffset>
            </wp:positionH>
            <wp:positionV relativeFrom="paragraph">
              <wp:posOffset>57150</wp:posOffset>
            </wp:positionV>
            <wp:extent cx="1397000" cy="1200785"/>
            <wp:effectExtent l="1905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1397000" cy="1200785"/>
                    </a:xfrm>
                    <a:prstGeom prst="rect">
                      <a:avLst/>
                    </a:prstGeom>
                    <a:noFill/>
                    <a:ln w="9525">
                      <a:noFill/>
                      <a:miter lim="800000"/>
                      <a:headEnd/>
                      <a:tailEnd/>
                    </a:ln>
                  </pic:spPr>
                </pic:pic>
              </a:graphicData>
            </a:graphic>
          </wp:anchor>
        </w:drawing>
      </w:r>
      <w:r w:rsidR="00A73DB2" w:rsidRPr="00857FA2">
        <w:rPr>
          <w:rFonts w:ascii="Georgia" w:hAnsi="Georgia"/>
        </w:rPr>
        <w:t xml:space="preserve">En líneas </w:t>
      </w:r>
      <w:r w:rsidR="00AA0565">
        <w:rPr>
          <w:rFonts w:ascii="Georgia" w:hAnsi="Georgia"/>
        </w:rPr>
        <w:t>generales, la calidad de los clú</w:t>
      </w:r>
      <w:r w:rsidR="00A73DB2" w:rsidRPr="00857FA2">
        <w:rPr>
          <w:rFonts w:ascii="Georgia" w:hAnsi="Georgia"/>
        </w:rPr>
        <w:t>ster</w:t>
      </w:r>
      <w:r w:rsidR="00AA0565">
        <w:rPr>
          <w:rFonts w:ascii="Georgia" w:hAnsi="Georgia"/>
        </w:rPr>
        <w:t>e</w:t>
      </w:r>
      <w:r w:rsidR="00A73DB2" w:rsidRPr="00857FA2">
        <w:rPr>
          <w:rFonts w:ascii="Georgia" w:hAnsi="Georgia"/>
        </w:rPr>
        <w:t>s que se van generando en las sucesivas iteraciones, es mayor, si son lo bastante compactos</w:t>
      </w:r>
      <w:r w:rsidR="00B432BF">
        <w:rPr>
          <w:rFonts w:ascii="Georgia" w:hAnsi="Georgia"/>
        </w:rPr>
        <w:t xml:space="preserve">. </w:t>
      </w:r>
    </w:p>
    <w:p w14:paraId="5AFCA5A6" w14:textId="77777777" w:rsidR="00A73DB2" w:rsidRPr="00857FA2" w:rsidRDefault="00A73DB2" w:rsidP="009F0408">
      <w:pPr>
        <w:rPr>
          <w:rFonts w:ascii="Georgia" w:hAnsi="Georgia"/>
        </w:rPr>
      </w:pPr>
      <w:r w:rsidRPr="00857FA2">
        <w:rPr>
          <w:rFonts w:ascii="Georgia" w:hAnsi="Georgia"/>
        </w:rPr>
        <w:t xml:space="preserve">Se debe pensar en el hecho de que si un método de clustering presenta una baja calidad, se puede traducir en que los clusters generados no encuentren un sentido práctico, lo que provocaría llegar a conclusiones no del todo fiables o incluso falsas. </w:t>
      </w:r>
    </w:p>
    <w:p w14:paraId="296BA886" w14:textId="77777777" w:rsidR="00A73DB2" w:rsidRPr="00857FA2" w:rsidRDefault="00A73DB2" w:rsidP="009F0408">
      <w:pPr>
        <w:rPr>
          <w:rFonts w:ascii="Georgia" w:hAnsi="Georgia"/>
        </w:rPr>
      </w:pPr>
      <w:r w:rsidRPr="00857FA2">
        <w:rPr>
          <w:rFonts w:ascii="Georgia" w:hAnsi="Georgia"/>
        </w:rPr>
        <w:t xml:space="preserve">Con los algoritmos tipo </w:t>
      </w:r>
      <w:r w:rsidRPr="004A3B85">
        <w:rPr>
          <w:rFonts w:ascii="Georgia" w:hAnsi="Georgia" w:cs="Minion-Bold"/>
          <w:bCs/>
          <w:i/>
          <w:szCs w:val="20"/>
        </w:rPr>
        <w:t>Nearest-neighbor</w:t>
      </w:r>
      <w:r w:rsidRPr="00857FA2">
        <w:rPr>
          <w:rFonts w:ascii="Georgia" w:hAnsi="Georgia"/>
        </w:rPr>
        <w:t>, se tiende normalmente a minimizar el diámetro de l</w:t>
      </w:r>
      <w:r>
        <w:rPr>
          <w:rFonts w:ascii="Georgia" w:hAnsi="Georgia"/>
        </w:rPr>
        <w:t xml:space="preserve">os clusters </w:t>
      </w:r>
      <w:r w:rsidRPr="00857FA2">
        <w:rPr>
          <w:rFonts w:ascii="Georgia" w:hAnsi="Georgia"/>
        </w:rPr>
        <w:t xml:space="preserve">de elementos en cada iteración. </w:t>
      </w:r>
    </w:p>
    <w:p w14:paraId="222CE0A4" w14:textId="77777777" w:rsidR="005C41AF" w:rsidRDefault="005C41AF" w:rsidP="009F0408">
      <w:pPr>
        <w:jc w:val="left"/>
        <w:rPr>
          <w:rFonts w:ascii="Georgia" w:hAnsi="Georgia"/>
        </w:rPr>
      </w:pPr>
      <w:r>
        <w:rPr>
          <w:rFonts w:ascii="Georgia" w:hAnsi="Georgia"/>
        </w:rPr>
        <w:br w:type="page"/>
      </w:r>
    </w:p>
    <w:p w14:paraId="2EB2C3C1" w14:textId="77777777" w:rsidR="00A73DB2" w:rsidRDefault="00A73DB2" w:rsidP="009F0408">
      <w:pPr>
        <w:pStyle w:val="Heading2"/>
      </w:pPr>
      <w:bookmarkStart w:id="29" w:name="_Toc488758463"/>
      <w:r>
        <w:lastRenderedPageBreak/>
        <w:t xml:space="preserve">Ventajas e Inconvenientes </w:t>
      </w:r>
      <w:r w:rsidR="00870832">
        <w:t>del clustering jerárquico</w:t>
      </w:r>
      <w:bookmarkEnd w:id="29"/>
    </w:p>
    <w:p w14:paraId="1B0C843B" w14:textId="77777777" w:rsidR="00A73DB2" w:rsidRDefault="00A73DB2" w:rsidP="009F0408">
      <w:pPr>
        <w:spacing w:after="0"/>
        <w:rPr>
          <w:rFonts w:ascii="Georgia" w:hAnsi="Georgia"/>
        </w:rPr>
      </w:pPr>
    </w:p>
    <w:p w14:paraId="4A3978FD" w14:textId="77777777" w:rsidR="00A73DB2" w:rsidRDefault="00A73DB2" w:rsidP="009F0408">
      <w:pPr>
        <w:spacing w:after="0"/>
        <w:rPr>
          <w:rFonts w:ascii="Georgia" w:hAnsi="Georgia"/>
        </w:rPr>
      </w:pPr>
      <w:r>
        <w:rPr>
          <w:rFonts w:ascii="Georgia" w:hAnsi="Georgia"/>
        </w:rPr>
        <w:t xml:space="preserve">Todo algoritmo tiene sus ventajas y sus desventajas respecto a otros; como </w:t>
      </w:r>
      <w:r w:rsidR="00EE3207">
        <w:rPr>
          <w:rFonts w:ascii="Georgia" w:hAnsi="Georgia"/>
        </w:rPr>
        <w:t xml:space="preserve">se </w:t>
      </w:r>
      <w:r>
        <w:rPr>
          <w:rFonts w:ascii="Georgia" w:hAnsi="Georgia"/>
        </w:rPr>
        <w:t xml:space="preserve">suele decir, </w:t>
      </w:r>
      <w:r w:rsidR="00EE3207">
        <w:rPr>
          <w:rFonts w:ascii="Georgia" w:hAnsi="Georgia"/>
        </w:rPr>
        <w:t xml:space="preserve">              </w:t>
      </w:r>
      <w:r>
        <w:rPr>
          <w:rFonts w:ascii="Georgia" w:hAnsi="Georgia"/>
        </w:rPr>
        <w:t xml:space="preserve">no hay algoritmo perfecto para todos los ámbitos. </w:t>
      </w:r>
      <w:r w:rsidR="00060A7B">
        <w:rPr>
          <w:rFonts w:ascii="Georgia" w:hAnsi="Georgia"/>
        </w:rPr>
        <w:t xml:space="preserve"> </w:t>
      </w:r>
      <w:r>
        <w:rPr>
          <w:rFonts w:ascii="Georgia" w:hAnsi="Georgia"/>
        </w:rPr>
        <w:t xml:space="preserve">Esto nos lleva a presentar las ventajas e inconvenientes más destacadas en </w:t>
      </w:r>
      <w:r w:rsidR="00060A7B">
        <w:rPr>
          <w:rFonts w:ascii="Georgia" w:hAnsi="Georgia"/>
        </w:rPr>
        <w:t>el caso de Clustering jerárquico</w:t>
      </w:r>
      <w:r>
        <w:rPr>
          <w:rFonts w:ascii="Georgia" w:hAnsi="Georgia"/>
        </w:rPr>
        <w:t>:</w:t>
      </w:r>
    </w:p>
    <w:p w14:paraId="19E36C89" w14:textId="77777777" w:rsidR="00A73DB2" w:rsidRDefault="00A73DB2" w:rsidP="009F0408">
      <w:pPr>
        <w:spacing w:after="0"/>
        <w:rPr>
          <w:rFonts w:ascii="Georgia" w:hAnsi="Georgia"/>
        </w:rPr>
      </w:pPr>
    </w:p>
    <w:p w14:paraId="44C78974" w14:textId="77777777" w:rsidR="00060A7B" w:rsidRPr="002B0AFE" w:rsidRDefault="00CA507F" w:rsidP="009F0408">
      <w:pPr>
        <w:spacing w:after="0"/>
        <w:rPr>
          <w:rFonts w:ascii="Georgia" w:hAnsi="Georgia"/>
          <w:i/>
          <w:sz w:val="24"/>
          <w:u w:val="single"/>
        </w:rPr>
      </w:pPr>
      <w:r w:rsidRPr="002B0AFE">
        <w:rPr>
          <w:rFonts w:ascii="Georgia" w:hAnsi="Georgia"/>
          <w:i/>
          <w:sz w:val="24"/>
          <w:u w:val="single"/>
        </w:rPr>
        <w:t>Ventajas</w:t>
      </w:r>
    </w:p>
    <w:p w14:paraId="35F0FE22" w14:textId="77777777" w:rsidR="006C56CC" w:rsidRDefault="006C56CC" w:rsidP="009F0408">
      <w:pPr>
        <w:spacing w:after="0"/>
        <w:rPr>
          <w:rFonts w:ascii="Georgia" w:hAnsi="Georgia"/>
          <w:u w:val="single"/>
        </w:rPr>
      </w:pPr>
    </w:p>
    <w:p w14:paraId="795233C4" w14:textId="77777777" w:rsidR="005A2511" w:rsidRDefault="006C56CC" w:rsidP="009F0408">
      <w:pPr>
        <w:pStyle w:val="ListParagraph"/>
        <w:numPr>
          <w:ilvl w:val="0"/>
          <w:numId w:val="39"/>
        </w:numPr>
        <w:spacing w:after="0" w:line="360" w:lineRule="auto"/>
        <w:jc w:val="both"/>
        <w:rPr>
          <w:rFonts w:ascii="Georgia" w:hAnsi="Georgia"/>
        </w:rPr>
      </w:pPr>
      <w:r w:rsidRPr="002B0AFE">
        <w:rPr>
          <w:rFonts w:ascii="Georgia" w:hAnsi="Georgia"/>
          <w:b/>
        </w:rPr>
        <w:t>Es flexible</w:t>
      </w:r>
      <w:r w:rsidRPr="002B0AFE">
        <w:rPr>
          <w:rFonts w:ascii="Georgia" w:hAnsi="Georgia"/>
        </w:rPr>
        <w:t xml:space="preserve">.  </w:t>
      </w:r>
      <w:r w:rsidR="005A2511" w:rsidRPr="002B0AFE">
        <w:rPr>
          <w:rFonts w:ascii="Georgia" w:hAnsi="Georgia"/>
        </w:rPr>
        <w:t>Se puede utilizar cualquier medida de distancia como métrica.</w:t>
      </w:r>
    </w:p>
    <w:p w14:paraId="6198E91A" w14:textId="77777777" w:rsidR="0000362D" w:rsidRDefault="000E717A" w:rsidP="009F0408">
      <w:pPr>
        <w:pStyle w:val="ListParagraph"/>
        <w:numPr>
          <w:ilvl w:val="0"/>
          <w:numId w:val="39"/>
        </w:numPr>
        <w:spacing w:after="0" w:line="360" w:lineRule="auto"/>
        <w:jc w:val="both"/>
        <w:rPr>
          <w:rFonts w:ascii="Georgia" w:hAnsi="Georgia"/>
        </w:rPr>
      </w:pPr>
      <w:r>
        <w:rPr>
          <w:rFonts w:ascii="Georgia" w:hAnsi="Georgia"/>
          <w:b/>
        </w:rPr>
        <w:t>Resultado independiente del n</w:t>
      </w:r>
      <w:r w:rsidR="0000362D">
        <w:rPr>
          <w:rFonts w:ascii="Georgia" w:hAnsi="Georgia"/>
          <w:b/>
        </w:rPr>
        <w:t>úmero de clústeres</w:t>
      </w:r>
      <w:r>
        <w:rPr>
          <w:rFonts w:ascii="Georgia" w:hAnsi="Georgia"/>
          <w:b/>
        </w:rPr>
        <w:t xml:space="preserve">. </w:t>
      </w:r>
      <w:r w:rsidR="0000362D" w:rsidRPr="000E717A">
        <w:rPr>
          <w:rFonts w:ascii="Georgia" w:hAnsi="Georgia"/>
        </w:rPr>
        <w:t>No requiere realizar inferencias sobre el número de clústeres</w:t>
      </w:r>
      <w:r>
        <w:rPr>
          <w:rFonts w:ascii="Georgia" w:hAnsi="Georgia"/>
        </w:rPr>
        <w:t xml:space="preserve"> generados</w:t>
      </w:r>
      <w:r w:rsidR="0000362D" w:rsidRPr="000E717A">
        <w:rPr>
          <w:rFonts w:ascii="Georgia" w:hAnsi="Georgia"/>
        </w:rPr>
        <w:t>.</w:t>
      </w:r>
      <w:r w:rsidR="0000362D">
        <w:rPr>
          <w:rFonts w:ascii="Georgia" w:hAnsi="Georgia"/>
        </w:rPr>
        <w:t xml:space="preserve"> </w:t>
      </w:r>
    </w:p>
    <w:p w14:paraId="423370DF" w14:textId="77777777" w:rsidR="004D47BE" w:rsidRPr="002B0AFE" w:rsidRDefault="004D47BE" w:rsidP="009F0408">
      <w:pPr>
        <w:pStyle w:val="ListParagraph"/>
        <w:numPr>
          <w:ilvl w:val="0"/>
          <w:numId w:val="39"/>
        </w:numPr>
        <w:spacing w:after="0" w:line="360" w:lineRule="auto"/>
        <w:jc w:val="both"/>
        <w:rPr>
          <w:rFonts w:ascii="Georgia" w:hAnsi="Georgia"/>
        </w:rPr>
      </w:pPr>
      <w:r>
        <w:rPr>
          <w:rFonts w:ascii="Georgia" w:hAnsi="Georgia"/>
          <w:b/>
        </w:rPr>
        <w:t>Dendrogramas.</w:t>
      </w:r>
      <w:r>
        <w:rPr>
          <w:rFonts w:ascii="Georgia" w:hAnsi="Georgia"/>
        </w:rPr>
        <w:t xml:space="preserve">  Permite representar los sucesivos </w:t>
      </w:r>
      <w:r w:rsidR="001B02E0">
        <w:rPr>
          <w:rFonts w:ascii="Georgia" w:hAnsi="Georgia"/>
        </w:rPr>
        <w:t xml:space="preserve">clústeres </w:t>
      </w:r>
      <w:r>
        <w:rPr>
          <w:rFonts w:ascii="Georgia" w:hAnsi="Georgia"/>
        </w:rPr>
        <w:t xml:space="preserve">en forma de árbol. </w:t>
      </w:r>
    </w:p>
    <w:p w14:paraId="4A7E0077" w14:textId="77777777" w:rsidR="002B0AFE" w:rsidRPr="002B0AFE" w:rsidRDefault="002B0AFE" w:rsidP="009F0408">
      <w:pPr>
        <w:pStyle w:val="ListParagraph"/>
        <w:spacing w:after="0" w:line="360" w:lineRule="auto"/>
        <w:rPr>
          <w:rFonts w:ascii="Georgia" w:hAnsi="Georgia"/>
        </w:rPr>
      </w:pPr>
    </w:p>
    <w:p w14:paraId="5EE4ACD2" w14:textId="77777777" w:rsidR="00E7409F" w:rsidRDefault="00E7409F" w:rsidP="009F0408">
      <w:pPr>
        <w:spacing w:after="0"/>
        <w:rPr>
          <w:rFonts w:ascii="Georgia" w:hAnsi="Georgia"/>
          <w:u w:val="single"/>
        </w:rPr>
      </w:pPr>
    </w:p>
    <w:p w14:paraId="05C6DB18" w14:textId="77777777" w:rsidR="005A2511" w:rsidRPr="002B0AFE" w:rsidRDefault="00A512CD" w:rsidP="009F0408">
      <w:pPr>
        <w:spacing w:after="0"/>
        <w:rPr>
          <w:rFonts w:ascii="Georgia" w:hAnsi="Georgia"/>
          <w:sz w:val="24"/>
          <w:u w:val="single"/>
        </w:rPr>
      </w:pPr>
      <w:r w:rsidRPr="002B0AFE">
        <w:rPr>
          <w:rFonts w:ascii="Georgia" w:hAnsi="Georgia"/>
          <w:sz w:val="24"/>
          <w:u w:val="single"/>
        </w:rPr>
        <w:t>Inconvenientes</w:t>
      </w:r>
    </w:p>
    <w:p w14:paraId="38CFE34A" w14:textId="77777777" w:rsidR="00A73DB2" w:rsidRDefault="00A73DB2" w:rsidP="009F0408">
      <w:pPr>
        <w:spacing w:after="0"/>
        <w:rPr>
          <w:rFonts w:ascii="Georgia" w:hAnsi="Georgia"/>
        </w:rPr>
      </w:pPr>
    </w:p>
    <w:p w14:paraId="1A4F50DF" w14:textId="77777777" w:rsidR="008A730C" w:rsidRDefault="002B0AFE" w:rsidP="009F0408">
      <w:pPr>
        <w:pStyle w:val="ListParagraph"/>
        <w:numPr>
          <w:ilvl w:val="0"/>
          <w:numId w:val="37"/>
        </w:numPr>
        <w:spacing w:after="0" w:line="360" w:lineRule="auto"/>
        <w:jc w:val="both"/>
        <w:rPr>
          <w:rFonts w:ascii="Georgia" w:hAnsi="Georgia"/>
        </w:rPr>
      </w:pPr>
      <w:r w:rsidRPr="008A730C">
        <w:rPr>
          <w:rFonts w:ascii="Georgia" w:hAnsi="Georgia"/>
          <w:b/>
        </w:rPr>
        <w:t>Es sensible a anomalías</w:t>
      </w:r>
      <w:r w:rsidRPr="008A730C">
        <w:rPr>
          <w:rFonts w:ascii="Georgia" w:hAnsi="Georgia"/>
        </w:rPr>
        <w:t xml:space="preserve"> </w:t>
      </w:r>
      <w:r w:rsidR="003F5207" w:rsidRPr="008A730C">
        <w:rPr>
          <w:rFonts w:ascii="Georgia" w:hAnsi="Georgia"/>
        </w:rPr>
        <w:t xml:space="preserve"> </w:t>
      </w:r>
      <w:r w:rsidR="003F5207" w:rsidRPr="008A730C">
        <w:rPr>
          <w:rFonts w:ascii="Georgia" w:hAnsi="Georgia"/>
          <w:b/>
        </w:rPr>
        <w:t>(outliers)</w:t>
      </w:r>
      <w:r w:rsidR="008A730C" w:rsidRPr="008A730C">
        <w:rPr>
          <w:rFonts w:ascii="Georgia" w:hAnsi="Georgia"/>
          <w:b/>
        </w:rPr>
        <w:t xml:space="preserve"> </w:t>
      </w:r>
      <w:r w:rsidR="003F5207" w:rsidRPr="008A730C">
        <w:rPr>
          <w:rFonts w:ascii="Georgia" w:hAnsi="Georgia"/>
        </w:rPr>
        <w:t>-</w:t>
      </w:r>
      <w:r w:rsidRPr="008A730C">
        <w:rPr>
          <w:rFonts w:ascii="Georgia" w:hAnsi="Georgia"/>
        </w:rPr>
        <w:t>datos que pre</w:t>
      </w:r>
      <w:r w:rsidR="008A730C" w:rsidRPr="008A730C">
        <w:rPr>
          <w:rFonts w:ascii="Georgia" w:hAnsi="Georgia"/>
        </w:rPr>
        <w:t>senten valores atípicos</w:t>
      </w:r>
      <w:r w:rsidR="008A730C">
        <w:rPr>
          <w:rFonts w:ascii="Georgia" w:hAnsi="Georgia"/>
        </w:rPr>
        <w:t xml:space="preserve"> </w:t>
      </w:r>
      <w:r w:rsidR="003F5207" w:rsidRPr="008A730C">
        <w:rPr>
          <w:rFonts w:ascii="Georgia" w:hAnsi="Georgia"/>
        </w:rPr>
        <w:t>(ruido)</w:t>
      </w:r>
    </w:p>
    <w:p w14:paraId="6FDE3D52" w14:textId="77777777" w:rsidR="002B0AFE" w:rsidRPr="008A730C" w:rsidRDefault="002B0AFE" w:rsidP="009F0408">
      <w:pPr>
        <w:spacing w:after="0"/>
        <w:rPr>
          <w:rFonts w:ascii="Georgia" w:hAnsi="Georgia"/>
        </w:rPr>
      </w:pPr>
      <w:r w:rsidRPr="008A730C">
        <w:rPr>
          <w:rFonts w:ascii="Georgia" w:hAnsi="Georgia"/>
        </w:rPr>
        <w:t xml:space="preserve">en los casos en los que se decide realizar mediciones basadas en las distancias mínimas o máximas.                   </w:t>
      </w:r>
    </w:p>
    <w:p w14:paraId="3BE3697A" w14:textId="77777777" w:rsidR="002B0AFE" w:rsidRDefault="002B0AFE" w:rsidP="009F0408">
      <w:pPr>
        <w:spacing w:after="0"/>
        <w:rPr>
          <w:rFonts w:ascii="Georgia" w:hAnsi="Georgia"/>
        </w:rPr>
      </w:pPr>
    </w:p>
    <w:p w14:paraId="1E523C5F" w14:textId="77777777" w:rsidR="002B0AFE" w:rsidRDefault="002B0AFE" w:rsidP="009F0408">
      <w:pPr>
        <w:spacing w:after="120"/>
        <w:rPr>
          <w:rFonts w:ascii="Georgia" w:hAnsi="Georgia"/>
        </w:rPr>
      </w:pPr>
      <w:r w:rsidRPr="00785391">
        <w:rPr>
          <w:rFonts w:ascii="Georgia" w:hAnsi="Georgia"/>
        </w:rPr>
        <w:t xml:space="preserve">Una posible solución intermedia entre ambas distancias, es optar por el uso de la distancia media, método que no presenta dichos inconvenientes y que presenta como principales ventajas, que es muy fácil de calcular, además de permitir tratar datos, tanto de tipo categórico, como de tipo numérico. </w:t>
      </w:r>
      <w:r w:rsidRPr="00785391">
        <w:rPr>
          <w:rFonts w:ascii="Georgia" w:hAnsi="Georgia"/>
          <w:vertAlign w:val="superscript"/>
        </w:rPr>
        <w:t xml:space="preserve"> </w:t>
      </w:r>
      <w:r w:rsidR="007B7F3A">
        <w:rPr>
          <w:rStyle w:val="FootnoteReference"/>
          <w:rFonts w:ascii="Georgia" w:hAnsi="Georgia"/>
        </w:rPr>
        <w:footnoteReference w:id="7"/>
      </w:r>
    </w:p>
    <w:p w14:paraId="53E2D430" w14:textId="77777777" w:rsidR="000E717A" w:rsidRDefault="000E717A" w:rsidP="009F0408">
      <w:pPr>
        <w:spacing w:after="120"/>
        <w:rPr>
          <w:rFonts w:ascii="Georgia" w:hAnsi="Georgia"/>
        </w:rPr>
      </w:pPr>
    </w:p>
    <w:p w14:paraId="3FF320CF" w14:textId="77777777" w:rsidR="002B0AFE" w:rsidRPr="000073B1" w:rsidRDefault="002B0AFE" w:rsidP="009F0408">
      <w:pPr>
        <w:pStyle w:val="ListParagraph"/>
        <w:numPr>
          <w:ilvl w:val="0"/>
          <w:numId w:val="7"/>
        </w:numPr>
        <w:spacing w:line="360" w:lineRule="auto"/>
        <w:jc w:val="both"/>
        <w:rPr>
          <w:rFonts w:ascii="Georgia" w:hAnsi="Georgia"/>
        </w:rPr>
      </w:pPr>
      <w:r w:rsidRPr="000073B1">
        <w:rPr>
          <w:rFonts w:ascii="Georgia" w:hAnsi="Georgia"/>
          <w:b/>
          <w:i/>
        </w:rPr>
        <w:t>Es un proceso que puede resultar muy costoso</w:t>
      </w:r>
      <w:r w:rsidRPr="000073B1">
        <w:rPr>
          <w:rFonts w:ascii="Georgia" w:hAnsi="Georgia"/>
        </w:rPr>
        <w:t>.</w:t>
      </w:r>
    </w:p>
    <w:p w14:paraId="6D3E8A33" w14:textId="77777777" w:rsidR="002B0AFE" w:rsidRPr="000073B1" w:rsidRDefault="002B0AFE" w:rsidP="009F0408">
      <w:pPr>
        <w:rPr>
          <w:rFonts w:ascii="Georgia" w:hAnsi="Georgia"/>
        </w:rPr>
      </w:pPr>
      <w:r w:rsidRPr="000073B1">
        <w:rPr>
          <w:rFonts w:ascii="Georgia" w:hAnsi="Georgia"/>
        </w:rPr>
        <w:t xml:space="preserve">Desde el punto de vista de los requisitos de computación, </w:t>
      </w:r>
      <w:r w:rsidR="00BF68AD">
        <w:rPr>
          <w:rFonts w:ascii="Georgia" w:hAnsi="Georgia"/>
        </w:rPr>
        <w:t>p</w:t>
      </w:r>
      <w:r w:rsidRPr="000073B1">
        <w:rPr>
          <w:rFonts w:ascii="Georgia" w:hAnsi="Georgia"/>
        </w:rPr>
        <w:t>ara asignar un clúster, se requiere recorrer toda la matriz de datos, calculando su similitud (distancia), lo que puede exigir un elevado consumo de computación.</w:t>
      </w:r>
    </w:p>
    <w:p w14:paraId="1348C10A" w14:textId="77777777" w:rsidR="007B7F3A" w:rsidRDefault="007B7F3A" w:rsidP="009F0408">
      <w:pPr>
        <w:spacing w:after="0"/>
        <w:rPr>
          <w:rFonts w:ascii="Georgia" w:hAnsi="Georgia" w:cstheme="minorHAnsi"/>
        </w:rPr>
      </w:pPr>
    </w:p>
    <w:p w14:paraId="69224F82" w14:textId="77777777" w:rsidR="007B7F3A" w:rsidRDefault="007B7F3A" w:rsidP="009F0408">
      <w:pPr>
        <w:spacing w:after="0"/>
        <w:rPr>
          <w:rFonts w:ascii="Georgia" w:hAnsi="Georgia" w:cstheme="minorHAnsi"/>
        </w:rPr>
      </w:pPr>
    </w:p>
    <w:p w14:paraId="645114E0" w14:textId="77777777" w:rsidR="002B0AFE" w:rsidRPr="000073B1" w:rsidRDefault="002B0AFE" w:rsidP="009F0408">
      <w:pPr>
        <w:spacing w:after="0"/>
        <w:rPr>
          <w:rFonts w:ascii="Georgia" w:hAnsi="Georgia" w:cstheme="minorHAnsi"/>
        </w:rPr>
      </w:pPr>
      <w:r>
        <w:rPr>
          <w:rFonts w:ascii="Georgia" w:hAnsi="Georgia" w:cstheme="minorHAnsi"/>
        </w:rPr>
        <w:t xml:space="preserve">No obstante, se debe de aclarar que, </w:t>
      </w:r>
      <w:r w:rsidRPr="000073B1">
        <w:rPr>
          <w:rFonts w:ascii="Georgia" w:hAnsi="Georgia" w:cstheme="minorHAnsi"/>
        </w:rPr>
        <w:t>respecto al método aglomerativo, se acepta como hecho contrastado</w:t>
      </w:r>
      <w:r>
        <w:rPr>
          <w:rFonts w:ascii="Georgia" w:hAnsi="Georgia" w:cstheme="minorHAnsi"/>
        </w:rPr>
        <w:t>,</w:t>
      </w:r>
      <w:r w:rsidRPr="000073B1">
        <w:rPr>
          <w:rFonts w:ascii="Georgia" w:hAnsi="Georgia" w:cstheme="minorHAnsi"/>
        </w:rPr>
        <w:t xml:space="preserve"> que una de las mayores ventajas que presenta es su relativo bajo coste computacional frente a otros métodos jerárquicos, como por ejemplo, </w:t>
      </w:r>
      <w:r>
        <w:rPr>
          <w:rFonts w:ascii="Georgia" w:hAnsi="Georgia" w:cstheme="minorHAnsi"/>
        </w:rPr>
        <w:t xml:space="preserve">pueden ser </w:t>
      </w:r>
      <w:r w:rsidRPr="000073B1">
        <w:rPr>
          <w:rFonts w:ascii="Georgia" w:hAnsi="Georgia" w:cstheme="minorHAnsi"/>
        </w:rPr>
        <w:t>los métodos divisivos, lo que en la práctica se traduce en una mayor velocidad de procesado, debido en gran parte a la menor complejidad que presenta.</w:t>
      </w:r>
    </w:p>
    <w:p w14:paraId="159ACFBC" w14:textId="77777777" w:rsidR="00630A3B" w:rsidRPr="000073B1" w:rsidRDefault="00630A3B" w:rsidP="009F0408">
      <w:pPr>
        <w:rPr>
          <w:rFonts w:ascii="Georgia" w:hAnsi="Georgia"/>
        </w:rPr>
      </w:pPr>
    </w:p>
    <w:p w14:paraId="6F202A86" w14:textId="77777777" w:rsidR="002B0AFE" w:rsidRDefault="00AC7E5E" w:rsidP="009F0408">
      <w:pPr>
        <w:pStyle w:val="ListParagraph"/>
        <w:numPr>
          <w:ilvl w:val="0"/>
          <w:numId w:val="7"/>
        </w:numPr>
        <w:spacing w:line="360" w:lineRule="auto"/>
        <w:jc w:val="both"/>
        <w:rPr>
          <w:rFonts w:ascii="Georgia" w:hAnsi="Georgia"/>
        </w:rPr>
      </w:pPr>
      <w:r>
        <w:rPr>
          <w:rFonts w:ascii="Georgia" w:hAnsi="Georgia"/>
          <w:b/>
          <w:i/>
        </w:rPr>
        <w:t>Los clú</w:t>
      </w:r>
      <w:r w:rsidR="002B0AFE" w:rsidRPr="000073B1">
        <w:rPr>
          <w:rFonts w:ascii="Georgia" w:hAnsi="Georgia"/>
          <w:b/>
          <w:i/>
        </w:rPr>
        <w:t>ster</w:t>
      </w:r>
      <w:r>
        <w:rPr>
          <w:rFonts w:ascii="Georgia" w:hAnsi="Georgia"/>
          <w:b/>
          <w:i/>
        </w:rPr>
        <w:t>e</w:t>
      </w:r>
      <w:r w:rsidR="002B0AFE" w:rsidRPr="000073B1">
        <w:rPr>
          <w:rFonts w:ascii="Georgia" w:hAnsi="Georgia"/>
          <w:b/>
          <w:i/>
        </w:rPr>
        <w:t>s no siempre son fáciles de visualizar</w:t>
      </w:r>
      <w:r w:rsidR="002B0AFE" w:rsidRPr="000073B1">
        <w:rPr>
          <w:rFonts w:ascii="Georgia" w:hAnsi="Georgia"/>
        </w:rPr>
        <w:t xml:space="preserve">. </w:t>
      </w:r>
    </w:p>
    <w:p w14:paraId="400C3E9B" w14:textId="77777777" w:rsidR="002B0AFE" w:rsidRDefault="002B0AFE" w:rsidP="009F0408">
      <w:pPr>
        <w:rPr>
          <w:rFonts w:ascii="Georgia" w:hAnsi="Georgia"/>
        </w:rPr>
      </w:pPr>
      <w:r w:rsidRPr="000073B1">
        <w:rPr>
          <w:rFonts w:ascii="Georgia" w:hAnsi="Georgia"/>
        </w:rPr>
        <w:t xml:space="preserve">En general, para un dataset grande, genera un árbol </w:t>
      </w:r>
      <w:r>
        <w:rPr>
          <w:rFonts w:ascii="Georgia" w:hAnsi="Georgia"/>
        </w:rPr>
        <w:t>(</w:t>
      </w:r>
      <w:r w:rsidRPr="000073B1">
        <w:rPr>
          <w:rFonts w:ascii="Georgia" w:hAnsi="Georgia"/>
        </w:rPr>
        <w:t>dendrograma</w:t>
      </w:r>
      <w:r>
        <w:rPr>
          <w:rFonts w:ascii="Georgia" w:hAnsi="Georgia"/>
        </w:rPr>
        <w:t>)</w:t>
      </w:r>
      <w:r w:rsidRPr="000073B1">
        <w:rPr>
          <w:rFonts w:ascii="Georgia" w:hAnsi="Georgia"/>
        </w:rPr>
        <w:t xml:space="preserve"> </w:t>
      </w:r>
      <w:r>
        <w:rPr>
          <w:rFonts w:ascii="Georgia" w:hAnsi="Georgia"/>
        </w:rPr>
        <w:t xml:space="preserve">que puede resultar muy </w:t>
      </w:r>
      <w:r w:rsidRPr="000073B1">
        <w:rPr>
          <w:rFonts w:ascii="Georgia" w:hAnsi="Georgia"/>
        </w:rPr>
        <w:t>complejo</w:t>
      </w:r>
      <w:r>
        <w:rPr>
          <w:rFonts w:ascii="Georgia" w:hAnsi="Georgia"/>
        </w:rPr>
        <w:t xml:space="preserve"> y d</w:t>
      </w:r>
      <w:r w:rsidRPr="000073B1">
        <w:rPr>
          <w:rFonts w:ascii="Georgia" w:hAnsi="Georgia"/>
        </w:rPr>
        <w:t xml:space="preserve">ifícil de visualizar, </w:t>
      </w:r>
      <w:r>
        <w:rPr>
          <w:rFonts w:ascii="Georgia" w:hAnsi="Georgia"/>
        </w:rPr>
        <w:t>lo que, como es lógico no facilita la tarea de análisis posterior, pudiendo generar confusión</w:t>
      </w:r>
      <w:r w:rsidRPr="000073B1">
        <w:rPr>
          <w:rFonts w:ascii="Georgia" w:hAnsi="Georgia"/>
        </w:rPr>
        <w:t>.</w:t>
      </w:r>
    </w:p>
    <w:p w14:paraId="30CA97C0" w14:textId="77777777" w:rsidR="002B0AFE" w:rsidRPr="000073B1" w:rsidRDefault="002B0AFE" w:rsidP="009F0408">
      <w:pPr>
        <w:rPr>
          <w:rFonts w:ascii="Georgia" w:hAnsi="Georgia"/>
        </w:rPr>
      </w:pPr>
    </w:p>
    <w:p w14:paraId="672C799D" w14:textId="77777777" w:rsidR="002B0AFE" w:rsidRDefault="002B0AFE" w:rsidP="009F0408">
      <w:pPr>
        <w:pStyle w:val="ListParagraph"/>
        <w:numPr>
          <w:ilvl w:val="0"/>
          <w:numId w:val="7"/>
        </w:numPr>
        <w:spacing w:line="360" w:lineRule="auto"/>
        <w:jc w:val="both"/>
        <w:rPr>
          <w:rFonts w:ascii="Georgia" w:hAnsi="Georgia"/>
        </w:rPr>
      </w:pPr>
      <w:r w:rsidRPr="00A122DE">
        <w:rPr>
          <w:rFonts w:ascii="Georgia" w:hAnsi="Georgia"/>
          <w:b/>
          <w:i/>
        </w:rPr>
        <w:t xml:space="preserve">Es un modelo sensible a los </w:t>
      </w:r>
      <w:r>
        <w:rPr>
          <w:rFonts w:ascii="Georgia" w:hAnsi="Georgia"/>
          <w:b/>
          <w:i/>
        </w:rPr>
        <w:t>outlier</w:t>
      </w:r>
      <w:r w:rsidRPr="00A122DE">
        <w:rPr>
          <w:rFonts w:ascii="Georgia" w:hAnsi="Georgia"/>
          <w:b/>
          <w:i/>
        </w:rPr>
        <w:t>s</w:t>
      </w:r>
      <w:r w:rsidRPr="00A122DE">
        <w:rPr>
          <w:rFonts w:ascii="Georgia" w:hAnsi="Georgia"/>
        </w:rPr>
        <w:t xml:space="preserve">.  </w:t>
      </w:r>
    </w:p>
    <w:p w14:paraId="30426636" w14:textId="77777777" w:rsidR="002B0AFE" w:rsidRPr="00A122DE" w:rsidRDefault="002B0AFE" w:rsidP="009F0408">
      <w:pPr>
        <w:rPr>
          <w:rFonts w:ascii="Georgia" w:hAnsi="Georgia"/>
        </w:rPr>
      </w:pPr>
      <w:r w:rsidRPr="00A122DE">
        <w:rPr>
          <w:rFonts w:ascii="Georgia" w:hAnsi="Georgia"/>
        </w:rPr>
        <w:t>El problema radica en el número de clusters identificados</w:t>
      </w:r>
      <w:r>
        <w:rPr>
          <w:rFonts w:ascii="Georgia" w:hAnsi="Georgia"/>
        </w:rPr>
        <w:t xml:space="preserve">; </w:t>
      </w:r>
      <w:r w:rsidRPr="00A122DE">
        <w:rPr>
          <w:rFonts w:ascii="Georgia" w:hAnsi="Georgia"/>
        </w:rPr>
        <w:t>para aquellos datos que presentan cierta similitud es fiable porque los agrupa en un clúster común, pero no se comporta del todo bien con datos que no tienen esa similitud, por lo que estos “</w:t>
      </w:r>
      <w:r>
        <w:rPr>
          <w:rFonts w:ascii="Georgia" w:hAnsi="Georgia"/>
        </w:rPr>
        <w:t>outlier</w:t>
      </w:r>
      <w:r w:rsidRPr="00A122DE">
        <w:rPr>
          <w:rFonts w:ascii="Georgia" w:hAnsi="Georgia"/>
        </w:rPr>
        <w:t xml:space="preserve">s” los suele asociar en un clúster de forma aislada.  </w:t>
      </w:r>
    </w:p>
    <w:p w14:paraId="7E57E7DA" w14:textId="77777777" w:rsidR="002B0AFE" w:rsidRDefault="002B0AFE" w:rsidP="009F0408">
      <w:r w:rsidRPr="00A122DE">
        <w:rPr>
          <w:rFonts w:ascii="Georgia" w:hAnsi="Georgia"/>
        </w:rPr>
        <w:t xml:space="preserve">Por regla general, es un algoritmo que funciona mucho mejor cuando el dataset está formado por unos pocos cientos de datos por agrupar. </w:t>
      </w:r>
    </w:p>
    <w:p w14:paraId="0D6685EB" w14:textId="77777777" w:rsidR="005C41AF" w:rsidRDefault="005C41AF" w:rsidP="009F0408">
      <w:pPr>
        <w:rPr>
          <w:rFonts w:ascii="Georgia" w:hAnsi="Georgia" w:cstheme="minorHAnsi"/>
          <w:iCs/>
          <w:lang w:bidi="he-IL"/>
        </w:rPr>
      </w:pPr>
    </w:p>
    <w:p w14:paraId="312C3541" w14:textId="77777777" w:rsidR="00A73DB2" w:rsidRPr="00AD27C1" w:rsidRDefault="00A73DB2" w:rsidP="009F0408">
      <w:pPr>
        <w:pStyle w:val="Heading2"/>
        <w:rPr>
          <w:rFonts w:asciiTheme="minorHAnsi" w:hAnsiTheme="minorHAnsi" w:cstheme="minorHAnsi"/>
          <w:iCs/>
          <w:color w:val="1F497D" w:themeColor="text2"/>
          <w:sz w:val="20"/>
          <w:szCs w:val="27"/>
          <w:lang w:bidi="he-IL"/>
        </w:rPr>
      </w:pPr>
      <w:bookmarkStart w:id="31" w:name="_Toc488758464"/>
      <w:r w:rsidRPr="00AD27C1">
        <w:rPr>
          <w:sz w:val="24"/>
          <w:lang w:bidi="he-IL"/>
        </w:rPr>
        <w:t>Fases del proceso de Clustering</w:t>
      </w:r>
      <w:bookmarkEnd w:id="31"/>
      <w:r w:rsidRPr="00AD27C1">
        <w:rPr>
          <w:sz w:val="24"/>
          <w:lang w:bidi="he-IL"/>
        </w:rPr>
        <w:t xml:space="preserve">    </w:t>
      </w:r>
    </w:p>
    <w:p w14:paraId="0803D0E3" w14:textId="77777777" w:rsidR="00486B29" w:rsidRDefault="00486B29" w:rsidP="009F0408">
      <w:pPr>
        <w:spacing w:after="0"/>
        <w:rPr>
          <w:rFonts w:ascii="Georgia" w:hAnsi="Georgia" w:cstheme="minorHAnsi"/>
        </w:rPr>
      </w:pPr>
    </w:p>
    <w:p w14:paraId="157158E1" w14:textId="77777777" w:rsidR="00A73DB2" w:rsidRDefault="00A73DB2" w:rsidP="009F0408">
      <w:pPr>
        <w:spacing w:after="0"/>
        <w:rPr>
          <w:rFonts w:ascii="Georgia" w:hAnsi="Georgia"/>
          <w:lang w:bidi="he-IL"/>
        </w:rPr>
      </w:pPr>
      <w:r>
        <w:rPr>
          <w:rFonts w:ascii="Georgia" w:hAnsi="Georgia" w:cstheme="minorHAnsi"/>
        </w:rPr>
        <w:t xml:space="preserve">De un modo </w:t>
      </w:r>
      <w:r w:rsidR="00486B29">
        <w:rPr>
          <w:rFonts w:ascii="Georgia" w:hAnsi="Georgia" w:cstheme="minorHAnsi"/>
        </w:rPr>
        <w:t xml:space="preserve"> </w:t>
      </w:r>
      <w:r>
        <w:rPr>
          <w:rFonts w:ascii="Georgia" w:hAnsi="Georgia" w:cstheme="minorHAnsi"/>
        </w:rPr>
        <w:t xml:space="preserve">general, </w:t>
      </w:r>
      <w:r w:rsidR="00B47BB0">
        <w:rPr>
          <w:rFonts w:ascii="Georgia" w:hAnsi="Georgia" w:cstheme="minorHAnsi"/>
        </w:rPr>
        <w:t xml:space="preserve"> </w:t>
      </w:r>
      <w:r>
        <w:rPr>
          <w:rFonts w:ascii="Georgia" w:hAnsi="Georgia" w:cstheme="minorHAnsi"/>
        </w:rPr>
        <w:t>el proceso</w:t>
      </w:r>
      <w:r w:rsidR="00486B29">
        <w:rPr>
          <w:rFonts w:ascii="Georgia" w:hAnsi="Georgia" w:cstheme="minorHAnsi"/>
        </w:rPr>
        <w:t xml:space="preserve"> </w:t>
      </w:r>
      <w:r>
        <w:rPr>
          <w:rFonts w:ascii="Georgia" w:hAnsi="Georgia" w:cstheme="minorHAnsi"/>
        </w:rPr>
        <w:t xml:space="preserve"> de </w:t>
      </w:r>
      <w:r w:rsidR="00486B29">
        <w:rPr>
          <w:rFonts w:ascii="Georgia" w:hAnsi="Georgia" w:cstheme="minorHAnsi"/>
        </w:rPr>
        <w:t xml:space="preserve"> </w:t>
      </w:r>
      <w:r>
        <w:rPr>
          <w:rFonts w:ascii="Georgia" w:hAnsi="Georgia" w:cstheme="minorHAnsi"/>
        </w:rPr>
        <w:t xml:space="preserve">Clustering empieza definiendo un cluster por cada uno de los datos de entrada, y en las sucesivas etapas del algoritmo, los va agrupando, unificando los dos clusters que se consideran más cercanos, en un nuevo único clúster, basándose en esta distancia. De una forma más detallada, </w:t>
      </w:r>
      <w:r>
        <w:rPr>
          <w:rFonts w:ascii="Georgia" w:hAnsi="Georgia"/>
          <w:lang w:bidi="he-IL"/>
        </w:rPr>
        <w:t>las distintas fases que forman el proceso completo de Clustering son:</w:t>
      </w:r>
    </w:p>
    <w:p w14:paraId="386B5CFF" w14:textId="77777777" w:rsidR="00A73DB2" w:rsidRPr="005D4458" w:rsidRDefault="00A73DB2" w:rsidP="009F0408">
      <w:pPr>
        <w:rPr>
          <w:rFonts w:ascii="Georgia" w:hAnsi="Georgia"/>
          <w:lang w:bidi="he-IL"/>
        </w:rPr>
      </w:pPr>
      <w:r>
        <w:rPr>
          <w:rFonts w:ascii="Georgia" w:hAnsi="Georgia"/>
          <w:lang w:bidi="he-IL"/>
        </w:rPr>
        <w:t xml:space="preserve">  </w:t>
      </w:r>
    </w:p>
    <w:p w14:paraId="09DB7164" w14:textId="77777777" w:rsidR="008E0A0E" w:rsidRPr="008E0A0E" w:rsidRDefault="00A73DB2" w:rsidP="009F0408">
      <w:pPr>
        <w:pStyle w:val="ListParagraph"/>
        <w:numPr>
          <w:ilvl w:val="0"/>
          <w:numId w:val="5"/>
        </w:numPr>
        <w:autoSpaceDE w:val="0"/>
        <w:autoSpaceDN w:val="0"/>
        <w:adjustRightInd w:val="0"/>
        <w:spacing w:after="0" w:line="360" w:lineRule="auto"/>
        <w:ind w:left="426" w:hanging="426"/>
        <w:jc w:val="both"/>
        <w:rPr>
          <w:rFonts w:ascii="Georgia" w:hAnsi="Georgia" w:cs="Times New Roman"/>
          <w:iCs/>
          <w:lang w:bidi="he-IL"/>
        </w:rPr>
      </w:pPr>
      <w:r w:rsidRPr="00724A9D">
        <w:rPr>
          <w:rFonts w:ascii="Georgia" w:hAnsi="Georgia" w:cs="Times New Roman"/>
        </w:rPr>
        <w:t xml:space="preserve">En una primera fase, se contempla el escenario inicial, en el que se definen aquellos parámetros de inicio que corresponden a los datos de entrada que queremos analizar (dataset). </w:t>
      </w:r>
    </w:p>
    <w:p w14:paraId="4299B922" w14:textId="77777777" w:rsidR="00724A9D" w:rsidRPr="00724A9D" w:rsidRDefault="00A73DB2" w:rsidP="008E0A0E">
      <w:pPr>
        <w:pStyle w:val="ListParagraph"/>
        <w:autoSpaceDE w:val="0"/>
        <w:autoSpaceDN w:val="0"/>
        <w:adjustRightInd w:val="0"/>
        <w:spacing w:after="0" w:line="360" w:lineRule="auto"/>
        <w:ind w:left="426"/>
        <w:jc w:val="both"/>
        <w:rPr>
          <w:rFonts w:ascii="Georgia" w:hAnsi="Georgia" w:cs="Times New Roman"/>
          <w:iCs/>
          <w:lang w:bidi="he-IL"/>
        </w:rPr>
      </w:pPr>
      <w:r w:rsidRPr="00724A9D">
        <w:rPr>
          <w:rFonts w:ascii="Georgia" w:hAnsi="Georgia" w:cs="Times New Roman"/>
        </w:rPr>
        <w:lastRenderedPageBreak/>
        <w:t>Estos datos, lógicamente, están sin agrupar en ningún tipo de clúster.</w:t>
      </w:r>
      <w:r w:rsidR="00724A9D" w:rsidRPr="00724A9D">
        <w:rPr>
          <w:rFonts w:ascii="Georgia" w:hAnsi="Georgia" w:cs="Times New Roman"/>
        </w:rPr>
        <w:t xml:space="preserve"> Si definimos </w:t>
      </w:r>
      <w:r w:rsidR="00724A9D" w:rsidRPr="00724A9D">
        <w:rPr>
          <w:rFonts w:ascii="Georgia" w:hAnsi="Georgia" w:cs="Times New Roman"/>
          <w:iCs/>
          <w:lang w:bidi="he-IL"/>
        </w:rPr>
        <w:t>L(k)  como el nivel del clúster K</w:t>
      </w:r>
      <w:r w:rsidR="00724A9D">
        <w:rPr>
          <w:rFonts w:ascii="Georgia" w:hAnsi="Georgia" w:cs="Times New Roman"/>
          <w:iCs/>
          <w:lang w:bidi="he-IL"/>
        </w:rPr>
        <w:t xml:space="preserve">  y </w:t>
      </w:r>
      <w:r w:rsidR="008A4C8E">
        <w:rPr>
          <w:rFonts w:ascii="Georgia" w:hAnsi="Georgia" w:cs="Times New Roman"/>
          <w:iCs/>
          <w:lang w:bidi="he-IL"/>
        </w:rPr>
        <w:t xml:space="preserve">le </w:t>
      </w:r>
      <w:r w:rsidR="00724A9D">
        <w:rPr>
          <w:rFonts w:ascii="Georgia" w:hAnsi="Georgia" w:cs="Times New Roman"/>
          <w:iCs/>
          <w:lang w:bidi="he-IL"/>
        </w:rPr>
        <w:t>asignamos una secuencia m al número de agrupaciones, la condición inicial sería:</w:t>
      </w:r>
    </w:p>
    <w:p w14:paraId="1E6022D9" w14:textId="77777777" w:rsidR="00724A9D" w:rsidRPr="005D4458" w:rsidRDefault="00724A9D" w:rsidP="009F0408">
      <w:pPr>
        <w:pStyle w:val="ListParagraph"/>
        <w:autoSpaceDE w:val="0"/>
        <w:autoSpaceDN w:val="0"/>
        <w:adjustRightInd w:val="0"/>
        <w:spacing w:after="0" w:line="360" w:lineRule="auto"/>
        <w:ind w:left="426"/>
        <w:jc w:val="both"/>
        <w:rPr>
          <w:rFonts w:ascii="Georgia" w:hAnsi="Georgia" w:cs="Times New Roman"/>
        </w:rPr>
      </w:pPr>
    </w:p>
    <w:p w14:paraId="69259BF9" w14:textId="77777777" w:rsidR="00A73DB2" w:rsidRPr="002722D5" w:rsidRDefault="00A73DB2" w:rsidP="009F0408">
      <w:pPr>
        <w:pStyle w:val="ListParagraph"/>
        <w:autoSpaceDE w:val="0"/>
        <w:autoSpaceDN w:val="0"/>
        <w:adjustRightInd w:val="0"/>
        <w:spacing w:after="0" w:line="360" w:lineRule="auto"/>
        <w:ind w:left="1134" w:firstLine="282"/>
        <w:jc w:val="both"/>
        <w:rPr>
          <w:rFonts w:ascii="Georgia" w:hAnsi="Georgia" w:cs="Times New Roman"/>
          <w:i/>
          <w:iCs/>
          <w:color w:val="FF0000"/>
          <w:sz w:val="28"/>
          <w:lang w:bidi="he-IL"/>
        </w:rPr>
      </w:pPr>
      <w:r w:rsidRPr="005D4458">
        <w:rPr>
          <w:rFonts w:ascii="Georgia" w:hAnsi="Georgia" w:cs="Times New Roman"/>
        </w:rPr>
        <w:t xml:space="preserve">Nivel  </w:t>
      </w:r>
      <w:r w:rsidRPr="005D4458">
        <w:rPr>
          <w:rFonts w:ascii="Georgia" w:hAnsi="Georgia" w:cs="Times New Roman"/>
          <w:i/>
          <w:iCs/>
          <w:lang w:bidi="he-IL"/>
        </w:rPr>
        <w:t xml:space="preserve">L (0) = 0 </w:t>
      </w:r>
      <w:r w:rsidR="009E2A11">
        <w:rPr>
          <w:rFonts w:ascii="Georgia" w:hAnsi="Georgia" w:cs="Times New Roman"/>
          <w:i/>
          <w:iCs/>
          <w:lang w:bidi="he-IL"/>
        </w:rPr>
        <w:t xml:space="preserve">  </w:t>
      </w:r>
      <w:r w:rsidR="00B64D61">
        <w:rPr>
          <w:rFonts w:ascii="Georgia" w:hAnsi="Georgia" w:cs="Times New Roman"/>
          <w:i/>
          <w:iCs/>
          <w:lang w:bidi="he-IL"/>
        </w:rPr>
        <w:t xml:space="preserve">    </w:t>
      </w:r>
      <w:r w:rsidR="009E2A11">
        <w:rPr>
          <w:rFonts w:ascii="Georgia" w:hAnsi="Georgia" w:cs="Times New Roman"/>
          <w:i/>
          <w:iCs/>
          <w:lang w:bidi="he-IL"/>
        </w:rPr>
        <w:t>(Nivel inicial = 0)</w:t>
      </w:r>
      <w:r w:rsidR="002722D5">
        <w:rPr>
          <w:rFonts w:ascii="Georgia" w:hAnsi="Georgia" w:cs="Times New Roman"/>
          <w:i/>
          <w:iCs/>
          <w:lang w:bidi="he-IL"/>
        </w:rPr>
        <w:tab/>
      </w:r>
    </w:p>
    <w:p w14:paraId="62DD81B0" w14:textId="77777777" w:rsidR="00A73DB2" w:rsidRPr="00724A9D" w:rsidRDefault="003F67E3" w:rsidP="009F0408">
      <w:pPr>
        <w:autoSpaceDE w:val="0"/>
        <w:autoSpaceDN w:val="0"/>
        <w:adjustRightInd w:val="0"/>
        <w:spacing w:after="0"/>
        <w:ind w:left="708" w:firstLine="708"/>
        <w:rPr>
          <w:rFonts w:ascii="Georgia" w:hAnsi="Georgia" w:cs="Times New Roman"/>
          <w:i/>
          <w:iCs/>
          <w:lang w:bidi="he-IL"/>
        </w:rPr>
      </w:pPr>
      <w:r>
        <w:rPr>
          <w:rFonts w:ascii="Georgia" w:hAnsi="Georgia" w:cs="Times New Roman"/>
          <w:i/>
          <w:iCs/>
          <w:lang w:bidi="he-IL"/>
        </w:rPr>
        <w:t>Número de secuencia, m = 0</w:t>
      </w:r>
      <w:r w:rsidR="008A4C8E">
        <w:rPr>
          <w:rFonts w:ascii="Georgia" w:hAnsi="Georgia" w:cs="Times New Roman"/>
          <w:i/>
          <w:iCs/>
          <w:lang w:bidi="he-IL"/>
        </w:rPr>
        <w:t xml:space="preserve">    siendo  m= 0, 1</w:t>
      </w:r>
      <w:r>
        <w:rPr>
          <w:rFonts w:ascii="Georgia" w:hAnsi="Georgia" w:cs="Times New Roman"/>
          <w:i/>
          <w:iCs/>
          <w:lang w:bidi="he-IL"/>
        </w:rPr>
        <w:t>… (n-1)</w:t>
      </w:r>
    </w:p>
    <w:p w14:paraId="66C51BCB" w14:textId="77777777" w:rsidR="00787912" w:rsidRPr="00960E44" w:rsidRDefault="00C933D7" w:rsidP="00960E44">
      <w:pPr>
        <w:autoSpaceDE w:val="0"/>
        <w:autoSpaceDN w:val="0"/>
        <w:adjustRightInd w:val="0"/>
        <w:spacing w:after="0"/>
        <w:rPr>
          <w:rFonts w:ascii="Georgia" w:hAnsi="Georgia" w:cs="Times New Roman"/>
          <w:i/>
          <w:iCs/>
          <w:lang w:val="en-US" w:bidi="he-IL"/>
        </w:rPr>
      </w:pPr>
      <w:r>
        <w:rPr>
          <w:rFonts w:ascii="Georgia" w:hAnsi="Georgia" w:cs="Times New Roman"/>
          <w:i/>
          <w:iCs/>
          <w:lang w:bidi="he-IL"/>
        </w:rPr>
        <w:t xml:space="preserve">       </w:t>
      </w:r>
    </w:p>
    <w:p w14:paraId="32C8394D" w14:textId="77777777" w:rsidR="00A73DB2" w:rsidRPr="00647F83" w:rsidRDefault="00A73DB2" w:rsidP="009F0408">
      <w:pPr>
        <w:pStyle w:val="ListParagraph"/>
        <w:numPr>
          <w:ilvl w:val="0"/>
          <w:numId w:val="5"/>
        </w:numPr>
        <w:autoSpaceDE w:val="0"/>
        <w:autoSpaceDN w:val="0"/>
        <w:adjustRightInd w:val="0"/>
        <w:spacing w:after="0" w:line="360" w:lineRule="auto"/>
        <w:ind w:left="426" w:hanging="426"/>
        <w:jc w:val="both"/>
        <w:rPr>
          <w:rFonts w:ascii="Georgia" w:hAnsi="Georgia" w:cs="Times New Roman"/>
          <w:i/>
          <w:iCs/>
          <w:lang w:bidi="he-IL"/>
        </w:rPr>
      </w:pPr>
      <w:r w:rsidRPr="005D4458">
        <w:rPr>
          <w:rFonts w:ascii="Georgia" w:hAnsi="Georgia" w:cs="Times New Roman"/>
        </w:rPr>
        <w:t xml:space="preserve">Acto seguido, </w:t>
      </w:r>
      <w:r>
        <w:rPr>
          <w:rFonts w:ascii="Georgia" w:hAnsi="Georgia" w:cs="Times New Roman"/>
        </w:rPr>
        <w:t xml:space="preserve">en la segunda fase, </w:t>
      </w:r>
      <w:r w:rsidRPr="005D4458">
        <w:rPr>
          <w:rFonts w:ascii="Georgia" w:hAnsi="Georgia" w:cs="Times New Roman"/>
        </w:rPr>
        <w:t xml:space="preserve">se </w:t>
      </w:r>
      <w:r>
        <w:rPr>
          <w:rFonts w:ascii="Georgia" w:hAnsi="Georgia" w:cs="Times New Roman"/>
        </w:rPr>
        <w:t>realiza</w:t>
      </w:r>
      <w:r w:rsidRPr="005D4458">
        <w:rPr>
          <w:rFonts w:ascii="Georgia" w:hAnsi="Georgia" w:cs="Times New Roman"/>
        </w:rPr>
        <w:t xml:space="preserve"> </w:t>
      </w:r>
      <w:r w:rsidR="00F2031E">
        <w:rPr>
          <w:rFonts w:ascii="Georgia" w:hAnsi="Georgia" w:cs="Times New Roman"/>
        </w:rPr>
        <w:t>una búsqueda de qué pares de clú</w:t>
      </w:r>
      <w:r w:rsidRPr="005D4458">
        <w:rPr>
          <w:rFonts w:ascii="Georgia" w:hAnsi="Georgia" w:cs="Times New Roman"/>
        </w:rPr>
        <w:t>ster</w:t>
      </w:r>
      <w:r w:rsidR="00F2031E">
        <w:rPr>
          <w:rFonts w:ascii="Georgia" w:hAnsi="Georgia" w:cs="Times New Roman"/>
        </w:rPr>
        <w:t>e</w:t>
      </w:r>
      <w:r w:rsidRPr="005D4458">
        <w:rPr>
          <w:rFonts w:ascii="Georgia" w:hAnsi="Georgia" w:cs="Times New Roman"/>
        </w:rPr>
        <w:t xml:space="preserve">s son más similares, aplicando el </w:t>
      </w:r>
      <w:r>
        <w:rPr>
          <w:rFonts w:ascii="Georgia" w:hAnsi="Georgia" w:cs="Times New Roman"/>
        </w:rPr>
        <w:t xml:space="preserve">modo </w:t>
      </w:r>
      <w:r w:rsidRPr="005D4458">
        <w:rPr>
          <w:rFonts w:ascii="Georgia" w:hAnsi="Georgia" w:cs="Times New Roman"/>
        </w:rPr>
        <w:t xml:space="preserve">elegido para </w:t>
      </w:r>
      <w:r>
        <w:rPr>
          <w:rFonts w:ascii="Georgia" w:hAnsi="Georgia" w:cs="Times New Roman"/>
        </w:rPr>
        <w:t xml:space="preserve">calcular </w:t>
      </w:r>
      <w:r w:rsidRPr="005D4458">
        <w:rPr>
          <w:rFonts w:ascii="Georgia" w:hAnsi="Georgia" w:cs="Times New Roman"/>
        </w:rPr>
        <w:t xml:space="preserve">la distancia. En nuestro caso, </w:t>
      </w:r>
      <w:r>
        <w:rPr>
          <w:rFonts w:ascii="Georgia" w:hAnsi="Georgia" w:cs="Times New Roman"/>
        </w:rPr>
        <w:t xml:space="preserve">sería </w:t>
      </w:r>
      <w:r w:rsidRPr="005D4458">
        <w:rPr>
          <w:rFonts w:ascii="Georgia" w:hAnsi="Georgia" w:cs="Times New Roman"/>
        </w:rPr>
        <w:t>la distancia media (mean)</w:t>
      </w:r>
      <w:r>
        <w:rPr>
          <w:rFonts w:ascii="Georgia" w:hAnsi="Georgia" w:cs="Times New Roman"/>
        </w:rPr>
        <w:t>: d</w:t>
      </w:r>
      <w:r w:rsidRPr="00647F83">
        <w:rPr>
          <w:rFonts w:ascii="Georgia" w:hAnsi="Georgia" w:cs="Times New Roman"/>
          <w:iCs/>
          <w:lang w:bidi="he-IL"/>
        </w:rPr>
        <w:t>ados 2 clusters A y B, se define como:</w:t>
      </w:r>
    </w:p>
    <w:p w14:paraId="464B10CB" w14:textId="77777777" w:rsidR="00A73DB2" w:rsidRPr="005D4458" w:rsidRDefault="00A73DB2" w:rsidP="009F0408">
      <w:pPr>
        <w:pStyle w:val="ListParagraph"/>
        <w:autoSpaceDE w:val="0"/>
        <w:autoSpaceDN w:val="0"/>
        <w:adjustRightInd w:val="0"/>
        <w:spacing w:after="0" w:line="360" w:lineRule="auto"/>
        <w:ind w:left="426"/>
        <w:jc w:val="both"/>
        <w:rPr>
          <w:rFonts w:ascii="Georgia" w:hAnsi="Georgia" w:cs="Times New Roman"/>
          <w:iCs/>
          <w:lang w:bidi="he-IL"/>
        </w:rPr>
      </w:pPr>
    </w:p>
    <w:p w14:paraId="48D02312" w14:textId="77777777" w:rsidR="00A73DB2" w:rsidRPr="00BF6640" w:rsidRDefault="00A73DB2" w:rsidP="009F0408">
      <w:pPr>
        <w:pStyle w:val="ListParagraph"/>
        <w:autoSpaceDE w:val="0"/>
        <w:autoSpaceDN w:val="0"/>
        <w:adjustRightInd w:val="0"/>
        <w:spacing w:after="0" w:line="360" w:lineRule="auto"/>
        <w:ind w:left="1134" w:firstLine="282"/>
        <w:jc w:val="both"/>
        <w:rPr>
          <w:rFonts w:ascii="Georgia" w:hAnsi="Georgia" w:cs="Times New Roman"/>
          <w:i/>
          <w:iCs/>
          <w:lang w:val="en-US" w:bidi="he-IL"/>
        </w:rPr>
      </w:pPr>
      <w:r w:rsidRPr="00BF6640">
        <w:rPr>
          <w:rFonts w:ascii="Georgia" w:hAnsi="Georgia" w:cs="Times New Roman"/>
          <w:i/>
          <w:iCs/>
          <w:lang w:val="en-US" w:bidi="he-IL"/>
        </w:rPr>
        <w:t>d [A , B] = mean ( d[(i),(j)] )</w:t>
      </w:r>
    </w:p>
    <w:p w14:paraId="73DE55E2" w14:textId="77777777" w:rsidR="00A73DB2" w:rsidRPr="00BF6640" w:rsidRDefault="00A73DB2" w:rsidP="009F0408">
      <w:pPr>
        <w:autoSpaceDE w:val="0"/>
        <w:autoSpaceDN w:val="0"/>
        <w:adjustRightInd w:val="0"/>
        <w:spacing w:after="0"/>
        <w:rPr>
          <w:rFonts w:ascii="Georgia" w:hAnsi="Georgia" w:cs="Times New Roman"/>
          <w:i/>
          <w:iCs/>
          <w:lang w:val="en-US" w:bidi="he-IL"/>
        </w:rPr>
      </w:pPr>
    </w:p>
    <w:p w14:paraId="3391B1F8" w14:textId="77777777" w:rsidR="00A73DB2" w:rsidRPr="00BF6640" w:rsidRDefault="00A73DB2" w:rsidP="009F0408">
      <w:pPr>
        <w:autoSpaceDE w:val="0"/>
        <w:autoSpaceDN w:val="0"/>
        <w:adjustRightInd w:val="0"/>
        <w:spacing w:after="0"/>
        <w:rPr>
          <w:rFonts w:ascii="Georgia" w:hAnsi="Georgia" w:cs="Times New Roman"/>
          <w:lang w:val="en-US"/>
        </w:rPr>
      </w:pPr>
    </w:p>
    <w:p w14:paraId="77653C1A" w14:textId="77777777" w:rsidR="00A73DB2" w:rsidRPr="005D4458" w:rsidRDefault="00A73DB2" w:rsidP="009F0408">
      <w:pPr>
        <w:pStyle w:val="ListParagraph"/>
        <w:numPr>
          <w:ilvl w:val="0"/>
          <w:numId w:val="5"/>
        </w:numPr>
        <w:autoSpaceDE w:val="0"/>
        <w:autoSpaceDN w:val="0"/>
        <w:adjustRightInd w:val="0"/>
        <w:spacing w:after="0" w:line="360" w:lineRule="auto"/>
        <w:ind w:left="426"/>
        <w:jc w:val="both"/>
        <w:rPr>
          <w:rFonts w:ascii="Georgia" w:hAnsi="Georgia" w:cs="Times New Roman"/>
          <w:i/>
          <w:iCs/>
          <w:lang w:bidi="he-IL"/>
        </w:rPr>
      </w:pPr>
      <w:r>
        <w:rPr>
          <w:rFonts w:ascii="Georgia" w:hAnsi="Georgia"/>
        </w:rPr>
        <w:t>S</w:t>
      </w:r>
      <w:r w:rsidRPr="005D4458">
        <w:rPr>
          <w:rFonts w:ascii="Georgia" w:hAnsi="Georgia"/>
        </w:rPr>
        <w:t>e incrementa el número de secuencia en una unidad</w:t>
      </w:r>
      <w:r>
        <w:rPr>
          <w:rFonts w:ascii="Georgia" w:hAnsi="Georgia"/>
        </w:rPr>
        <w:t xml:space="preserve"> (de </w:t>
      </w:r>
      <w:r w:rsidRPr="005D4458">
        <w:rPr>
          <w:rFonts w:ascii="Georgia" w:hAnsi="Georgia"/>
        </w:rPr>
        <w:t xml:space="preserve">m  a  </w:t>
      </w:r>
      <w:r w:rsidRPr="005D4458">
        <w:rPr>
          <w:rFonts w:ascii="Georgia" w:hAnsi="Georgia" w:cs="Times New Roman"/>
          <w:i/>
          <w:iCs/>
          <w:lang w:bidi="he-IL"/>
        </w:rPr>
        <w:t>m +1</w:t>
      </w:r>
      <w:r>
        <w:rPr>
          <w:rFonts w:ascii="Georgia" w:hAnsi="Georgia" w:cs="Times New Roman"/>
          <w:i/>
          <w:iCs/>
          <w:lang w:bidi="he-IL"/>
        </w:rPr>
        <w:t>)</w:t>
      </w:r>
      <w:r w:rsidRPr="005D4458">
        <w:rPr>
          <w:rFonts w:ascii="Georgia" w:hAnsi="Georgia" w:cs="Times New Roman"/>
          <w:i/>
          <w:iCs/>
          <w:lang w:bidi="he-IL"/>
        </w:rPr>
        <w:t xml:space="preserve">, y unificamos esos dos clusters en un </w:t>
      </w:r>
      <w:r>
        <w:rPr>
          <w:rFonts w:ascii="Georgia" w:hAnsi="Georgia" w:cs="Times New Roman"/>
          <w:i/>
          <w:iCs/>
          <w:lang w:bidi="he-IL"/>
        </w:rPr>
        <w:t xml:space="preserve">único </w:t>
      </w:r>
      <w:r w:rsidRPr="005D4458">
        <w:rPr>
          <w:rFonts w:ascii="Georgia" w:hAnsi="Georgia" w:cs="Times New Roman"/>
          <w:i/>
          <w:iCs/>
          <w:lang w:bidi="he-IL"/>
        </w:rPr>
        <w:t xml:space="preserve">cluster </w:t>
      </w:r>
      <w:r>
        <w:rPr>
          <w:rFonts w:ascii="Georgia" w:hAnsi="Georgia" w:cs="Times New Roman"/>
          <w:i/>
          <w:iCs/>
          <w:lang w:bidi="he-IL"/>
        </w:rPr>
        <w:t>nuevo</w:t>
      </w:r>
      <w:r w:rsidRPr="005D4458">
        <w:rPr>
          <w:rFonts w:ascii="Georgia" w:hAnsi="Georgia" w:cs="Times New Roman"/>
          <w:i/>
          <w:iCs/>
          <w:lang w:bidi="he-IL"/>
        </w:rPr>
        <w:t xml:space="preserve">. </w:t>
      </w:r>
      <w:r w:rsidRPr="005D4458">
        <w:rPr>
          <w:rFonts w:ascii="Georgia" w:hAnsi="Georgia" w:cs="Times New Roman"/>
          <w:iCs/>
          <w:lang w:bidi="he-IL"/>
        </w:rPr>
        <w:t xml:space="preserve">Se forma el clustering  </w:t>
      </w:r>
      <w:r w:rsidRPr="005D4458">
        <w:rPr>
          <w:rFonts w:ascii="Georgia" w:hAnsi="Georgia" w:cs="Times New Roman"/>
          <w:i/>
          <w:iCs/>
          <w:lang w:bidi="he-IL"/>
        </w:rPr>
        <w:t xml:space="preserve">m  y se define el nivel de clustering </w:t>
      </w:r>
      <w:r>
        <w:rPr>
          <w:rFonts w:ascii="Georgia" w:hAnsi="Georgia" w:cs="Times New Roman"/>
          <w:i/>
          <w:iCs/>
          <w:lang w:bidi="he-IL"/>
        </w:rPr>
        <w:t>como:</w:t>
      </w:r>
    </w:p>
    <w:p w14:paraId="01BF9674" w14:textId="77777777" w:rsidR="00A73DB2" w:rsidRPr="005D4458" w:rsidRDefault="00A73DB2" w:rsidP="009F0408">
      <w:pPr>
        <w:autoSpaceDE w:val="0"/>
        <w:autoSpaceDN w:val="0"/>
        <w:adjustRightInd w:val="0"/>
        <w:spacing w:after="0"/>
        <w:rPr>
          <w:rFonts w:ascii="Georgia" w:hAnsi="Georgia" w:cs="Times New Roman"/>
          <w:i/>
          <w:iCs/>
          <w:lang w:bidi="he-IL"/>
        </w:rPr>
      </w:pPr>
    </w:p>
    <w:p w14:paraId="2DFB8DEC" w14:textId="77777777" w:rsidR="00A73DB2" w:rsidRPr="005D4458" w:rsidRDefault="00464A30" w:rsidP="009F0408">
      <w:pPr>
        <w:autoSpaceDE w:val="0"/>
        <w:autoSpaceDN w:val="0"/>
        <w:adjustRightInd w:val="0"/>
        <w:spacing w:after="0"/>
        <w:ind w:left="708" w:firstLine="708"/>
        <w:rPr>
          <w:rFonts w:ascii="Georgia" w:hAnsi="Georgia" w:cs="Times New Roman"/>
          <w:i/>
          <w:iCs/>
          <w:lang w:bidi="he-IL"/>
        </w:rPr>
      </w:pPr>
      <w:r w:rsidRPr="005D4458">
        <w:rPr>
          <w:rFonts w:ascii="Georgia" w:hAnsi="Georgia" w:cs="Times New Roman"/>
          <w:i/>
          <w:iCs/>
          <w:lang w:bidi="he-IL"/>
        </w:rPr>
        <w:t>L (</w:t>
      </w:r>
      <w:r w:rsidR="00A73DB2" w:rsidRPr="005D4458">
        <w:rPr>
          <w:rFonts w:ascii="Georgia" w:hAnsi="Georgia" w:cs="Times New Roman"/>
          <w:i/>
          <w:iCs/>
          <w:lang w:bidi="he-IL"/>
        </w:rPr>
        <w:t xml:space="preserve">m) =  </w:t>
      </w:r>
      <w:r w:rsidRPr="005D4458">
        <w:rPr>
          <w:rFonts w:ascii="Georgia" w:hAnsi="Georgia" w:cs="Times New Roman"/>
          <w:i/>
          <w:iCs/>
          <w:lang w:bidi="he-IL"/>
        </w:rPr>
        <w:t>d [</w:t>
      </w:r>
      <w:r w:rsidR="00A73DB2" w:rsidRPr="005D4458">
        <w:rPr>
          <w:rFonts w:ascii="Georgia" w:hAnsi="Georgia" w:cs="Times New Roman"/>
          <w:i/>
          <w:iCs/>
          <w:lang w:bidi="he-IL"/>
        </w:rPr>
        <w:t>(A)</w:t>
      </w:r>
      <w:r w:rsidRPr="005D4458">
        <w:rPr>
          <w:rFonts w:ascii="Georgia" w:hAnsi="Georgia" w:cs="Times New Roman"/>
          <w:i/>
          <w:iCs/>
          <w:lang w:bidi="he-IL"/>
        </w:rPr>
        <w:t>, (</w:t>
      </w:r>
      <w:r w:rsidR="00A73DB2" w:rsidRPr="005D4458">
        <w:rPr>
          <w:rFonts w:ascii="Georgia" w:hAnsi="Georgia" w:cs="Times New Roman"/>
          <w:i/>
          <w:iCs/>
          <w:lang w:bidi="he-IL"/>
        </w:rPr>
        <w:t>B)]</w:t>
      </w:r>
    </w:p>
    <w:p w14:paraId="26806FE7" w14:textId="77777777" w:rsidR="00A73DB2" w:rsidRPr="005D4458" w:rsidRDefault="00A73DB2" w:rsidP="009F0408">
      <w:pPr>
        <w:autoSpaceDE w:val="0"/>
        <w:autoSpaceDN w:val="0"/>
        <w:adjustRightInd w:val="0"/>
        <w:spacing w:after="0"/>
        <w:rPr>
          <w:rFonts w:ascii="Georgia" w:hAnsi="Georgia" w:cs="Times New Roman"/>
        </w:rPr>
      </w:pPr>
    </w:p>
    <w:p w14:paraId="2851C13E" w14:textId="77777777" w:rsidR="00A73DB2" w:rsidRPr="005D4458" w:rsidRDefault="00A73DB2" w:rsidP="009F0408">
      <w:pPr>
        <w:pStyle w:val="ListParagraph"/>
        <w:numPr>
          <w:ilvl w:val="0"/>
          <w:numId w:val="5"/>
        </w:numPr>
        <w:autoSpaceDE w:val="0"/>
        <w:autoSpaceDN w:val="0"/>
        <w:adjustRightInd w:val="0"/>
        <w:spacing w:after="0" w:line="360" w:lineRule="auto"/>
        <w:ind w:left="426"/>
        <w:jc w:val="both"/>
        <w:rPr>
          <w:rFonts w:ascii="Georgia" w:hAnsi="Georgia" w:cs="Times New Roman"/>
          <w:i/>
          <w:iCs/>
          <w:lang w:bidi="he-IL"/>
        </w:rPr>
      </w:pPr>
      <w:r w:rsidRPr="005D4458">
        <w:rPr>
          <w:rFonts w:ascii="Georgia" w:hAnsi="Georgia" w:cs="Times New Roman"/>
        </w:rPr>
        <w:t xml:space="preserve">En la siguiente fase, se actualiza la matriz de similitud, lo que conlleva un borrado de las filas y columnas que corresponden a los clusters A y B, </w:t>
      </w:r>
      <w:r>
        <w:rPr>
          <w:rFonts w:ascii="Georgia" w:hAnsi="Georgia" w:cs="Times New Roman"/>
        </w:rPr>
        <w:t xml:space="preserve">y </w:t>
      </w:r>
      <w:r w:rsidRPr="005D4458">
        <w:rPr>
          <w:rFonts w:ascii="Georgia" w:hAnsi="Georgia" w:cs="Times New Roman"/>
        </w:rPr>
        <w:t>añadi</w:t>
      </w:r>
      <w:r>
        <w:rPr>
          <w:rFonts w:ascii="Georgia" w:hAnsi="Georgia" w:cs="Times New Roman"/>
        </w:rPr>
        <w:t>endo</w:t>
      </w:r>
      <w:r w:rsidRPr="005D4458">
        <w:rPr>
          <w:rFonts w:ascii="Georgia" w:hAnsi="Georgia" w:cs="Times New Roman"/>
        </w:rPr>
        <w:t xml:space="preserve"> como filas y columnas el </w:t>
      </w:r>
      <w:r>
        <w:rPr>
          <w:rFonts w:ascii="Georgia" w:hAnsi="Georgia" w:cs="Times New Roman"/>
        </w:rPr>
        <w:t xml:space="preserve">nuevo </w:t>
      </w:r>
      <w:r w:rsidRPr="005D4458">
        <w:rPr>
          <w:rFonts w:ascii="Georgia" w:hAnsi="Georgia" w:cs="Times New Roman"/>
        </w:rPr>
        <w:t>cluster generado en la anterior fase.</w:t>
      </w:r>
    </w:p>
    <w:p w14:paraId="636F3692" w14:textId="77777777" w:rsidR="00A73DB2" w:rsidRPr="005D4458" w:rsidRDefault="00A73DB2" w:rsidP="009F0408">
      <w:pPr>
        <w:autoSpaceDE w:val="0"/>
        <w:autoSpaceDN w:val="0"/>
        <w:adjustRightInd w:val="0"/>
        <w:spacing w:after="0"/>
        <w:rPr>
          <w:rFonts w:ascii="Georgia" w:hAnsi="Georgia" w:cs="Times New Roman"/>
        </w:rPr>
      </w:pPr>
    </w:p>
    <w:p w14:paraId="3C8D7115" w14:textId="77777777" w:rsidR="00A73DB2" w:rsidRDefault="00A73DB2" w:rsidP="009F0408">
      <w:pPr>
        <w:autoSpaceDE w:val="0"/>
        <w:autoSpaceDN w:val="0"/>
        <w:adjustRightInd w:val="0"/>
        <w:spacing w:after="0"/>
        <w:ind w:firstLine="426"/>
        <w:rPr>
          <w:rFonts w:ascii="Georgia" w:hAnsi="Georgia" w:cs="Times New Roman"/>
          <w:i/>
          <w:iCs/>
          <w:lang w:bidi="he-IL"/>
        </w:rPr>
      </w:pPr>
      <w:r w:rsidRPr="005D4458">
        <w:rPr>
          <w:rFonts w:ascii="Georgia" w:hAnsi="Georgia" w:cs="Times New Roman"/>
        </w:rPr>
        <w:t xml:space="preserve">Ahora la proximidad se definiría   </w:t>
      </w:r>
      <w:r w:rsidRPr="005D4458">
        <w:rPr>
          <w:rFonts w:ascii="Georgia" w:hAnsi="Georgia" w:cs="Times New Roman"/>
          <w:i/>
          <w:iCs/>
          <w:lang w:bidi="he-IL"/>
        </w:rPr>
        <w:t>d</w:t>
      </w:r>
      <w:r>
        <w:rPr>
          <w:rFonts w:ascii="Georgia" w:hAnsi="Georgia" w:cs="Times New Roman"/>
          <w:i/>
          <w:iCs/>
          <w:lang w:bidi="he-IL"/>
        </w:rPr>
        <w:t xml:space="preserve"> </w:t>
      </w:r>
      <w:r w:rsidRPr="005D4458">
        <w:rPr>
          <w:rFonts w:ascii="Georgia" w:hAnsi="Georgia" w:cs="Times New Roman"/>
          <w:i/>
          <w:iCs/>
          <w:lang w:bidi="he-IL"/>
        </w:rPr>
        <w:t>[(k), (A,B)] = mean d[(k),(A)], d[(k),(B)]</w:t>
      </w:r>
    </w:p>
    <w:p w14:paraId="1937F7A4" w14:textId="77777777" w:rsidR="00A82C00" w:rsidRPr="005C41AF" w:rsidRDefault="00A82C00" w:rsidP="009F0408">
      <w:pPr>
        <w:autoSpaceDE w:val="0"/>
        <w:autoSpaceDN w:val="0"/>
        <w:adjustRightInd w:val="0"/>
        <w:spacing w:after="0"/>
        <w:ind w:firstLine="426"/>
        <w:rPr>
          <w:rFonts w:ascii="Georgia" w:hAnsi="Georgia" w:cs="Times New Roman"/>
          <w:i/>
          <w:iCs/>
          <w:lang w:bidi="he-IL"/>
        </w:rPr>
      </w:pPr>
    </w:p>
    <w:p w14:paraId="13240D39" w14:textId="77777777" w:rsidR="00A73DB2" w:rsidRPr="00A67EA6" w:rsidRDefault="00A73DB2" w:rsidP="009F0408">
      <w:pPr>
        <w:pStyle w:val="ListParagraph"/>
        <w:numPr>
          <w:ilvl w:val="0"/>
          <w:numId w:val="5"/>
        </w:numPr>
        <w:autoSpaceDE w:val="0"/>
        <w:autoSpaceDN w:val="0"/>
        <w:adjustRightInd w:val="0"/>
        <w:spacing w:after="0" w:line="360" w:lineRule="auto"/>
        <w:ind w:left="426"/>
        <w:jc w:val="both"/>
        <w:rPr>
          <w:rFonts w:ascii="Georgia" w:hAnsi="Georgia" w:cs="Times New Roman"/>
          <w:i/>
          <w:iCs/>
          <w:lang w:bidi="he-IL"/>
        </w:rPr>
      </w:pPr>
      <w:r w:rsidRPr="005D4458">
        <w:rPr>
          <w:rFonts w:ascii="Georgia" w:hAnsi="Georgia" w:cs="Times New Roman"/>
        </w:rPr>
        <w:t xml:space="preserve"> Llegados a </w:t>
      </w:r>
      <w:r>
        <w:rPr>
          <w:rFonts w:ascii="Georgia" w:hAnsi="Georgia" w:cs="Times New Roman"/>
        </w:rPr>
        <w:t xml:space="preserve">la siguiente </w:t>
      </w:r>
      <w:r w:rsidRPr="005D4458">
        <w:rPr>
          <w:rFonts w:ascii="Georgia" w:hAnsi="Georgia" w:cs="Times New Roman"/>
        </w:rPr>
        <w:t xml:space="preserve">fase, se pueden dar varios escenarios: </w:t>
      </w:r>
    </w:p>
    <w:p w14:paraId="691BF17C" w14:textId="77777777" w:rsidR="00A73DB2" w:rsidRPr="005C41AF" w:rsidRDefault="00A73DB2" w:rsidP="009F0408">
      <w:pPr>
        <w:autoSpaceDE w:val="0"/>
        <w:autoSpaceDN w:val="0"/>
        <w:adjustRightInd w:val="0"/>
        <w:spacing w:after="0"/>
        <w:rPr>
          <w:rFonts w:ascii="Georgia" w:hAnsi="Georgia" w:cs="Times New Roman"/>
        </w:rPr>
      </w:pPr>
    </w:p>
    <w:p w14:paraId="700C2192" w14:textId="77777777" w:rsidR="00A73DB2" w:rsidRPr="005D4458" w:rsidRDefault="00A73DB2" w:rsidP="009F0408">
      <w:pPr>
        <w:pStyle w:val="ListParagraph"/>
        <w:numPr>
          <w:ilvl w:val="0"/>
          <w:numId w:val="7"/>
        </w:numPr>
        <w:autoSpaceDE w:val="0"/>
        <w:autoSpaceDN w:val="0"/>
        <w:adjustRightInd w:val="0"/>
        <w:spacing w:after="0" w:line="360" w:lineRule="auto"/>
        <w:jc w:val="both"/>
        <w:rPr>
          <w:rFonts w:ascii="Georgia" w:hAnsi="Georgia" w:cs="Times New Roman"/>
          <w:i/>
          <w:iCs/>
          <w:lang w:bidi="he-IL"/>
        </w:rPr>
      </w:pPr>
      <w:r w:rsidRPr="005D4458">
        <w:rPr>
          <w:rFonts w:ascii="Georgia" w:hAnsi="Georgia" w:cs="Times New Roman"/>
        </w:rPr>
        <w:t>Todos los objetos están agrupados en clúster único, en cuyo caso, se daría por finalizado el proceso de clustering</w:t>
      </w:r>
      <w:r>
        <w:rPr>
          <w:rFonts w:ascii="Georgia" w:hAnsi="Georgia" w:cs="Times New Roman"/>
        </w:rPr>
        <w:t>.</w:t>
      </w:r>
    </w:p>
    <w:p w14:paraId="1C70E417" w14:textId="77777777" w:rsidR="00A73DB2" w:rsidRPr="005D4458" w:rsidRDefault="00A73DB2" w:rsidP="009F0408">
      <w:pPr>
        <w:pStyle w:val="ListParagraph"/>
        <w:autoSpaceDE w:val="0"/>
        <w:autoSpaceDN w:val="0"/>
        <w:adjustRightInd w:val="0"/>
        <w:spacing w:after="0" w:line="360" w:lineRule="auto"/>
        <w:jc w:val="both"/>
        <w:rPr>
          <w:rFonts w:ascii="Georgia" w:hAnsi="Georgia" w:cs="Times New Roman"/>
          <w:i/>
          <w:iCs/>
          <w:lang w:bidi="he-IL"/>
        </w:rPr>
      </w:pPr>
    </w:p>
    <w:p w14:paraId="31EAF82F" w14:textId="77777777" w:rsidR="00A73DB2" w:rsidRPr="005D4458" w:rsidRDefault="00A73DB2" w:rsidP="009F0408">
      <w:pPr>
        <w:pStyle w:val="ListParagraph"/>
        <w:numPr>
          <w:ilvl w:val="0"/>
          <w:numId w:val="7"/>
        </w:numPr>
        <w:autoSpaceDE w:val="0"/>
        <w:autoSpaceDN w:val="0"/>
        <w:adjustRightInd w:val="0"/>
        <w:spacing w:after="0" w:line="360" w:lineRule="auto"/>
        <w:jc w:val="both"/>
        <w:rPr>
          <w:rFonts w:ascii="Georgia" w:hAnsi="Georgia" w:cs="Times New Roman"/>
          <w:i/>
          <w:iCs/>
          <w:lang w:bidi="he-IL"/>
        </w:rPr>
      </w:pPr>
      <w:r w:rsidRPr="005D4458">
        <w:rPr>
          <w:rFonts w:ascii="Georgia" w:hAnsi="Georgia" w:cs="Times New Roman"/>
          <w:iCs/>
          <w:lang w:bidi="he-IL"/>
        </w:rPr>
        <w:t>Se ha alcanzado el umbral definido de número de clusters que queremos que se formen, en cuyo caso, al igual que en el caso anterior, daríamos por finalizado</w:t>
      </w:r>
      <w:r>
        <w:rPr>
          <w:rFonts w:ascii="Georgia" w:hAnsi="Georgia" w:cs="Times New Roman"/>
          <w:iCs/>
          <w:lang w:bidi="he-IL"/>
        </w:rPr>
        <w:t xml:space="preserve"> el proceso</w:t>
      </w:r>
      <w:r w:rsidRPr="005D4458">
        <w:rPr>
          <w:rFonts w:ascii="Georgia" w:hAnsi="Georgia" w:cs="Times New Roman"/>
          <w:iCs/>
          <w:lang w:bidi="he-IL"/>
        </w:rPr>
        <w:t>.</w:t>
      </w:r>
    </w:p>
    <w:p w14:paraId="1E3FF4E6" w14:textId="77777777" w:rsidR="00A73DB2" w:rsidRPr="005D4458" w:rsidRDefault="00A73DB2" w:rsidP="009F0408">
      <w:pPr>
        <w:autoSpaceDE w:val="0"/>
        <w:autoSpaceDN w:val="0"/>
        <w:adjustRightInd w:val="0"/>
        <w:spacing w:after="0"/>
        <w:rPr>
          <w:rFonts w:ascii="Georgia" w:hAnsi="Georgia" w:cs="Times New Roman"/>
          <w:i/>
          <w:iCs/>
          <w:lang w:bidi="he-IL"/>
        </w:rPr>
      </w:pPr>
    </w:p>
    <w:p w14:paraId="16A2DC85" w14:textId="77777777" w:rsidR="00A73DB2" w:rsidRPr="005D4458" w:rsidRDefault="00A73DB2" w:rsidP="009F0408">
      <w:pPr>
        <w:pStyle w:val="ListParagraph"/>
        <w:numPr>
          <w:ilvl w:val="0"/>
          <w:numId w:val="7"/>
        </w:numPr>
        <w:autoSpaceDE w:val="0"/>
        <w:autoSpaceDN w:val="0"/>
        <w:adjustRightInd w:val="0"/>
        <w:spacing w:after="0" w:line="360" w:lineRule="auto"/>
        <w:jc w:val="both"/>
        <w:rPr>
          <w:rFonts w:ascii="Georgia" w:hAnsi="Georgia" w:cs="Times New Roman"/>
          <w:i/>
          <w:iCs/>
          <w:lang w:bidi="he-IL"/>
        </w:rPr>
      </w:pPr>
      <w:r w:rsidRPr="005D4458">
        <w:rPr>
          <w:rFonts w:ascii="Georgia" w:hAnsi="Georgia" w:cs="Times New Roman"/>
          <w:iCs/>
          <w:lang w:bidi="he-IL"/>
        </w:rPr>
        <w:t>No se cumplen ninguno de los dos escenarios anteriores, en cuyo caso, repeti</w:t>
      </w:r>
      <w:r>
        <w:rPr>
          <w:rFonts w:ascii="Georgia" w:hAnsi="Georgia" w:cs="Times New Roman"/>
          <w:iCs/>
          <w:lang w:bidi="he-IL"/>
        </w:rPr>
        <w:t xml:space="preserve">ríamos </w:t>
      </w:r>
      <w:r w:rsidRPr="005D4458">
        <w:rPr>
          <w:rFonts w:ascii="Georgia" w:hAnsi="Georgia" w:cs="Times New Roman"/>
          <w:iCs/>
          <w:lang w:bidi="he-IL"/>
        </w:rPr>
        <w:t>los pasos anteriores desde la fase 2.</w:t>
      </w:r>
    </w:p>
    <w:p w14:paraId="00F2A04E" w14:textId="77777777" w:rsidR="00A73DB2" w:rsidRDefault="00A73DB2" w:rsidP="009F0408">
      <w:pPr>
        <w:pStyle w:val="Heading2"/>
      </w:pPr>
      <w:bookmarkStart w:id="32" w:name="_Toc488758465"/>
      <w:r>
        <w:lastRenderedPageBreak/>
        <w:t>Implementación en R</w:t>
      </w:r>
      <w:bookmarkEnd w:id="32"/>
    </w:p>
    <w:p w14:paraId="76FC7679" w14:textId="77777777" w:rsidR="00A73DB2" w:rsidRDefault="00A73DB2" w:rsidP="009F0408">
      <w:pPr>
        <w:spacing w:after="0"/>
      </w:pPr>
    </w:p>
    <w:p w14:paraId="4E59EB41" w14:textId="77777777" w:rsidR="00A73DB2" w:rsidRDefault="00353219" w:rsidP="009F0408">
      <w:pPr>
        <w:spacing w:after="0"/>
        <w:rPr>
          <w:rFonts w:ascii="Georgia" w:hAnsi="Georgia" w:cstheme="minorHAnsi"/>
        </w:rPr>
      </w:pPr>
      <w:r>
        <w:rPr>
          <w:rFonts w:ascii="Georgia" w:hAnsi="Georgia" w:cstheme="minorHAnsi"/>
        </w:rPr>
        <w:t xml:space="preserve">En </w:t>
      </w:r>
      <w:r w:rsidR="008C22DD">
        <w:rPr>
          <w:rFonts w:ascii="Georgia" w:hAnsi="Georgia" w:cstheme="minorHAnsi"/>
        </w:rPr>
        <w:t>esta sección vamos a explicar có</w:t>
      </w:r>
      <w:r>
        <w:rPr>
          <w:rFonts w:ascii="Georgia" w:hAnsi="Georgia" w:cstheme="minorHAnsi"/>
        </w:rPr>
        <w:t>mo se realizaría el proceso de clustering jerárquico con el paquete estadístico R. Para su ilustración se utilizarán los datos del caso práctico utilizado en este TFM</w:t>
      </w:r>
      <w:r w:rsidR="00DC4FD9">
        <w:rPr>
          <w:rFonts w:ascii="Georgia" w:hAnsi="Georgia" w:cstheme="minorHAnsi"/>
        </w:rPr>
        <w:t>, en concreto, el código correspondiente a la concentración de Hazium.</w:t>
      </w:r>
    </w:p>
    <w:p w14:paraId="6AA3062F" w14:textId="77777777" w:rsidR="00A73DB2" w:rsidRDefault="00A73DB2" w:rsidP="009F0408">
      <w:pPr>
        <w:spacing w:after="0"/>
        <w:rPr>
          <w:rFonts w:ascii="Georgia" w:hAnsi="Georgia" w:cstheme="minorHAnsi"/>
        </w:rPr>
      </w:pPr>
    </w:p>
    <w:p w14:paraId="0B3136A8" w14:textId="77777777" w:rsidR="00A73DB2" w:rsidRDefault="00A73DB2" w:rsidP="009F0408">
      <w:pPr>
        <w:spacing w:after="0"/>
        <w:rPr>
          <w:rFonts w:ascii="Georgia" w:hAnsi="Georgia" w:cstheme="minorHAnsi"/>
        </w:rPr>
      </w:pPr>
      <w:r>
        <w:rPr>
          <w:rFonts w:ascii="Georgia" w:hAnsi="Georgia" w:cstheme="minorHAnsi"/>
        </w:rPr>
        <w:t xml:space="preserve">Para el tratamiento de los datos recabados por los sensores </w:t>
      </w:r>
      <w:r w:rsidR="008C22DD">
        <w:rPr>
          <w:rFonts w:ascii="Georgia" w:hAnsi="Georgia" w:cstheme="minorHAnsi"/>
        </w:rPr>
        <w:t xml:space="preserve">temporales </w:t>
      </w:r>
      <w:r>
        <w:rPr>
          <w:rFonts w:ascii="Georgia" w:hAnsi="Georgia" w:cstheme="minorHAnsi"/>
        </w:rPr>
        <w:t xml:space="preserve">(fichero CSV), se ha optado por </w:t>
      </w:r>
      <w:r w:rsidR="008C22DD">
        <w:rPr>
          <w:rFonts w:ascii="Georgia" w:hAnsi="Georgia" w:cstheme="minorHAnsi"/>
        </w:rPr>
        <w:t xml:space="preserve">el uso de la medida de distancia </w:t>
      </w:r>
      <w:r>
        <w:rPr>
          <w:rFonts w:ascii="Georgia" w:hAnsi="Georgia" w:cstheme="minorHAnsi"/>
          <w:b/>
          <w:i/>
        </w:rPr>
        <w:t>DTW</w:t>
      </w:r>
      <w:r w:rsidR="00867F19">
        <w:rPr>
          <w:rFonts w:ascii="Georgia" w:hAnsi="Georgia" w:cstheme="minorHAnsi"/>
          <w:b/>
          <w:i/>
        </w:rPr>
        <w:t xml:space="preserve"> (Dynamic Time Warping).                    </w:t>
      </w:r>
      <w:r>
        <w:rPr>
          <w:rFonts w:ascii="Georgia" w:hAnsi="Georgia" w:cstheme="minorHAnsi"/>
        </w:rPr>
        <w:t xml:space="preserve">  Más en concreto, se ha decidido utilizar el paquete del mismo nombre -</w:t>
      </w:r>
      <w:r>
        <w:rPr>
          <w:rFonts w:ascii="Georgia" w:hAnsi="Georgia" w:cstheme="minorHAnsi"/>
          <w:i/>
        </w:rPr>
        <w:t xml:space="preserve">dtw-  </w:t>
      </w:r>
      <w:r>
        <w:rPr>
          <w:rFonts w:ascii="Georgia" w:hAnsi="Georgia" w:cstheme="minorHAnsi"/>
        </w:rPr>
        <w:t xml:space="preserve">que está totalmente integrado en el método </w:t>
      </w:r>
      <w:r w:rsidR="00256F70">
        <w:rPr>
          <w:rFonts w:ascii="Georgia" w:hAnsi="Georgia" w:cstheme="minorHAnsi"/>
        </w:rPr>
        <w:t xml:space="preserve"> </w:t>
      </w:r>
      <w:r>
        <w:rPr>
          <w:rFonts w:ascii="Georgia" w:hAnsi="Georgia" w:cstheme="minorHAnsi"/>
          <w:b/>
          <w:i/>
        </w:rPr>
        <w:t>DIST</w:t>
      </w:r>
      <w:r>
        <w:rPr>
          <w:rFonts w:ascii="Georgia" w:hAnsi="Georgia" w:cstheme="minorHAnsi"/>
        </w:rPr>
        <w:t xml:space="preserve">.  Como resultado de dicho algoritmo, se genera una matriz de similitud basada en distancias. </w:t>
      </w:r>
    </w:p>
    <w:p w14:paraId="7A0A8EFD" w14:textId="77777777" w:rsidR="00A73DB2" w:rsidRPr="00F43B81" w:rsidRDefault="00A73DB2" w:rsidP="009F0408">
      <w:pPr>
        <w:spacing w:after="0"/>
        <w:rPr>
          <w:rFonts w:ascii="Georgia" w:hAnsi="Georgia" w:cstheme="minorHAnsi"/>
        </w:rPr>
      </w:pPr>
    </w:p>
    <w:p w14:paraId="021C7673" w14:textId="77777777" w:rsidR="00A73DB2" w:rsidRDefault="00A73DB2" w:rsidP="009F0408">
      <w:pPr>
        <w:spacing w:after="0"/>
        <w:rPr>
          <w:rFonts w:ascii="Georgia" w:hAnsi="Georgia" w:cstheme="minorHAnsi"/>
        </w:rPr>
      </w:pPr>
      <w:r>
        <w:rPr>
          <w:rFonts w:ascii="Georgia" w:hAnsi="Georgia" w:cstheme="minorHAnsi"/>
        </w:rPr>
        <w:t xml:space="preserve">Por último, respecto al proceso de Clustering Jerárquico, su implementación en R se ha llevado a cabo mediante el uso del paquete </w:t>
      </w:r>
      <w:r w:rsidR="00F33F7A">
        <w:rPr>
          <w:rFonts w:ascii="Georgia" w:hAnsi="Georgia" w:cstheme="minorHAnsi"/>
        </w:rPr>
        <w:t xml:space="preserve"> </w:t>
      </w:r>
      <w:r>
        <w:rPr>
          <w:rFonts w:ascii="Georgia" w:hAnsi="Georgia" w:cstheme="minorHAnsi"/>
          <w:b/>
          <w:i/>
        </w:rPr>
        <w:t>hclust</w:t>
      </w:r>
      <w:r>
        <w:rPr>
          <w:rFonts w:ascii="Georgia" w:hAnsi="Georgia" w:cstheme="minorHAnsi"/>
        </w:rPr>
        <w:t xml:space="preserve">, lo que unido a funciones de visualización de datos específicas como </w:t>
      </w:r>
      <w:r w:rsidR="00836D27">
        <w:rPr>
          <w:rFonts w:ascii="Georgia" w:hAnsi="Georgia" w:cstheme="minorHAnsi"/>
        </w:rPr>
        <w:t xml:space="preserve"> </w:t>
      </w:r>
      <w:r w:rsidRPr="00A35C74">
        <w:rPr>
          <w:rFonts w:ascii="Georgia" w:hAnsi="Georgia" w:cstheme="minorHAnsi"/>
          <w:i/>
        </w:rPr>
        <w:t>ggplot2</w:t>
      </w:r>
      <w:r>
        <w:rPr>
          <w:rFonts w:ascii="Georgia" w:hAnsi="Georgia" w:cstheme="minorHAnsi"/>
        </w:rPr>
        <w:t xml:space="preserve">, entre otras, ha permitido de una forma sencilla y práctica, la representación de los resultados en forma de dendrogramas.  </w:t>
      </w:r>
    </w:p>
    <w:p w14:paraId="18F8DB0B" w14:textId="77777777" w:rsidR="00276C04" w:rsidRDefault="00276C04" w:rsidP="009F0408">
      <w:pPr>
        <w:spacing w:after="0"/>
        <w:rPr>
          <w:rFonts w:ascii="Georgia" w:hAnsi="Georgia"/>
        </w:rPr>
      </w:pPr>
    </w:p>
    <w:p w14:paraId="1DF7F07E" w14:textId="77777777" w:rsidR="000A395A" w:rsidRDefault="007003E3" w:rsidP="009F0408">
      <w:pPr>
        <w:pStyle w:val="Heading3"/>
      </w:pPr>
      <w:bookmarkStart w:id="33" w:name="_Toc488758466"/>
      <w:r>
        <w:t>Ejemplo</w:t>
      </w:r>
      <w:bookmarkEnd w:id="33"/>
    </w:p>
    <w:p w14:paraId="4BD1E4CB" w14:textId="72BC4DFE" w:rsidR="0088739D" w:rsidRPr="0088739D" w:rsidRDefault="006B573C" w:rsidP="009F0408">
      <w:pPr>
        <w:spacing w:after="0"/>
        <w:rPr>
          <w:rFonts w:ascii="Georgia" w:hAnsi="Georgia"/>
        </w:rPr>
      </w:pPr>
      <w:r>
        <w:rPr>
          <w:rFonts w:ascii="Georgia" w:hAnsi="Georgia"/>
          <w:noProof/>
          <w:lang w:val="en-GB" w:eastAsia="en-GB"/>
        </w:rPr>
        <mc:AlternateContent>
          <mc:Choice Requires="wps">
            <w:drawing>
              <wp:anchor distT="0" distB="0" distL="114300" distR="114300" simplePos="0" relativeHeight="251747328" behindDoc="0" locked="0" layoutInCell="1" allowOverlap="1" wp14:anchorId="5CD7847E" wp14:editId="7CBCD174">
                <wp:simplePos x="0" y="0"/>
                <wp:positionH relativeFrom="column">
                  <wp:posOffset>156210</wp:posOffset>
                </wp:positionH>
                <wp:positionV relativeFrom="paragraph">
                  <wp:posOffset>107315</wp:posOffset>
                </wp:positionV>
                <wp:extent cx="5504180" cy="4102735"/>
                <wp:effectExtent l="3810" t="5715" r="16510" b="19050"/>
                <wp:wrapNone/>
                <wp:docPr id="353"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180" cy="4102735"/>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2316EB" id="Rectangle_x0020_65" o:spid="_x0000_s1026" style="position:absolute;margin-left:12.3pt;margin-top:8.45pt;width:433.4pt;height:323.0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">
                <v:fill opacity="0"/>
              </v:rect>
            </w:pict>
          </mc:Fallback>
        </mc:AlternateContent>
      </w:r>
    </w:p>
    <w:p w14:paraId="4E43237A" w14:textId="77777777" w:rsidR="000A395A" w:rsidRPr="00251C30" w:rsidRDefault="000A395A" w:rsidP="009F0408">
      <w:pPr>
        <w:spacing w:after="0"/>
        <w:ind w:left="708"/>
        <w:jc w:val="left"/>
        <w:rPr>
          <w:rFonts w:ascii="Georgia" w:hAnsi="Georgia"/>
          <w:sz w:val="20"/>
          <w:lang w:val="en-US"/>
        </w:rPr>
      </w:pPr>
      <w:r w:rsidRPr="00251C30">
        <w:rPr>
          <w:rFonts w:ascii="Georgia" w:hAnsi="Georgia"/>
          <w:sz w:val="20"/>
          <w:lang w:val="en-US"/>
        </w:rPr>
        <w:t>setwd=("</w:t>
      </w:r>
      <w:r w:rsidR="00875313" w:rsidRPr="00251C30">
        <w:rPr>
          <w:rFonts w:ascii="Georgia" w:hAnsi="Georgia"/>
          <w:sz w:val="20"/>
          <w:lang w:val="en-US"/>
        </w:rPr>
        <w:t>&lt;dir&gt;</w:t>
      </w:r>
      <w:r w:rsidRPr="00251C30">
        <w:rPr>
          <w:rFonts w:ascii="Georgia" w:hAnsi="Georgia"/>
          <w:sz w:val="20"/>
          <w:lang w:val="en-US"/>
        </w:rPr>
        <w:t>")</w:t>
      </w:r>
    </w:p>
    <w:p w14:paraId="00B4D019" w14:textId="77777777" w:rsidR="008C4FE6" w:rsidRPr="00251C30" w:rsidRDefault="008C4FE6" w:rsidP="009F0408">
      <w:pPr>
        <w:spacing w:after="0"/>
        <w:jc w:val="left"/>
        <w:rPr>
          <w:rFonts w:ascii="Georgia" w:hAnsi="Georgia"/>
          <w:sz w:val="20"/>
          <w:lang w:val="en-US"/>
        </w:rPr>
      </w:pPr>
    </w:p>
    <w:p w14:paraId="339FFB37" w14:textId="77777777" w:rsidR="008C4FE6" w:rsidRPr="00251C30" w:rsidRDefault="008C4FE6" w:rsidP="009F0408">
      <w:pPr>
        <w:spacing w:after="0"/>
        <w:ind w:firstLine="708"/>
        <w:jc w:val="left"/>
        <w:rPr>
          <w:rFonts w:ascii="Georgia" w:hAnsi="Georgia"/>
          <w:sz w:val="20"/>
          <w:lang w:val="en-US"/>
        </w:rPr>
      </w:pPr>
      <w:r w:rsidRPr="00251C30">
        <w:rPr>
          <w:rFonts w:ascii="Georgia" w:hAnsi="Georgia"/>
          <w:sz w:val="20"/>
          <w:lang w:val="en-US"/>
        </w:rPr>
        <w:t>install.packages("dtw")</w:t>
      </w:r>
    </w:p>
    <w:p w14:paraId="1B75464C" w14:textId="77777777" w:rsidR="008C4FE6" w:rsidRPr="00251C30" w:rsidRDefault="008C4FE6" w:rsidP="009F0408">
      <w:pPr>
        <w:spacing w:after="0"/>
        <w:ind w:firstLine="708"/>
        <w:jc w:val="left"/>
        <w:rPr>
          <w:rFonts w:ascii="Georgia" w:hAnsi="Georgia"/>
          <w:sz w:val="20"/>
          <w:lang w:val="en-US"/>
        </w:rPr>
      </w:pPr>
      <w:r w:rsidRPr="00251C30">
        <w:rPr>
          <w:rFonts w:ascii="Georgia" w:hAnsi="Georgia"/>
          <w:sz w:val="20"/>
          <w:lang w:val="en-US"/>
        </w:rPr>
        <w:t>library(dtw)</w:t>
      </w:r>
    </w:p>
    <w:p w14:paraId="7D16A45D" w14:textId="77777777" w:rsidR="008C4FE6" w:rsidRPr="00251C30" w:rsidRDefault="008C4FE6" w:rsidP="009F0408">
      <w:pPr>
        <w:spacing w:after="0"/>
        <w:ind w:firstLine="708"/>
        <w:jc w:val="left"/>
        <w:rPr>
          <w:rFonts w:ascii="Georgia" w:hAnsi="Georgia"/>
          <w:sz w:val="20"/>
          <w:lang w:val="en-US"/>
        </w:rPr>
      </w:pPr>
    </w:p>
    <w:p w14:paraId="68AC88AB" w14:textId="77777777" w:rsidR="008C4FE6" w:rsidRPr="00251C30" w:rsidRDefault="008C4FE6" w:rsidP="009F0408">
      <w:pPr>
        <w:spacing w:after="0"/>
        <w:ind w:firstLine="708"/>
        <w:jc w:val="left"/>
        <w:rPr>
          <w:rFonts w:ascii="Georgia" w:hAnsi="Georgia"/>
          <w:sz w:val="20"/>
          <w:lang w:val="en-US"/>
        </w:rPr>
      </w:pPr>
      <w:r w:rsidRPr="00251C30">
        <w:rPr>
          <w:rFonts w:ascii="Georgia" w:hAnsi="Georgia"/>
          <w:sz w:val="20"/>
          <w:lang w:val="en-US"/>
        </w:rPr>
        <w:t>pr1 &lt;- read.csv(file="&lt;dir&gt;/f1z8a-MC2.csv", header=T, sep = ",")</w:t>
      </w:r>
    </w:p>
    <w:p w14:paraId="3E03FA89" w14:textId="77777777" w:rsidR="008C4FE6" w:rsidRPr="00251C30" w:rsidRDefault="008C4FE6" w:rsidP="009F0408">
      <w:pPr>
        <w:spacing w:after="0"/>
        <w:ind w:firstLine="708"/>
        <w:jc w:val="left"/>
        <w:rPr>
          <w:rFonts w:ascii="Georgia" w:hAnsi="Georgia"/>
          <w:sz w:val="20"/>
          <w:lang w:val="en-US"/>
        </w:rPr>
      </w:pPr>
      <w:r w:rsidRPr="00251C30">
        <w:rPr>
          <w:rFonts w:ascii="Georgia" w:hAnsi="Georgia"/>
          <w:sz w:val="20"/>
          <w:lang w:val="en-US"/>
        </w:rPr>
        <w:t>pr2 &lt;- (pr1[,c(1,2)])</w:t>
      </w:r>
    </w:p>
    <w:p w14:paraId="39AF419F" w14:textId="77777777" w:rsidR="008C4FE6" w:rsidRPr="00251C30" w:rsidRDefault="008C4FE6" w:rsidP="009F0408">
      <w:pPr>
        <w:spacing w:after="0"/>
        <w:ind w:firstLine="708"/>
        <w:jc w:val="left"/>
        <w:rPr>
          <w:rFonts w:ascii="Georgia" w:hAnsi="Georgia"/>
          <w:sz w:val="20"/>
          <w:lang w:val="en-US"/>
        </w:rPr>
      </w:pPr>
      <w:r w:rsidRPr="00251C30">
        <w:rPr>
          <w:rFonts w:ascii="Georgia" w:hAnsi="Georgia"/>
          <w:sz w:val="20"/>
          <w:lang w:val="en-US"/>
        </w:rPr>
        <w:t>write.csv(pr2, file = "&lt;dir&gt;/pr1.csv", row.names=FALSE)</w:t>
      </w:r>
    </w:p>
    <w:p w14:paraId="1375412A" w14:textId="77777777" w:rsidR="008C4FE6" w:rsidRPr="00251C30" w:rsidRDefault="008C4FE6" w:rsidP="009F0408">
      <w:pPr>
        <w:spacing w:after="0"/>
        <w:ind w:firstLine="708"/>
        <w:jc w:val="left"/>
        <w:rPr>
          <w:rFonts w:ascii="Georgia" w:hAnsi="Georgia"/>
          <w:sz w:val="20"/>
          <w:lang w:val="en-US"/>
        </w:rPr>
      </w:pPr>
    </w:p>
    <w:p w14:paraId="145197EA" w14:textId="77777777" w:rsidR="008C4FE6" w:rsidRPr="00251C30" w:rsidRDefault="008C4FE6" w:rsidP="009F0408">
      <w:pPr>
        <w:spacing w:after="0"/>
        <w:ind w:firstLine="708"/>
        <w:jc w:val="left"/>
        <w:rPr>
          <w:rFonts w:ascii="Georgia" w:hAnsi="Georgia"/>
          <w:sz w:val="20"/>
          <w:lang w:val="en-US"/>
        </w:rPr>
      </w:pPr>
      <w:r w:rsidRPr="00251C30">
        <w:rPr>
          <w:rFonts w:ascii="Georgia" w:hAnsi="Georgia"/>
          <w:sz w:val="20"/>
          <w:lang w:val="en-US"/>
        </w:rPr>
        <w:t>pr2$DateTime = as.POSIXct(pr2$Date.Time, format="%Y-%m-%d %H:%M:%S",tz="CET")</w:t>
      </w:r>
    </w:p>
    <w:p w14:paraId="193DB391" w14:textId="77777777" w:rsidR="008C4FE6" w:rsidRPr="00251C30" w:rsidRDefault="008C4FE6" w:rsidP="009F0408">
      <w:pPr>
        <w:spacing w:after="0"/>
        <w:ind w:firstLine="708"/>
        <w:jc w:val="left"/>
        <w:rPr>
          <w:rFonts w:ascii="Georgia" w:hAnsi="Georgia"/>
          <w:sz w:val="20"/>
          <w:lang w:val="en-US"/>
        </w:rPr>
      </w:pPr>
    </w:p>
    <w:p w14:paraId="6F1E870F" w14:textId="77777777" w:rsidR="008C4FE6" w:rsidRPr="00251C30" w:rsidRDefault="008C4FE6" w:rsidP="009F0408">
      <w:pPr>
        <w:spacing w:after="0"/>
        <w:ind w:firstLine="708"/>
        <w:jc w:val="left"/>
        <w:rPr>
          <w:rFonts w:ascii="Georgia" w:hAnsi="Georgia"/>
          <w:sz w:val="20"/>
          <w:lang w:val="en-US"/>
        </w:rPr>
      </w:pPr>
      <w:r w:rsidRPr="00251C30">
        <w:rPr>
          <w:rFonts w:ascii="Georgia" w:hAnsi="Georgia"/>
          <w:sz w:val="20"/>
          <w:lang w:val="en-US"/>
        </w:rPr>
        <w:t>pr2 &lt;- (pr2[,c(3,2)])</w:t>
      </w:r>
    </w:p>
    <w:p w14:paraId="01302BEF" w14:textId="77777777" w:rsidR="008C4FE6" w:rsidRPr="00251C30" w:rsidRDefault="008C4FE6" w:rsidP="009F0408">
      <w:pPr>
        <w:spacing w:after="0"/>
        <w:ind w:firstLine="708"/>
        <w:jc w:val="left"/>
        <w:rPr>
          <w:rFonts w:ascii="Georgia" w:hAnsi="Georgia"/>
          <w:sz w:val="20"/>
          <w:lang w:val="en-US"/>
        </w:rPr>
      </w:pPr>
    </w:p>
    <w:p w14:paraId="30122F71" w14:textId="77777777" w:rsidR="008C4FE6" w:rsidRPr="00251C30" w:rsidRDefault="008C4FE6" w:rsidP="009F0408">
      <w:pPr>
        <w:spacing w:after="0"/>
        <w:ind w:firstLine="708"/>
        <w:jc w:val="left"/>
        <w:rPr>
          <w:rFonts w:ascii="Georgia" w:hAnsi="Georgia"/>
          <w:sz w:val="20"/>
          <w:lang w:val="en-US"/>
        </w:rPr>
      </w:pPr>
      <w:r w:rsidRPr="00251C30">
        <w:rPr>
          <w:rFonts w:ascii="Georgia" w:hAnsi="Georgia"/>
          <w:sz w:val="20"/>
          <w:lang w:val="en-US"/>
        </w:rPr>
        <w:t>class(pr2[[1]])</w:t>
      </w:r>
    </w:p>
    <w:p w14:paraId="44B2BDB2" w14:textId="77777777" w:rsidR="008C4FE6" w:rsidRPr="00251C30" w:rsidRDefault="008C4FE6" w:rsidP="009F0408">
      <w:pPr>
        <w:spacing w:after="0"/>
        <w:ind w:firstLine="708"/>
        <w:jc w:val="left"/>
        <w:rPr>
          <w:rFonts w:ascii="Georgia" w:hAnsi="Georgia"/>
          <w:sz w:val="20"/>
          <w:lang w:val="en-US"/>
        </w:rPr>
      </w:pPr>
      <w:r w:rsidRPr="00251C30">
        <w:rPr>
          <w:rFonts w:ascii="Georgia" w:hAnsi="Georgia"/>
          <w:sz w:val="20"/>
          <w:lang w:val="en-US"/>
        </w:rPr>
        <w:t>class(pr2[[2]])</w:t>
      </w:r>
    </w:p>
    <w:p w14:paraId="18242B1F" w14:textId="77777777" w:rsidR="008C4FE6" w:rsidRPr="00251C30" w:rsidRDefault="008C4FE6" w:rsidP="009F0408">
      <w:pPr>
        <w:spacing w:after="0"/>
        <w:ind w:firstLine="708"/>
        <w:jc w:val="left"/>
        <w:rPr>
          <w:rFonts w:ascii="Georgia" w:hAnsi="Georgia"/>
          <w:sz w:val="20"/>
          <w:lang w:val="en-US"/>
        </w:rPr>
      </w:pPr>
    </w:p>
    <w:p w14:paraId="3E971123" w14:textId="77777777" w:rsidR="008C4FE6" w:rsidRPr="00251C30" w:rsidRDefault="008C4FE6" w:rsidP="009F0408">
      <w:pPr>
        <w:spacing w:after="0"/>
        <w:ind w:firstLine="708"/>
        <w:jc w:val="left"/>
        <w:rPr>
          <w:rFonts w:ascii="Georgia" w:hAnsi="Georgia"/>
          <w:sz w:val="20"/>
          <w:lang w:val="en-US"/>
        </w:rPr>
      </w:pPr>
      <w:r w:rsidRPr="00251C30">
        <w:rPr>
          <w:rFonts w:ascii="Georgia" w:hAnsi="Georgia"/>
          <w:sz w:val="20"/>
          <w:lang w:val="en-US"/>
        </w:rPr>
        <w:t>install.packages("reshape")</w:t>
      </w:r>
    </w:p>
    <w:p w14:paraId="4479537E" w14:textId="77777777" w:rsidR="008C4FE6" w:rsidRPr="00251C30" w:rsidRDefault="008C4FE6" w:rsidP="009F0408">
      <w:pPr>
        <w:spacing w:after="0"/>
        <w:ind w:firstLine="708"/>
        <w:jc w:val="left"/>
        <w:rPr>
          <w:rFonts w:ascii="Georgia" w:hAnsi="Georgia"/>
          <w:sz w:val="20"/>
          <w:lang w:val="en-US"/>
        </w:rPr>
      </w:pPr>
      <w:r w:rsidRPr="00251C30">
        <w:rPr>
          <w:rFonts w:ascii="Georgia" w:hAnsi="Georgia"/>
          <w:sz w:val="20"/>
          <w:lang w:val="en-US"/>
        </w:rPr>
        <w:t>library(reshape)</w:t>
      </w:r>
    </w:p>
    <w:p w14:paraId="7D84D233" w14:textId="77777777" w:rsidR="008C4FE6" w:rsidRPr="00251C30" w:rsidRDefault="008C4FE6" w:rsidP="009F0408">
      <w:pPr>
        <w:spacing w:after="0"/>
        <w:ind w:firstLine="708"/>
        <w:jc w:val="left"/>
        <w:rPr>
          <w:rFonts w:ascii="Georgia" w:hAnsi="Georgia"/>
          <w:sz w:val="20"/>
          <w:lang w:val="en-US"/>
        </w:rPr>
      </w:pPr>
    </w:p>
    <w:p w14:paraId="6B80EF07" w14:textId="537AFE1D" w:rsidR="007540EB" w:rsidRDefault="006B573C" w:rsidP="009F0408">
      <w:pPr>
        <w:spacing w:after="0"/>
        <w:ind w:firstLine="708"/>
        <w:jc w:val="left"/>
        <w:rPr>
          <w:rFonts w:ascii="Georgia" w:hAnsi="Georgia"/>
          <w:sz w:val="20"/>
          <w:lang w:val="en-US"/>
        </w:rPr>
      </w:pPr>
      <w:r>
        <w:rPr>
          <w:noProof/>
          <w:lang w:val="en-GB" w:eastAsia="en-GB"/>
        </w:rPr>
        <w:lastRenderedPageBreak/>
        <mc:AlternateContent>
          <mc:Choice Requires="wps">
            <w:drawing>
              <wp:anchor distT="0" distB="0" distL="114300" distR="114300" simplePos="0" relativeHeight="251657213" behindDoc="0" locked="0" layoutInCell="1" allowOverlap="1" wp14:anchorId="5302BFB9" wp14:editId="748CAAA2">
                <wp:simplePos x="0" y="0"/>
                <wp:positionH relativeFrom="column">
                  <wp:posOffset>156210</wp:posOffset>
                </wp:positionH>
                <wp:positionV relativeFrom="paragraph">
                  <wp:posOffset>96520</wp:posOffset>
                </wp:positionV>
                <wp:extent cx="5584825" cy="2698750"/>
                <wp:effectExtent l="3810" t="0" r="12065" b="11430"/>
                <wp:wrapNone/>
                <wp:docPr id="352"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4825" cy="2698750"/>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F8FAF2" id="Rectangle_x0020_66" o:spid="_x0000_s1026" style="position:absolute;margin-left:12.3pt;margin-top:7.6pt;width:439.75pt;height:212.5pt;z-index:2516572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">
                <v:fill opacity="0"/>
              </v:rect>
            </w:pict>
          </mc:Fallback>
        </mc:AlternateContent>
      </w:r>
    </w:p>
    <w:p w14:paraId="4C5ECD2A" w14:textId="77777777" w:rsidR="008C4FE6" w:rsidRPr="00251C30" w:rsidRDefault="008C4FE6" w:rsidP="009F0408">
      <w:pPr>
        <w:spacing w:after="0"/>
        <w:ind w:firstLine="708"/>
        <w:jc w:val="left"/>
        <w:rPr>
          <w:rFonts w:ascii="Georgia" w:hAnsi="Georgia"/>
          <w:sz w:val="20"/>
          <w:lang w:val="en-US"/>
        </w:rPr>
      </w:pPr>
      <w:r w:rsidRPr="00251C30">
        <w:rPr>
          <w:rFonts w:ascii="Georgia" w:hAnsi="Georgia"/>
          <w:sz w:val="20"/>
          <w:lang w:val="en-US"/>
        </w:rPr>
        <w:t>pr2$hour =strftime(pr2$DateTime, format = "%H:%M")</w:t>
      </w:r>
    </w:p>
    <w:p w14:paraId="6BF19434" w14:textId="77777777" w:rsidR="008C4FE6" w:rsidRPr="00251C30" w:rsidRDefault="008C4FE6" w:rsidP="009F0408">
      <w:pPr>
        <w:spacing w:after="0"/>
        <w:ind w:firstLine="708"/>
        <w:jc w:val="left"/>
        <w:rPr>
          <w:rFonts w:ascii="Georgia" w:hAnsi="Georgia"/>
          <w:sz w:val="20"/>
          <w:lang w:val="en-US"/>
        </w:rPr>
      </w:pPr>
      <w:r w:rsidRPr="00251C30">
        <w:rPr>
          <w:rFonts w:ascii="Georgia" w:hAnsi="Georgia"/>
          <w:sz w:val="20"/>
          <w:lang w:val="en-US"/>
        </w:rPr>
        <w:t>pr2$DateTime&lt;- as.numeric(format(pr2$DateTime, format="%d"))</w:t>
      </w:r>
    </w:p>
    <w:p w14:paraId="2DCF87D4" w14:textId="77777777" w:rsidR="008C4FE6" w:rsidRPr="00251C30" w:rsidRDefault="008C4FE6" w:rsidP="009F0408">
      <w:pPr>
        <w:spacing w:after="0"/>
        <w:ind w:firstLine="708"/>
        <w:jc w:val="left"/>
        <w:rPr>
          <w:rFonts w:ascii="Georgia" w:hAnsi="Georgia"/>
          <w:sz w:val="20"/>
          <w:lang w:val="en-US"/>
        </w:rPr>
      </w:pPr>
      <w:r w:rsidRPr="00251C30">
        <w:rPr>
          <w:rFonts w:ascii="Georgia" w:hAnsi="Georgia"/>
          <w:sz w:val="20"/>
          <w:lang w:val="en-US"/>
        </w:rPr>
        <w:t>pr2 &lt;- cast(pr2,DateTime~hour, value='F_1_Z_8A..Hazium.Concentration')</w:t>
      </w:r>
    </w:p>
    <w:p w14:paraId="0D9A8A17" w14:textId="77777777" w:rsidR="008C4FE6" w:rsidRPr="00251C30" w:rsidRDefault="008C4FE6" w:rsidP="009F0408">
      <w:pPr>
        <w:spacing w:after="0"/>
        <w:jc w:val="left"/>
        <w:rPr>
          <w:rFonts w:ascii="Georgia" w:hAnsi="Georgia"/>
          <w:sz w:val="20"/>
          <w:lang w:val="en-US"/>
        </w:rPr>
      </w:pPr>
    </w:p>
    <w:p w14:paraId="7CB03F10" w14:textId="77777777" w:rsidR="008C4FE6" w:rsidRPr="00251C30" w:rsidRDefault="008C4FE6" w:rsidP="009F0408">
      <w:pPr>
        <w:spacing w:after="0"/>
        <w:ind w:firstLine="708"/>
        <w:jc w:val="left"/>
        <w:rPr>
          <w:rFonts w:ascii="Georgia" w:hAnsi="Georgia"/>
          <w:sz w:val="20"/>
          <w:lang w:val="en-US"/>
        </w:rPr>
      </w:pPr>
      <w:r w:rsidRPr="00251C30">
        <w:rPr>
          <w:rFonts w:ascii="Georgia" w:hAnsi="Georgia"/>
          <w:sz w:val="20"/>
          <w:lang w:val="en-US"/>
        </w:rPr>
        <w:t>res =dist(pr2, method="DTW")</w:t>
      </w:r>
    </w:p>
    <w:p w14:paraId="1070372F" w14:textId="77777777" w:rsidR="008C4FE6" w:rsidRPr="00251C30" w:rsidRDefault="008C4FE6" w:rsidP="009F0408">
      <w:pPr>
        <w:spacing w:after="0"/>
        <w:ind w:firstLine="708"/>
        <w:jc w:val="left"/>
        <w:rPr>
          <w:rFonts w:ascii="Georgia" w:hAnsi="Georgia"/>
          <w:sz w:val="20"/>
          <w:lang w:val="en-US"/>
        </w:rPr>
      </w:pPr>
      <w:r w:rsidRPr="00251C30">
        <w:rPr>
          <w:rFonts w:ascii="Georgia" w:hAnsi="Georgia"/>
          <w:sz w:val="20"/>
          <w:lang w:val="en-US"/>
        </w:rPr>
        <w:t>clusters = hclust(res)</w:t>
      </w:r>
    </w:p>
    <w:p w14:paraId="3C01CEFB" w14:textId="77777777" w:rsidR="00D43CD5" w:rsidRPr="00251C30" w:rsidRDefault="008C4FE6" w:rsidP="009F0408">
      <w:pPr>
        <w:spacing w:after="0"/>
        <w:ind w:left="708"/>
        <w:jc w:val="left"/>
        <w:rPr>
          <w:rFonts w:ascii="Georgia" w:hAnsi="Georgia"/>
          <w:sz w:val="20"/>
          <w:lang w:val="en-US"/>
        </w:rPr>
      </w:pPr>
      <w:r w:rsidRPr="00251C30">
        <w:rPr>
          <w:rFonts w:ascii="Georgia" w:hAnsi="Georgia"/>
          <w:sz w:val="20"/>
          <w:lang w:val="en-US"/>
        </w:rPr>
        <w:t>plot(clusters, main = "Clustering F_1_Z_8A - Hazium Concentration", xlab="Clustering Technique")</w:t>
      </w:r>
    </w:p>
    <w:p w14:paraId="2C6E42E9" w14:textId="77777777" w:rsidR="00D43CD5" w:rsidRPr="00251C30" w:rsidRDefault="00D43CD5" w:rsidP="009F0408">
      <w:pPr>
        <w:spacing w:after="0"/>
        <w:ind w:left="708"/>
        <w:jc w:val="left"/>
        <w:rPr>
          <w:rFonts w:ascii="Georgia" w:hAnsi="Georgia"/>
          <w:sz w:val="20"/>
          <w:lang w:val="en-US"/>
        </w:rPr>
      </w:pPr>
    </w:p>
    <w:p w14:paraId="1D09A250" w14:textId="77777777" w:rsidR="00B305ED" w:rsidRPr="00251C30" w:rsidRDefault="00B305ED" w:rsidP="009F0408">
      <w:pPr>
        <w:spacing w:after="0"/>
        <w:ind w:left="708"/>
        <w:jc w:val="left"/>
        <w:rPr>
          <w:rFonts w:ascii="Georgia" w:hAnsi="Georgia"/>
          <w:sz w:val="20"/>
          <w:lang w:val="en-US"/>
        </w:rPr>
      </w:pPr>
    </w:p>
    <w:p w14:paraId="15A49D59" w14:textId="77777777" w:rsidR="00B305ED" w:rsidRDefault="00E06106" w:rsidP="009F0408">
      <w:pPr>
        <w:spacing w:after="0"/>
        <w:ind w:left="708"/>
        <w:jc w:val="left"/>
        <w:rPr>
          <w:rFonts w:ascii="Georgia" w:hAnsi="Georgia"/>
          <w:sz w:val="20"/>
        </w:rPr>
      </w:pPr>
      <w:r>
        <w:rPr>
          <w:rFonts w:ascii="Georgia" w:hAnsi="Georgia"/>
          <w:sz w:val="20"/>
        </w:rPr>
        <w:t>Como resultado se obtiene el siguiente dendrograma:</w:t>
      </w:r>
    </w:p>
    <w:p w14:paraId="67352157" w14:textId="77777777" w:rsidR="00E06106" w:rsidRDefault="00E06106" w:rsidP="009F0408">
      <w:pPr>
        <w:spacing w:after="0"/>
        <w:ind w:left="708"/>
        <w:jc w:val="left"/>
        <w:rPr>
          <w:rFonts w:ascii="Georgia" w:hAnsi="Georgia"/>
          <w:sz w:val="20"/>
        </w:rPr>
      </w:pPr>
    </w:p>
    <w:p w14:paraId="7C4D07C7" w14:textId="77777777" w:rsidR="00E06106" w:rsidRDefault="00E06106" w:rsidP="009F0408">
      <w:pPr>
        <w:spacing w:after="0"/>
        <w:ind w:left="708"/>
        <w:jc w:val="left"/>
        <w:rPr>
          <w:rFonts w:ascii="Georgia" w:hAnsi="Georgia"/>
          <w:sz w:val="20"/>
        </w:rPr>
      </w:pPr>
    </w:p>
    <w:p w14:paraId="32306331" w14:textId="77777777" w:rsidR="00B305ED" w:rsidRDefault="00B305ED" w:rsidP="009F0408">
      <w:pPr>
        <w:spacing w:after="0"/>
        <w:ind w:left="708"/>
        <w:jc w:val="left"/>
        <w:rPr>
          <w:rFonts w:ascii="Georgia" w:hAnsi="Georgia"/>
          <w:sz w:val="20"/>
        </w:rPr>
      </w:pPr>
    </w:p>
    <w:p w14:paraId="055A190F" w14:textId="77777777" w:rsidR="00CE3219" w:rsidRDefault="00CE3219" w:rsidP="009F0408">
      <w:pPr>
        <w:spacing w:after="0"/>
        <w:ind w:left="708"/>
        <w:jc w:val="left"/>
        <w:rPr>
          <w:rFonts w:ascii="Georgia" w:hAnsi="Georgia"/>
          <w:sz w:val="20"/>
        </w:rPr>
      </w:pPr>
    </w:p>
    <w:p w14:paraId="6C800826" w14:textId="14D5A715" w:rsidR="00630A3B" w:rsidRDefault="006B573C" w:rsidP="009F0408">
      <w:pPr>
        <w:spacing w:after="0"/>
        <w:ind w:left="708"/>
        <w:jc w:val="left"/>
        <w:rPr>
          <w:lang w:val="es-ES"/>
        </w:rPr>
      </w:pPr>
      <w:r>
        <w:rPr>
          <w:noProof/>
          <w:lang w:val="en-GB" w:eastAsia="en-GB"/>
        </w:rPr>
        <mc:AlternateContent>
          <mc:Choice Requires="wps">
            <w:drawing>
              <wp:anchor distT="0" distB="0" distL="114300" distR="114300" simplePos="0" relativeHeight="251766784" behindDoc="0" locked="0" layoutInCell="1" allowOverlap="1" wp14:anchorId="2B81EFE7" wp14:editId="2EC9F556">
                <wp:simplePos x="0" y="0"/>
                <wp:positionH relativeFrom="column">
                  <wp:posOffset>156210</wp:posOffset>
                </wp:positionH>
                <wp:positionV relativeFrom="paragraph">
                  <wp:posOffset>2904490</wp:posOffset>
                </wp:positionV>
                <wp:extent cx="5584825" cy="258445"/>
                <wp:effectExtent l="3810" t="0" r="0" b="3175"/>
                <wp:wrapNone/>
                <wp:docPr id="351"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482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168FEC" w14:textId="77777777" w:rsidR="004059C3" w:rsidRPr="00CE3219" w:rsidRDefault="004059C3" w:rsidP="00CE3219">
                            <w:pPr>
                              <w:pStyle w:val="Caption"/>
                              <w:jc w:val="center"/>
                              <w:rPr>
                                <w:noProof/>
                                <w:color w:val="auto"/>
                              </w:rPr>
                            </w:pPr>
                            <w:r w:rsidRPr="00CE3219">
                              <w:rPr>
                                <w:color w:val="auto"/>
                              </w:rPr>
                              <w:t>Figura 7.  Dendrograma concentración Hazium F_1_Z_8a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B81EFE7" id="Text_x0020_Box_x0020_85" o:spid="_x0000_s1037" type="#_x0000_t202" style="position:absolute;left:0;text-align:left;margin-left:12.3pt;margin-top:228.7pt;width:439.75pt;height:20.3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" stroked="f">
                <v:textbox style="mso-fit-shape-to-text:t" inset="0,0,0,0">
                  <w:txbxContent>
                    <w:p w14:paraId="4B168FEC" w14:textId="77777777" w:rsidR="004059C3" w:rsidRPr="00CE3219" w:rsidRDefault="004059C3" w:rsidP="00CE3219">
                      <w:pPr>
                        <w:pStyle w:val="Caption"/>
                        <w:jc w:val="center"/>
                        <w:rPr>
                          <w:noProof/>
                          <w:color w:val="auto"/>
                        </w:rPr>
                      </w:pPr>
                      <w:r w:rsidRPr="00CE3219">
                        <w:rPr>
                          <w:color w:val="auto"/>
                        </w:rPr>
                        <w:t>Figura 7.  Dendrograma concentración Hazium F_1_Z_8a</w:t>
                      </w:r>
                    </w:p>
                  </w:txbxContent>
                </v:textbox>
              </v:shape>
            </w:pict>
          </mc:Fallback>
        </mc:AlternateContent>
      </w:r>
      <w:r>
        <w:rPr>
          <w:noProof/>
          <w:lang w:val="en-GB" w:eastAsia="en-GB"/>
        </w:rPr>
        <mc:AlternateContent>
          <mc:Choice Requires="wps">
            <w:drawing>
              <wp:anchor distT="0" distB="0" distL="114300" distR="114300" simplePos="0" relativeHeight="251762688" behindDoc="0" locked="0" layoutInCell="1" allowOverlap="1" wp14:anchorId="32DD46A3" wp14:editId="2732B8D6">
                <wp:simplePos x="0" y="0"/>
                <wp:positionH relativeFrom="column">
                  <wp:posOffset>156210</wp:posOffset>
                </wp:positionH>
                <wp:positionV relativeFrom="paragraph">
                  <wp:posOffset>148590</wp:posOffset>
                </wp:positionV>
                <wp:extent cx="5584825" cy="2698750"/>
                <wp:effectExtent l="3810" t="0" r="12065" b="10160"/>
                <wp:wrapNone/>
                <wp:docPr id="350"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4825" cy="2698750"/>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57CC7" id="Rectangle_x0020_83" o:spid="_x0000_s1026" style="position:absolute;margin-left:12.3pt;margin-top:11.7pt;width:439.75pt;height:21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">
                <v:fill opacity="0"/>
              </v:rect>
            </w:pict>
          </mc:Fallback>
        </mc:AlternateContent>
      </w:r>
    </w:p>
    <w:p w14:paraId="06C58063" w14:textId="77777777" w:rsidR="008F2571" w:rsidRDefault="008F2571" w:rsidP="009F0408">
      <w:pPr>
        <w:jc w:val="center"/>
        <w:rPr>
          <w:lang w:val="es-ES"/>
        </w:rPr>
      </w:pPr>
      <w:r>
        <w:rPr>
          <w:noProof/>
          <w:lang w:val="en-GB" w:eastAsia="en-GB"/>
        </w:rPr>
        <w:drawing>
          <wp:inline distT="0" distB="0" distL="0" distR="0" wp14:anchorId="6DEBAD42" wp14:editId="0562B936">
            <wp:extent cx="5044070" cy="2419640"/>
            <wp:effectExtent l="19050" t="0" r="4180" b="0"/>
            <wp:docPr id="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045315" cy="2420237"/>
                    </a:xfrm>
                    <a:prstGeom prst="rect">
                      <a:avLst/>
                    </a:prstGeom>
                    <a:noFill/>
                    <a:ln w="9525">
                      <a:noFill/>
                      <a:miter lim="800000"/>
                      <a:headEnd/>
                      <a:tailEnd/>
                    </a:ln>
                  </pic:spPr>
                </pic:pic>
              </a:graphicData>
            </a:graphic>
          </wp:inline>
        </w:drawing>
      </w:r>
    </w:p>
    <w:p w14:paraId="61DAFCB3" w14:textId="77777777" w:rsidR="008F2571" w:rsidRDefault="008F2571" w:rsidP="009F0408">
      <w:pPr>
        <w:spacing w:after="0"/>
        <w:ind w:left="708"/>
        <w:jc w:val="left"/>
        <w:rPr>
          <w:rFonts w:eastAsia="Times New Roman" w:cs="Times New Roman"/>
          <w:b/>
          <w:bCs/>
          <w:iCs/>
          <w:sz w:val="36"/>
          <w:szCs w:val="32"/>
          <w:lang w:val="es-ES" w:bidi="en-US"/>
        </w:rPr>
      </w:pPr>
    </w:p>
    <w:p w14:paraId="291D5BB6" w14:textId="77777777" w:rsidR="00D43CD5" w:rsidRDefault="00D43CD5" w:rsidP="009F0408">
      <w:pPr>
        <w:spacing w:after="0"/>
        <w:ind w:left="708"/>
        <w:jc w:val="left"/>
        <w:rPr>
          <w:rFonts w:eastAsia="Times New Roman" w:cs="Times New Roman"/>
          <w:b/>
          <w:bCs/>
          <w:iCs/>
          <w:sz w:val="36"/>
          <w:szCs w:val="32"/>
          <w:lang w:val="es-ES" w:bidi="en-US"/>
        </w:rPr>
      </w:pPr>
    </w:p>
    <w:p w14:paraId="6654122F" w14:textId="77777777" w:rsidR="00B92BA6" w:rsidRDefault="00B92BA6" w:rsidP="009F0408">
      <w:pPr>
        <w:jc w:val="left"/>
        <w:rPr>
          <w:rFonts w:eastAsia="Times New Roman" w:cs="Times New Roman"/>
          <w:b/>
          <w:bCs/>
          <w:iCs/>
          <w:sz w:val="36"/>
          <w:szCs w:val="32"/>
          <w:lang w:val="es-ES" w:bidi="en-US"/>
        </w:rPr>
      </w:pPr>
      <w:r>
        <w:rPr>
          <w:lang w:val="es-ES"/>
        </w:rPr>
        <w:br w:type="page"/>
      </w:r>
    </w:p>
    <w:p w14:paraId="424A7056" w14:textId="77777777" w:rsidR="00A73DB2" w:rsidRPr="00A73DB2" w:rsidRDefault="00A73DB2" w:rsidP="009F0408">
      <w:pPr>
        <w:pStyle w:val="Heading1"/>
        <w:rPr>
          <w:lang w:val="es-ES"/>
        </w:rPr>
      </w:pPr>
      <w:bookmarkStart w:id="34" w:name="_Toc488758467"/>
      <w:r w:rsidRPr="00A73DB2">
        <w:rPr>
          <w:lang w:val="es-ES"/>
        </w:rPr>
        <w:lastRenderedPageBreak/>
        <w:t>Dendrogramas</w:t>
      </w:r>
      <w:bookmarkEnd w:id="34"/>
    </w:p>
    <w:p w14:paraId="3CC47639" w14:textId="77777777" w:rsidR="00A73DB2" w:rsidRDefault="00A73DB2" w:rsidP="009F0408"/>
    <w:p w14:paraId="57F84086" w14:textId="77777777" w:rsidR="00A73DB2" w:rsidRDefault="00A73DB2" w:rsidP="009F0408">
      <w:pPr>
        <w:pStyle w:val="Heading2"/>
        <w:rPr>
          <w:lang w:bidi="he-IL"/>
        </w:rPr>
      </w:pPr>
      <w:bookmarkStart w:id="35" w:name="_Toc488758468"/>
      <w:r>
        <w:rPr>
          <w:lang w:bidi="he-IL"/>
        </w:rPr>
        <w:t>Definición</w:t>
      </w:r>
      <w:bookmarkEnd w:id="35"/>
      <w:r>
        <w:rPr>
          <w:lang w:bidi="he-IL"/>
        </w:rPr>
        <w:t xml:space="preserve">   </w:t>
      </w:r>
    </w:p>
    <w:p w14:paraId="69D02A05" w14:textId="77777777" w:rsidR="00A73DB2" w:rsidRPr="00AF1874" w:rsidRDefault="00A73DB2" w:rsidP="009F0408">
      <w:pPr>
        <w:spacing w:after="0"/>
        <w:rPr>
          <w:lang w:bidi="he-IL"/>
        </w:rPr>
      </w:pPr>
    </w:p>
    <w:p w14:paraId="71E8FDBF" w14:textId="77777777" w:rsidR="00A73DB2" w:rsidRDefault="00A73DB2" w:rsidP="009F0408">
      <w:pPr>
        <w:pStyle w:val="Default"/>
        <w:spacing w:line="360" w:lineRule="auto"/>
        <w:jc w:val="both"/>
        <w:rPr>
          <w:rFonts w:ascii="Georgia" w:hAnsi="Georgia"/>
          <w:color w:val="auto"/>
          <w:sz w:val="22"/>
          <w:szCs w:val="22"/>
          <w:shd w:val="clear" w:color="auto" w:fill="FFFFFF"/>
        </w:rPr>
      </w:pPr>
      <w:r w:rsidRPr="003F754E">
        <w:rPr>
          <w:rFonts w:ascii="Georgia" w:hAnsi="Georgia" w:cstheme="minorHAnsi"/>
          <w:color w:val="auto"/>
          <w:sz w:val="22"/>
          <w:szCs w:val="22"/>
        </w:rPr>
        <w:t xml:space="preserve">Un </w:t>
      </w:r>
      <w:r w:rsidRPr="00E040AE">
        <w:rPr>
          <w:rFonts w:ascii="Georgia" w:hAnsi="Georgia" w:cstheme="minorHAnsi"/>
          <w:i/>
          <w:color w:val="auto"/>
          <w:sz w:val="22"/>
          <w:szCs w:val="22"/>
        </w:rPr>
        <w:t>Dendrograma</w:t>
      </w:r>
      <w:r w:rsidRPr="003F754E">
        <w:rPr>
          <w:rFonts w:ascii="Georgia" w:hAnsi="Georgia" w:cstheme="minorHAnsi"/>
          <w:color w:val="auto"/>
          <w:sz w:val="22"/>
          <w:szCs w:val="22"/>
        </w:rPr>
        <w:t xml:space="preserve"> es un diagrama tipo árbol que </w:t>
      </w:r>
      <w:r>
        <w:rPr>
          <w:rFonts w:ascii="Georgia" w:hAnsi="Georgia" w:cstheme="minorHAnsi"/>
          <w:color w:val="auto"/>
          <w:sz w:val="22"/>
          <w:szCs w:val="22"/>
        </w:rPr>
        <w:t xml:space="preserve">permite </w:t>
      </w:r>
      <w:r w:rsidRPr="003F754E">
        <w:rPr>
          <w:rFonts w:ascii="Georgia" w:hAnsi="Georgia" w:cstheme="minorHAnsi"/>
          <w:color w:val="auto"/>
          <w:sz w:val="22"/>
          <w:szCs w:val="22"/>
        </w:rPr>
        <w:t>representa</w:t>
      </w:r>
      <w:r>
        <w:rPr>
          <w:rFonts w:ascii="Georgia" w:hAnsi="Georgia" w:cstheme="minorHAnsi"/>
          <w:color w:val="auto"/>
          <w:sz w:val="22"/>
          <w:szCs w:val="22"/>
        </w:rPr>
        <w:t xml:space="preserve">r de forma gráfica </w:t>
      </w:r>
      <w:r w:rsidRPr="003F754E">
        <w:rPr>
          <w:rFonts w:ascii="Georgia" w:hAnsi="Georgia" w:cstheme="minorHAnsi"/>
          <w:color w:val="auto"/>
          <w:sz w:val="22"/>
          <w:szCs w:val="22"/>
        </w:rPr>
        <w:t xml:space="preserve">la relación de grupos similares </w:t>
      </w:r>
      <w:r>
        <w:rPr>
          <w:rFonts w:ascii="Georgia" w:hAnsi="Georgia" w:cstheme="minorHAnsi"/>
          <w:color w:val="auto"/>
          <w:sz w:val="22"/>
          <w:szCs w:val="22"/>
        </w:rPr>
        <w:t xml:space="preserve">(clusters), </w:t>
      </w:r>
      <w:r>
        <w:rPr>
          <w:rFonts w:ascii="Georgia" w:hAnsi="Georgia"/>
          <w:color w:val="auto"/>
          <w:sz w:val="22"/>
          <w:szCs w:val="22"/>
          <w:shd w:val="clear" w:color="auto" w:fill="FFFFFF"/>
        </w:rPr>
        <w:t>derivado</w:t>
      </w:r>
      <w:r w:rsidRPr="003F754E">
        <w:rPr>
          <w:rFonts w:ascii="Georgia" w:hAnsi="Georgia"/>
          <w:color w:val="auto"/>
          <w:sz w:val="22"/>
          <w:szCs w:val="22"/>
          <w:shd w:val="clear" w:color="auto" w:fill="FFFFFF"/>
        </w:rPr>
        <w:t>s</w:t>
      </w:r>
      <w:r>
        <w:rPr>
          <w:rFonts w:ascii="Georgia" w:hAnsi="Georgia"/>
          <w:color w:val="auto"/>
          <w:sz w:val="22"/>
          <w:szCs w:val="22"/>
          <w:shd w:val="clear" w:color="auto" w:fill="FFFFFF"/>
        </w:rPr>
        <w:t xml:space="preserve">, en el ejemplo representado, </w:t>
      </w:r>
      <w:r w:rsidRPr="003F754E">
        <w:rPr>
          <w:rFonts w:ascii="Georgia" w:hAnsi="Georgia"/>
          <w:color w:val="auto"/>
          <w:sz w:val="22"/>
          <w:szCs w:val="22"/>
          <w:shd w:val="clear" w:color="auto" w:fill="FFFFFF"/>
        </w:rPr>
        <w:t>de la aplicación</w:t>
      </w:r>
      <w:r>
        <w:rPr>
          <w:rFonts w:ascii="Georgia" w:hAnsi="Georgia"/>
          <w:color w:val="auto"/>
          <w:sz w:val="22"/>
          <w:szCs w:val="22"/>
          <w:shd w:val="clear" w:color="auto" w:fill="FFFFFF"/>
        </w:rPr>
        <w:t xml:space="preserve"> </w:t>
      </w:r>
      <w:r w:rsidRPr="003F754E">
        <w:rPr>
          <w:rFonts w:ascii="Georgia" w:hAnsi="Georgia"/>
          <w:color w:val="auto"/>
          <w:sz w:val="22"/>
          <w:szCs w:val="22"/>
          <w:shd w:val="clear" w:color="auto" w:fill="FFFFFF"/>
        </w:rPr>
        <w:t>de</w:t>
      </w:r>
      <w:r>
        <w:rPr>
          <w:rFonts w:ascii="Georgia" w:hAnsi="Georgia"/>
          <w:color w:val="auto"/>
          <w:sz w:val="22"/>
          <w:szCs w:val="22"/>
          <w:shd w:val="clear" w:color="auto" w:fill="FFFFFF"/>
        </w:rPr>
        <w:t xml:space="preserve">l </w:t>
      </w:r>
      <w:r w:rsidRPr="003F754E">
        <w:rPr>
          <w:rFonts w:ascii="Georgia" w:hAnsi="Georgia"/>
          <w:color w:val="auto"/>
          <w:sz w:val="22"/>
          <w:szCs w:val="22"/>
          <w:shd w:val="clear" w:color="auto" w:fill="FFFFFF"/>
        </w:rPr>
        <w:t xml:space="preserve">algoritmo de </w:t>
      </w:r>
      <w:r>
        <w:rPr>
          <w:rFonts w:ascii="Georgia" w:hAnsi="Georgia"/>
          <w:color w:val="auto"/>
          <w:sz w:val="22"/>
          <w:szCs w:val="22"/>
          <w:shd w:val="clear" w:color="auto" w:fill="FFFFFF"/>
        </w:rPr>
        <w:t xml:space="preserve"> </w:t>
      </w:r>
      <w:r w:rsidRPr="00F95831">
        <w:rPr>
          <w:rFonts w:ascii="Georgia" w:hAnsi="Georgia"/>
          <w:i/>
          <w:color w:val="auto"/>
          <w:sz w:val="22"/>
          <w:szCs w:val="22"/>
          <w:shd w:val="clear" w:color="auto" w:fill="FFFFFF"/>
        </w:rPr>
        <w:t>Clustering</w:t>
      </w:r>
      <w:r w:rsidRPr="00F95831">
        <w:rPr>
          <w:rStyle w:val="apple-converted-space"/>
          <w:rFonts w:ascii="Georgia" w:hAnsi="Georgia"/>
          <w:i/>
          <w:color w:val="auto"/>
          <w:sz w:val="22"/>
          <w:szCs w:val="22"/>
          <w:shd w:val="clear" w:color="auto" w:fill="FFFFFF"/>
        </w:rPr>
        <w:t> J</w:t>
      </w:r>
      <w:r w:rsidRPr="00F95831">
        <w:rPr>
          <w:rFonts w:ascii="Georgia" w:hAnsi="Georgia"/>
          <w:i/>
          <w:color w:val="auto"/>
          <w:sz w:val="22"/>
          <w:szCs w:val="22"/>
          <w:shd w:val="clear" w:color="auto" w:fill="FFFFFF"/>
        </w:rPr>
        <w:t>erárquico</w:t>
      </w:r>
      <w:r>
        <w:rPr>
          <w:rFonts w:ascii="Georgia" w:hAnsi="Georgia"/>
          <w:color w:val="auto"/>
          <w:sz w:val="22"/>
          <w:szCs w:val="22"/>
          <w:shd w:val="clear" w:color="auto" w:fill="FFFFFF"/>
        </w:rPr>
        <w:t>.</w:t>
      </w:r>
    </w:p>
    <w:p w14:paraId="125B72DD" w14:textId="77777777" w:rsidR="00A73DB2" w:rsidRPr="00D83ADC" w:rsidRDefault="00A73DB2" w:rsidP="009F0408">
      <w:pPr>
        <w:pStyle w:val="Default"/>
        <w:spacing w:line="360" w:lineRule="auto"/>
        <w:jc w:val="both"/>
        <w:rPr>
          <w:rFonts w:ascii="Georgia" w:hAnsi="Georgia" w:cstheme="minorHAnsi"/>
          <w:b/>
          <w:iCs/>
          <w:color w:val="auto"/>
          <w:sz w:val="22"/>
          <w:szCs w:val="22"/>
          <w:lang w:bidi="he-IL"/>
        </w:rPr>
      </w:pPr>
      <w:r w:rsidRPr="003F754E">
        <w:rPr>
          <w:rFonts w:ascii="Georgia" w:hAnsi="Georgia" w:cstheme="minorHAnsi"/>
          <w:b/>
          <w:iCs/>
          <w:lang w:bidi="he-IL"/>
        </w:rPr>
        <w:t xml:space="preserve"> </w:t>
      </w:r>
    </w:p>
    <w:p w14:paraId="5952401B" w14:textId="77777777" w:rsidR="00A73DB2" w:rsidRPr="000E63EC" w:rsidRDefault="00A73DB2" w:rsidP="009F0408">
      <w:pPr>
        <w:pStyle w:val="Heading2"/>
        <w:rPr>
          <w:lang w:bidi="he-IL"/>
        </w:rPr>
      </w:pPr>
      <w:r w:rsidRPr="000E63EC">
        <w:t xml:space="preserve"> </w:t>
      </w:r>
      <w:bookmarkStart w:id="36" w:name="_Toc488758469"/>
      <w:r w:rsidRPr="000E63EC">
        <w:rPr>
          <w:lang w:bidi="he-IL"/>
        </w:rPr>
        <w:t xml:space="preserve">¿Cómo se </w:t>
      </w:r>
      <w:r w:rsidR="007A3ABF">
        <w:rPr>
          <w:lang w:bidi="he-IL"/>
        </w:rPr>
        <w:t>interpreta un Dendrograma</w:t>
      </w:r>
      <w:r w:rsidRPr="000E63EC">
        <w:rPr>
          <w:lang w:bidi="he-IL"/>
        </w:rPr>
        <w:t>?</w:t>
      </w:r>
      <w:bookmarkEnd w:id="36"/>
      <w:r w:rsidRPr="000E63EC">
        <w:rPr>
          <w:lang w:bidi="he-IL"/>
        </w:rPr>
        <w:t xml:space="preserve">   </w:t>
      </w:r>
    </w:p>
    <w:p w14:paraId="43723203" w14:textId="77777777" w:rsidR="00A73DB2" w:rsidRPr="003C647A" w:rsidRDefault="00A73DB2" w:rsidP="009F0408">
      <w:pPr>
        <w:pStyle w:val="Default"/>
        <w:spacing w:line="360" w:lineRule="auto"/>
        <w:jc w:val="both"/>
        <w:rPr>
          <w:rFonts w:asciiTheme="minorHAnsi" w:hAnsiTheme="minorHAnsi" w:cstheme="minorHAnsi"/>
          <w:color w:val="C0504D" w:themeColor="accent2"/>
          <w:sz w:val="22"/>
          <w:szCs w:val="22"/>
        </w:rPr>
      </w:pPr>
    </w:p>
    <w:p w14:paraId="0EF56DA4" w14:textId="77777777" w:rsidR="00A73DB2" w:rsidRPr="005C6DA1" w:rsidRDefault="00A73DB2" w:rsidP="009F0408">
      <w:pPr>
        <w:rPr>
          <w:rFonts w:ascii="Georgia" w:hAnsi="Georgia" w:cstheme="minorHAnsi"/>
          <w:iCs/>
          <w:lang w:bidi="he-IL"/>
        </w:rPr>
      </w:pPr>
      <w:r w:rsidRPr="005C6DA1">
        <w:rPr>
          <w:rFonts w:ascii="Georgia" w:hAnsi="Georgia" w:cstheme="minorHAnsi"/>
          <w:iCs/>
          <w:lang w:bidi="he-IL"/>
        </w:rPr>
        <w:t xml:space="preserve">Para explicar cómo se realiza una lectura correcta de un dendrograma, en esta sección se utiliza un ejemplo </w:t>
      </w:r>
      <w:r>
        <w:rPr>
          <w:rFonts w:ascii="Georgia" w:hAnsi="Georgia" w:cstheme="minorHAnsi"/>
          <w:iCs/>
          <w:lang w:bidi="he-IL"/>
        </w:rPr>
        <w:t xml:space="preserve">extraído </w:t>
      </w:r>
      <w:r w:rsidRPr="005C6DA1">
        <w:rPr>
          <w:rFonts w:ascii="Georgia" w:hAnsi="Georgia" w:cstheme="minorHAnsi"/>
          <w:iCs/>
          <w:lang w:bidi="he-IL"/>
        </w:rPr>
        <w:t xml:space="preserve">de los casos analizados; en concreto, se representan los grupos </w:t>
      </w:r>
      <w:r>
        <w:rPr>
          <w:rFonts w:ascii="Georgia" w:hAnsi="Georgia" w:cstheme="minorHAnsi"/>
          <w:iCs/>
          <w:lang w:bidi="he-IL"/>
        </w:rPr>
        <w:t xml:space="preserve">generados </w:t>
      </w:r>
      <w:r w:rsidRPr="005C6DA1">
        <w:rPr>
          <w:rFonts w:ascii="Georgia" w:hAnsi="Georgia" w:cstheme="minorHAnsi"/>
          <w:iCs/>
          <w:lang w:bidi="he-IL"/>
        </w:rPr>
        <w:t xml:space="preserve">a partir de los valores medidos por los sensores </w:t>
      </w:r>
      <w:r>
        <w:rPr>
          <w:rFonts w:ascii="Georgia" w:hAnsi="Georgia" w:cstheme="minorHAnsi"/>
          <w:iCs/>
          <w:lang w:bidi="he-IL"/>
        </w:rPr>
        <w:t>ubicados en</w:t>
      </w:r>
      <w:r w:rsidRPr="005C6DA1">
        <w:rPr>
          <w:rFonts w:ascii="Georgia" w:hAnsi="Georgia" w:cstheme="minorHAnsi"/>
          <w:iCs/>
          <w:lang w:bidi="he-IL"/>
        </w:rPr>
        <w:t xml:space="preserve"> la tercera planta, en la zona 1 del edificio</w:t>
      </w:r>
      <w:r>
        <w:rPr>
          <w:rFonts w:ascii="Georgia" w:hAnsi="Georgia" w:cstheme="minorHAnsi"/>
          <w:iCs/>
          <w:lang w:bidi="he-IL"/>
        </w:rPr>
        <w:t xml:space="preserve"> (F_3 – Z_1).</w:t>
      </w:r>
    </w:p>
    <w:p w14:paraId="787BEA2B" w14:textId="10DB358D" w:rsidR="00A73DB2" w:rsidRPr="005C6DA1" w:rsidRDefault="006B573C" w:rsidP="009F0408">
      <w:pPr>
        <w:rPr>
          <w:rFonts w:ascii="Georgia" w:hAnsi="Georgia" w:cstheme="minorHAnsi"/>
          <w:iCs/>
          <w:lang w:bidi="he-IL"/>
        </w:rPr>
      </w:pPr>
      <w:r>
        <w:rPr>
          <w:noProof/>
          <w:lang w:val="en-GB" w:eastAsia="en-GB"/>
        </w:rPr>
        <mc:AlternateContent>
          <mc:Choice Requires="wps">
            <w:drawing>
              <wp:anchor distT="0" distB="0" distL="114300" distR="114300" simplePos="0" relativeHeight="251764736" behindDoc="0" locked="0" layoutInCell="1" allowOverlap="1" wp14:anchorId="37680663" wp14:editId="67966CDD">
                <wp:simplePos x="0" y="0"/>
                <wp:positionH relativeFrom="column">
                  <wp:posOffset>-71120</wp:posOffset>
                </wp:positionH>
                <wp:positionV relativeFrom="paragraph">
                  <wp:posOffset>4577715</wp:posOffset>
                </wp:positionV>
                <wp:extent cx="5547360" cy="258445"/>
                <wp:effectExtent l="5080" t="5715" r="0" b="6350"/>
                <wp:wrapNone/>
                <wp:docPr id="349"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736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2AD7C4" w14:textId="77777777" w:rsidR="004059C3" w:rsidRPr="00C1535A" w:rsidRDefault="004059C3" w:rsidP="00C1535A">
                            <w:pPr>
                              <w:pStyle w:val="Caption"/>
                              <w:jc w:val="center"/>
                              <w:rPr>
                                <w:rFonts w:cstheme="minorHAnsi"/>
                                <w:noProof/>
                                <w:color w:val="auto"/>
                              </w:rPr>
                            </w:pPr>
                            <w:r w:rsidRPr="00C1535A">
                              <w:rPr>
                                <w:color w:val="auto"/>
                              </w:rPr>
                              <w:t>Figura 8.  Demanda de potencia eléctrica en la planta 3, zona 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7680663" id="Text_x0020_Box_x0020_84" o:spid="_x0000_s1038" type="#_x0000_t202" style="position:absolute;left:0;text-align:left;margin-left:-5.6pt;margin-top:360.45pt;width:436.8pt;height:20.3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" stroked="f">
                <v:textbox style="mso-fit-shape-to-text:t" inset="0,0,0,0">
                  <w:txbxContent>
                    <w:p w14:paraId="742AD7C4" w14:textId="77777777" w:rsidR="004059C3" w:rsidRPr="00C1535A" w:rsidRDefault="004059C3" w:rsidP="00C1535A">
                      <w:pPr>
                        <w:pStyle w:val="Caption"/>
                        <w:jc w:val="center"/>
                        <w:rPr>
                          <w:rFonts w:cstheme="minorHAnsi"/>
                          <w:noProof/>
                          <w:color w:val="auto"/>
                        </w:rPr>
                      </w:pPr>
                      <w:r w:rsidRPr="00C1535A">
                        <w:rPr>
                          <w:color w:val="auto"/>
                        </w:rPr>
                        <w:t>Figura 8.  Demanda de potencia eléctrica en la planta 3, zona 1</w:t>
                      </w:r>
                    </w:p>
                  </w:txbxContent>
                </v:textbox>
              </v:shape>
            </w:pict>
          </mc:Fallback>
        </mc:AlternateContent>
      </w:r>
      <w:r w:rsidR="00A73DB2" w:rsidRPr="005C6DA1">
        <w:rPr>
          <w:rFonts w:ascii="Georgia" w:hAnsi="Georgia" w:cstheme="minorHAnsi"/>
          <w:iCs/>
          <w:lang w:bidi="he-IL"/>
        </w:rPr>
        <w:t xml:space="preserve">Estos datos corresponden a la potencia de luz </w:t>
      </w:r>
      <w:r w:rsidR="00A73DB2">
        <w:rPr>
          <w:rFonts w:ascii="Georgia" w:hAnsi="Georgia" w:cstheme="minorHAnsi"/>
          <w:iCs/>
          <w:lang w:bidi="he-IL"/>
        </w:rPr>
        <w:t xml:space="preserve">consumida </w:t>
      </w:r>
      <w:r w:rsidR="00A73DB2" w:rsidRPr="005C6DA1">
        <w:rPr>
          <w:rFonts w:ascii="Georgia" w:hAnsi="Georgia" w:cstheme="minorHAnsi"/>
          <w:iCs/>
          <w:lang w:bidi="he-IL"/>
        </w:rPr>
        <w:t>a lo largo de las dos semanas en las que se han recabado dichos datos, un indicador claro de la actividad en el edificio, a partir del cual, se pueden extraer diferentes conclusiones al respecto</w:t>
      </w:r>
      <w:r w:rsidR="000D61A4">
        <w:rPr>
          <w:rFonts w:ascii="Georgia" w:hAnsi="Georgia" w:cstheme="minorHAnsi"/>
          <w:iCs/>
          <w:lang w:bidi="he-IL"/>
        </w:rPr>
        <w:t xml:space="preserve">. </w:t>
      </w:r>
      <w:r w:rsidR="00A73DB2">
        <w:rPr>
          <w:rFonts w:ascii="Georgia" w:hAnsi="Georgia" w:cstheme="minorHAnsi"/>
          <w:iCs/>
          <w:lang w:bidi="he-IL"/>
        </w:rPr>
        <w:t xml:space="preserve">(Para ver en más detalle, </w:t>
      </w:r>
      <w:r w:rsidR="00A73DB2" w:rsidRPr="005C6DA1">
        <w:rPr>
          <w:rFonts w:ascii="Georgia" w:hAnsi="Georgia" w:cstheme="minorHAnsi"/>
          <w:iCs/>
          <w:lang w:bidi="he-IL"/>
        </w:rPr>
        <w:t>consultar capítulo de conclusiones</w:t>
      </w:r>
      <w:r w:rsidR="00A73DB2">
        <w:rPr>
          <w:rFonts w:ascii="Georgia" w:hAnsi="Georgia" w:cstheme="minorHAnsi"/>
          <w:iCs/>
          <w:lang w:bidi="he-IL"/>
        </w:rPr>
        <w:t>)</w:t>
      </w:r>
      <w:r w:rsidR="00A73DB2" w:rsidRPr="005C6DA1">
        <w:rPr>
          <w:rFonts w:ascii="Georgia" w:hAnsi="Georgia" w:cstheme="minorHAnsi"/>
          <w:iCs/>
          <w:lang w:bidi="he-IL"/>
        </w:rPr>
        <w:t xml:space="preserve"> </w:t>
      </w:r>
    </w:p>
    <w:p w14:paraId="44D3594C" w14:textId="0C2A4182" w:rsidR="00A73DB2" w:rsidRPr="000E63EC" w:rsidRDefault="006B573C" w:rsidP="009F0408">
      <w:pPr>
        <w:rPr>
          <w:rFonts w:cstheme="minorHAnsi"/>
          <w:iCs/>
          <w:color w:val="C0504D" w:themeColor="accent2"/>
          <w:lang w:bidi="he-IL"/>
        </w:rPr>
      </w:pPr>
      <w:r>
        <w:rPr>
          <w:rFonts w:cstheme="minorHAnsi"/>
          <w:noProof/>
          <w:color w:val="C0504D" w:themeColor="accent2"/>
          <w:lang w:val="en-GB" w:eastAsia="en-GB"/>
        </w:rPr>
        <mc:AlternateContent>
          <mc:Choice Requires="wps">
            <w:drawing>
              <wp:anchor distT="0" distB="0" distL="114300" distR="114300" simplePos="0" relativeHeight="251656188" behindDoc="0" locked="0" layoutInCell="1" allowOverlap="1" wp14:anchorId="2CC9DF87" wp14:editId="055E4283">
                <wp:simplePos x="0" y="0"/>
                <wp:positionH relativeFrom="column">
                  <wp:posOffset>-71120</wp:posOffset>
                </wp:positionH>
                <wp:positionV relativeFrom="paragraph">
                  <wp:posOffset>323215</wp:posOffset>
                </wp:positionV>
                <wp:extent cx="5547360" cy="3127375"/>
                <wp:effectExtent l="0" t="0" r="15240" b="22225"/>
                <wp:wrapNone/>
                <wp:docPr id="348"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47360" cy="3127375"/>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22CD88" id="Rectangle_x0020_49" o:spid="_x0000_s1026" style="position:absolute;margin-left:-5.6pt;margin-top:25.45pt;width:436.8pt;height:246.25pt;z-index:2516561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">
                <v:fill opacity="0"/>
              </v:rect>
            </w:pict>
          </mc:Fallback>
        </mc:AlternateContent>
      </w:r>
    </w:p>
    <w:p w14:paraId="7B15A52D" w14:textId="77777777" w:rsidR="00A73DB2" w:rsidRPr="003C647A" w:rsidRDefault="00A73DB2" w:rsidP="009F0408">
      <w:pPr>
        <w:pStyle w:val="Default"/>
        <w:spacing w:line="360" w:lineRule="auto"/>
        <w:jc w:val="both"/>
        <w:rPr>
          <w:rFonts w:asciiTheme="minorHAnsi" w:hAnsiTheme="minorHAnsi" w:cstheme="minorHAnsi"/>
          <w:color w:val="C0504D" w:themeColor="accent2"/>
          <w:sz w:val="22"/>
          <w:szCs w:val="22"/>
        </w:rPr>
      </w:pPr>
    </w:p>
    <w:p w14:paraId="086EB71F" w14:textId="597B3041" w:rsidR="00A73DB2" w:rsidRPr="00F1197B" w:rsidRDefault="006B573C" w:rsidP="009F0408">
      <w:pPr>
        <w:pStyle w:val="Default"/>
        <w:spacing w:line="360" w:lineRule="auto"/>
        <w:jc w:val="both"/>
        <w:rPr>
          <w:rFonts w:asciiTheme="minorHAnsi" w:hAnsiTheme="minorHAnsi" w:cstheme="minorHAnsi"/>
          <w:color w:val="C0504D" w:themeColor="accent2"/>
          <w:sz w:val="22"/>
          <w:szCs w:val="22"/>
        </w:rPr>
      </w:pPr>
      <w:r>
        <w:rPr>
          <w:rFonts w:cstheme="minorHAnsi"/>
          <w:noProof/>
          <w:color w:val="C0504D" w:themeColor="accent2"/>
          <w:lang w:val="en-GB" w:eastAsia="en-GB"/>
        </w:rPr>
        <mc:AlternateContent>
          <mc:Choice Requires="wps">
            <w:drawing>
              <wp:anchor distT="0" distB="0" distL="114300" distR="114300" simplePos="0" relativeHeight="251753472" behindDoc="0" locked="0" layoutInCell="1" allowOverlap="1" wp14:anchorId="57911688" wp14:editId="3D78AC6A">
                <wp:simplePos x="0" y="0"/>
                <wp:positionH relativeFrom="column">
                  <wp:posOffset>2476500</wp:posOffset>
                </wp:positionH>
                <wp:positionV relativeFrom="paragraph">
                  <wp:posOffset>550545</wp:posOffset>
                </wp:positionV>
                <wp:extent cx="407035" cy="285115"/>
                <wp:effectExtent l="0" t="4445" r="12065" b="15240"/>
                <wp:wrapNone/>
                <wp:docPr id="347"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7035" cy="285115"/>
                        </a:xfrm>
                        <a:prstGeom prst="rect">
                          <a:avLst/>
                        </a:prstGeom>
                        <a:solidFill>
                          <a:srgbClr val="FFFFFF"/>
                        </a:solidFill>
                        <a:ln w="9525">
                          <a:solidFill>
                            <a:srgbClr val="000000"/>
                          </a:solidFill>
                          <a:miter lim="800000"/>
                          <a:headEnd/>
                          <a:tailEnd/>
                        </a:ln>
                      </wps:spPr>
                      <wps:txbx>
                        <w:txbxContent>
                          <w:p w14:paraId="01076FFB" w14:textId="77777777" w:rsidR="004059C3" w:rsidRDefault="004059C3" w:rsidP="005A3AEE">
                            <w:r>
                              <w:t xml:space="preserve">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911688" id="Rectangle_x0020_74" o:spid="_x0000_s1039" style="position:absolute;left:0;text-align:left;margin-left:195pt;margin-top:43.35pt;width:32.05pt;height:22.4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">
                <v:textbox>
                  <w:txbxContent>
                    <w:p w14:paraId="01076FFB" w14:textId="77777777" w:rsidR="004059C3" w:rsidRDefault="004059C3" w:rsidP="005A3AEE">
                      <w:r>
                        <w:t xml:space="preserve">  B</w:t>
                      </w:r>
                    </w:p>
                  </w:txbxContent>
                </v:textbox>
              </v:rect>
            </w:pict>
          </mc:Fallback>
        </mc:AlternateContent>
      </w: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52448" behindDoc="0" locked="0" layoutInCell="1" allowOverlap="1" wp14:anchorId="741A4D19" wp14:editId="36878793">
                <wp:simplePos x="0" y="0"/>
                <wp:positionH relativeFrom="column">
                  <wp:posOffset>996950</wp:posOffset>
                </wp:positionH>
                <wp:positionV relativeFrom="paragraph">
                  <wp:posOffset>550545</wp:posOffset>
                </wp:positionV>
                <wp:extent cx="407035" cy="285115"/>
                <wp:effectExtent l="6350" t="4445" r="18415" b="15240"/>
                <wp:wrapNone/>
                <wp:docPr id="346"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7035" cy="285115"/>
                        </a:xfrm>
                        <a:prstGeom prst="rect">
                          <a:avLst/>
                        </a:prstGeom>
                        <a:solidFill>
                          <a:srgbClr val="FFFFFF"/>
                        </a:solidFill>
                        <a:ln w="9525">
                          <a:solidFill>
                            <a:srgbClr val="000000"/>
                          </a:solidFill>
                          <a:miter lim="800000"/>
                          <a:headEnd/>
                          <a:tailEnd/>
                        </a:ln>
                      </wps:spPr>
                      <wps:txbx>
                        <w:txbxContent>
                          <w:p w14:paraId="10B78057" w14:textId="77777777" w:rsidR="004059C3" w:rsidRDefault="004059C3">
                            <w:r>
                              <w:t xml:space="preserve">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1A4D19" id="Rectangle_x0020_73" o:spid="_x0000_s1040" style="position:absolute;left:0;text-align:left;margin-left:78.5pt;margin-top:43.35pt;width:32.05pt;height:22.4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">
                <v:textbox>
                  <w:txbxContent>
                    <w:p w14:paraId="10B78057" w14:textId="77777777" w:rsidR="004059C3" w:rsidRDefault="004059C3">
                      <w:r>
                        <w:t xml:space="preserve">  A</w:t>
                      </w:r>
                    </w:p>
                  </w:txbxContent>
                </v:textbox>
              </v:rect>
            </w:pict>
          </mc:Fallback>
        </mc:AlternateContent>
      </w: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18656" behindDoc="0" locked="0" layoutInCell="1" allowOverlap="1" wp14:anchorId="300CB54A" wp14:editId="200BC083">
                <wp:simplePos x="0" y="0"/>
                <wp:positionH relativeFrom="column">
                  <wp:posOffset>3336925</wp:posOffset>
                </wp:positionH>
                <wp:positionV relativeFrom="paragraph">
                  <wp:posOffset>328295</wp:posOffset>
                </wp:positionV>
                <wp:extent cx="701040" cy="507365"/>
                <wp:effectExtent l="0" t="0" r="35560" b="26035"/>
                <wp:wrapNone/>
                <wp:docPr id="345"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 cy="507365"/>
                        </a:xfrm>
                        <a:prstGeom prst="rect">
                          <a:avLst/>
                        </a:prstGeom>
                        <a:solidFill>
                          <a:srgbClr val="FFFFFF"/>
                        </a:solidFill>
                        <a:ln w="9525">
                          <a:solidFill>
                            <a:srgbClr val="000000"/>
                          </a:solidFill>
                          <a:miter lim="800000"/>
                          <a:headEnd/>
                          <a:tailEnd/>
                        </a:ln>
                      </wps:spPr>
                      <wps:txbx>
                        <w:txbxContent>
                          <w:p w14:paraId="5E155B5B" w14:textId="77777777" w:rsidR="004059C3" w:rsidRDefault="004059C3" w:rsidP="00A73DB2">
                            <w:pPr>
                              <w:jc w:val="center"/>
                            </w:pPr>
                            <w:r>
                              <w:t>Clades (nodos)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00CB54A" id="Text_x0020_Box_x0020_51" o:spid="_x0000_s1041" type="#_x0000_t202" style="position:absolute;left:0;text-align:left;margin-left:262.75pt;margin-top:25.85pt;width:55.2pt;height:39.9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">
                <v:textbox>
                  <w:txbxContent>
                    <w:p w14:paraId="5E155B5B" w14:textId="77777777" w:rsidR="004059C3" w:rsidRDefault="004059C3" w:rsidP="00A73DB2">
                      <w:pPr>
                        <w:jc w:val="center"/>
                      </w:pPr>
                      <w:r>
                        <w:t>Clades (nodos)</w:t>
                      </w:r>
                    </w:p>
                  </w:txbxContent>
                </v:textbox>
              </v:shape>
            </w:pict>
          </mc:Fallback>
        </mc:AlternateContent>
      </w: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25824" behindDoc="0" locked="0" layoutInCell="1" allowOverlap="1" wp14:anchorId="72939F70" wp14:editId="7E73962B">
                <wp:simplePos x="0" y="0"/>
                <wp:positionH relativeFrom="column">
                  <wp:posOffset>1403985</wp:posOffset>
                </wp:positionH>
                <wp:positionV relativeFrom="paragraph">
                  <wp:posOffset>1616075</wp:posOffset>
                </wp:positionV>
                <wp:extent cx="396875" cy="405130"/>
                <wp:effectExtent l="0" t="0" r="34925" b="26670"/>
                <wp:wrapNone/>
                <wp:docPr id="344" name="Oval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875" cy="405130"/>
                        </a:xfrm>
                        <a:prstGeom prst="ellipse">
                          <a:avLst/>
                        </a:prstGeom>
                        <a:solidFill>
                          <a:srgbClr val="FFFFFF">
                            <a:alpha val="0"/>
                          </a:srgbClr>
                        </a:solidFill>
                        <a:ln w="9525">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EB3EEC" id="Oval_x0020_58" o:spid="_x0000_s1026" style="position:absolute;margin-left:110.55pt;margin-top:127.25pt;width:31.25pt;height:31.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" strokecolor="red">
                <v:fill opacity="0"/>
              </v:oval>
            </w:pict>
          </mc:Fallback>
        </mc:AlternateContent>
      </w: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24800" behindDoc="0" locked="0" layoutInCell="1" allowOverlap="1" wp14:anchorId="24587770" wp14:editId="2A271E6D">
                <wp:simplePos x="0" y="0"/>
                <wp:positionH relativeFrom="column">
                  <wp:posOffset>2883535</wp:posOffset>
                </wp:positionH>
                <wp:positionV relativeFrom="paragraph">
                  <wp:posOffset>1288415</wp:posOffset>
                </wp:positionV>
                <wp:extent cx="211455" cy="224155"/>
                <wp:effectExtent l="0" t="0" r="17145" b="29845"/>
                <wp:wrapNone/>
                <wp:docPr id="343" name="Oval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455" cy="224155"/>
                        </a:xfrm>
                        <a:prstGeom prst="ellipse">
                          <a:avLst/>
                        </a:prstGeom>
                        <a:solidFill>
                          <a:srgbClr val="FFFFFF">
                            <a:alpha val="0"/>
                          </a:srgbClr>
                        </a:solidFill>
                        <a:ln w="9525">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B69652" id="Oval_x0020_57" o:spid="_x0000_s1026" style="position:absolute;margin-left:227.05pt;margin-top:101.45pt;width:16.65pt;height:17.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" strokecolor="red">
                <v:fill opacity="0"/>
              </v:oval>
            </w:pict>
          </mc:Fallback>
        </mc:AlternateContent>
      </w: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23776" behindDoc="0" locked="0" layoutInCell="1" allowOverlap="1" wp14:anchorId="70EABEF4" wp14:editId="1D6DEAAD">
                <wp:simplePos x="0" y="0"/>
                <wp:positionH relativeFrom="column">
                  <wp:posOffset>3776345</wp:posOffset>
                </wp:positionH>
                <wp:positionV relativeFrom="paragraph">
                  <wp:posOffset>835660</wp:posOffset>
                </wp:positionV>
                <wp:extent cx="52070" cy="728345"/>
                <wp:effectExtent l="50800" t="0" r="49530" b="84455"/>
                <wp:wrapNone/>
                <wp:docPr id="342"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2070" cy="7283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5F5845" id="AutoShape_x0020_56" o:spid="_x0000_s1026" type="#_x0000_t32" style="position:absolute;margin-left:297.35pt;margin-top:65.8pt;width:4.1pt;height:57.35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">
                <v:stroke endarrow="block"/>
              </v:shape>
            </w:pict>
          </mc:Fallback>
        </mc:AlternateContent>
      </w: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22752" behindDoc="0" locked="0" layoutInCell="1" allowOverlap="1" wp14:anchorId="78AC8A7A" wp14:editId="550F8346">
                <wp:simplePos x="0" y="0"/>
                <wp:positionH relativeFrom="column">
                  <wp:posOffset>2214880</wp:posOffset>
                </wp:positionH>
                <wp:positionV relativeFrom="paragraph">
                  <wp:posOffset>1771015</wp:posOffset>
                </wp:positionV>
                <wp:extent cx="1613535" cy="707390"/>
                <wp:effectExtent l="0" t="50800" r="62865" b="29210"/>
                <wp:wrapNone/>
                <wp:docPr id="341"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13535" cy="707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4A63CF" id="AutoShape_x0020_55" o:spid="_x0000_s1026" type="#_x0000_t32" style="position:absolute;margin-left:174.4pt;margin-top:139.45pt;width:127.05pt;height:55.7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">
                <v:stroke endarrow="block"/>
              </v:shape>
            </w:pict>
          </mc:Fallback>
        </mc:AlternateContent>
      </w: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21728" behindDoc="0" locked="0" layoutInCell="1" allowOverlap="1" wp14:anchorId="0E4963A2" wp14:editId="00C7EE08">
                <wp:simplePos x="0" y="0"/>
                <wp:positionH relativeFrom="column">
                  <wp:posOffset>2214880</wp:posOffset>
                </wp:positionH>
                <wp:positionV relativeFrom="paragraph">
                  <wp:posOffset>1874520</wp:posOffset>
                </wp:positionV>
                <wp:extent cx="836930" cy="457200"/>
                <wp:effectExtent l="0" t="50800" r="77470" b="25400"/>
                <wp:wrapNone/>
                <wp:docPr id="340"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36930"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FC70E7" id="AutoShape_x0020_54" o:spid="_x0000_s1026" type="#_x0000_t32" style="position:absolute;margin-left:174.4pt;margin-top:147.6pt;width:65.9pt;height:36pt;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">
                <v:stroke endarrow="block"/>
              </v:shape>
            </w:pict>
          </mc:Fallback>
        </mc:AlternateContent>
      </w: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20704" behindDoc="0" locked="0" layoutInCell="1" allowOverlap="1" wp14:anchorId="307FF453" wp14:editId="4D03234B">
                <wp:simplePos x="0" y="0"/>
                <wp:positionH relativeFrom="column">
                  <wp:posOffset>1706245</wp:posOffset>
                </wp:positionH>
                <wp:positionV relativeFrom="paragraph">
                  <wp:posOffset>1874520</wp:posOffset>
                </wp:positionV>
                <wp:extent cx="198120" cy="396875"/>
                <wp:effectExtent l="50800" t="50800" r="30480" b="34925"/>
                <wp:wrapNone/>
                <wp:docPr id="339" name="Auto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98120" cy="396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443601" id="AutoShape_x0020_53" o:spid="_x0000_s1026" type="#_x0000_t32" style="position:absolute;margin-left:134.35pt;margin-top:147.6pt;width:15.6pt;height:31.25pt;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">
                <v:stroke endarrow="block"/>
              </v:shape>
            </w:pict>
          </mc:Fallback>
        </mc:AlternateContent>
      </w: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19680" behindDoc="0" locked="0" layoutInCell="1" allowOverlap="1" wp14:anchorId="37CCF004" wp14:editId="2FFFEBB5">
                <wp:simplePos x="0" y="0"/>
                <wp:positionH relativeFrom="column">
                  <wp:posOffset>3051810</wp:posOffset>
                </wp:positionH>
                <wp:positionV relativeFrom="paragraph">
                  <wp:posOffset>835660</wp:posOffset>
                </wp:positionV>
                <wp:extent cx="577850" cy="504190"/>
                <wp:effectExtent l="50800" t="0" r="31750" b="80010"/>
                <wp:wrapNone/>
                <wp:docPr id="338"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7850" cy="5041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A41CC7" id="AutoShape_x0020_52" o:spid="_x0000_s1026" type="#_x0000_t32" style="position:absolute;margin-left:240.3pt;margin-top:65.8pt;width:45.5pt;height:39.7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">
                <v:stroke endarrow="block"/>
              </v:shape>
            </w:pict>
          </mc:Fallback>
        </mc:AlternateContent>
      </w:r>
      <w:r w:rsidR="00A73DB2" w:rsidRPr="000E63EC">
        <w:rPr>
          <w:rFonts w:asciiTheme="minorHAnsi" w:hAnsiTheme="minorHAnsi" w:cstheme="minorHAnsi"/>
          <w:noProof/>
          <w:color w:val="C0504D" w:themeColor="accent2"/>
          <w:sz w:val="22"/>
          <w:szCs w:val="22"/>
          <w:lang w:val="en-GB" w:eastAsia="en-GB"/>
        </w:rPr>
        <w:drawing>
          <wp:inline distT="0" distB="0" distL="0" distR="0" wp14:anchorId="4C209774" wp14:editId="195F1A5B">
            <wp:extent cx="5391785" cy="2087880"/>
            <wp:effectExtent l="19050" t="0" r="0" b="0"/>
            <wp:docPr id="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391785" cy="2087880"/>
                    </a:xfrm>
                    <a:prstGeom prst="rect">
                      <a:avLst/>
                    </a:prstGeom>
                    <a:noFill/>
                    <a:ln w="9525">
                      <a:noFill/>
                      <a:miter lim="800000"/>
                      <a:headEnd/>
                      <a:tailEnd/>
                    </a:ln>
                  </pic:spPr>
                </pic:pic>
              </a:graphicData>
            </a:graphic>
          </wp:inline>
        </w:drawing>
      </w:r>
    </w:p>
    <w:p w14:paraId="1A73D8D6" w14:textId="039A24A4" w:rsidR="00A73DB2" w:rsidRPr="00F1197B" w:rsidRDefault="006B573C" w:rsidP="009F0408">
      <w:pPr>
        <w:pStyle w:val="Default"/>
        <w:spacing w:line="360" w:lineRule="auto"/>
        <w:jc w:val="both"/>
        <w:rPr>
          <w:rFonts w:asciiTheme="minorHAnsi" w:hAnsiTheme="minorHAnsi" w:cstheme="minorHAnsi"/>
          <w:color w:val="C0504D" w:themeColor="accent2"/>
          <w:sz w:val="22"/>
          <w:szCs w:val="22"/>
        </w:rPr>
      </w:pP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17632" behindDoc="0" locked="0" layoutInCell="1" allowOverlap="1" wp14:anchorId="7082C708" wp14:editId="171B0BA3">
                <wp:simplePos x="0" y="0"/>
                <wp:positionH relativeFrom="column">
                  <wp:posOffset>1542415</wp:posOffset>
                </wp:positionH>
                <wp:positionV relativeFrom="paragraph">
                  <wp:posOffset>40005</wp:posOffset>
                </wp:positionV>
                <wp:extent cx="672465" cy="514985"/>
                <wp:effectExtent l="0" t="0" r="13335" b="18415"/>
                <wp:wrapNone/>
                <wp:docPr id="337"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465" cy="514985"/>
                        </a:xfrm>
                        <a:prstGeom prst="rect">
                          <a:avLst/>
                        </a:prstGeom>
                        <a:solidFill>
                          <a:srgbClr val="FFFFFF"/>
                        </a:solidFill>
                        <a:ln w="9525">
                          <a:solidFill>
                            <a:srgbClr val="000000"/>
                          </a:solidFill>
                          <a:miter lim="800000"/>
                          <a:headEnd/>
                          <a:tailEnd/>
                        </a:ln>
                      </wps:spPr>
                      <wps:txbx>
                        <w:txbxContent>
                          <w:p w14:paraId="6E097B9B" w14:textId="77777777" w:rsidR="004059C3" w:rsidRDefault="004059C3" w:rsidP="00A73DB2">
                            <w:pPr>
                              <w:jc w:val="center"/>
                            </w:pPr>
                            <w:r>
                              <w:t>Leaf (rama)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82C708" id="Text_x0020_Box_x0020_50" o:spid="_x0000_s1042" type="#_x0000_t202" style="position:absolute;left:0;text-align:left;margin-left:121.45pt;margin-top:3.15pt;width:52.95pt;height:40.5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">
                <v:textbox>
                  <w:txbxContent>
                    <w:p w14:paraId="6E097B9B" w14:textId="77777777" w:rsidR="004059C3" w:rsidRDefault="004059C3" w:rsidP="00A73DB2">
                      <w:pPr>
                        <w:jc w:val="center"/>
                      </w:pPr>
                      <w:r>
                        <w:t>Leaf (rama)</w:t>
                      </w:r>
                    </w:p>
                  </w:txbxContent>
                </v:textbox>
              </v:shape>
            </w:pict>
          </mc:Fallback>
        </mc:AlternateContent>
      </w:r>
    </w:p>
    <w:p w14:paraId="69524289" w14:textId="77777777" w:rsidR="00A73DB2" w:rsidRPr="00AF1874" w:rsidRDefault="00A73DB2" w:rsidP="009F0408">
      <w:pPr>
        <w:pStyle w:val="Default"/>
        <w:spacing w:line="360" w:lineRule="auto"/>
        <w:jc w:val="both"/>
        <w:rPr>
          <w:rFonts w:asciiTheme="minorHAnsi" w:hAnsiTheme="minorHAnsi" w:cstheme="minorHAnsi"/>
          <w:color w:val="C0504D" w:themeColor="accent2"/>
          <w:sz w:val="22"/>
          <w:szCs w:val="22"/>
        </w:rPr>
      </w:pPr>
      <w:r w:rsidRPr="00AF1874">
        <w:rPr>
          <w:rFonts w:asciiTheme="minorHAnsi" w:hAnsiTheme="minorHAnsi" w:cstheme="minorHAnsi"/>
          <w:color w:val="C0504D" w:themeColor="accent2"/>
          <w:sz w:val="22"/>
          <w:szCs w:val="22"/>
        </w:rPr>
        <w:t xml:space="preserve"> </w:t>
      </w:r>
    </w:p>
    <w:p w14:paraId="13CF75D6" w14:textId="77777777" w:rsidR="00A73DB2" w:rsidRPr="00EF767E" w:rsidRDefault="00A73DB2" w:rsidP="009F0408">
      <w:pPr>
        <w:pStyle w:val="Heading3"/>
      </w:pPr>
      <w:bookmarkStart w:id="37" w:name="_Toc488758470"/>
      <w:r w:rsidRPr="00EF767E">
        <w:lastRenderedPageBreak/>
        <w:t>Análisis e Interpretación de un dendrograma</w:t>
      </w:r>
      <w:bookmarkEnd w:id="37"/>
    </w:p>
    <w:p w14:paraId="18E85415" w14:textId="77777777" w:rsidR="00A73DB2" w:rsidRDefault="00A73DB2" w:rsidP="009F0408">
      <w:pPr>
        <w:pStyle w:val="Default"/>
        <w:spacing w:line="360" w:lineRule="auto"/>
        <w:jc w:val="both"/>
        <w:rPr>
          <w:rFonts w:asciiTheme="minorHAnsi" w:hAnsiTheme="minorHAnsi" w:cstheme="minorHAnsi"/>
          <w:color w:val="C0504D" w:themeColor="accent2"/>
          <w:sz w:val="22"/>
          <w:szCs w:val="22"/>
        </w:rPr>
      </w:pPr>
    </w:p>
    <w:p w14:paraId="23EE6C18" w14:textId="77777777" w:rsidR="00A73DB2" w:rsidRPr="006550C3" w:rsidRDefault="00A73DB2" w:rsidP="009F0408">
      <w:pPr>
        <w:pStyle w:val="Default"/>
        <w:spacing w:line="360" w:lineRule="auto"/>
        <w:jc w:val="both"/>
        <w:rPr>
          <w:rFonts w:ascii="Georgia" w:hAnsi="Georgia" w:cstheme="minorHAnsi"/>
          <w:color w:val="auto"/>
          <w:sz w:val="22"/>
          <w:szCs w:val="22"/>
        </w:rPr>
      </w:pPr>
      <w:r w:rsidRPr="006550C3">
        <w:rPr>
          <w:rFonts w:ascii="Georgia" w:hAnsi="Georgia" w:cstheme="minorHAnsi"/>
          <w:color w:val="auto"/>
          <w:sz w:val="22"/>
          <w:szCs w:val="22"/>
        </w:rPr>
        <w:t>Como se puede observar en la Fig</w:t>
      </w:r>
      <w:r>
        <w:rPr>
          <w:rFonts w:ascii="Georgia" w:hAnsi="Georgia" w:cstheme="minorHAnsi"/>
          <w:color w:val="auto"/>
          <w:sz w:val="22"/>
          <w:szCs w:val="22"/>
        </w:rPr>
        <w:t xml:space="preserve">ura </w:t>
      </w:r>
      <w:r w:rsidR="0002729B">
        <w:rPr>
          <w:rFonts w:ascii="Georgia" w:hAnsi="Georgia" w:cstheme="minorHAnsi"/>
          <w:color w:val="auto"/>
          <w:sz w:val="22"/>
          <w:szCs w:val="22"/>
        </w:rPr>
        <w:t>8</w:t>
      </w:r>
      <w:r w:rsidRPr="006550C3">
        <w:rPr>
          <w:rFonts w:ascii="Georgia" w:hAnsi="Georgia" w:cstheme="minorHAnsi"/>
          <w:color w:val="auto"/>
          <w:sz w:val="22"/>
          <w:szCs w:val="22"/>
        </w:rPr>
        <w:t xml:space="preserve">, un dendrograma está formado básicamente por </w:t>
      </w:r>
      <w:r w:rsidRPr="006550C3">
        <w:rPr>
          <w:rFonts w:ascii="Georgia" w:hAnsi="Georgia" w:cstheme="minorHAnsi"/>
          <w:i/>
          <w:color w:val="auto"/>
          <w:sz w:val="22"/>
          <w:szCs w:val="22"/>
        </w:rPr>
        <w:t>Nodos</w:t>
      </w:r>
      <w:r w:rsidRPr="006550C3">
        <w:rPr>
          <w:rFonts w:ascii="Georgia" w:hAnsi="Georgia" w:cstheme="minorHAnsi"/>
          <w:color w:val="auto"/>
          <w:sz w:val="22"/>
          <w:szCs w:val="22"/>
        </w:rPr>
        <w:t xml:space="preserve"> y </w:t>
      </w:r>
      <w:r w:rsidRPr="006550C3">
        <w:rPr>
          <w:rFonts w:ascii="Georgia" w:hAnsi="Georgia" w:cstheme="minorHAnsi"/>
          <w:i/>
          <w:color w:val="auto"/>
          <w:sz w:val="22"/>
          <w:szCs w:val="22"/>
        </w:rPr>
        <w:t>Ramas</w:t>
      </w:r>
      <w:r w:rsidRPr="006550C3">
        <w:rPr>
          <w:rFonts w:ascii="Georgia" w:hAnsi="Georgia" w:cstheme="minorHAnsi"/>
          <w:color w:val="auto"/>
          <w:sz w:val="22"/>
          <w:szCs w:val="22"/>
        </w:rPr>
        <w:t>, donde los nodos pueden compartir una única rama o varias, no existiendo un límite real en el número de subdivisiones que puedan aparecer.</w:t>
      </w:r>
    </w:p>
    <w:p w14:paraId="0CB58C9E" w14:textId="77777777" w:rsidR="00A73DB2" w:rsidRDefault="00A73DB2" w:rsidP="009F0408">
      <w:pPr>
        <w:pStyle w:val="Default"/>
        <w:spacing w:line="360" w:lineRule="auto"/>
        <w:jc w:val="both"/>
        <w:rPr>
          <w:rFonts w:asciiTheme="minorHAnsi" w:hAnsiTheme="minorHAnsi" w:cstheme="minorHAnsi"/>
          <w:color w:val="C0504D" w:themeColor="accent2"/>
          <w:sz w:val="22"/>
          <w:szCs w:val="22"/>
        </w:rPr>
      </w:pPr>
    </w:p>
    <w:p w14:paraId="2BE05035" w14:textId="77777777" w:rsidR="00401308" w:rsidRDefault="00401308" w:rsidP="009F0408">
      <w:pPr>
        <w:pStyle w:val="Default"/>
        <w:spacing w:line="360" w:lineRule="auto"/>
        <w:jc w:val="both"/>
        <w:rPr>
          <w:rFonts w:asciiTheme="minorHAnsi" w:hAnsiTheme="minorHAnsi" w:cstheme="minorHAnsi"/>
          <w:color w:val="C0504D" w:themeColor="accent2"/>
          <w:sz w:val="22"/>
          <w:szCs w:val="22"/>
        </w:rPr>
      </w:pPr>
    </w:p>
    <w:p w14:paraId="5771CDAE" w14:textId="77777777" w:rsidR="00A73DB2" w:rsidRPr="00EF767E" w:rsidRDefault="00EF767E" w:rsidP="009F0408">
      <w:pPr>
        <w:pStyle w:val="Heading3"/>
      </w:pPr>
      <w:bookmarkStart w:id="38" w:name="_Toc488758471"/>
      <w:r w:rsidRPr="00EF767E">
        <w:t>Disposición de los elementos</w:t>
      </w:r>
      <w:bookmarkEnd w:id="38"/>
    </w:p>
    <w:p w14:paraId="43EC708A" w14:textId="77777777" w:rsidR="00EF767E" w:rsidRDefault="00EF767E" w:rsidP="009F0408">
      <w:pPr>
        <w:pStyle w:val="Default"/>
        <w:spacing w:line="360" w:lineRule="auto"/>
        <w:jc w:val="both"/>
        <w:rPr>
          <w:rFonts w:ascii="Georgia" w:hAnsi="Georgia" w:cstheme="minorHAnsi"/>
          <w:color w:val="auto"/>
          <w:sz w:val="22"/>
          <w:szCs w:val="22"/>
        </w:rPr>
      </w:pPr>
    </w:p>
    <w:p w14:paraId="60A6404A" w14:textId="77777777" w:rsidR="00A73DB2" w:rsidRPr="009845D2" w:rsidRDefault="00A73DB2" w:rsidP="009F0408">
      <w:pPr>
        <w:pStyle w:val="Default"/>
        <w:spacing w:line="360" w:lineRule="auto"/>
        <w:jc w:val="both"/>
        <w:rPr>
          <w:rFonts w:ascii="Georgia" w:hAnsi="Georgia" w:cstheme="minorHAnsi"/>
          <w:color w:val="auto"/>
          <w:sz w:val="22"/>
          <w:szCs w:val="22"/>
        </w:rPr>
      </w:pPr>
      <w:r w:rsidRPr="009845D2">
        <w:rPr>
          <w:rFonts w:ascii="Georgia" w:hAnsi="Georgia" w:cstheme="minorHAnsi"/>
          <w:color w:val="auto"/>
          <w:sz w:val="22"/>
          <w:szCs w:val="22"/>
        </w:rPr>
        <w:t xml:space="preserve">Un dendrograma se puede interpretar de dos formas diferentes, dependiendo del objetivo </w:t>
      </w:r>
      <w:r>
        <w:rPr>
          <w:rFonts w:ascii="Georgia" w:hAnsi="Georgia" w:cstheme="minorHAnsi"/>
          <w:color w:val="auto"/>
          <w:sz w:val="22"/>
          <w:szCs w:val="22"/>
        </w:rPr>
        <w:t xml:space="preserve">a </w:t>
      </w:r>
      <w:r w:rsidRPr="009845D2">
        <w:rPr>
          <w:rFonts w:ascii="Georgia" w:hAnsi="Georgia" w:cstheme="minorHAnsi"/>
          <w:color w:val="auto"/>
          <w:sz w:val="22"/>
          <w:szCs w:val="22"/>
        </w:rPr>
        <w:t xml:space="preserve">conseguir: si se quiere identificar grupos genéricos a gran escala, o si el objetivo es analizar la similitud entre diferentes secciones individuales. </w:t>
      </w:r>
    </w:p>
    <w:p w14:paraId="64FD2EC6" w14:textId="77777777" w:rsidR="00A73DB2" w:rsidRPr="009845D2" w:rsidRDefault="00A73DB2" w:rsidP="009F0408">
      <w:pPr>
        <w:pStyle w:val="Default"/>
        <w:spacing w:line="360" w:lineRule="auto"/>
        <w:jc w:val="both"/>
        <w:rPr>
          <w:rFonts w:ascii="Georgia" w:hAnsi="Georgia" w:cstheme="minorHAnsi"/>
          <w:color w:val="auto"/>
          <w:sz w:val="22"/>
          <w:szCs w:val="22"/>
        </w:rPr>
      </w:pPr>
    </w:p>
    <w:p w14:paraId="5FF83E3D" w14:textId="77777777" w:rsidR="00A73DB2" w:rsidRPr="009845D2" w:rsidRDefault="00A73DB2" w:rsidP="009F0408">
      <w:pPr>
        <w:pStyle w:val="Default"/>
        <w:spacing w:line="360" w:lineRule="auto"/>
        <w:jc w:val="both"/>
        <w:rPr>
          <w:rFonts w:ascii="Georgia" w:hAnsi="Georgia" w:cstheme="minorHAnsi"/>
          <w:color w:val="auto"/>
          <w:sz w:val="22"/>
          <w:szCs w:val="22"/>
        </w:rPr>
      </w:pPr>
      <w:r w:rsidRPr="009845D2">
        <w:rPr>
          <w:rFonts w:ascii="Georgia" w:hAnsi="Georgia" w:cstheme="minorHAnsi"/>
          <w:color w:val="auto"/>
          <w:sz w:val="22"/>
          <w:szCs w:val="22"/>
        </w:rPr>
        <w:t xml:space="preserve">En el primer caso, se inicia la lectura del dendrograma de forma descendente, de arriba a abajo (top-down), identificando en primer lugar aquellos puntos de ramificación posicionados en las partes superiores de nuestro árbol resultante. </w:t>
      </w:r>
    </w:p>
    <w:p w14:paraId="5178A1F8" w14:textId="77777777" w:rsidR="00A73DB2" w:rsidRPr="009845D2" w:rsidRDefault="00A73DB2" w:rsidP="009F0408">
      <w:pPr>
        <w:pStyle w:val="Default"/>
        <w:spacing w:line="360" w:lineRule="auto"/>
        <w:jc w:val="both"/>
        <w:rPr>
          <w:rFonts w:ascii="Georgia" w:hAnsi="Georgia" w:cstheme="minorHAnsi"/>
          <w:color w:val="auto"/>
          <w:sz w:val="22"/>
          <w:szCs w:val="22"/>
        </w:rPr>
      </w:pPr>
    </w:p>
    <w:p w14:paraId="1BEA91F2" w14:textId="77777777" w:rsidR="00A73DB2" w:rsidRDefault="00A73DB2" w:rsidP="009F0408">
      <w:pPr>
        <w:pStyle w:val="Default"/>
        <w:spacing w:line="360" w:lineRule="auto"/>
        <w:jc w:val="both"/>
        <w:rPr>
          <w:rFonts w:ascii="Georgia" w:hAnsi="Georgia" w:cstheme="minorHAnsi"/>
          <w:color w:val="auto"/>
          <w:sz w:val="22"/>
          <w:szCs w:val="22"/>
        </w:rPr>
      </w:pPr>
      <w:r w:rsidRPr="009845D2">
        <w:rPr>
          <w:rFonts w:ascii="Georgia" w:hAnsi="Georgia" w:cstheme="minorHAnsi"/>
          <w:color w:val="auto"/>
          <w:sz w:val="22"/>
          <w:szCs w:val="22"/>
        </w:rPr>
        <w:t xml:space="preserve">En el segundo caso, </w:t>
      </w:r>
      <w:r>
        <w:rPr>
          <w:rFonts w:ascii="Georgia" w:hAnsi="Georgia" w:cstheme="minorHAnsi"/>
          <w:color w:val="auto"/>
          <w:sz w:val="22"/>
          <w:szCs w:val="22"/>
        </w:rPr>
        <w:t xml:space="preserve">al que pertenece nuestro ejemplo de esta sección, </w:t>
      </w:r>
      <w:r w:rsidRPr="009845D2">
        <w:rPr>
          <w:rFonts w:ascii="Georgia" w:hAnsi="Georgia" w:cstheme="minorHAnsi"/>
          <w:color w:val="auto"/>
          <w:sz w:val="22"/>
          <w:szCs w:val="22"/>
        </w:rPr>
        <w:t>realizamos la lectura de abajo a arriba (bottom-up) identificando primero los nodos que nos vamos encontrando, y así</w:t>
      </w:r>
      <w:r>
        <w:rPr>
          <w:rFonts w:ascii="Georgia" w:hAnsi="Georgia" w:cstheme="minorHAnsi"/>
          <w:color w:val="auto"/>
          <w:sz w:val="22"/>
          <w:szCs w:val="22"/>
        </w:rPr>
        <w:t>,</w:t>
      </w:r>
      <w:r w:rsidRPr="009845D2">
        <w:rPr>
          <w:rFonts w:ascii="Georgia" w:hAnsi="Georgia" w:cstheme="minorHAnsi"/>
          <w:color w:val="auto"/>
          <w:sz w:val="22"/>
          <w:szCs w:val="22"/>
        </w:rPr>
        <w:t xml:space="preserve"> unirlos </w:t>
      </w:r>
      <w:r>
        <w:rPr>
          <w:rFonts w:ascii="Georgia" w:hAnsi="Georgia" w:cstheme="minorHAnsi"/>
          <w:color w:val="auto"/>
          <w:sz w:val="22"/>
          <w:szCs w:val="22"/>
        </w:rPr>
        <w:t xml:space="preserve">progresivamente, </w:t>
      </w:r>
      <w:r w:rsidRPr="009845D2">
        <w:rPr>
          <w:rFonts w:ascii="Georgia" w:hAnsi="Georgia" w:cstheme="minorHAnsi"/>
          <w:color w:val="auto"/>
          <w:sz w:val="22"/>
          <w:szCs w:val="22"/>
        </w:rPr>
        <w:t xml:space="preserve">a medida que se avanza por la estructura en la lectura ascendente. </w:t>
      </w:r>
    </w:p>
    <w:p w14:paraId="10EDA524" w14:textId="77777777" w:rsidR="00A73DB2" w:rsidRDefault="00A73DB2" w:rsidP="009F0408">
      <w:pPr>
        <w:pStyle w:val="Default"/>
        <w:spacing w:line="360" w:lineRule="auto"/>
        <w:jc w:val="both"/>
        <w:rPr>
          <w:rFonts w:ascii="Georgia" w:hAnsi="Georgia" w:cstheme="minorHAnsi"/>
          <w:color w:val="auto"/>
          <w:sz w:val="22"/>
          <w:szCs w:val="22"/>
        </w:rPr>
      </w:pPr>
    </w:p>
    <w:p w14:paraId="07E520B6" w14:textId="77777777" w:rsidR="00A73DB2" w:rsidRDefault="00A73DB2" w:rsidP="009F0408">
      <w:pPr>
        <w:pStyle w:val="Default"/>
        <w:spacing w:line="360" w:lineRule="auto"/>
        <w:jc w:val="both"/>
        <w:rPr>
          <w:rFonts w:ascii="Georgia" w:hAnsi="Georgia" w:cstheme="minorHAnsi"/>
          <w:color w:val="auto"/>
          <w:sz w:val="22"/>
          <w:szCs w:val="22"/>
        </w:rPr>
      </w:pPr>
      <w:r>
        <w:rPr>
          <w:rFonts w:ascii="Georgia" w:hAnsi="Georgia" w:cstheme="minorHAnsi"/>
          <w:color w:val="auto"/>
          <w:sz w:val="22"/>
          <w:szCs w:val="22"/>
        </w:rPr>
        <w:t xml:space="preserve">Volviendo a la figura </w:t>
      </w:r>
      <w:r w:rsidR="008E4AB5">
        <w:rPr>
          <w:rFonts w:ascii="Georgia" w:hAnsi="Georgia" w:cstheme="minorHAnsi"/>
          <w:color w:val="auto"/>
          <w:sz w:val="22"/>
          <w:szCs w:val="22"/>
        </w:rPr>
        <w:t>8</w:t>
      </w:r>
      <w:r>
        <w:rPr>
          <w:rFonts w:ascii="Georgia" w:hAnsi="Georgia" w:cstheme="minorHAnsi"/>
          <w:color w:val="auto"/>
          <w:sz w:val="22"/>
          <w:szCs w:val="22"/>
        </w:rPr>
        <w:t>, e</w:t>
      </w:r>
      <w:r w:rsidRPr="00123E8F">
        <w:rPr>
          <w:rFonts w:ascii="Georgia" w:hAnsi="Georgia" w:cstheme="minorHAnsi"/>
          <w:color w:val="auto"/>
          <w:sz w:val="22"/>
          <w:szCs w:val="22"/>
        </w:rPr>
        <w:t xml:space="preserve">ste tipo de representación nos indica la similitud entre </w:t>
      </w:r>
      <w:r>
        <w:rPr>
          <w:rFonts w:ascii="Georgia" w:hAnsi="Georgia" w:cstheme="minorHAnsi"/>
          <w:color w:val="auto"/>
          <w:sz w:val="22"/>
          <w:szCs w:val="22"/>
        </w:rPr>
        <w:t xml:space="preserve">los valores obtenidos por los sensores por día, en base a </w:t>
      </w:r>
      <w:r w:rsidRPr="00123E8F">
        <w:rPr>
          <w:rFonts w:ascii="Georgia" w:hAnsi="Georgia" w:cstheme="minorHAnsi"/>
          <w:color w:val="auto"/>
          <w:sz w:val="22"/>
          <w:szCs w:val="22"/>
        </w:rPr>
        <w:t xml:space="preserve">la disposición que </w:t>
      </w:r>
      <w:r>
        <w:rPr>
          <w:rFonts w:ascii="Georgia" w:hAnsi="Georgia" w:cstheme="minorHAnsi"/>
          <w:color w:val="auto"/>
          <w:sz w:val="22"/>
          <w:szCs w:val="22"/>
        </w:rPr>
        <w:t xml:space="preserve">se </w:t>
      </w:r>
      <w:r w:rsidRPr="00123E8F">
        <w:rPr>
          <w:rFonts w:ascii="Georgia" w:hAnsi="Georgia" w:cstheme="minorHAnsi"/>
          <w:color w:val="auto"/>
          <w:sz w:val="22"/>
          <w:szCs w:val="22"/>
        </w:rPr>
        <w:t xml:space="preserve">tiene en el dendrograma. </w:t>
      </w:r>
    </w:p>
    <w:p w14:paraId="7C24964B" w14:textId="77777777" w:rsidR="00A73DB2" w:rsidRPr="00834171" w:rsidRDefault="00A73DB2" w:rsidP="009F0408">
      <w:pPr>
        <w:pStyle w:val="Default"/>
        <w:spacing w:line="360" w:lineRule="auto"/>
        <w:jc w:val="both"/>
        <w:rPr>
          <w:rFonts w:ascii="Georgia" w:hAnsi="Georgia" w:cstheme="minorHAnsi"/>
          <w:color w:val="auto"/>
          <w:sz w:val="22"/>
          <w:szCs w:val="22"/>
        </w:rPr>
      </w:pPr>
    </w:p>
    <w:p w14:paraId="22A6B395" w14:textId="77777777" w:rsidR="00A73DB2" w:rsidRPr="00895FD6" w:rsidRDefault="00A73DB2" w:rsidP="009F0408">
      <w:pPr>
        <w:pStyle w:val="Default"/>
        <w:spacing w:line="360" w:lineRule="auto"/>
        <w:jc w:val="both"/>
        <w:rPr>
          <w:rFonts w:ascii="Georgia" w:hAnsi="Georgia" w:cstheme="minorHAnsi"/>
          <w:color w:val="auto"/>
          <w:sz w:val="22"/>
          <w:szCs w:val="22"/>
        </w:rPr>
      </w:pPr>
      <w:r w:rsidRPr="00895FD6">
        <w:rPr>
          <w:rFonts w:ascii="Georgia" w:hAnsi="Georgia" w:cstheme="minorHAnsi"/>
          <w:color w:val="auto"/>
          <w:sz w:val="22"/>
          <w:szCs w:val="22"/>
        </w:rPr>
        <w:t>En líneas generales, la interpretación de un dendrograma se basa en ciertas reglas:</w:t>
      </w:r>
    </w:p>
    <w:p w14:paraId="70442A2D" w14:textId="77777777" w:rsidR="00A73DB2" w:rsidRPr="00895FD6" w:rsidRDefault="00A73DB2" w:rsidP="009F0408">
      <w:pPr>
        <w:pStyle w:val="Default"/>
        <w:spacing w:line="360" w:lineRule="auto"/>
        <w:jc w:val="both"/>
        <w:rPr>
          <w:rFonts w:ascii="Georgia" w:hAnsi="Georgia" w:cstheme="minorHAnsi"/>
          <w:color w:val="auto"/>
          <w:sz w:val="22"/>
          <w:szCs w:val="22"/>
        </w:rPr>
      </w:pPr>
    </w:p>
    <w:p w14:paraId="0212F265" w14:textId="77777777" w:rsidR="00A73DB2" w:rsidRDefault="00A73DB2" w:rsidP="009F0408">
      <w:pPr>
        <w:pStyle w:val="Default"/>
        <w:numPr>
          <w:ilvl w:val="0"/>
          <w:numId w:val="13"/>
        </w:numPr>
        <w:spacing w:line="360" w:lineRule="auto"/>
        <w:jc w:val="both"/>
        <w:rPr>
          <w:rFonts w:ascii="Georgia" w:hAnsi="Georgia" w:cstheme="minorHAnsi"/>
          <w:color w:val="auto"/>
          <w:sz w:val="22"/>
          <w:szCs w:val="22"/>
        </w:rPr>
      </w:pPr>
      <w:r w:rsidRPr="00895FD6">
        <w:rPr>
          <w:rFonts w:ascii="Georgia" w:hAnsi="Georgia" w:cstheme="minorHAnsi"/>
          <w:color w:val="auto"/>
          <w:sz w:val="22"/>
          <w:szCs w:val="22"/>
        </w:rPr>
        <w:t>La disposición de los nodos constituidos indican la similitud entre los elementos.</w:t>
      </w:r>
    </w:p>
    <w:p w14:paraId="2BE9AB7D" w14:textId="77777777" w:rsidR="00A73DB2" w:rsidRPr="00895FD6" w:rsidRDefault="00A73DB2" w:rsidP="009F0408">
      <w:pPr>
        <w:pStyle w:val="Default"/>
        <w:spacing w:line="360" w:lineRule="auto"/>
        <w:jc w:val="both"/>
        <w:rPr>
          <w:rFonts w:ascii="Georgia" w:hAnsi="Georgia" w:cstheme="minorHAnsi"/>
          <w:color w:val="auto"/>
          <w:sz w:val="22"/>
          <w:szCs w:val="22"/>
        </w:rPr>
      </w:pPr>
    </w:p>
    <w:p w14:paraId="3E64A6FD" w14:textId="77777777" w:rsidR="00C92A25" w:rsidRDefault="00A73DB2" w:rsidP="000D2458">
      <w:pPr>
        <w:pStyle w:val="Default"/>
        <w:numPr>
          <w:ilvl w:val="0"/>
          <w:numId w:val="13"/>
        </w:numPr>
        <w:spacing w:line="360" w:lineRule="auto"/>
        <w:jc w:val="both"/>
        <w:rPr>
          <w:rFonts w:ascii="Georgia" w:hAnsi="Georgia" w:cstheme="minorHAnsi"/>
          <w:color w:val="auto"/>
          <w:sz w:val="22"/>
          <w:szCs w:val="22"/>
        </w:rPr>
      </w:pPr>
      <w:r w:rsidRPr="00895FD6">
        <w:rPr>
          <w:rFonts w:ascii="Georgia" w:hAnsi="Georgia" w:cstheme="minorHAnsi"/>
          <w:color w:val="auto"/>
          <w:sz w:val="22"/>
          <w:szCs w:val="22"/>
        </w:rPr>
        <w:t>La altura que presentan los puntos de unión (ramificación) indica lo semejantes o diferentes son las ramas, de tal forma que a mayor altura, mayor diferencia presentan entre sí.</w:t>
      </w:r>
    </w:p>
    <w:p w14:paraId="36671AD1" w14:textId="77777777" w:rsidR="000D2458" w:rsidRPr="000D2458" w:rsidRDefault="000D2458" w:rsidP="000D2458">
      <w:pPr>
        <w:pStyle w:val="Default"/>
        <w:spacing w:line="360" w:lineRule="auto"/>
        <w:jc w:val="both"/>
        <w:rPr>
          <w:rFonts w:ascii="Georgia" w:hAnsi="Georgia" w:cstheme="minorHAnsi"/>
          <w:color w:val="auto"/>
          <w:sz w:val="22"/>
          <w:szCs w:val="22"/>
        </w:rPr>
      </w:pPr>
    </w:p>
    <w:p w14:paraId="2C7C94C6" w14:textId="77777777" w:rsidR="00C92A25" w:rsidRDefault="00A73DB2" w:rsidP="009F0408">
      <w:pPr>
        <w:pStyle w:val="Default"/>
        <w:numPr>
          <w:ilvl w:val="0"/>
          <w:numId w:val="13"/>
        </w:numPr>
        <w:spacing w:line="360" w:lineRule="auto"/>
        <w:jc w:val="both"/>
        <w:rPr>
          <w:rFonts w:ascii="Georgia" w:hAnsi="Georgia" w:cstheme="minorHAnsi"/>
          <w:color w:val="auto"/>
          <w:sz w:val="22"/>
          <w:szCs w:val="22"/>
        </w:rPr>
      </w:pPr>
      <w:r w:rsidRPr="00C92A25">
        <w:rPr>
          <w:rFonts w:ascii="Georgia" w:hAnsi="Georgia" w:cstheme="minorHAnsi"/>
          <w:color w:val="auto"/>
          <w:sz w:val="22"/>
          <w:szCs w:val="22"/>
        </w:rPr>
        <w:t xml:space="preserve">La orientación horizontal de los dendrogramas es irrelevante. </w:t>
      </w:r>
      <w:r w:rsidR="000334AE">
        <w:rPr>
          <w:rFonts w:ascii="Georgia" w:hAnsi="Georgia" w:cstheme="minorHAnsi"/>
          <w:color w:val="auto"/>
          <w:sz w:val="22"/>
          <w:szCs w:val="22"/>
        </w:rPr>
        <w:t xml:space="preserve"> </w:t>
      </w:r>
      <w:r w:rsidRPr="00C92A25">
        <w:rPr>
          <w:rFonts w:ascii="Georgia" w:hAnsi="Georgia" w:cstheme="minorHAnsi"/>
          <w:color w:val="auto"/>
          <w:sz w:val="22"/>
          <w:szCs w:val="22"/>
        </w:rPr>
        <w:t>Se podría representar de forma simétrica respecto al eje vertical, y los resultados o conclusiones no variarían.</w:t>
      </w:r>
    </w:p>
    <w:p w14:paraId="42644965" w14:textId="77777777" w:rsidR="00C92A25" w:rsidRPr="0046271B" w:rsidRDefault="00C92A25" w:rsidP="009F0408">
      <w:pPr>
        <w:pStyle w:val="Default"/>
        <w:numPr>
          <w:ilvl w:val="0"/>
          <w:numId w:val="13"/>
        </w:numPr>
        <w:spacing w:line="360" w:lineRule="auto"/>
        <w:jc w:val="both"/>
        <w:rPr>
          <w:rFonts w:ascii="Georgia" w:hAnsi="Georgia" w:cstheme="minorHAnsi"/>
          <w:color w:val="auto"/>
          <w:sz w:val="22"/>
          <w:szCs w:val="22"/>
        </w:rPr>
      </w:pPr>
      <w:r w:rsidRPr="0046271B">
        <w:rPr>
          <w:rFonts w:ascii="Georgia" w:hAnsi="Georgia" w:cstheme="minorHAnsi"/>
          <w:sz w:val="22"/>
        </w:rPr>
        <w:lastRenderedPageBreak/>
        <w:t>Particularizando para el caso que se está analizando</w:t>
      </w:r>
      <w:r w:rsidRPr="0046271B">
        <w:rPr>
          <w:rFonts w:ascii="Georgia" w:hAnsi="Georgia" w:cstheme="minorHAnsi"/>
        </w:rPr>
        <w:t xml:space="preserve">, </w:t>
      </w:r>
      <w:r w:rsidRPr="0046271B">
        <w:rPr>
          <w:rFonts w:ascii="Georgia" w:hAnsi="Georgia" w:cstheme="minorHAnsi"/>
          <w:color w:val="auto"/>
          <w:sz w:val="22"/>
          <w:szCs w:val="22"/>
        </w:rPr>
        <w:t>cada rama obtenida en el dendrograma pertenece a los días en los que se recogieron los datos a analizar.</w:t>
      </w:r>
    </w:p>
    <w:p w14:paraId="1C607CE3" w14:textId="77777777" w:rsidR="00C92A25" w:rsidRPr="00C92A25" w:rsidRDefault="00C92A25" w:rsidP="009F0408">
      <w:pPr>
        <w:pStyle w:val="Default"/>
        <w:spacing w:line="360" w:lineRule="auto"/>
        <w:ind w:left="720"/>
        <w:jc w:val="both"/>
        <w:rPr>
          <w:rFonts w:ascii="Georgia" w:hAnsi="Georgia" w:cstheme="minorHAnsi"/>
          <w:color w:val="auto"/>
          <w:sz w:val="22"/>
          <w:szCs w:val="22"/>
        </w:rPr>
      </w:pPr>
    </w:p>
    <w:p w14:paraId="3CA3D819" w14:textId="77777777" w:rsidR="00A73DB2" w:rsidRPr="0046271B" w:rsidRDefault="008D2BAD" w:rsidP="009F0408">
      <w:pPr>
        <w:pStyle w:val="Default"/>
        <w:numPr>
          <w:ilvl w:val="0"/>
          <w:numId w:val="13"/>
        </w:numPr>
        <w:spacing w:line="360" w:lineRule="auto"/>
        <w:ind w:left="708"/>
        <w:jc w:val="both"/>
        <w:rPr>
          <w:rFonts w:ascii="Georgia" w:hAnsi="Georgia" w:cstheme="minorHAnsi"/>
          <w:color w:val="auto"/>
          <w:sz w:val="22"/>
          <w:szCs w:val="22"/>
        </w:rPr>
      </w:pPr>
      <w:r>
        <w:rPr>
          <w:rFonts w:ascii="Georgia" w:hAnsi="Georgia" w:cstheme="minorHAnsi"/>
          <w:color w:val="auto"/>
          <w:sz w:val="22"/>
          <w:szCs w:val="22"/>
        </w:rPr>
        <w:t>Se puede afirmar que e</w:t>
      </w:r>
      <w:r w:rsidR="00EE2142" w:rsidRPr="0046271B">
        <w:rPr>
          <w:rFonts w:ascii="Georgia" w:hAnsi="Georgia" w:cstheme="minorHAnsi"/>
          <w:color w:val="auto"/>
          <w:sz w:val="22"/>
          <w:szCs w:val="22"/>
        </w:rPr>
        <w:t xml:space="preserve">l </w:t>
      </w:r>
      <w:r w:rsidR="00A73DB2" w:rsidRPr="0046271B">
        <w:rPr>
          <w:rFonts w:ascii="Georgia" w:hAnsi="Georgia" w:cstheme="minorHAnsi"/>
          <w:color w:val="auto"/>
          <w:sz w:val="22"/>
          <w:szCs w:val="22"/>
        </w:rPr>
        <w:t>dendrograma es una buena herramienta de apoyo</w:t>
      </w:r>
      <w:r w:rsidR="00EE2142" w:rsidRPr="0046271B">
        <w:rPr>
          <w:rFonts w:ascii="Georgia" w:hAnsi="Georgia" w:cstheme="minorHAnsi"/>
          <w:color w:val="auto"/>
          <w:sz w:val="22"/>
          <w:szCs w:val="22"/>
        </w:rPr>
        <w:t xml:space="preserve"> </w:t>
      </w:r>
      <w:r w:rsidR="00C36567" w:rsidRPr="008D2BAD">
        <w:rPr>
          <w:rFonts w:ascii="Georgia" w:hAnsi="Georgia" w:cstheme="minorHAnsi"/>
          <w:b/>
          <w:color w:val="auto"/>
          <w:sz w:val="22"/>
          <w:szCs w:val="22"/>
        </w:rPr>
        <w:t xml:space="preserve">para </w:t>
      </w:r>
      <w:r w:rsidR="001F7EB3" w:rsidRPr="008D2BAD">
        <w:rPr>
          <w:rFonts w:ascii="Georgia" w:hAnsi="Georgia" w:cstheme="minorHAnsi"/>
          <w:b/>
          <w:color w:val="auto"/>
          <w:sz w:val="22"/>
          <w:szCs w:val="22"/>
        </w:rPr>
        <w:t xml:space="preserve">los casos </w:t>
      </w:r>
      <w:r w:rsidR="00EE2142" w:rsidRPr="008D2BAD">
        <w:rPr>
          <w:rFonts w:ascii="Georgia" w:hAnsi="Georgia" w:cstheme="minorHAnsi"/>
          <w:b/>
          <w:color w:val="auto"/>
          <w:sz w:val="22"/>
          <w:szCs w:val="22"/>
        </w:rPr>
        <w:t>de detección de anomalías</w:t>
      </w:r>
      <w:r w:rsidR="00C36567" w:rsidRPr="0046271B">
        <w:rPr>
          <w:rFonts w:ascii="Georgia" w:hAnsi="Georgia" w:cstheme="minorHAnsi"/>
          <w:color w:val="auto"/>
          <w:sz w:val="22"/>
          <w:szCs w:val="22"/>
        </w:rPr>
        <w:t xml:space="preserve">, </w:t>
      </w:r>
      <w:r w:rsidR="00B27F3C" w:rsidRPr="0046271B">
        <w:rPr>
          <w:rFonts w:ascii="Georgia" w:hAnsi="Georgia" w:cstheme="minorHAnsi"/>
          <w:color w:val="auto"/>
          <w:sz w:val="22"/>
          <w:szCs w:val="22"/>
        </w:rPr>
        <w:t xml:space="preserve">objetivo principal de la metodología desarrollada </w:t>
      </w:r>
      <w:r w:rsidR="0046271B" w:rsidRPr="0046271B">
        <w:rPr>
          <w:rFonts w:ascii="Georgia" w:hAnsi="Georgia" w:cstheme="minorHAnsi"/>
          <w:color w:val="auto"/>
          <w:sz w:val="22"/>
          <w:szCs w:val="22"/>
        </w:rPr>
        <w:t xml:space="preserve">a lo largo de este documento. </w:t>
      </w:r>
      <w:r w:rsidR="0046271B">
        <w:rPr>
          <w:rFonts w:ascii="Georgia" w:hAnsi="Georgia" w:cstheme="minorHAnsi"/>
          <w:color w:val="auto"/>
          <w:sz w:val="22"/>
          <w:szCs w:val="22"/>
        </w:rPr>
        <w:t xml:space="preserve"> </w:t>
      </w:r>
      <w:r w:rsidR="00EE2142" w:rsidRPr="0046271B">
        <w:rPr>
          <w:rFonts w:ascii="Georgia" w:hAnsi="Georgia" w:cstheme="minorHAnsi"/>
          <w:color w:val="auto"/>
          <w:sz w:val="22"/>
          <w:szCs w:val="22"/>
        </w:rPr>
        <w:t>A</w:t>
      </w:r>
      <w:r w:rsidR="00A73DB2" w:rsidRPr="0046271B">
        <w:rPr>
          <w:rFonts w:ascii="Georgia" w:hAnsi="Georgia" w:cstheme="minorHAnsi"/>
          <w:color w:val="auto"/>
          <w:sz w:val="22"/>
          <w:szCs w:val="22"/>
        </w:rPr>
        <w:t>demás de las conclusiones que se pueden deducir de su análisis, nos puede dar pistas sobre en qué conjunto de datos deberíamos de centrar nuestro estudio de forma más detallada. Permite</w:t>
      </w:r>
      <w:r w:rsidR="00EE2142" w:rsidRPr="0046271B">
        <w:rPr>
          <w:rFonts w:ascii="Georgia" w:hAnsi="Georgia" w:cstheme="minorHAnsi"/>
          <w:color w:val="auto"/>
          <w:sz w:val="22"/>
          <w:szCs w:val="22"/>
        </w:rPr>
        <w:t xml:space="preserve"> </w:t>
      </w:r>
      <w:r w:rsidR="00A73DB2" w:rsidRPr="0046271B">
        <w:rPr>
          <w:rFonts w:ascii="Georgia" w:hAnsi="Georgia" w:cstheme="minorHAnsi"/>
          <w:color w:val="auto"/>
          <w:sz w:val="22"/>
          <w:szCs w:val="22"/>
        </w:rPr>
        <w:t xml:space="preserve">contrastar los resultados con otras hipótesis o métodos utilizados de forma paralela. </w:t>
      </w:r>
    </w:p>
    <w:p w14:paraId="74A6036E" w14:textId="77777777" w:rsidR="00FB28FB" w:rsidRDefault="00FB28FB" w:rsidP="009F0408">
      <w:pPr>
        <w:pStyle w:val="Default"/>
        <w:spacing w:line="360" w:lineRule="auto"/>
        <w:jc w:val="both"/>
        <w:rPr>
          <w:rFonts w:ascii="Georgia" w:hAnsi="Georgia" w:cstheme="minorHAnsi"/>
          <w:color w:val="auto"/>
          <w:sz w:val="22"/>
          <w:szCs w:val="22"/>
        </w:rPr>
      </w:pPr>
    </w:p>
    <w:p w14:paraId="1FDE96B0" w14:textId="77777777" w:rsidR="00B10A2E" w:rsidRPr="00895FD6" w:rsidRDefault="00B10A2E" w:rsidP="009F0408">
      <w:pPr>
        <w:pStyle w:val="Default"/>
        <w:spacing w:line="360" w:lineRule="auto"/>
        <w:jc w:val="both"/>
        <w:rPr>
          <w:rFonts w:ascii="Georgia" w:hAnsi="Georgia" w:cstheme="minorHAnsi"/>
          <w:color w:val="auto"/>
          <w:sz w:val="22"/>
          <w:szCs w:val="22"/>
        </w:rPr>
      </w:pPr>
    </w:p>
    <w:p w14:paraId="39479E00" w14:textId="77777777" w:rsidR="00A73DB2" w:rsidRPr="002178EF" w:rsidRDefault="003A3596" w:rsidP="009F0408">
      <w:pPr>
        <w:pStyle w:val="Heading3"/>
      </w:pPr>
      <w:bookmarkStart w:id="39" w:name="_Toc488758472"/>
      <w:r>
        <w:t xml:space="preserve">Ejemplo de </w:t>
      </w:r>
      <w:r w:rsidR="00A73DB2" w:rsidRPr="002178EF">
        <w:t>A</w:t>
      </w:r>
      <w:r w:rsidR="008F622C">
        <w:t>nálisis</w:t>
      </w:r>
      <w:bookmarkEnd w:id="39"/>
      <w:r w:rsidR="008F622C">
        <w:t xml:space="preserve">   </w:t>
      </w:r>
    </w:p>
    <w:p w14:paraId="0B854B75" w14:textId="77777777" w:rsidR="00A73DB2" w:rsidRPr="003C647A" w:rsidRDefault="00A73DB2" w:rsidP="009F0408">
      <w:pPr>
        <w:pStyle w:val="Default"/>
        <w:spacing w:line="360" w:lineRule="auto"/>
        <w:jc w:val="both"/>
        <w:rPr>
          <w:rFonts w:asciiTheme="minorHAnsi" w:hAnsiTheme="minorHAnsi" w:cstheme="minorHAnsi"/>
          <w:color w:val="C0504D" w:themeColor="accent2"/>
          <w:sz w:val="22"/>
          <w:szCs w:val="22"/>
        </w:rPr>
      </w:pPr>
    </w:p>
    <w:p w14:paraId="13AC78BC" w14:textId="77777777" w:rsidR="00A73DB2" w:rsidRDefault="00A73DB2" w:rsidP="009F0408">
      <w:pPr>
        <w:pStyle w:val="Default"/>
        <w:spacing w:line="360" w:lineRule="auto"/>
        <w:jc w:val="both"/>
        <w:rPr>
          <w:rFonts w:ascii="Georgia" w:hAnsi="Georgia" w:cstheme="minorHAnsi"/>
          <w:color w:val="auto"/>
          <w:sz w:val="22"/>
          <w:szCs w:val="22"/>
        </w:rPr>
      </w:pPr>
      <w:r>
        <w:rPr>
          <w:rFonts w:ascii="Georgia" w:hAnsi="Georgia" w:cstheme="minorHAnsi"/>
          <w:color w:val="auto"/>
          <w:sz w:val="22"/>
          <w:szCs w:val="22"/>
        </w:rPr>
        <w:t>Como ejemplo, s</w:t>
      </w:r>
      <w:r w:rsidRPr="00BF5DA7">
        <w:rPr>
          <w:rFonts w:ascii="Georgia" w:hAnsi="Georgia" w:cstheme="minorHAnsi"/>
          <w:color w:val="auto"/>
          <w:sz w:val="22"/>
          <w:szCs w:val="22"/>
        </w:rPr>
        <w:t>i anali</w:t>
      </w:r>
      <w:r w:rsidR="00BC5209">
        <w:rPr>
          <w:rFonts w:ascii="Georgia" w:hAnsi="Georgia" w:cstheme="minorHAnsi"/>
          <w:color w:val="auto"/>
          <w:sz w:val="22"/>
          <w:szCs w:val="22"/>
        </w:rPr>
        <w:t xml:space="preserve">zamos el dendrograma de la Figura </w:t>
      </w:r>
      <w:r w:rsidR="000D2458">
        <w:rPr>
          <w:rFonts w:ascii="Georgia" w:hAnsi="Georgia" w:cstheme="minorHAnsi"/>
          <w:color w:val="auto"/>
          <w:sz w:val="22"/>
          <w:szCs w:val="22"/>
        </w:rPr>
        <w:t>8</w:t>
      </w:r>
      <w:r>
        <w:rPr>
          <w:rFonts w:ascii="Georgia" w:hAnsi="Georgia" w:cstheme="minorHAnsi"/>
          <w:color w:val="auto"/>
          <w:sz w:val="22"/>
          <w:szCs w:val="22"/>
        </w:rPr>
        <w:t xml:space="preserve"> </w:t>
      </w:r>
      <w:r w:rsidRPr="00BF5DA7">
        <w:rPr>
          <w:rFonts w:ascii="Georgia" w:hAnsi="Georgia" w:cstheme="minorHAnsi"/>
          <w:color w:val="auto"/>
          <w:sz w:val="22"/>
          <w:szCs w:val="22"/>
        </w:rPr>
        <w:t xml:space="preserve">(lectura </w:t>
      </w:r>
      <w:r>
        <w:rPr>
          <w:rFonts w:ascii="Georgia" w:hAnsi="Georgia" w:cstheme="minorHAnsi"/>
          <w:color w:val="auto"/>
          <w:sz w:val="22"/>
          <w:szCs w:val="22"/>
        </w:rPr>
        <w:t>bottom-up</w:t>
      </w:r>
      <w:r w:rsidRPr="00BF5DA7">
        <w:rPr>
          <w:rFonts w:ascii="Georgia" w:hAnsi="Georgia" w:cstheme="minorHAnsi"/>
          <w:color w:val="auto"/>
          <w:sz w:val="22"/>
          <w:szCs w:val="22"/>
        </w:rPr>
        <w:t xml:space="preserve">), podemos llegar a varias conclusiones, entre las que comento sólo </w:t>
      </w:r>
      <w:r>
        <w:rPr>
          <w:rFonts w:ascii="Georgia" w:hAnsi="Georgia" w:cstheme="minorHAnsi"/>
          <w:color w:val="auto"/>
          <w:sz w:val="22"/>
          <w:szCs w:val="22"/>
        </w:rPr>
        <w:t xml:space="preserve">las más relevantes: </w:t>
      </w:r>
    </w:p>
    <w:p w14:paraId="5AA084BC" w14:textId="77777777" w:rsidR="00F65432" w:rsidRDefault="00F65432" w:rsidP="009F0408">
      <w:pPr>
        <w:pStyle w:val="Default"/>
        <w:spacing w:line="360" w:lineRule="auto"/>
        <w:jc w:val="both"/>
        <w:rPr>
          <w:rFonts w:ascii="Georgia" w:hAnsi="Georgia" w:cstheme="minorHAnsi"/>
          <w:color w:val="auto"/>
          <w:sz w:val="22"/>
          <w:szCs w:val="22"/>
        </w:rPr>
      </w:pPr>
    </w:p>
    <w:p w14:paraId="5B11023A" w14:textId="77777777" w:rsidR="00A42885" w:rsidRDefault="00A73DB2" w:rsidP="009F0408">
      <w:pPr>
        <w:pStyle w:val="Default"/>
        <w:numPr>
          <w:ilvl w:val="0"/>
          <w:numId w:val="14"/>
        </w:numPr>
        <w:spacing w:line="360" w:lineRule="auto"/>
        <w:jc w:val="both"/>
        <w:rPr>
          <w:rFonts w:ascii="Georgia" w:hAnsi="Georgia" w:cstheme="minorHAnsi"/>
          <w:color w:val="auto"/>
          <w:sz w:val="22"/>
          <w:szCs w:val="22"/>
        </w:rPr>
      </w:pPr>
      <w:r w:rsidRPr="00BF5DA7">
        <w:rPr>
          <w:rFonts w:ascii="Georgia" w:hAnsi="Georgia" w:cstheme="minorHAnsi"/>
          <w:color w:val="auto"/>
          <w:sz w:val="22"/>
          <w:szCs w:val="22"/>
        </w:rPr>
        <w:t xml:space="preserve">Se observan dos grandes grupos </w:t>
      </w:r>
      <w:r w:rsidR="00A42885">
        <w:rPr>
          <w:rFonts w:ascii="Georgia" w:hAnsi="Georgia" w:cstheme="minorHAnsi"/>
          <w:color w:val="auto"/>
          <w:sz w:val="22"/>
          <w:szCs w:val="22"/>
        </w:rPr>
        <w:t>(clú</w:t>
      </w:r>
      <w:r w:rsidRPr="00BF5DA7">
        <w:rPr>
          <w:rFonts w:ascii="Georgia" w:hAnsi="Georgia" w:cstheme="minorHAnsi"/>
          <w:color w:val="auto"/>
          <w:sz w:val="22"/>
          <w:szCs w:val="22"/>
        </w:rPr>
        <w:t>ster</w:t>
      </w:r>
      <w:r w:rsidR="00A42885">
        <w:rPr>
          <w:rFonts w:ascii="Georgia" w:hAnsi="Georgia" w:cstheme="minorHAnsi"/>
          <w:color w:val="auto"/>
          <w:sz w:val="22"/>
          <w:szCs w:val="22"/>
        </w:rPr>
        <w:t>e</w:t>
      </w:r>
      <w:r w:rsidRPr="00BF5DA7">
        <w:rPr>
          <w:rFonts w:ascii="Georgia" w:hAnsi="Georgia" w:cstheme="minorHAnsi"/>
          <w:color w:val="auto"/>
          <w:sz w:val="22"/>
          <w:szCs w:val="22"/>
        </w:rPr>
        <w:t xml:space="preserve">s), </w:t>
      </w:r>
      <w:r w:rsidR="00A42885">
        <w:rPr>
          <w:rFonts w:ascii="Georgia" w:hAnsi="Georgia" w:cstheme="minorHAnsi"/>
          <w:color w:val="auto"/>
          <w:sz w:val="22"/>
          <w:szCs w:val="22"/>
        </w:rPr>
        <w:t>que podemos asignar</w:t>
      </w:r>
      <w:r w:rsidR="006528B8">
        <w:rPr>
          <w:rFonts w:ascii="Georgia" w:hAnsi="Georgia" w:cstheme="minorHAnsi"/>
          <w:color w:val="auto"/>
          <w:sz w:val="22"/>
          <w:szCs w:val="22"/>
        </w:rPr>
        <w:t xml:space="preserve">, por ejemplo            </w:t>
      </w:r>
      <w:r w:rsidR="00A42885">
        <w:rPr>
          <w:rFonts w:ascii="Georgia" w:hAnsi="Georgia" w:cstheme="minorHAnsi"/>
          <w:color w:val="auto"/>
          <w:sz w:val="22"/>
          <w:szCs w:val="22"/>
        </w:rPr>
        <w:t>como A y B.</w:t>
      </w:r>
    </w:p>
    <w:p w14:paraId="368F546C" w14:textId="77777777" w:rsidR="00A42885" w:rsidRDefault="00A42885" w:rsidP="009F0408">
      <w:pPr>
        <w:pStyle w:val="Default"/>
        <w:spacing w:line="360" w:lineRule="auto"/>
        <w:ind w:left="720"/>
        <w:jc w:val="both"/>
        <w:rPr>
          <w:rFonts w:ascii="Georgia" w:hAnsi="Georgia" w:cstheme="minorHAnsi"/>
          <w:color w:val="auto"/>
          <w:sz w:val="22"/>
          <w:szCs w:val="22"/>
        </w:rPr>
      </w:pPr>
    </w:p>
    <w:p w14:paraId="33A6758C" w14:textId="77777777" w:rsidR="006528B8" w:rsidRDefault="00A42885" w:rsidP="009F0408">
      <w:pPr>
        <w:pStyle w:val="Default"/>
        <w:numPr>
          <w:ilvl w:val="0"/>
          <w:numId w:val="14"/>
        </w:numPr>
        <w:spacing w:line="360" w:lineRule="auto"/>
        <w:jc w:val="both"/>
        <w:rPr>
          <w:rFonts w:ascii="Georgia" w:hAnsi="Georgia" w:cstheme="minorHAnsi"/>
          <w:color w:val="auto"/>
          <w:sz w:val="22"/>
          <w:szCs w:val="22"/>
        </w:rPr>
      </w:pPr>
      <w:r>
        <w:rPr>
          <w:rFonts w:ascii="Georgia" w:hAnsi="Georgia" w:cstheme="minorHAnsi"/>
          <w:color w:val="auto"/>
          <w:sz w:val="22"/>
          <w:szCs w:val="22"/>
        </w:rPr>
        <w:t xml:space="preserve">El grupo </w:t>
      </w:r>
      <w:r w:rsidR="00A73DB2" w:rsidRPr="00BF5DA7">
        <w:rPr>
          <w:rFonts w:ascii="Georgia" w:hAnsi="Georgia" w:cstheme="minorHAnsi"/>
          <w:color w:val="auto"/>
          <w:sz w:val="22"/>
          <w:szCs w:val="22"/>
        </w:rPr>
        <w:t xml:space="preserve">A corresponde a los días 4, 5, 11 y 12, </w:t>
      </w:r>
      <w:r>
        <w:rPr>
          <w:rFonts w:ascii="Georgia" w:hAnsi="Georgia" w:cstheme="minorHAnsi"/>
          <w:color w:val="auto"/>
          <w:sz w:val="22"/>
          <w:szCs w:val="22"/>
        </w:rPr>
        <w:t xml:space="preserve"> </w:t>
      </w:r>
      <w:r w:rsidR="00A73DB2" w:rsidRPr="00BF5DA7">
        <w:rPr>
          <w:rFonts w:ascii="Georgia" w:hAnsi="Georgia" w:cstheme="minorHAnsi"/>
          <w:color w:val="auto"/>
          <w:sz w:val="22"/>
          <w:szCs w:val="22"/>
        </w:rPr>
        <w:t xml:space="preserve">mientras que el </w:t>
      </w:r>
      <w:r>
        <w:rPr>
          <w:rFonts w:ascii="Georgia" w:hAnsi="Georgia" w:cstheme="minorHAnsi"/>
          <w:color w:val="auto"/>
          <w:sz w:val="22"/>
          <w:szCs w:val="22"/>
        </w:rPr>
        <w:t xml:space="preserve">grupo B </w:t>
      </w:r>
      <w:r w:rsidR="00A73DB2" w:rsidRPr="00BF5DA7">
        <w:rPr>
          <w:rFonts w:ascii="Georgia" w:hAnsi="Georgia" w:cstheme="minorHAnsi"/>
          <w:color w:val="auto"/>
          <w:sz w:val="22"/>
          <w:szCs w:val="22"/>
        </w:rPr>
        <w:t xml:space="preserve">lo forma </w:t>
      </w:r>
      <w:r>
        <w:rPr>
          <w:rFonts w:ascii="Georgia" w:hAnsi="Georgia" w:cstheme="minorHAnsi"/>
          <w:color w:val="auto"/>
          <w:sz w:val="22"/>
          <w:szCs w:val="22"/>
        </w:rPr>
        <w:t>e</w:t>
      </w:r>
      <w:r w:rsidR="00A73DB2" w:rsidRPr="00BF5DA7">
        <w:rPr>
          <w:rFonts w:ascii="Georgia" w:hAnsi="Georgia" w:cstheme="minorHAnsi"/>
          <w:color w:val="auto"/>
          <w:sz w:val="22"/>
          <w:szCs w:val="22"/>
        </w:rPr>
        <w:t xml:space="preserve">l resto de </w:t>
      </w:r>
      <w:r w:rsidR="006528B8">
        <w:rPr>
          <w:rFonts w:ascii="Georgia" w:hAnsi="Georgia" w:cstheme="minorHAnsi"/>
          <w:color w:val="auto"/>
          <w:sz w:val="22"/>
          <w:szCs w:val="22"/>
        </w:rPr>
        <w:t xml:space="preserve">días, dentro de </w:t>
      </w:r>
      <w:r w:rsidR="00A73DB2" w:rsidRPr="00BF5DA7">
        <w:rPr>
          <w:rFonts w:ascii="Georgia" w:hAnsi="Georgia" w:cstheme="minorHAnsi"/>
          <w:color w:val="auto"/>
          <w:sz w:val="22"/>
          <w:szCs w:val="22"/>
        </w:rPr>
        <w:t>los 1</w:t>
      </w:r>
      <w:r w:rsidR="00A73DB2">
        <w:rPr>
          <w:rFonts w:ascii="Georgia" w:hAnsi="Georgia" w:cstheme="minorHAnsi"/>
          <w:color w:val="auto"/>
          <w:sz w:val="22"/>
          <w:szCs w:val="22"/>
        </w:rPr>
        <w:t xml:space="preserve">4 días analizados. </w:t>
      </w:r>
      <w:r>
        <w:rPr>
          <w:rFonts w:ascii="Georgia" w:hAnsi="Georgia" w:cstheme="minorHAnsi"/>
          <w:color w:val="auto"/>
          <w:sz w:val="22"/>
          <w:szCs w:val="22"/>
        </w:rPr>
        <w:t xml:space="preserve"> </w:t>
      </w:r>
    </w:p>
    <w:p w14:paraId="13F84C2F" w14:textId="77777777" w:rsidR="006528B8" w:rsidRDefault="006528B8" w:rsidP="009F0408">
      <w:pPr>
        <w:pStyle w:val="Default"/>
        <w:spacing w:line="360" w:lineRule="auto"/>
        <w:ind w:left="720"/>
        <w:jc w:val="both"/>
        <w:rPr>
          <w:rFonts w:ascii="Georgia" w:hAnsi="Georgia" w:cstheme="minorHAnsi"/>
          <w:color w:val="auto"/>
          <w:sz w:val="22"/>
          <w:szCs w:val="22"/>
        </w:rPr>
      </w:pPr>
    </w:p>
    <w:p w14:paraId="378F7620" w14:textId="77777777" w:rsidR="00A73DB2" w:rsidRDefault="00A73DB2" w:rsidP="009F0408">
      <w:pPr>
        <w:pStyle w:val="Default"/>
        <w:numPr>
          <w:ilvl w:val="0"/>
          <w:numId w:val="14"/>
        </w:numPr>
        <w:spacing w:line="360" w:lineRule="auto"/>
        <w:jc w:val="both"/>
        <w:rPr>
          <w:rFonts w:ascii="Georgia" w:hAnsi="Georgia" w:cstheme="minorHAnsi"/>
          <w:color w:val="auto"/>
          <w:sz w:val="22"/>
          <w:szCs w:val="22"/>
        </w:rPr>
      </w:pPr>
      <w:r w:rsidRPr="006528B8">
        <w:rPr>
          <w:rFonts w:ascii="Georgia" w:hAnsi="Georgia" w:cstheme="minorHAnsi"/>
          <w:color w:val="auto"/>
          <w:sz w:val="22"/>
          <w:szCs w:val="22"/>
        </w:rPr>
        <w:t xml:space="preserve">Se puede interpretar, como es el caso, </w:t>
      </w:r>
      <w:r w:rsidR="00A42885" w:rsidRPr="006528B8">
        <w:rPr>
          <w:rFonts w:ascii="Georgia" w:hAnsi="Georgia" w:cstheme="minorHAnsi"/>
          <w:color w:val="auto"/>
          <w:sz w:val="22"/>
          <w:szCs w:val="22"/>
        </w:rPr>
        <w:t xml:space="preserve">que </w:t>
      </w:r>
      <w:r w:rsidR="006528B8" w:rsidRPr="006528B8">
        <w:rPr>
          <w:rFonts w:ascii="Georgia" w:hAnsi="Georgia" w:cstheme="minorHAnsi"/>
          <w:color w:val="auto"/>
          <w:sz w:val="22"/>
          <w:szCs w:val="22"/>
        </w:rPr>
        <w:t xml:space="preserve">el grupo A se corresponde con los fines de semana, y el grupo B son los </w:t>
      </w:r>
      <w:r w:rsidRPr="006528B8">
        <w:rPr>
          <w:rFonts w:ascii="Georgia" w:hAnsi="Georgia" w:cstheme="minorHAnsi"/>
          <w:color w:val="auto"/>
          <w:sz w:val="22"/>
          <w:szCs w:val="22"/>
        </w:rPr>
        <w:t xml:space="preserve">días de diario </w:t>
      </w:r>
      <w:r w:rsidR="006528B8">
        <w:rPr>
          <w:rFonts w:ascii="Georgia" w:hAnsi="Georgia" w:cstheme="minorHAnsi"/>
          <w:color w:val="auto"/>
          <w:sz w:val="22"/>
          <w:szCs w:val="22"/>
        </w:rPr>
        <w:t xml:space="preserve">pertenecientes a </w:t>
      </w:r>
      <w:r w:rsidR="006528B8" w:rsidRPr="006528B8">
        <w:rPr>
          <w:rFonts w:ascii="Georgia" w:hAnsi="Georgia" w:cstheme="minorHAnsi"/>
          <w:color w:val="auto"/>
          <w:sz w:val="22"/>
          <w:szCs w:val="22"/>
        </w:rPr>
        <w:t xml:space="preserve">las dos semanas analizadas. </w:t>
      </w:r>
    </w:p>
    <w:p w14:paraId="15B3754E" w14:textId="77777777" w:rsidR="006528B8" w:rsidRPr="006528B8" w:rsidRDefault="006528B8" w:rsidP="009F0408">
      <w:pPr>
        <w:pStyle w:val="Default"/>
        <w:spacing w:line="360" w:lineRule="auto"/>
        <w:ind w:left="720"/>
        <w:jc w:val="both"/>
        <w:rPr>
          <w:rFonts w:ascii="Georgia" w:hAnsi="Georgia" w:cstheme="minorHAnsi"/>
          <w:color w:val="auto"/>
          <w:sz w:val="22"/>
          <w:szCs w:val="22"/>
        </w:rPr>
      </w:pPr>
    </w:p>
    <w:p w14:paraId="20A7F659" w14:textId="77777777" w:rsidR="00A73DB2" w:rsidRDefault="00A73DB2" w:rsidP="009F0408">
      <w:pPr>
        <w:pStyle w:val="Default"/>
        <w:numPr>
          <w:ilvl w:val="0"/>
          <w:numId w:val="14"/>
        </w:numPr>
        <w:spacing w:line="360" w:lineRule="auto"/>
        <w:jc w:val="both"/>
        <w:rPr>
          <w:rFonts w:ascii="Georgia" w:hAnsi="Georgia" w:cstheme="minorHAnsi"/>
          <w:color w:val="auto"/>
          <w:sz w:val="22"/>
          <w:szCs w:val="22"/>
        </w:rPr>
      </w:pPr>
      <w:r w:rsidRPr="00BF5DA7">
        <w:rPr>
          <w:rFonts w:ascii="Georgia" w:hAnsi="Georgia" w:cstheme="minorHAnsi"/>
          <w:color w:val="auto"/>
          <w:sz w:val="22"/>
          <w:szCs w:val="22"/>
        </w:rPr>
        <w:t>Se puede afirmar que los elementos del clúster A presentan mayor similitud entre sí que con respecto a los elementos que conforman el clúster B.</w:t>
      </w:r>
    </w:p>
    <w:p w14:paraId="66A272F8" w14:textId="77777777" w:rsidR="00A73DB2" w:rsidRPr="00BF5DA7" w:rsidRDefault="00A73DB2" w:rsidP="009F0408">
      <w:pPr>
        <w:pStyle w:val="Default"/>
        <w:spacing w:line="360" w:lineRule="auto"/>
        <w:ind w:left="720"/>
        <w:jc w:val="both"/>
        <w:rPr>
          <w:rFonts w:ascii="Georgia" w:hAnsi="Georgia" w:cstheme="minorHAnsi"/>
          <w:color w:val="auto"/>
          <w:sz w:val="22"/>
          <w:szCs w:val="22"/>
        </w:rPr>
      </w:pPr>
    </w:p>
    <w:p w14:paraId="01218E9B" w14:textId="77777777" w:rsidR="00A73DB2" w:rsidRDefault="00B10A2E" w:rsidP="009F0408">
      <w:pPr>
        <w:pStyle w:val="Default"/>
        <w:numPr>
          <w:ilvl w:val="0"/>
          <w:numId w:val="14"/>
        </w:numPr>
        <w:spacing w:line="360" w:lineRule="auto"/>
        <w:jc w:val="both"/>
        <w:rPr>
          <w:rFonts w:ascii="Georgia" w:hAnsi="Georgia" w:cstheme="minorHAnsi"/>
          <w:color w:val="auto"/>
          <w:sz w:val="22"/>
          <w:szCs w:val="22"/>
        </w:rPr>
      </w:pPr>
      <w:r>
        <w:rPr>
          <w:rFonts w:ascii="Georgia" w:hAnsi="Georgia" w:cstheme="minorHAnsi"/>
          <w:color w:val="auto"/>
          <w:sz w:val="22"/>
          <w:szCs w:val="22"/>
        </w:rPr>
        <w:t xml:space="preserve">El criterio </w:t>
      </w:r>
      <w:r w:rsidR="00E10986">
        <w:rPr>
          <w:rFonts w:ascii="Georgia" w:hAnsi="Georgia" w:cstheme="minorHAnsi"/>
          <w:color w:val="auto"/>
          <w:sz w:val="22"/>
          <w:szCs w:val="22"/>
        </w:rPr>
        <w:t xml:space="preserve">de similitud aplicado </w:t>
      </w:r>
      <w:r>
        <w:rPr>
          <w:rFonts w:ascii="Georgia" w:hAnsi="Georgia" w:cstheme="minorHAnsi"/>
          <w:color w:val="auto"/>
          <w:sz w:val="22"/>
          <w:szCs w:val="22"/>
        </w:rPr>
        <w:t xml:space="preserve">en los puntos anteriores </w:t>
      </w:r>
      <w:r w:rsidR="00A73DB2" w:rsidRPr="00C0531E">
        <w:rPr>
          <w:rFonts w:ascii="Georgia" w:hAnsi="Georgia" w:cstheme="minorHAnsi"/>
          <w:color w:val="auto"/>
          <w:sz w:val="22"/>
          <w:szCs w:val="22"/>
        </w:rPr>
        <w:t xml:space="preserve">se puede aplicar a </w:t>
      </w:r>
      <w:r w:rsidR="00AF6CA4">
        <w:rPr>
          <w:rFonts w:ascii="Georgia" w:hAnsi="Georgia" w:cstheme="minorHAnsi"/>
          <w:color w:val="auto"/>
          <w:sz w:val="22"/>
          <w:szCs w:val="22"/>
        </w:rPr>
        <w:t xml:space="preserve">todos </w:t>
      </w:r>
      <w:r w:rsidR="00A73DB2" w:rsidRPr="00C0531E">
        <w:rPr>
          <w:rFonts w:ascii="Georgia" w:hAnsi="Georgia" w:cstheme="minorHAnsi"/>
          <w:color w:val="auto"/>
          <w:sz w:val="22"/>
          <w:szCs w:val="22"/>
        </w:rPr>
        <w:t>los elementos y nodos que se han formado</w:t>
      </w:r>
      <w:r w:rsidR="00CB2E74">
        <w:rPr>
          <w:rFonts w:ascii="Georgia" w:hAnsi="Georgia" w:cstheme="minorHAnsi"/>
          <w:color w:val="auto"/>
          <w:sz w:val="22"/>
          <w:szCs w:val="22"/>
        </w:rPr>
        <w:t>. Por ejemplo,</w:t>
      </w:r>
      <w:r w:rsidR="00A73DB2" w:rsidRPr="00C0531E">
        <w:rPr>
          <w:rFonts w:ascii="Georgia" w:hAnsi="Georgia" w:cstheme="minorHAnsi"/>
          <w:color w:val="auto"/>
          <w:sz w:val="22"/>
          <w:szCs w:val="22"/>
        </w:rPr>
        <w:t xml:space="preserve"> en el clúster B, se </w:t>
      </w:r>
      <w:r w:rsidR="00CB2E74">
        <w:rPr>
          <w:rFonts w:ascii="Georgia" w:hAnsi="Georgia" w:cstheme="minorHAnsi"/>
          <w:color w:val="auto"/>
          <w:sz w:val="22"/>
          <w:szCs w:val="22"/>
        </w:rPr>
        <w:t>observa</w:t>
      </w:r>
      <w:r w:rsidR="00A73DB2" w:rsidRPr="00C0531E">
        <w:rPr>
          <w:rFonts w:ascii="Georgia" w:hAnsi="Georgia" w:cstheme="minorHAnsi"/>
          <w:color w:val="auto"/>
          <w:sz w:val="22"/>
          <w:szCs w:val="22"/>
        </w:rPr>
        <w:t xml:space="preserve"> </w:t>
      </w:r>
      <w:r w:rsidR="00E10986">
        <w:rPr>
          <w:rFonts w:ascii="Georgia" w:hAnsi="Georgia" w:cstheme="minorHAnsi"/>
          <w:color w:val="auto"/>
          <w:sz w:val="22"/>
          <w:szCs w:val="22"/>
        </w:rPr>
        <w:t xml:space="preserve">que </w:t>
      </w:r>
      <w:r w:rsidR="00A73DB2" w:rsidRPr="00C0531E">
        <w:rPr>
          <w:rFonts w:ascii="Georgia" w:hAnsi="Georgia" w:cstheme="minorHAnsi"/>
          <w:color w:val="auto"/>
          <w:sz w:val="22"/>
          <w:szCs w:val="22"/>
        </w:rPr>
        <w:t xml:space="preserve">los días 10, 1 y 3 </w:t>
      </w:r>
      <w:r w:rsidR="00E10986">
        <w:rPr>
          <w:rFonts w:ascii="Georgia" w:hAnsi="Georgia" w:cstheme="minorHAnsi"/>
          <w:color w:val="auto"/>
          <w:sz w:val="22"/>
          <w:szCs w:val="22"/>
        </w:rPr>
        <w:t>presentan mayor similitud que e</w:t>
      </w:r>
      <w:r w:rsidR="00A73DB2" w:rsidRPr="00C0531E">
        <w:rPr>
          <w:rFonts w:ascii="Georgia" w:hAnsi="Georgia" w:cstheme="minorHAnsi"/>
          <w:color w:val="auto"/>
          <w:sz w:val="22"/>
          <w:szCs w:val="22"/>
        </w:rPr>
        <w:t>l resto de</w:t>
      </w:r>
      <w:r w:rsidR="00E10986">
        <w:rPr>
          <w:rFonts w:ascii="Georgia" w:hAnsi="Georgia" w:cstheme="minorHAnsi"/>
          <w:color w:val="auto"/>
          <w:sz w:val="22"/>
          <w:szCs w:val="22"/>
        </w:rPr>
        <w:t xml:space="preserve"> d</w:t>
      </w:r>
      <w:r w:rsidR="00CB2E74">
        <w:rPr>
          <w:rFonts w:ascii="Georgia" w:hAnsi="Georgia" w:cstheme="minorHAnsi"/>
          <w:color w:val="auto"/>
          <w:sz w:val="22"/>
          <w:szCs w:val="22"/>
        </w:rPr>
        <w:t xml:space="preserve">ías dentro </w:t>
      </w:r>
      <w:r w:rsidR="00E10986">
        <w:rPr>
          <w:rFonts w:ascii="Georgia" w:hAnsi="Georgia" w:cstheme="minorHAnsi"/>
          <w:color w:val="auto"/>
          <w:sz w:val="22"/>
          <w:szCs w:val="22"/>
        </w:rPr>
        <w:t>de</w:t>
      </w:r>
      <w:r w:rsidR="00AF6CA4">
        <w:rPr>
          <w:rFonts w:ascii="Georgia" w:hAnsi="Georgia" w:cstheme="minorHAnsi"/>
          <w:color w:val="auto"/>
          <w:sz w:val="22"/>
          <w:szCs w:val="22"/>
        </w:rPr>
        <w:t xml:space="preserve"> dicho </w:t>
      </w:r>
      <w:r w:rsidR="00A73DB2" w:rsidRPr="00C0531E">
        <w:rPr>
          <w:rFonts w:ascii="Georgia" w:hAnsi="Georgia" w:cstheme="minorHAnsi"/>
          <w:color w:val="auto"/>
          <w:sz w:val="22"/>
          <w:szCs w:val="22"/>
        </w:rPr>
        <w:t xml:space="preserve">clúster. </w:t>
      </w:r>
    </w:p>
    <w:p w14:paraId="7F68831B" w14:textId="77777777" w:rsidR="0009119A" w:rsidRDefault="0009119A" w:rsidP="009F0408">
      <w:pPr>
        <w:pStyle w:val="Default"/>
        <w:spacing w:line="360" w:lineRule="auto"/>
        <w:jc w:val="both"/>
        <w:rPr>
          <w:rFonts w:ascii="Georgia" w:hAnsi="Georgia" w:cstheme="minorHAnsi"/>
          <w:color w:val="auto"/>
          <w:sz w:val="22"/>
          <w:szCs w:val="22"/>
        </w:rPr>
      </w:pPr>
    </w:p>
    <w:p w14:paraId="677AA8DB" w14:textId="77777777" w:rsidR="00E519BF" w:rsidRDefault="00E519BF" w:rsidP="009F0408">
      <w:pPr>
        <w:pStyle w:val="Default"/>
        <w:spacing w:line="360" w:lineRule="auto"/>
        <w:jc w:val="both"/>
        <w:rPr>
          <w:rFonts w:ascii="Georgia" w:hAnsi="Georgia" w:cstheme="minorHAnsi"/>
          <w:color w:val="auto"/>
          <w:sz w:val="22"/>
          <w:szCs w:val="22"/>
        </w:rPr>
      </w:pPr>
    </w:p>
    <w:p w14:paraId="67ACBD49" w14:textId="77777777" w:rsidR="0046271B" w:rsidRDefault="0046271B" w:rsidP="009F0408">
      <w:pPr>
        <w:pStyle w:val="Default"/>
        <w:spacing w:line="360" w:lineRule="auto"/>
        <w:jc w:val="both"/>
        <w:rPr>
          <w:rFonts w:ascii="Georgia" w:hAnsi="Georgia" w:cstheme="minorHAnsi"/>
          <w:color w:val="auto"/>
          <w:sz w:val="22"/>
          <w:szCs w:val="22"/>
        </w:rPr>
      </w:pPr>
    </w:p>
    <w:p w14:paraId="68E690A7" w14:textId="77777777" w:rsidR="00A73DB2" w:rsidRDefault="00A73DB2" w:rsidP="009F0408">
      <w:pPr>
        <w:pStyle w:val="Heading1"/>
        <w:spacing w:before="0"/>
        <w:ind w:left="431" w:hanging="431"/>
      </w:pPr>
      <w:bookmarkStart w:id="40" w:name="_Toc488758473"/>
      <w:r>
        <w:lastRenderedPageBreak/>
        <w:t>DTW</w:t>
      </w:r>
      <w:bookmarkEnd w:id="40"/>
    </w:p>
    <w:p w14:paraId="70484F86" w14:textId="77777777" w:rsidR="00963BE3" w:rsidRPr="00963BE3" w:rsidRDefault="00963BE3" w:rsidP="009F0408">
      <w:pPr>
        <w:rPr>
          <w:lang w:val="en-US" w:bidi="en-US"/>
        </w:rPr>
      </w:pPr>
    </w:p>
    <w:p w14:paraId="211FC75C" w14:textId="77777777" w:rsidR="00A73DB2" w:rsidRPr="00E84A74" w:rsidRDefault="006858E9" w:rsidP="009F0408">
      <w:pPr>
        <w:pStyle w:val="Heading2"/>
        <w:rPr>
          <w:color w:val="FF0000"/>
        </w:rPr>
      </w:pPr>
      <w:bookmarkStart w:id="41" w:name="_Toc488758474"/>
      <w:r>
        <w:t>Introducción</w:t>
      </w:r>
      <w:bookmarkEnd w:id="41"/>
      <w:r w:rsidR="00A73DB2" w:rsidRPr="00AC4843">
        <w:tab/>
      </w:r>
      <w:r w:rsidR="00A73DB2">
        <w:tab/>
      </w:r>
      <w:r w:rsidR="00A73DB2">
        <w:tab/>
      </w:r>
    </w:p>
    <w:p w14:paraId="5B2FDBAD" w14:textId="77777777" w:rsidR="00A73DB2" w:rsidRDefault="00A73DB2" w:rsidP="009F0408">
      <w:pPr>
        <w:autoSpaceDE w:val="0"/>
        <w:autoSpaceDN w:val="0"/>
        <w:adjustRightInd w:val="0"/>
        <w:spacing w:after="0"/>
        <w:rPr>
          <w:rFonts w:ascii="Georgia" w:hAnsi="Georgia" w:cstheme="minorHAnsi"/>
          <w:i/>
          <w:iCs/>
          <w:lang w:bidi="he-IL"/>
        </w:rPr>
      </w:pPr>
    </w:p>
    <w:p w14:paraId="560B7215" w14:textId="77777777" w:rsidR="006858E9" w:rsidRDefault="00A73DB2" w:rsidP="009F0408">
      <w:pPr>
        <w:autoSpaceDE w:val="0"/>
        <w:autoSpaceDN w:val="0"/>
        <w:adjustRightInd w:val="0"/>
        <w:spacing w:after="0"/>
        <w:rPr>
          <w:rFonts w:ascii="Georgia" w:hAnsi="Georgia" w:cstheme="minorHAnsi"/>
          <w:iCs/>
          <w:lang w:bidi="he-IL"/>
        </w:rPr>
      </w:pPr>
      <w:r w:rsidRPr="00722C14">
        <w:rPr>
          <w:rFonts w:ascii="Georgia" w:hAnsi="Georgia" w:cstheme="minorHAnsi"/>
          <w:i/>
          <w:iCs/>
          <w:lang w:bidi="he-IL"/>
        </w:rPr>
        <w:t>Dynamic Time Warping</w:t>
      </w:r>
      <w:r w:rsidRPr="00722C14">
        <w:rPr>
          <w:rFonts w:ascii="Georgia" w:hAnsi="Georgia" w:cstheme="minorHAnsi"/>
          <w:iCs/>
          <w:lang w:bidi="he-IL"/>
        </w:rPr>
        <w:t xml:space="preserve"> </w:t>
      </w:r>
      <w:r w:rsidRPr="00722C14">
        <w:rPr>
          <w:rFonts w:ascii="Georgia" w:hAnsi="Georgia" w:cstheme="minorHAnsi"/>
          <w:i/>
          <w:iCs/>
          <w:lang w:bidi="he-IL"/>
        </w:rPr>
        <w:t>(DTW)</w:t>
      </w:r>
      <w:r>
        <w:rPr>
          <w:rFonts w:ascii="Georgia" w:hAnsi="Georgia" w:cstheme="minorHAnsi"/>
          <w:i/>
          <w:iCs/>
          <w:lang w:bidi="he-IL"/>
        </w:rPr>
        <w:t xml:space="preserve">  </w:t>
      </w:r>
      <w:r>
        <w:rPr>
          <w:rFonts w:ascii="Georgia" w:hAnsi="Georgia" w:cstheme="minorHAnsi"/>
          <w:iCs/>
          <w:lang w:bidi="he-IL"/>
        </w:rPr>
        <w:t xml:space="preserve">se creó </w:t>
      </w:r>
      <w:r w:rsidRPr="006272F3">
        <w:rPr>
          <w:rFonts w:ascii="Georgia" w:hAnsi="Georgia" w:cstheme="minorHAnsi"/>
          <w:iCs/>
          <w:lang w:bidi="he-IL"/>
        </w:rPr>
        <w:t>en los años 60, si bien, extendió su uso y se popularizó a partir de los años 70. Es un</w:t>
      </w:r>
      <w:r w:rsidR="006858E9">
        <w:rPr>
          <w:rFonts w:ascii="Georgia" w:hAnsi="Georgia" w:cstheme="minorHAnsi"/>
          <w:iCs/>
          <w:lang w:bidi="he-IL"/>
        </w:rPr>
        <w:t>a</w:t>
      </w:r>
      <w:r w:rsidRPr="006272F3">
        <w:rPr>
          <w:rFonts w:ascii="Georgia" w:hAnsi="Georgia" w:cstheme="minorHAnsi"/>
          <w:iCs/>
          <w:lang w:bidi="he-IL"/>
        </w:rPr>
        <w:t xml:space="preserve"> de l</w:t>
      </w:r>
      <w:r w:rsidR="006858E9">
        <w:rPr>
          <w:rFonts w:ascii="Georgia" w:hAnsi="Georgia" w:cstheme="minorHAnsi"/>
          <w:iCs/>
          <w:lang w:bidi="he-IL"/>
        </w:rPr>
        <w:t>a</w:t>
      </w:r>
      <w:r w:rsidRPr="006272F3">
        <w:rPr>
          <w:rFonts w:ascii="Georgia" w:hAnsi="Georgia" w:cstheme="minorHAnsi"/>
          <w:iCs/>
          <w:lang w:bidi="he-IL"/>
        </w:rPr>
        <w:t xml:space="preserve">s </w:t>
      </w:r>
      <w:r w:rsidR="006858E9">
        <w:rPr>
          <w:rFonts w:ascii="Georgia" w:hAnsi="Georgia" w:cstheme="minorHAnsi"/>
          <w:iCs/>
          <w:lang w:bidi="he-IL"/>
        </w:rPr>
        <w:t>métricas más utilizada</w:t>
      </w:r>
      <w:r w:rsidRPr="006272F3">
        <w:rPr>
          <w:rFonts w:ascii="Georgia" w:hAnsi="Georgia" w:cstheme="minorHAnsi"/>
          <w:iCs/>
          <w:lang w:bidi="he-IL"/>
        </w:rPr>
        <w:t>s en la actualidad</w:t>
      </w:r>
      <w:r w:rsidR="006858E9">
        <w:rPr>
          <w:rFonts w:ascii="Georgia" w:hAnsi="Georgia" w:cstheme="minorHAnsi"/>
          <w:iCs/>
          <w:lang w:bidi="he-IL"/>
        </w:rPr>
        <w:t>.</w:t>
      </w:r>
    </w:p>
    <w:p w14:paraId="10248199" w14:textId="77777777" w:rsidR="00A73DB2" w:rsidRDefault="006858E9" w:rsidP="009F0408">
      <w:pPr>
        <w:autoSpaceDE w:val="0"/>
        <w:autoSpaceDN w:val="0"/>
        <w:adjustRightInd w:val="0"/>
        <w:spacing w:after="0"/>
        <w:rPr>
          <w:rFonts w:ascii="Georgia" w:hAnsi="Georgia" w:cstheme="minorHAnsi"/>
          <w:iCs/>
          <w:lang w:bidi="he-IL"/>
        </w:rPr>
      </w:pPr>
      <w:r>
        <w:rPr>
          <w:rFonts w:ascii="Georgia" w:hAnsi="Georgia" w:cstheme="minorHAnsi"/>
          <w:iCs/>
          <w:lang w:bidi="he-IL"/>
        </w:rPr>
        <w:t xml:space="preserve"> </w:t>
      </w:r>
    </w:p>
    <w:p w14:paraId="638C889F" w14:textId="77777777" w:rsidR="00A73DB2" w:rsidRDefault="00A73DB2" w:rsidP="009F0408">
      <w:pPr>
        <w:autoSpaceDE w:val="0"/>
        <w:autoSpaceDN w:val="0"/>
        <w:adjustRightInd w:val="0"/>
        <w:spacing w:after="0"/>
        <w:rPr>
          <w:rFonts w:ascii="Georgia" w:hAnsi="Georgia" w:cstheme="minorHAnsi"/>
          <w:iCs/>
          <w:lang w:bidi="he-IL"/>
        </w:rPr>
      </w:pPr>
      <w:r>
        <w:rPr>
          <w:rFonts w:ascii="Georgia" w:hAnsi="Georgia" w:cstheme="minorHAnsi"/>
          <w:iCs/>
          <w:lang w:bidi="he-IL"/>
        </w:rPr>
        <w:t>Con la te</w:t>
      </w:r>
      <w:r w:rsidR="002E4430">
        <w:rPr>
          <w:rFonts w:ascii="Georgia" w:hAnsi="Georgia" w:cstheme="minorHAnsi"/>
          <w:iCs/>
          <w:lang w:bidi="he-IL"/>
        </w:rPr>
        <w:t>cnología existente en la</w:t>
      </w:r>
      <w:r>
        <w:rPr>
          <w:rFonts w:ascii="Georgia" w:hAnsi="Georgia" w:cstheme="minorHAnsi"/>
          <w:iCs/>
          <w:lang w:bidi="he-IL"/>
        </w:rPr>
        <w:t xml:space="preserve"> época</w:t>
      </w:r>
      <w:r w:rsidR="002E4430">
        <w:rPr>
          <w:rFonts w:ascii="Georgia" w:hAnsi="Georgia" w:cstheme="minorHAnsi"/>
          <w:iCs/>
          <w:lang w:bidi="he-IL"/>
        </w:rPr>
        <w:t xml:space="preserve"> de su creación</w:t>
      </w:r>
      <w:r>
        <w:rPr>
          <w:rFonts w:ascii="Georgia" w:hAnsi="Georgia" w:cstheme="minorHAnsi"/>
          <w:iCs/>
          <w:lang w:bidi="he-IL"/>
        </w:rPr>
        <w:t xml:space="preserve">, no había posibilidad de hacer uso de todo su potencial, por lo que no ha sido hasta </w:t>
      </w:r>
      <w:r w:rsidR="002E4430">
        <w:rPr>
          <w:rFonts w:ascii="Georgia" w:hAnsi="Georgia" w:cstheme="minorHAnsi"/>
          <w:iCs/>
          <w:lang w:bidi="he-IL"/>
        </w:rPr>
        <w:t>esta</w:t>
      </w:r>
      <w:r>
        <w:rPr>
          <w:rFonts w:ascii="Georgia" w:hAnsi="Georgia" w:cstheme="minorHAnsi"/>
          <w:iCs/>
          <w:lang w:bidi="he-IL"/>
        </w:rPr>
        <w:t xml:space="preserve"> última década, con sistemas más modernos, cuando ha sufrido una verdadera transformación, evolucionando de tal forma que, aunque en los primeros años estaba principalmente enfocado a técnicas de reconocimiento de voz, </w:t>
      </w:r>
      <w:r w:rsidRPr="00722C14">
        <w:rPr>
          <w:rFonts w:ascii="Georgia" w:hAnsi="Georgia" w:cstheme="minorHAnsi"/>
          <w:iCs/>
          <w:lang w:bidi="he-IL"/>
        </w:rPr>
        <w:t>hoy en día es utilizado en todo tipo de área relacionada con el Data Mining</w:t>
      </w:r>
      <w:r w:rsidR="002E4430">
        <w:rPr>
          <w:rFonts w:ascii="Georgia" w:hAnsi="Georgia" w:cstheme="minorHAnsi"/>
          <w:iCs/>
          <w:lang w:bidi="he-IL"/>
        </w:rPr>
        <w:t xml:space="preserve"> y </w:t>
      </w:r>
      <w:r>
        <w:rPr>
          <w:rFonts w:ascii="Georgia" w:hAnsi="Georgia" w:cstheme="minorHAnsi"/>
          <w:iCs/>
          <w:lang w:bidi="he-IL"/>
        </w:rPr>
        <w:t xml:space="preserve">entornos </w:t>
      </w:r>
      <w:r w:rsidR="002E4430">
        <w:rPr>
          <w:rFonts w:ascii="Georgia" w:hAnsi="Georgia" w:cstheme="minorHAnsi"/>
          <w:iCs/>
          <w:lang w:bidi="he-IL"/>
        </w:rPr>
        <w:t xml:space="preserve">de </w:t>
      </w:r>
      <w:r w:rsidRPr="00722C14">
        <w:rPr>
          <w:rFonts w:ascii="Georgia" w:hAnsi="Georgia" w:cstheme="minorHAnsi"/>
          <w:iCs/>
          <w:lang w:bidi="he-IL"/>
        </w:rPr>
        <w:t>Big Data.</w:t>
      </w:r>
    </w:p>
    <w:p w14:paraId="216224E3" w14:textId="77777777" w:rsidR="00A73DB2" w:rsidRPr="000C448F" w:rsidRDefault="00A73DB2" w:rsidP="009F0408">
      <w:pPr>
        <w:autoSpaceDE w:val="0"/>
        <w:autoSpaceDN w:val="0"/>
        <w:adjustRightInd w:val="0"/>
        <w:spacing w:after="0"/>
        <w:rPr>
          <w:rFonts w:ascii="Georgia" w:hAnsi="Georgia" w:cstheme="minorHAnsi"/>
          <w:iCs/>
          <w:lang w:bidi="he-IL"/>
        </w:rPr>
      </w:pPr>
      <w:r w:rsidRPr="00722C14">
        <w:rPr>
          <w:rFonts w:ascii="Georgia" w:hAnsi="Georgia" w:cstheme="minorHAnsi"/>
          <w:iCs/>
          <w:lang w:bidi="he-IL"/>
        </w:rPr>
        <w:t xml:space="preserve"> </w:t>
      </w:r>
    </w:p>
    <w:p w14:paraId="4D2DEC3C" w14:textId="77777777" w:rsidR="00FE0F06" w:rsidRDefault="00A73DB2" w:rsidP="009F0408">
      <w:pPr>
        <w:pStyle w:val="HTMLPreformatted"/>
        <w:shd w:val="clear" w:color="auto" w:fill="FFFFFF"/>
        <w:spacing w:line="360" w:lineRule="auto"/>
        <w:jc w:val="both"/>
        <w:rPr>
          <w:rFonts w:ascii="Georgia" w:hAnsi="Georgia" w:cstheme="minorHAnsi"/>
          <w:sz w:val="22"/>
          <w:szCs w:val="22"/>
        </w:rPr>
      </w:pPr>
      <w:r w:rsidRPr="00E530CD">
        <w:rPr>
          <w:rFonts w:ascii="Georgia" w:hAnsi="Georgia" w:cstheme="minorHAnsi"/>
          <w:sz w:val="22"/>
          <w:szCs w:val="22"/>
        </w:rPr>
        <w:t>En</w:t>
      </w:r>
      <w:r w:rsidR="00E229F8">
        <w:rPr>
          <w:rFonts w:ascii="Georgia" w:hAnsi="Georgia" w:cstheme="minorHAnsi"/>
          <w:sz w:val="22"/>
          <w:szCs w:val="22"/>
        </w:rPr>
        <w:t xml:space="preserve"> definitiva, </w:t>
      </w:r>
      <w:r w:rsidR="00FE0F06">
        <w:rPr>
          <w:rFonts w:ascii="Georgia" w:hAnsi="Georgia" w:cstheme="minorHAnsi"/>
          <w:sz w:val="22"/>
          <w:szCs w:val="22"/>
        </w:rPr>
        <w:t xml:space="preserve"> </w:t>
      </w:r>
      <w:r w:rsidRPr="00E530CD">
        <w:rPr>
          <w:rFonts w:ascii="Georgia" w:hAnsi="Georgia" w:cstheme="minorHAnsi"/>
          <w:sz w:val="22"/>
          <w:szCs w:val="22"/>
        </w:rPr>
        <w:t xml:space="preserve">DTW </w:t>
      </w:r>
      <w:r w:rsidR="00FE0F06">
        <w:rPr>
          <w:rFonts w:ascii="Georgia" w:hAnsi="Georgia" w:cstheme="minorHAnsi"/>
          <w:sz w:val="22"/>
          <w:szCs w:val="22"/>
        </w:rPr>
        <w:t xml:space="preserve"> </w:t>
      </w:r>
      <w:r>
        <w:rPr>
          <w:rFonts w:ascii="Georgia" w:hAnsi="Georgia" w:cstheme="minorHAnsi"/>
          <w:sz w:val="22"/>
          <w:szCs w:val="22"/>
        </w:rPr>
        <w:t xml:space="preserve">se centra en </w:t>
      </w:r>
      <w:r w:rsidRPr="00E530CD">
        <w:rPr>
          <w:rFonts w:ascii="Georgia" w:hAnsi="Georgia" w:cstheme="minorHAnsi"/>
          <w:sz w:val="22"/>
          <w:szCs w:val="22"/>
        </w:rPr>
        <w:t xml:space="preserve">alinear dos secuencias (temporales), con el fin de generar la medida de distancia más representativa de su diferencia total. </w:t>
      </w:r>
      <w:r w:rsidR="00E229F8">
        <w:rPr>
          <w:rFonts w:ascii="Georgia" w:hAnsi="Georgia" w:cstheme="minorHAnsi"/>
          <w:sz w:val="22"/>
          <w:szCs w:val="22"/>
        </w:rPr>
        <w:t xml:space="preserve"> </w:t>
      </w:r>
      <w:r w:rsidRPr="00E530CD">
        <w:rPr>
          <w:rFonts w:ascii="Georgia" w:hAnsi="Georgia" w:cstheme="minorHAnsi"/>
          <w:sz w:val="22"/>
          <w:szCs w:val="22"/>
        </w:rPr>
        <w:t xml:space="preserve">Este cálculo se ha convertido en </w:t>
      </w:r>
      <w:r w:rsidR="00FE0F06">
        <w:rPr>
          <w:rFonts w:ascii="Georgia" w:hAnsi="Georgia" w:cstheme="minorHAnsi"/>
          <w:sz w:val="22"/>
          <w:szCs w:val="22"/>
        </w:rPr>
        <w:t xml:space="preserve">el más utilizado </w:t>
      </w:r>
      <w:r w:rsidRPr="00E530CD">
        <w:rPr>
          <w:rFonts w:ascii="Georgia" w:hAnsi="Georgia" w:cstheme="minorHAnsi"/>
          <w:sz w:val="22"/>
          <w:szCs w:val="22"/>
        </w:rPr>
        <w:t>en ciertos campos de investigación, como pueden ser</w:t>
      </w:r>
      <w:r>
        <w:rPr>
          <w:rFonts w:ascii="Georgia" w:hAnsi="Georgia" w:cstheme="minorHAnsi"/>
          <w:sz w:val="22"/>
          <w:szCs w:val="22"/>
        </w:rPr>
        <w:t xml:space="preserve"> </w:t>
      </w:r>
      <w:r w:rsidRPr="00E530CD">
        <w:rPr>
          <w:rFonts w:ascii="Georgia" w:hAnsi="Georgia" w:cstheme="minorHAnsi"/>
          <w:sz w:val="22"/>
          <w:szCs w:val="22"/>
        </w:rPr>
        <w:t xml:space="preserve">la </w:t>
      </w:r>
      <w:r>
        <w:rPr>
          <w:rFonts w:ascii="Georgia" w:hAnsi="Georgia" w:cstheme="minorHAnsi"/>
          <w:sz w:val="22"/>
          <w:szCs w:val="22"/>
        </w:rPr>
        <w:t>M</w:t>
      </w:r>
      <w:r w:rsidRPr="00E530CD">
        <w:rPr>
          <w:rFonts w:ascii="Georgia" w:hAnsi="Georgia" w:cstheme="minorHAnsi"/>
          <w:sz w:val="22"/>
          <w:szCs w:val="22"/>
        </w:rPr>
        <w:t>edicina</w:t>
      </w:r>
      <w:r>
        <w:rPr>
          <w:rFonts w:ascii="Georgia" w:hAnsi="Georgia" w:cstheme="minorHAnsi"/>
          <w:sz w:val="22"/>
          <w:szCs w:val="22"/>
        </w:rPr>
        <w:t xml:space="preserve">, </w:t>
      </w:r>
      <w:r w:rsidRPr="00E530CD">
        <w:rPr>
          <w:rFonts w:ascii="Georgia" w:hAnsi="Georgia" w:cstheme="minorHAnsi"/>
          <w:sz w:val="22"/>
          <w:szCs w:val="22"/>
        </w:rPr>
        <w:t xml:space="preserve">la </w:t>
      </w:r>
      <w:r>
        <w:rPr>
          <w:rFonts w:ascii="Georgia" w:hAnsi="Georgia" w:cstheme="minorHAnsi"/>
          <w:sz w:val="22"/>
          <w:szCs w:val="22"/>
        </w:rPr>
        <w:t>B</w:t>
      </w:r>
      <w:r w:rsidRPr="00E530CD">
        <w:rPr>
          <w:rFonts w:ascii="Georgia" w:hAnsi="Georgia" w:cstheme="minorHAnsi"/>
          <w:sz w:val="22"/>
          <w:szCs w:val="22"/>
        </w:rPr>
        <w:t>iología</w:t>
      </w:r>
      <w:r>
        <w:rPr>
          <w:rFonts w:ascii="Georgia" w:hAnsi="Georgia" w:cstheme="minorHAnsi"/>
          <w:sz w:val="22"/>
          <w:szCs w:val="22"/>
        </w:rPr>
        <w:t xml:space="preserve"> o la Astrofísica</w:t>
      </w:r>
      <w:r w:rsidRPr="00E530CD">
        <w:rPr>
          <w:rFonts w:ascii="Georgia" w:hAnsi="Georgia" w:cstheme="minorHAnsi"/>
          <w:sz w:val="22"/>
          <w:szCs w:val="22"/>
        </w:rPr>
        <w:t xml:space="preserve">, </w:t>
      </w:r>
      <w:r>
        <w:rPr>
          <w:rFonts w:ascii="Georgia" w:hAnsi="Georgia" w:cstheme="minorHAnsi"/>
          <w:sz w:val="22"/>
          <w:szCs w:val="22"/>
        </w:rPr>
        <w:t>por poner sólo varios ejemplos</w:t>
      </w:r>
      <w:r w:rsidR="00FE0F06">
        <w:rPr>
          <w:rFonts w:ascii="Georgia" w:hAnsi="Georgia" w:cstheme="minorHAnsi"/>
          <w:sz w:val="22"/>
          <w:szCs w:val="22"/>
        </w:rPr>
        <w:t xml:space="preserve">.  </w:t>
      </w:r>
    </w:p>
    <w:p w14:paraId="75CC967B" w14:textId="77777777" w:rsidR="00FE0F06" w:rsidRDefault="00FE0F06" w:rsidP="009F0408">
      <w:pPr>
        <w:pStyle w:val="HTMLPreformatted"/>
        <w:shd w:val="clear" w:color="auto" w:fill="FFFFFF"/>
        <w:spacing w:line="360" w:lineRule="auto"/>
        <w:jc w:val="both"/>
        <w:rPr>
          <w:rFonts w:ascii="Georgia" w:hAnsi="Georgia" w:cstheme="minorHAnsi"/>
          <w:sz w:val="22"/>
          <w:szCs w:val="22"/>
        </w:rPr>
      </w:pPr>
    </w:p>
    <w:p w14:paraId="44B5E0F9" w14:textId="77777777" w:rsidR="00A73DB2" w:rsidRPr="00E530CD" w:rsidRDefault="00FE0F06" w:rsidP="009F0408">
      <w:pPr>
        <w:pStyle w:val="HTMLPreformatted"/>
        <w:shd w:val="clear" w:color="auto" w:fill="FFFFFF"/>
        <w:spacing w:line="360" w:lineRule="auto"/>
        <w:jc w:val="both"/>
        <w:rPr>
          <w:rFonts w:ascii="Georgia" w:hAnsi="Georgia" w:cstheme="minorHAnsi"/>
          <w:sz w:val="22"/>
          <w:szCs w:val="22"/>
        </w:rPr>
      </w:pPr>
      <w:r>
        <w:rPr>
          <w:rFonts w:ascii="Georgia" w:hAnsi="Georgia" w:cstheme="minorHAnsi"/>
          <w:sz w:val="22"/>
          <w:szCs w:val="22"/>
        </w:rPr>
        <w:t>En la última década</w:t>
      </w:r>
      <w:r w:rsidR="00A73DB2">
        <w:rPr>
          <w:rFonts w:ascii="Georgia" w:hAnsi="Georgia" w:cstheme="minorHAnsi"/>
          <w:sz w:val="22"/>
          <w:szCs w:val="22"/>
        </w:rPr>
        <w:t xml:space="preserve">, </w:t>
      </w:r>
      <w:r>
        <w:rPr>
          <w:rFonts w:ascii="Georgia" w:hAnsi="Georgia" w:cstheme="minorHAnsi"/>
          <w:sz w:val="22"/>
          <w:szCs w:val="22"/>
        </w:rPr>
        <w:t>se ha dado</w:t>
      </w:r>
      <w:r w:rsidR="00A73DB2" w:rsidRPr="00E530CD">
        <w:rPr>
          <w:rFonts w:ascii="Georgia" w:hAnsi="Georgia" w:cstheme="minorHAnsi"/>
          <w:sz w:val="22"/>
          <w:szCs w:val="22"/>
        </w:rPr>
        <w:t xml:space="preserve"> </w:t>
      </w:r>
      <w:r>
        <w:rPr>
          <w:rFonts w:ascii="Georgia" w:hAnsi="Georgia" w:cstheme="minorHAnsi"/>
          <w:sz w:val="22"/>
          <w:szCs w:val="22"/>
        </w:rPr>
        <w:t>mucha i</w:t>
      </w:r>
      <w:r w:rsidR="00A73DB2" w:rsidRPr="00E530CD">
        <w:rPr>
          <w:rFonts w:ascii="Georgia" w:hAnsi="Georgia" w:cstheme="minorHAnsi"/>
          <w:sz w:val="22"/>
          <w:szCs w:val="22"/>
        </w:rPr>
        <w:t xml:space="preserve">mportancia </w:t>
      </w:r>
      <w:r>
        <w:rPr>
          <w:rFonts w:ascii="Georgia" w:hAnsi="Georgia" w:cstheme="minorHAnsi"/>
          <w:sz w:val="22"/>
          <w:szCs w:val="22"/>
        </w:rPr>
        <w:t>al</w:t>
      </w:r>
      <w:r w:rsidR="00A73DB2">
        <w:rPr>
          <w:rFonts w:ascii="Georgia" w:hAnsi="Georgia" w:cstheme="minorHAnsi"/>
          <w:sz w:val="22"/>
          <w:szCs w:val="22"/>
        </w:rPr>
        <w:t xml:space="preserve"> tratamiento de datos, con </w:t>
      </w:r>
      <w:r w:rsidR="00A73DB2" w:rsidRPr="00E530CD">
        <w:rPr>
          <w:rFonts w:ascii="Georgia" w:hAnsi="Georgia" w:cstheme="minorHAnsi"/>
          <w:sz w:val="22"/>
          <w:szCs w:val="22"/>
        </w:rPr>
        <w:t>conceptos como Clustering o Clasificación</w:t>
      </w:r>
      <w:r w:rsidR="00A73DB2">
        <w:rPr>
          <w:rFonts w:ascii="Georgia" w:hAnsi="Georgia" w:cstheme="minorHAnsi"/>
          <w:sz w:val="22"/>
          <w:szCs w:val="22"/>
        </w:rPr>
        <w:t>, dos de las técnicas más utilizadas en el campo del Data Mining</w:t>
      </w:r>
      <w:r w:rsidR="00A73DB2" w:rsidRPr="00E530CD">
        <w:rPr>
          <w:rFonts w:ascii="Georgia" w:hAnsi="Georgia" w:cstheme="minorHAnsi"/>
          <w:sz w:val="22"/>
          <w:szCs w:val="22"/>
        </w:rPr>
        <w:t>.</w:t>
      </w:r>
    </w:p>
    <w:p w14:paraId="108486B4" w14:textId="77777777" w:rsidR="00A73DB2" w:rsidRDefault="00A73DB2" w:rsidP="009F0408">
      <w:pPr>
        <w:pStyle w:val="HTMLPreformatted"/>
        <w:shd w:val="clear" w:color="auto" w:fill="FFFFFF"/>
        <w:spacing w:line="360" w:lineRule="auto"/>
        <w:jc w:val="both"/>
        <w:rPr>
          <w:rFonts w:ascii="Georgia" w:hAnsi="Georgia" w:cstheme="minorHAnsi"/>
          <w:sz w:val="22"/>
          <w:szCs w:val="22"/>
        </w:rPr>
      </w:pPr>
    </w:p>
    <w:p w14:paraId="47305D7D" w14:textId="77777777" w:rsidR="00A73DB2" w:rsidRDefault="00A73DB2" w:rsidP="009F0408">
      <w:pPr>
        <w:pStyle w:val="HTMLPreformatted"/>
        <w:shd w:val="clear" w:color="auto" w:fill="FFFFFF"/>
        <w:spacing w:line="360" w:lineRule="auto"/>
        <w:jc w:val="both"/>
        <w:rPr>
          <w:rFonts w:ascii="Georgia" w:hAnsi="Georgia" w:cstheme="minorHAnsi"/>
          <w:sz w:val="22"/>
          <w:szCs w:val="22"/>
        </w:rPr>
      </w:pPr>
    </w:p>
    <w:p w14:paraId="257F63CC" w14:textId="77777777" w:rsidR="00A73DB2" w:rsidRPr="00E84A74" w:rsidRDefault="00A73DB2" w:rsidP="009F0408">
      <w:pPr>
        <w:pStyle w:val="Heading2"/>
        <w:rPr>
          <w:b w:val="0"/>
          <w:color w:val="FF0000"/>
        </w:rPr>
      </w:pPr>
      <w:bookmarkStart w:id="42" w:name="_Toc488758475"/>
      <w:r>
        <w:t>Ventajas del algoritmo DTW</w:t>
      </w:r>
      <w:bookmarkEnd w:id="42"/>
      <w:r w:rsidRPr="00AC4843">
        <w:rPr>
          <w:b w:val="0"/>
        </w:rPr>
        <w:tab/>
      </w:r>
      <w:r>
        <w:tab/>
      </w:r>
      <w:r>
        <w:tab/>
      </w:r>
    </w:p>
    <w:p w14:paraId="2324455B" w14:textId="77777777" w:rsidR="00A73DB2" w:rsidRDefault="00A73DB2" w:rsidP="009F0408">
      <w:pPr>
        <w:pStyle w:val="HTMLPreformatted"/>
        <w:shd w:val="clear" w:color="auto" w:fill="FFFFFF"/>
        <w:spacing w:line="360" w:lineRule="auto"/>
        <w:jc w:val="both"/>
        <w:rPr>
          <w:rFonts w:ascii="Georgia" w:hAnsi="Georgia" w:cstheme="minorHAnsi"/>
          <w:sz w:val="22"/>
          <w:szCs w:val="22"/>
        </w:rPr>
      </w:pPr>
    </w:p>
    <w:p w14:paraId="41856908" w14:textId="77777777" w:rsidR="00A73DB2" w:rsidRDefault="00A73DB2" w:rsidP="009F0408">
      <w:pPr>
        <w:pStyle w:val="HTMLPreformatted"/>
        <w:shd w:val="clear" w:color="auto" w:fill="FFFFFF"/>
        <w:spacing w:line="360" w:lineRule="auto"/>
        <w:jc w:val="both"/>
        <w:rPr>
          <w:rFonts w:ascii="Georgia" w:hAnsi="Georgia" w:cstheme="minorHAnsi"/>
          <w:sz w:val="22"/>
          <w:szCs w:val="22"/>
        </w:rPr>
      </w:pPr>
      <w:r>
        <w:rPr>
          <w:rFonts w:ascii="Georgia" w:hAnsi="Georgia" w:cstheme="minorHAnsi"/>
          <w:sz w:val="22"/>
          <w:szCs w:val="22"/>
        </w:rPr>
        <w:t>Hace pocos años, c</w:t>
      </w:r>
      <w:r w:rsidRPr="00E530CD">
        <w:rPr>
          <w:rFonts w:ascii="Georgia" w:hAnsi="Georgia" w:cstheme="minorHAnsi"/>
          <w:sz w:val="22"/>
          <w:szCs w:val="22"/>
        </w:rPr>
        <w:t>uando se planteaba un problema de este tipo, e</w:t>
      </w:r>
      <w:r>
        <w:rPr>
          <w:rFonts w:ascii="Georgia" w:hAnsi="Georgia" w:cstheme="minorHAnsi"/>
          <w:sz w:val="22"/>
          <w:szCs w:val="22"/>
        </w:rPr>
        <w:t xml:space="preserve">staba </w:t>
      </w:r>
      <w:r w:rsidRPr="00E530CD">
        <w:rPr>
          <w:rFonts w:ascii="Georgia" w:hAnsi="Georgia" w:cstheme="minorHAnsi"/>
          <w:sz w:val="22"/>
          <w:szCs w:val="22"/>
        </w:rPr>
        <w:t xml:space="preserve">generalizado </w:t>
      </w:r>
      <w:r>
        <w:rPr>
          <w:rFonts w:ascii="Georgia" w:hAnsi="Georgia" w:cstheme="minorHAnsi"/>
          <w:sz w:val="22"/>
          <w:szCs w:val="22"/>
        </w:rPr>
        <w:t xml:space="preserve">la </w:t>
      </w:r>
      <w:r w:rsidRPr="00E530CD">
        <w:rPr>
          <w:rFonts w:ascii="Georgia" w:hAnsi="Georgia" w:cstheme="minorHAnsi"/>
          <w:sz w:val="22"/>
          <w:szCs w:val="22"/>
        </w:rPr>
        <w:t>aplica</w:t>
      </w:r>
      <w:r>
        <w:rPr>
          <w:rFonts w:ascii="Georgia" w:hAnsi="Georgia" w:cstheme="minorHAnsi"/>
          <w:sz w:val="22"/>
          <w:szCs w:val="22"/>
        </w:rPr>
        <w:t>ción de</w:t>
      </w:r>
      <w:r w:rsidRPr="00E530CD">
        <w:rPr>
          <w:rFonts w:ascii="Georgia" w:hAnsi="Georgia" w:cstheme="minorHAnsi"/>
          <w:sz w:val="22"/>
          <w:szCs w:val="22"/>
        </w:rPr>
        <w:t xml:space="preserve"> la distancia </w:t>
      </w:r>
      <w:r>
        <w:rPr>
          <w:rFonts w:ascii="Georgia" w:hAnsi="Georgia" w:cstheme="minorHAnsi"/>
          <w:sz w:val="22"/>
          <w:szCs w:val="22"/>
        </w:rPr>
        <w:t>euclídea</w:t>
      </w:r>
      <w:r w:rsidRPr="00E530CD">
        <w:rPr>
          <w:rFonts w:ascii="Georgia" w:hAnsi="Georgia" w:cstheme="minorHAnsi"/>
          <w:sz w:val="22"/>
          <w:szCs w:val="22"/>
        </w:rPr>
        <w:t xml:space="preserve"> como métrica, pero </w:t>
      </w:r>
      <w:r>
        <w:rPr>
          <w:rFonts w:ascii="Georgia" w:hAnsi="Georgia" w:cstheme="minorHAnsi"/>
          <w:sz w:val="22"/>
          <w:szCs w:val="22"/>
        </w:rPr>
        <w:t xml:space="preserve">presentaba un claro </w:t>
      </w:r>
      <w:r w:rsidRPr="00E530CD">
        <w:rPr>
          <w:rFonts w:ascii="Georgia" w:hAnsi="Georgia" w:cstheme="minorHAnsi"/>
          <w:sz w:val="22"/>
          <w:szCs w:val="22"/>
        </w:rPr>
        <w:t>inconveniente</w:t>
      </w:r>
      <w:r>
        <w:rPr>
          <w:rFonts w:ascii="Georgia" w:hAnsi="Georgia" w:cstheme="minorHAnsi"/>
          <w:sz w:val="22"/>
          <w:szCs w:val="22"/>
        </w:rPr>
        <w:t xml:space="preserve">: </w:t>
      </w:r>
      <w:r w:rsidRPr="00E530CD">
        <w:rPr>
          <w:rFonts w:ascii="Georgia" w:hAnsi="Georgia" w:cstheme="minorHAnsi"/>
          <w:sz w:val="22"/>
          <w:szCs w:val="22"/>
        </w:rPr>
        <w:t>su sensibilidad a la distorsión del eje del tiempo</w:t>
      </w:r>
      <w:r>
        <w:rPr>
          <w:rFonts w:ascii="Georgia" w:hAnsi="Georgia" w:cstheme="minorHAnsi"/>
          <w:sz w:val="22"/>
          <w:szCs w:val="22"/>
        </w:rPr>
        <w:t>. E</w:t>
      </w:r>
      <w:r w:rsidRPr="00E530CD">
        <w:rPr>
          <w:rFonts w:ascii="Georgia" w:hAnsi="Georgia" w:cstheme="minorHAnsi"/>
          <w:sz w:val="22"/>
          <w:szCs w:val="22"/>
        </w:rPr>
        <w:t xml:space="preserve">ste hecho, era conocido ya </w:t>
      </w:r>
      <w:r>
        <w:rPr>
          <w:rFonts w:ascii="Georgia" w:hAnsi="Georgia" w:cstheme="minorHAnsi"/>
          <w:sz w:val="22"/>
          <w:szCs w:val="22"/>
        </w:rPr>
        <w:t xml:space="preserve">por </w:t>
      </w:r>
      <w:r w:rsidRPr="00E530CD">
        <w:rPr>
          <w:rFonts w:ascii="Georgia" w:hAnsi="Georgia" w:cstheme="minorHAnsi"/>
          <w:sz w:val="22"/>
          <w:szCs w:val="22"/>
        </w:rPr>
        <w:t xml:space="preserve">entonces, lo que favoreció que se optara por utilizar </w:t>
      </w:r>
      <w:r w:rsidR="00106BF3">
        <w:rPr>
          <w:rFonts w:ascii="Georgia" w:hAnsi="Georgia" w:cstheme="minorHAnsi"/>
          <w:sz w:val="22"/>
          <w:szCs w:val="22"/>
        </w:rPr>
        <w:t xml:space="preserve">una </w:t>
      </w:r>
      <w:r w:rsidRPr="00E530CD">
        <w:rPr>
          <w:rFonts w:ascii="Georgia" w:hAnsi="Georgia" w:cstheme="minorHAnsi"/>
          <w:sz w:val="22"/>
          <w:szCs w:val="22"/>
        </w:rPr>
        <w:t xml:space="preserve">medida de distancia </w:t>
      </w:r>
      <w:r w:rsidR="00106BF3">
        <w:rPr>
          <w:rFonts w:ascii="Georgia" w:hAnsi="Georgia" w:cstheme="minorHAnsi"/>
          <w:sz w:val="22"/>
          <w:szCs w:val="22"/>
        </w:rPr>
        <w:t>diferente que proporcionar</w:t>
      </w:r>
      <w:r w:rsidRPr="00E530CD">
        <w:rPr>
          <w:rFonts w:ascii="Georgia" w:hAnsi="Georgia" w:cstheme="minorHAnsi"/>
          <w:sz w:val="22"/>
          <w:szCs w:val="22"/>
        </w:rPr>
        <w:t>a una solución directa a la problemática mencionada.</w:t>
      </w:r>
      <w:r>
        <w:rPr>
          <w:rFonts w:ascii="Georgia" w:hAnsi="Georgia" w:cstheme="minorHAnsi"/>
          <w:sz w:val="22"/>
          <w:szCs w:val="22"/>
        </w:rPr>
        <w:t xml:space="preserve">  </w:t>
      </w:r>
    </w:p>
    <w:p w14:paraId="361B41DB" w14:textId="77777777" w:rsidR="00A73DB2" w:rsidRDefault="00A73DB2" w:rsidP="009F0408">
      <w:pPr>
        <w:pStyle w:val="HTMLPreformatted"/>
        <w:shd w:val="clear" w:color="auto" w:fill="FFFFFF"/>
        <w:spacing w:line="360" w:lineRule="auto"/>
        <w:jc w:val="both"/>
        <w:rPr>
          <w:rFonts w:ascii="Georgia" w:hAnsi="Georgia" w:cstheme="minorHAnsi"/>
          <w:sz w:val="22"/>
          <w:szCs w:val="22"/>
        </w:rPr>
      </w:pPr>
    </w:p>
    <w:p w14:paraId="4EBA4241" w14:textId="77777777" w:rsidR="00A73DB2" w:rsidRDefault="00A73DB2" w:rsidP="009F0408">
      <w:pPr>
        <w:pStyle w:val="HTMLPreformatted"/>
        <w:shd w:val="clear" w:color="auto" w:fill="FFFFFF"/>
        <w:spacing w:line="360" w:lineRule="auto"/>
        <w:jc w:val="both"/>
        <w:rPr>
          <w:rFonts w:ascii="Georgia" w:hAnsi="Georgia" w:cstheme="minorHAnsi"/>
          <w:sz w:val="22"/>
          <w:szCs w:val="22"/>
        </w:rPr>
      </w:pPr>
    </w:p>
    <w:p w14:paraId="5A8C8D54" w14:textId="77777777" w:rsidR="00C36146" w:rsidRDefault="00C36146" w:rsidP="009F0408">
      <w:pPr>
        <w:pStyle w:val="HTMLPreformatted"/>
        <w:shd w:val="clear" w:color="auto" w:fill="FFFFFF"/>
        <w:spacing w:line="360" w:lineRule="auto"/>
        <w:jc w:val="both"/>
        <w:rPr>
          <w:rFonts w:ascii="Georgia" w:hAnsi="Georgia" w:cstheme="minorHAnsi"/>
          <w:sz w:val="22"/>
          <w:szCs w:val="22"/>
        </w:rPr>
      </w:pPr>
    </w:p>
    <w:p w14:paraId="5D16C7ED" w14:textId="77777777" w:rsidR="00C36146" w:rsidRDefault="00C36146" w:rsidP="009F0408">
      <w:pPr>
        <w:pStyle w:val="HTMLPreformatted"/>
        <w:shd w:val="clear" w:color="auto" w:fill="FFFFFF"/>
        <w:spacing w:line="360" w:lineRule="auto"/>
        <w:jc w:val="both"/>
        <w:rPr>
          <w:rFonts w:ascii="Georgia" w:hAnsi="Georgia" w:cstheme="minorHAnsi"/>
          <w:sz w:val="22"/>
          <w:szCs w:val="22"/>
        </w:rPr>
      </w:pPr>
    </w:p>
    <w:p w14:paraId="4E00A4F7" w14:textId="77777777" w:rsidR="00A73DB2" w:rsidRDefault="00A73DB2" w:rsidP="009F0408">
      <w:pPr>
        <w:pStyle w:val="HTMLPreformatted"/>
        <w:shd w:val="clear" w:color="auto" w:fill="FFFFFF"/>
        <w:spacing w:line="360" w:lineRule="auto"/>
        <w:jc w:val="both"/>
        <w:rPr>
          <w:rFonts w:ascii="Georgia" w:hAnsi="Georgia" w:cstheme="minorHAnsi"/>
          <w:sz w:val="22"/>
          <w:szCs w:val="22"/>
        </w:rPr>
      </w:pPr>
      <w:r>
        <w:rPr>
          <w:rFonts w:ascii="Georgia" w:hAnsi="Georgia" w:cstheme="minorHAnsi"/>
          <w:sz w:val="22"/>
          <w:szCs w:val="22"/>
        </w:rPr>
        <w:lastRenderedPageBreak/>
        <w:t>Las principales ventajas del algoritmo DTW s</w:t>
      </w:r>
      <w:r w:rsidR="00C70E50">
        <w:rPr>
          <w:rFonts w:ascii="Georgia" w:hAnsi="Georgia" w:cstheme="minorHAnsi"/>
          <w:sz w:val="22"/>
          <w:szCs w:val="22"/>
        </w:rPr>
        <w:t>on</w:t>
      </w:r>
      <w:r>
        <w:rPr>
          <w:rFonts w:ascii="Georgia" w:hAnsi="Georgia" w:cstheme="minorHAnsi"/>
          <w:sz w:val="22"/>
          <w:szCs w:val="22"/>
        </w:rPr>
        <w:t>:</w:t>
      </w:r>
    </w:p>
    <w:p w14:paraId="09C577B8" w14:textId="77777777" w:rsidR="00A73DB2" w:rsidRDefault="00A73DB2" w:rsidP="009F0408">
      <w:pPr>
        <w:pStyle w:val="HTMLPreformatted"/>
        <w:shd w:val="clear" w:color="auto" w:fill="FFFFFF"/>
        <w:spacing w:line="360" w:lineRule="auto"/>
        <w:jc w:val="both"/>
        <w:rPr>
          <w:rFonts w:ascii="Georgia" w:hAnsi="Georgia" w:cstheme="minorHAnsi"/>
          <w:sz w:val="22"/>
          <w:szCs w:val="22"/>
        </w:rPr>
      </w:pPr>
    </w:p>
    <w:p w14:paraId="778E751A" w14:textId="77777777" w:rsidR="00A73DB2" w:rsidRPr="005009CD" w:rsidRDefault="00CF0C74" w:rsidP="009F0408">
      <w:pPr>
        <w:pStyle w:val="HTMLPreformatted"/>
        <w:numPr>
          <w:ilvl w:val="0"/>
          <w:numId w:val="10"/>
        </w:numPr>
        <w:shd w:val="clear" w:color="auto" w:fill="FFFFFF"/>
        <w:spacing w:line="360" w:lineRule="auto"/>
        <w:jc w:val="both"/>
        <w:rPr>
          <w:rFonts w:ascii="Georgia" w:hAnsi="Georgia" w:cstheme="minorHAnsi"/>
          <w:sz w:val="22"/>
          <w:szCs w:val="22"/>
        </w:rPr>
      </w:pPr>
      <w:r>
        <w:rPr>
          <w:rFonts w:ascii="Georgia" w:hAnsi="Georgia" w:cstheme="minorHAnsi"/>
          <w:sz w:val="22"/>
          <w:szCs w:val="22"/>
        </w:rPr>
        <w:t>M</w:t>
      </w:r>
      <w:r w:rsidR="00A73DB2" w:rsidRPr="00E530CD">
        <w:rPr>
          <w:rFonts w:ascii="Georgia" w:hAnsi="Georgia" w:cstheme="minorHAnsi"/>
          <w:sz w:val="22"/>
          <w:szCs w:val="22"/>
        </w:rPr>
        <w:t>ayor flexibilidad</w:t>
      </w:r>
      <w:r w:rsidR="00A73DB2">
        <w:rPr>
          <w:rFonts w:ascii="Georgia" w:hAnsi="Georgia" w:cstheme="minorHAnsi"/>
          <w:sz w:val="22"/>
          <w:szCs w:val="22"/>
        </w:rPr>
        <w:t xml:space="preserve">. </w:t>
      </w:r>
      <w:r>
        <w:rPr>
          <w:rFonts w:ascii="Georgia" w:hAnsi="Georgia" w:cstheme="minorHAnsi"/>
          <w:sz w:val="22"/>
          <w:szCs w:val="22"/>
        </w:rPr>
        <w:t xml:space="preserve"> </w:t>
      </w:r>
      <w:r w:rsidR="00A73DB2" w:rsidRPr="00204C7A">
        <w:rPr>
          <w:rFonts w:ascii="Georgia" w:hAnsi="Georgia" w:cstheme="minorHAnsi"/>
          <w:sz w:val="22"/>
          <w:szCs w:val="22"/>
        </w:rPr>
        <w:t>Admite el uso de series en las que el eje distorsionado puede ser diferente al tiempo</w:t>
      </w:r>
      <w:r w:rsidR="00A73DB2">
        <w:rPr>
          <w:rFonts w:ascii="Georgia" w:hAnsi="Georgia" w:cstheme="minorHAnsi"/>
          <w:sz w:val="22"/>
          <w:szCs w:val="22"/>
        </w:rPr>
        <w:t>,</w:t>
      </w:r>
      <w:r w:rsidR="00A73DB2" w:rsidRPr="00204C7A">
        <w:rPr>
          <w:rFonts w:ascii="Georgia" w:hAnsi="Georgia" w:cstheme="minorHAnsi"/>
          <w:sz w:val="22"/>
          <w:szCs w:val="22"/>
        </w:rPr>
        <w:t xml:space="preserve"> como, por ejemplo, </w:t>
      </w:r>
      <w:r w:rsidR="00A73DB2">
        <w:rPr>
          <w:rFonts w:ascii="Georgia" w:hAnsi="Georgia" w:cstheme="minorHAnsi"/>
          <w:sz w:val="22"/>
          <w:szCs w:val="22"/>
        </w:rPr>
        <w:t xml:space="preserve">la aplicación del </w:t>
      </w:r>
      <w:r w:rsidR="00A73DB2" w:rsidRPr="00204C7A">
        <w:rPr>
          <w:rFonts w:ascii="Georgia" w:hAnsi="Georgia" w:cstheme="minorHAnsi"/>
          <w:sz w:val="22"/>
          <w:szCs w:val="22"/>
        </w:rPr>
        <w:t>reconocimiento de formas, caso en el que la dimensión afectada es el ángulo.</w:t>
      </w:r>
      <w:r w:rsidR="00A73DB2" w:rsidRPr="00204C7A">
        <w:rPr>
          <w:rFonts w:ascii="Georgia" w:hAnsi="Georgia" w:cstheme="minorHAnsi"/>
          <w:color w:val="FF0000"/>
          <w:sz w:val="22"/>
          <w:szCs w:val="22"/>
        </w:rPr>
        <w:t xml:space="preserve"> </w:t>
      </w:r>
    </w:p>
    <w:p w14:paraId="2F2F6D8B" w14:textId="77777777" w:rsidR="00A73DB2" w:rsidRPr="005009CD" w:rsidRDefault="00A73DB2" w:rsidP="009F0408">
      <w:pPr>
        <w:pStyle w:val="HTMLPreformatted"/>
        <w:shd w:val="clear" w:color="auto" w:fill="FFFFFF"/>
        <w:spacing w:line="360" w:lineRule="auto"/>
        <w:ind w:left="360"/>
        <w:jc w:val="both"/>
        <w:rPr>
          <w:rFonts w:ascii="Georgia" w:hAnsi="Georgia" w:cstheme="minorHAnsi"/>
          <w:sz w:val="22"/>
          <w:szCs w:val="22"/>
        </w:rPr>
      </w:pPr>
    </w:p>
    <w:p w14:paraId="498A3427" w14:textId="77777777" w:rsidR="00CF0C74" w:rsidRDefault="00CF0C74" w:rsidP="009F0408">
      <w:pPr>
        <w:pStyle w:val="ListParagraph"/>
        <w:numPr>
          <w:ilvl w:val="0"/>
          <w:numId w:val="10"/>
        </w:numPr>
        <w:spacing w:line="360" w:lineRule="auto"/>
        <w:jc w:val="both"/>
        <w:rPr>
          <w:rFonts w:ascii="Georgia" w:hAnsi="Georgia" w:cstheme="minorHAnsi"/>
        </w:rPr>
      </w:pPr>
      <w:r>
        <w:rPr>
          <w:rFonts w:ascii="Georgia" w:hAnsi="Georgia" w:cstheme="minorHAnsi"/>
        </w:rPr>
        <w:t>C</w:t>
      </w:r>
      <w:r w:rsidR="00A73DB2" w:rsidRPr="005009CD">
        <w:rPr>
          <w:rFonts w:ascii="Georgia" w:hAnsi="Georgia" w:cstheme="minorHAnsi"/>
        </w:rPr>
        <w:t>ompara</w:t>
      </w:r>
      <w:r>
        <w:rPr>
          <w:rFonts w:ascii="Georgia" w:hAnsi="Georgia" w:cstheme="minorHAnsi"/>
        </w:rPr>
        <w:t>ción de</w:t>
      </w:r>
      <w:r w:rsidR="00A73DB2" w:rsidRPr="005009CD">
        <w:rPr>
          <w:rFonts w:ascii="Georgia" w:hAnsi="Georgia" w:cstheme="minorHAnsi"/>
        </w:rPr>
        <w:t xml:space="preserve"> dos series temporales que sean similares pero que se encuentren fuera de fase, permitiendo a su vez, el alineamiento de ambas; se distorsionan de una forma </w:t>
      </w:r>
      <w:r w:rsidR="00A73DB2" w:rsidRPr="005009CD">
        <w:rPr>
          <w:rFonts w:ascii="Georgia" w:hAnsi="Georgia" w:cstheme="minorHAnsi"/>
          <w:i/>
        </w:rPr>
        <w:t xml:space="preserve">no lineal </w:t>
      </w:r>
      <w:r w:rsidR="00A73DB2" w:rsidRPr="005009CD">
        <w:rPr>
          <w:rFonts w:ascii="Georgia" w:hAnsi="Georgia" w:cstheme="minorHAnsi"/>
        </w:rPr>
        <w:t>con el objetivo de hacerlas coincidir.</w:t>
      </w:r>
    </w:p>
    <w:p w14:paraId="55FFA105" w14:textId="77777777" w:rsidR="00CF0C74" w:rsidRPr="00CF0C74" w:rsidRDefault="00CF0C74" w:rsidP="009F0408">
      <w:pPr>
        <w:pStyle w:val="ListParagraph"/>
        <w:spacing w:line="360" w:lineRule="auto"/>
        <w:rPr>
          <w:rFonts w:ascii="Georgia" w:hAnsi="Georgia" w:cstheme="minorHAnsi"/>
        </w:rPr>
      </w:pPr>
    </w:p>
    <w:p w14:paraId="4AD12963" w14:textId="77777777" w:rsidR="00CF0C74" w:rsidRPr="00CF0C74" w:rsidRDefault="00CF0C74" w:rsidP="009F0408">
      <w:pPr>
        <w:pStyle w:val="ListParagraph"/>
        <w:spacing w:line="360" w:lineRule="auto"/>
        <w:jc w:val="both"/>
        <w:rPr>
          <w:rFonts w:ascii="Georgia" w:hAnsi="Georgia" w:cstheme="minorHAnsi"/>
        </w:rPr>
      </w:pPr>
    </w:p>
    <w:p w14:paraId="552D9C5F" w14:textId="77777777" w:rsidR="00A73DB2" w:rsidRPr="00C36146" w:rsidRDefault="00CF0C74" w:rsidP="009F0408">
      <w:pPr>
        <w:pStyle w:val="ListParagraph"/>
        <w:numPr>
          <w:ilvl w:val="0"/>
          <w:numId w:val="10"/>
        </w:numPr>
        <w:spacing w:line="360" w:lineRule="auto"/>
        <w:jc w:val="both"/>
        <w:rPr>
          <w:rFonts w:ascii="Georgia" w:hAnsi="Georgia" w:cstheme="minorHAnsi"/>
        </w:rPr>
      </w:pPr>
      <w:r>
        <w:rPr>
          <w:rFonts w:ascii="Georgia" w:hAnsi="Georgia"/>
          <w:lang w:bidi="he-IL"/>
        </w:rPr>
        <w:t>T</w:t>
      </w:r>
      <w:r w:rsidR="00A73DB2" w:rsidRPr="005009CD">
        <w:rPr>
          <w:rFonts w:ascii="Georgia" w:hAnsi="Georgia"/>
          <w:lang w:bidi="he-IL"/>
        </w:rPr>
        <w:t>rata</w:t>
      </w:r>
      <w:r>
        <w:rPr>
          <w:rFonts w:ascii="Georgia" w:hAnsi="Georgia"/>
          <w:lang w:bidi="he-IL"/>
        </w:rPr>
        <w:t>miento</w:t>
      </w:r>
      <w:r w:rsidR="00A73DB2" w:rsidRPr="005009CD">
        <w:rPr>
          <w:rFonts w:ascii="Georgia" w:hAnsi="Georgia"/>
          <w:lang w:bidi="he-IL"/>
        </w:rPr>
        <w:t xml:space="preserve"> </w:t>
      </w:r>
      <w:r>
        <w:rPr>
          <w:rFonts w:ascii="Georgia" w:hAnsi="Georgia"/>
          <w:lang w:bidi="he-IL"/>
        </w:rPr>
        <w:t xml:space="preserve">de </w:t>
      </w:r>
      <w:r w:rsidR="00A73DB2" w:rsidRPr="005009CD">
        <w:rPr>
          <w:rFonts w:ascii="Georgia" w:hAnsi="Georgia"/>
          <w:lang w:bidi="he-IL"/>
        </w:rPr>
        <w:t>deformaciones de tiempo que se ya velocidades diferentes asociadas con los datos dependientes del tiempo.</w:t>
      </w:r>
    </w:p>
    <w:p w14:paraId="51D4C772" w14:textId="77777777" w:rsidR="00C36146" w:rsidRDefault="00C36146" w:rsidP="009F0408">
      <w:pPr>
        <w:pStyle w:val="ListParagraph"/>
        <w:spacing w:line="360" w:lineRule="auto"/>
        <w:jc w:val="both"/>
        <w:rPr>
          <w:rFonts w:ascii="Georgia" w:hAnsi="Georgia" w:cstheme="minorHAnsi"/>
        </w:rPr>
      </w:pPr>
    </w:p>
    <w:p w14:paraId="6AF43F92" w14:textId="77777777" w:rsidR="005C41AF" w:rsidRPr="00963BE3" w:rsidRDefault="005C41AF" w:rsidP="009F0408">
      <w:pPr>
        <w:pStyle w:val="ListParagraph"/>
        <w:spacing w:line="360" w:lineRule="auto"/>
        <w:jc w:val="both"/>
        <w:rPr>
          <w:rFonts w:ascii="Georgia" w:hAnsi="Georgia" w:cstheme="minorHAnsi"/>
        </w:rPr>
      </w:pPr>
    </w:p>
    <w:p w14:paraId="3737B81B" w14:textId="77777777" w:rsidR="00A73DB2" w:rsidRPr="00FB37A7" w:rsidRDefault="00A73DB2" w:rsidP="009F0408">
      <w:pPr>
        <w:pStyle w:val="Heading2"/>
        <w:rPr>
          <w:rFonts w:eastAsia="Times New Roman"/>
          <w:lang w:eastAsia="es-ES"/>
        </w:rPr>
      </w:pPr>
      <w:bookmarkStart w:id="43" w:name="_Toc488758476"/>
      <w:r w:rsidRPr="00FB37A7">
        <w:rPr>
          <w:rFonts w:eastAsia="Times New Roman"/>
          <w:lang w:eastAsia="es-ES"/>
        </w:rPr>
        <w:t>DTW vs Distancia Euclídea</w:t>
      </w:r>
      <w:bookmarkEnd w:id="43"/>
    </w:p>
    <w:p w14:paraId="6F9EA538" w14:textId="77777777" w:rsidR="00A73DB2" w:rsidRPr="00FB37A7"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34354523" w14:textId="77777777" w:rsidR="00A73DB2" w:rsidRPr="00FB37A7"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FB37A7">
        <w:rPr>
          <w:rFonts w:ascii="Georgia" w:eastAsia="Times New Roman" w:hAnsi="Georgia" w:cstheme="minorHAnsi"/>
          <w:szCs w:val="20"/>
          <w:lang w:eastAsia="es-ES"/>
        </w:rPr>
        <w:t>Para poder comparar series temporales, hay que definir distancia, D(</w:t>
      </w:r>
      <w:r>
        <w:t>x</w:t>
      </w:r>
      <w:r>
        <w:rPr>
          <w:vertAlign w:val="subscript"/>
        </w:rPr>
        <w:t>1</w:t>
      </w:r>
      <w:r>
        <w:t xml:space="preserve"> , x</w:t>
      </w:r>
      <w:r>
        <w:rPr>
          <w:vertAlign w:val="subscript"/>
        </w:rPr>
        <w:t>2</w:t>
      </w:r>
      <w:r w:rsidRPr="00FB37A7">
        <w:rPr>
          <w:rFonts w:ascii="Georgia" w:eastAsia="Times New Roman" w:hAnsi="Georgia" w:cstheme="minorHAnsi"/>
          <w:szCs w:val="20"/>
          <w:lang w:eastAsia="es-ES"/>
        </w:rPr>
        <w:t xml:space="preserve">), donde </w:t>
      </w:r>
      <w:r>
        <w:t>x</w:t>
      </w:r>
      <w:r>
        <w:rPr>
          <w:vertAlign w:val="subscript"/>
        </w:rPr>
        <w:t>1</w:t>
      </w:r>
      <w:r>
        <w:t xml:space="preserve"> , x</w:t>
      </w:r>
      <w:r>
        <w:rPr>
          <w:vertAlign w:val="subscript"/>
        </w:rPr>
        <w:t>2</w:t>
      </w:r>
      <w:r w:rsidRPr="00FB37A7">
        <w:rPr>
          <w:rFonts w:ascii="Georgia" w:eastAsia="Times New Roman" w:hAnsi="Georgia" w:cstheme="minorHAnsi"/>
          <w:szCs w:val="20"/>
          <w:lang w:eastAsia="es-ES"/>
        </w:rPr>
        <w:t xml:space="preserve"> son vectores, que cumple las siguientes características:</w:t>
      </w:r>
    </w:p>
    <w:p w14:paraId="7AAA29DA" w14:textId="77777777" w:rsidR="00A73DB2"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color w:val="FF0000"/>
          <w:szCs w:val="20"/>
          <w:lang w:eastAsia="es-ES"/>
        </w:rPr>
      </w:pPr>
    </w:p>
    <w:p w14:paraId="6D147DBD" w14:textId="77777777" w:rsidR="00A73DB2" w:rsidRPr="00FB37A7"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color w:val="FF0000"/>
          <w:szCs w:val="20"/>
          <w:lang w:eastAsia="es-ES"/>
        </w:rPr>
      </w:pPr>
    </w:p>
    <w:p w14:paraId="4628AB14" w14:textId="77777777" w:rsidR="00A73DB2" w:rsidRDefault="00A73DB2" w:rsidP="009F0408">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Georgia" w:hAnsi="Georgia"/>
        </w:rPr>
      </w:pPr>
      <w:r w:rsidRPr="003900CF">
        <w:rPr>
          <w:rFonts w:ascii="Georgia" w:hAnsi="Georgia"/>
        </w:rPr>
        <w:t>No negativo: D(x</w:t>
      </w:r>
      <w:r w:rsidRPr="003900CF">
        <w:rPr>
          <w:rFonts w:ascii="Georgia" w:hAnsi="Georgia"/>
          <w:vertAlign w:val="subscript"/>
        </w:rPr>
        <w:t>1</w:t>
      </w:r>
      <w:r w:rsidRPr="003900CF">
        <w:rPr>
          <w:rFonts w:ascii="Georgia" w:hAnsi="Georgia"/>
        </w:rPr>
        <w:t xml:space="preserve"> , x</w:t>
      </w:r>
      <w:r w:rsidRPr="003900CF">
        <w:rPr>
          <w:rFonts w:ascii="Georgia" w:hAnsi="Georgia"/>
          <w:vertAlign w:val="subscript"/>
        </w:rPr>
        <w:t>2</w:t>
      </w:r>
      <w:r w:rsidRPr="003900CF">
        <w:rPr>
          <w:rFonts w:ascii="Georgia" w:hAnsi="Georgia"/>
        </w:rPr>
        <w:t xml:space="preserve">) ≥ 0 </w:t>
      </w:r>
    </w:p>
    <w:p w14:paraId="2137FC01" w14:textId="77777777" w:rsidR="00A73DB2" w:rsidRPr="003900CF" w:rsidRDefault="00A73DB2" w:rsidP="009F0408">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Georgia" w:hAnsi="Georgia" w:cs="Cambria Math"/>
        </w:rPr>
      </w:pPr>
      <w:r w:rsidRPr="003900CF">
        <w:rPr>
          <w:rFonts w:ascii="Georgia" w:hAnsi="Georgia"/>
        </w:rPr>
        <w:t>Simetría: D(x</w:t>
      </w:r>
      <w:r w:rsidRPr="003900CF">
        <w:rPr>
          <w:rFonts w:ascii="Georgia" w:hAnsi="Georgia"/>
          <w:vertAlign w:val="subscript"/>
        </w:rPr>
        <w:t>1</w:t>
      </w:r>
      <w:r w:rsidRPr="003900CF">
        <w:rPr>
          <w:rFonts w:ascii="Georgia" w:hAnsi="Georgia"/>
        </w:rPr>
        <w:t xml:space="preserve"> , x</w:t>
      </w:r>
      <w:r w:rsidRPr="003900CF">
        <w:rPr>
          <w:rFonts w:ascii="Georgia" w:hAnsi="Georgia"/>
          <w:vertAlign w:val="subscript"/>
        </w:rPr>
        <w:t>2</w:t>
      </w:r>
      <w:r w:rsidRPr="003900CF">
        <w:rPr>
          <w:rFonts w:ascii="Georgia" w:hAnsi="Georgia"/>
        </w:rPr>
        <w:t>) = D(x</w:t>
      </w:r>
      <w:r w:rsidRPr="003900CF">
        <w:rPr>
          <w:rFonts w:ascii="Georgia" w:hAnsi="Georgia"/>
          <w:vertAlign w:val="subscript"/>
        </w:rPr>
        <w:t>2</w:t>
      </w:r>
      <w:r w:rsidRPr="003900CF">
        <w:rPr>
          <w:rFonts w:ascii="Georgia" w:hAnsi="Georgia"/>
        </w:rPr>
        <w:t xml:space="preserve"> , x</w:t>
      </w:r>
      <w:r w:rsidRPr="003900CF">
        <w:rPr>
          <w:rFonts w:ascii="Georgia" w:hAnsi="Georgia"/>
          <w:vertAlign w:val="subscript"/>
        </w:rPr>
        <w:t>1</w:t>
      </w:r>
      <w:r w:rsidRPr="003900CF">
        <w:rPr>
          <w:rFonts w:ascii="Georgia" w:hAnsi="Georgia"/>
        </w:rPr>
        <w:t>)</w:t>
      </w:r>
    </w:p>
    <w:p w14:paraId="7BCB6EC1" w14:textId="77777777" w:rsidR="00A73DB2" w:rsidRPr="003900CF" w:rsidRDefault="00A73DB2" w:rsidP="009F0408">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Georgia" w:hAnsi="Georgia" w:cs="Cambria Math"/>
        </w:rPr>
      </w:pPr>
      <w:r w:rsidRPr="003900CF">
        <w:rPr>
          <w:rFonts w:ascii="Georgia" w:hAnsi="Georgia"/>
        </w:rPr>
        <w:t>Desigualdad triangular: D(x</w:t>
      </w:r>
      <w:r w:rsidRPr="003900CF">
        <w:rPr>
          <w:rFonts w:ascii="Georgia" w:hAnsi="Georgia"/>
          <w:vertAlign w:val="subscript"/>
        </w:rPr>
        <w:t>1</w:t>
      </w:r>
      <w:r w:rsidRPr="003900CF">
        <w:rPr>
          <w:rFonts w:ascii="Georgia" w:hAnsi="Georgia"/>
        </w:rPr>
        <w:t xml:space="preserve"> , x</w:t>
      </w:r>
      <w:r w:rsidRPr="003900CF">
        <w:rPr>
          <w:rFonts w:ascii="Georgia" w:hAnsi="Georgia"/>
          <w:vertAlign w:val="subscript"/>
        </w:rPr>
        <w:t>2</w:t>
      </w:r>
      <w:r w:rsidRPr="003900CF">
        <w:rPr>
          <w:rFonts w:ascii="Georgia" w:hAnsi="Georgia"/>
        </w:rPr>
        <w:t>) ≤ D(x</w:t>
      </w:r>
      <w:r w:rsidRPr="003900CF">
        <w:rPr>
          <w:rFonts w:ascii="Georgia" w:hAnsi="Georgia"/>
          <w:vertAlign w:val="subscript"/>
        </w:rPr>
        <w:t>1</w:t>
      </w:r>
      <w:r w:rsidRPr="003900CF">
        <w:rPr>
          <w:rFonts w:ascii="Georgia" w:hAnsi="Georgia"/>
        </w:rPr>
        <w:t xml:space="preserve"> , x</w:t>
      </w:r>
      <w:r w:rsidRPr="003900CF">
        <w:rPr>
          <w:rFonts w:ascii="Georgia" w:hAnsi="Georgia"/>
          <w:vertAlign w:val="subscript"/>
        </w:rPr>
        <w:t>3</w:t>
      </w:r>
      <w:r w:rsidRPr="003900CF">
        <w:rPr>
          <w:rFonts w:ascii="Georgia" w:hAnsi="Georgia"/>
        </w:rPr>
        <w:t>) + D(x</w:t>
      </w:r>
      <w:r w:rsidRPr="003900CF">
        <w:rPr>
          <w:rFonts w:ascii="Georgia" w:hAnsi="Georgia"/>
          <w:vertAlign w:val="subscript"/>
        </w:rPr>
        <w:t>3</w:t>
      </w:r>
      <w:r w:rsidRPr="003900CF">
        <w:rPr>
          <w:rFonts w:ascii="Georgia" w:hAnsi="Georgia"/>
        </w:rPr>
        <w:t xml:space="preserve"> , x</w:t>
      </w:r>
      <w:r w:rsidRPr="003900CF">
        <w:rPr>
          <w:rFonts w:ascii="Georgia" w:hAnsi="Georgia"/>
          <w:vertAlign w:val="subscript"/>
        </w:rPr>
        <w:t>2</w:t>
      </w:r>
      <w:r w:rsidRPr="003900CF">
        <w:rPr>
          <w:rFonts w:ascii="Georgia" w:hAnsi="Georgia"/>
        </w:rPr>
        <w:t xml:space="preserve">) </w:t>
      </w:r>
    </w:p>
    <w:p w14:paraId="4664CB63" w14:textId="77777777" w:rsidR="00A73DB2" w:rsidRPr="003900CF" w:rsidRDefault="00A73DB2" w:rsidP="009F0408">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Georgia" w:hAnsi="Georgia" w:cs="Cambria Math"/>
        </w:rPr>
      </w:pPr>
      <w:r w:rsidRPr="003900CF">
        <w:rPr>
          <w:rFonts w:ascii="Georgia" w:hAnsi="Georgia"/>
        </w:rPr>
        <w:t>Axioma de coincidencia: D(x</w:t>
      </w:r>
      <w:r w:rsidRPr="003900CF">
        <w:rPr>
          <w:rFonts w:ascii="Georgia" w:hAnsi="Georgia"/>
          <w:vertAlign w:val="subscript"/>
        </w:rPr>
        <w:t>1</w:t>
      </w:r>
      <w:r w:rsidRPr="003900CF">
        <w:rPr>
          <w:rFonts w:ascii="Georgia" w:hAnsi="Georgia"/>
        </w:rPr>
        <w:t xml:space="preserve"> , x</w:t>
      </w:r>
      <w:r w:rsidRPr="003900CF">
        <w:rPr>
          <w:rFonts w:ascii="Georgia" w:hAnsi="Georgia"/>
          <w:vertAlign w:val="subscript"/>
        </w:rPr>
        <w:t>2</w:t>
      </w:r>
      <w:r w:rsidRPr="003900CF">
        <w:rPr>
          <w:rFonts w:ascii="Georgia" w:hAnsi="Georgia"/>
        </w:rPr>
        <w:t>) = 0,  solo si  x</w:t>
      </w:r>
      <w:r w:rsidRPr="003900CF">
        <w:rPr>
          <w:rFonts w:ascii="Georgia" w:hAnsi="Georgia"/>
          <w:vertAlign w:val="subscript"/>
        </w:rPr>
        <w:t>1</w:t>
      </w:r>
      <w:r w:rsidRPr="003900CF">
        <w:rPr>
          <w:rFonts w:ascii="Georgia" w:hAnsi="Georgia"/>
        </w:rPr>
        <w:t xml:space="preserve"> = x</w:t>
      </w:r>
      <w:r w:rsidRPr="003900CF">
        <w:rPr>
          <w:rFonts w:ascii="Georgia" w:hAnsi="Georgia"/>
          <w:vertAlign w:val="subscript"/>
        </w:rPr>
        <w:t>2</w:t>
      </w:r>
    </w:p>
    <w:p w14:paraId="23DB76C0" w14:textId="77777777" w:rsidR="00A73DB2" w:rsidRPr="00FB37A7"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color w:val="FF0000"/>
          <w:szCs w:val="20"/>
          <w:lang w:eastAsia="es-ES"/>
        </w:rPr>
      </w:pPr>
    </w:p>
    <w:p w14:paraId="356758CD" w14:textId="77777777" w:rsidR="00A73DB2"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58C67B06" w14:textId="77777777" w:rsidR="00A73DB2" w:rsidRPr="00FB37A7"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FB37A7">
        <w:rPr>
          <w:rFonts w:ascii="Georgia" w:eastAsia="Times New Roman" w:hAnsi="Georgia" w:cstheme="minorHAnsi"/>
          <w:szCs w:val="20"/>
          <w:lang w:eastAsia="es-ES"/>
        </w:rPr>
        <w:t xml:space="preserve">Existen diversas métricas (formas de medir la distancia): distancia Euclídea, distancia Manhattan, </w:t>
      </w:r>
      <w:r w:rsidRPr="00D34CD1">
        <w:rPr>
          <w:rFonts w:ascii="Georgia" w:eastAsia="Times New Roman" w:hAnsi="Georgia" w:cstheme="minorHAnsi"/>
          <w:szCs w:val="20"/>
          <w:lang w:eastAsia="es-ES"/>
        </w:rPr>
        <w:t>distancia</w:t>
      </w:r>
      <w:r w:rsidRPr="00FB37A7">
        <w:rPr>
          <w:rFonts w:ascii="Georgia" w:eastAsia="Times New Roman" w:hAnsi="Georgia" w:cstheme="minorHAnsi"/>
          <w:szCs w:val="20"/>
          <w:lang w:eastAsia="es-ES"/>
        </w:rPr>
        <w:t xml:space="preserve"> máxima, distancia de Minkowski y distancia de Mahalanobis.</w:t>
      </w:r>
    </w:p>
    <w:p w14:paraId="516A8B1E" w14:textId="77777777" w:rsidR="00A73DB2" w:rsidRPr="00FB37A7"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7F67D3FD" w14:textId="77777777" w:rsidR="00A73DB2" w:rsidRPr="00FB37A7"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FB37A7">
        <w:rPr>
          <w:rFonts w:ascii="Georgia" w:eastAsia="Times New Roman" w:hAnsi="Georgia" w:cstheme="minorHAnsi"/>
          <w:szCs w:val="20"/>
          <w:lang w:eastAsia="es-ES"/>
        </w:rPr>
        <w:t xml:space="preserve">No es objetivo de este trabajo desarrollar todas las métricas; sólo nos vamos a centrar en la distancia </w:t>
      </w:r>
      <w:r w:rsidRPr="00284C48">
        <w:rPr>
          <w:rFonts w:ascii="Georgia" w:eastAsia="Times New Roman" w:hAnsi="Georgia" w:cstheme="minorHAnsi"/>
          <w:i/>
          <w:szCs w:val="20"/>
          <w:lang w:eastAsia="es-ES"/>
        </w:rPr>
        <w:t>Euclídea</w:t>
      </w:r>
      <w:r w:rsidRPr="00FB37A7">
        <w:rPr>
          <w:rFonts w:ascii="Georgia" w:eastAsia="Times New Roman" w:hAnsi="Georgia" w:cstheme="minorHAnsi"/>
          <w:szCs w:val="20"/>
          <w:lang w:eastAsia="es-ES"/>
        </w:rPr>
        <w:t xml:space="preserve">, que, para </w:t>
      </w:r>
      <w:r w:rsidR="008037BC">
        <w:rPr>
          <w:rFonts w:ascii="Georgia" w:eastAsia="Times New Roman" w:hAnsi="Georgia" w:cstheme="minorHAnsi"/>
          <w:szCs w:val="20"/>
          <w:lang w:eastAsia="es-ES"/>
        </w:rPr>
        <w:t>2</w:t>
      </w:r>
      <w:r w:rsidRPr="00FB37A7">
        <w:rPr>
          <w:rFonts w:ascii="Georgia" w:eastAsia="Times New Roman" w:hAnsi="Georgia" w:cstheme="minorHAnsi"/>
          <w:szCs w:val="20"/>
          <w:lang w:eastAsia="es-ES"/>
        </w:rPr>
        <w:t xml:space="preserve"> clusters P</w:t>
      </w:r>
      <w:r w:rsidRPr="00FB37A7">
        <w:rPr>
          <w:rFonts w:ascii="Georgia" w:eastAsia="Times New Roman" w:hAnsi="Georgia" w:cstheme="minorHAnsi"/>
          <w:szCs w:val="20"/>
          <w:vertAlign w:val="subscript"/>
          <w:lang w:eastAsia="es-ES"/>
        </w:rPr>
        <w:t>1</w:t>
      </w:r>
      <w:r w:rsidRPr="00FB37A7">
        <w:rPr>
          <w:rFonts w:ascii="Georgia" w:eastAsia="Times New Roman" w:hAnsi="Georgia" w:cstheme="minorHAnsi"/>
          <w:szCs w:val="20"/>
          <w:lang w:eastAsia="es-ES"/>
        </w:rPr>
        <w:t xml:space="preserve"> y P</w:t>
      </w:r>
      <w:r w:rsidRPr="00FB37A7">
        <w:rPr>
          <w:rFonts w:ascii="Georgia" w:eastAsia="Times New Roman" w:hAnsi="Georgia" w:cstheme="minorHAnsi"/>
          <w:szCs w:val="20"/>
          <w:vertAlign w:val="subscript"/>
          <w:lang w:eastAsia="es-ES"/>
        </w:rPr>
        <w:t>2</w:t>
      </w:r>
      <w:r w:rsidRPr="00FB37A7">
        <w:rPr>
          <w:rFonts w:ascii="Georgia" w:eastAsia="Times New Roman" w:hAnsi="Georgia" w:cstheme="minorHAnsi"/>
          <w:szCs w:val="20"/>
          <w:lang w:eastAsia="es-ES"/>
        </w:rPr>
        <w:t xml:space="preserve">, se define con la expresión: </w:t>
      </w:r>
    </w:p>
    <w:p w14:paraId="4D3C85CC" w14:textId="77777777" w:rsidR="00A73DB2" w:rsidRPr="00FB37A7"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25E5CABD" w14:textId="259DE90D" w:rsidR="00A73DB2" w:rsidRDefault="006B573C" w:rsidP="009F0408">
      <w:pPr>
        <w:pStyle w:val="NormalWeb"/>
        <w:spacing w:before="240" w:beforeAutospacing="0" w:after="240" w:afterAutospacing="0" w:line="360" w:lineRule="auto"/>
        <w:jc w:val="center"/>
        <w:textAlignment w:val="baseline"/>
        <w:rPr>
          <w:rFonts w:ascii="Arial" w:hAnsi="Arial" w:cs="Arial"/>
          <w:color w:val="000000"/>
        </w:rPr>
      </w:pPr>
      <w:r>
        <w:rPr>
          <w:rFonts w:ascii="inherit" w:hAnsi="inherit" w:cs="Arial"/>
          <w:noProof/>
          <w:color w:val="0088CC"/>
          <w:lang w:val="en-GB" w:eastAsia="en-GB" w:bidi="ar-SA"/>
        </w:rPr>
        <mc:AlternateContent>
          <mc:Choice Requires="wps">
            <w:drawing>
              <wp:anchor distT="0" distB="0" distL="114300" distR="114300" simplePos="0" relativeHeight="251682816" behindDoc="0" locked="0" layoutInCell="1" allowOverlap="1" wp14:anchorId="641A8407" wp14:editId="104797F9">
                <wp:simplePos x="0" y="0"/>
                <wp:positionH relativeFrom="column">
                  <wp:posOffset>1904365</wp:posOffset>
                </wp:positionH>
                <wp:positionV relativeFrom="paragraph">
                  <wp:posOffset>40640</wp:posOffset>
                </wp:positionV>
                <wp:extent cx="2191385" cy="526415"/>
                <wp:effectExtent l="0" t="0" r="18415" b="32385"/>
                <wp:wrapNone/>
                <wp:docPr id="336"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1385" cy="526415"/>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39432E" id="Rectangle_x0020_11" o:spid="_x0000_s1026" style="position:absolute;margin-left:149.95pt;margin-top:3.2pt;width:172.55pt;height:41.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">
                <v:fill opacity="0"/>
              </v:rect>
            </w:pict>
          </mc:Fallback>
        </mc:AlternateContent>
      </w:r>
      <w:r w:rsidR="00A73DB2">
        <w:rPr>
          <w:rFonts w:ascii="inherit" w:hAnsi="inherit" w:cs="Arial"/>
          <w:noProof/>
          <w:color w:val="0088CC"/>
          <w:bdr w:val="none" w:sz="0" w:space="0" w:color="auto" w:frame="1"/>
          <w:lang w:val="en-GB" w:eastAsia="en-GB" w:bidi="ar-SA"/>
        </w:rPr>
        <w:drawing>
          <wp:inline distT="0" distB="0" distL="0" distR="0" wp14:anchorId="6847DFC6" wp14:editId="2860A9F7">
            <wp:extent cx="1897811" cy="263354"/>
            <wp:effectExtent l="0" t="0" r="0" b="0"/>
            <wp:docPr id="3" name="Imagen 1" descr="eq3">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3">
                      <a:hlinkClick r:id="rId17"/>
                    </pic:cNvPr>
                    <pic:cNvPicPr>
                      <a:picLocks noChangeAspect="1" noChangeArrowheads="1"/>
                    </pic:cNvPicPr>
                  </pic:nvPicPr>
                  <pic:blipFill>
                    <a:blip r:embed="rId18" cstate="print"/>
                    <a:srcRect/>
                    <a:stretch>
                      <a:fillRect/>
                    </a:stretch>
                  </pic:blipFill>
                  <pic:spPr bwMode="auto">
                    <a:xfrm>
                      <a:off x="0" y="0"/>
                      <a:ext cx="1897591" cy="263323"/>
                    </a:xfrm>
                    <a:prstGeom prst="rect">
                      <a:avLst/>
                    </a:prstGeom>
                    <a:noFill/>
                    <a:ln w="9525">
                      <a:noFill/>
                      <a:miter lim="800000"/>
                      <a:headEnd/>
                      <a:tailEnd/>
                    </a:ln>
                  </pic:spPr>
                </pic:pic>
              </a:graphicData>
            </a:graphic>
          </wp:inline>
        </w:drawing>
      </w:r>
    </w:p>
    <w:p w14:paraId="7B9F7026" w14:textId="77777777" w:rsidR="00A73DB2"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color w:val="FF0000"/>
          <w:szCs w:val="20"/>
          <w:lang w:val="en-US" w:eastAsia="es-ES"/>
        </w:rPr>
      </w:pPr>
    </w:p>
    <w:p w14:paraId="2E9E6A8D" w14:textId="77777777" w:rsidR="00776AAA" w:rsidRDefault="00776AAA"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0E6A69BC" w14:textId="77777777" w:rsidR="00A73DB2" w:rsidRPr="00FB37A7"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FB37A7">
        <w:rPr>
          <w:rFonts w:ascii="Georgia" w:eastAsia="Times New Roman" w:hAnsi="Georgia" w:cstheme="minorHAnsi"/>
          <w:szCs w:val="20"/>
          <w:lang w:eastAsia="es-ES"/>
        </w:rPr>
        <w:t xml:space="preserve">Es especialmente potente en los casos en los que el dataset de entrada presenta un volumen cada vez mayor, siendo incluso más efectivo que otras técnicas más complejas. </w:t>
      </w:r>
    </w:p>
    <w:p w14:paraId="236701DA" w14:textId="77777777" w:rsidR="00A73DB2" w:rsidRPr="00FB37A7"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41BED6A5" w14:textId="77777777" w:rsidR="00A73DB2" w:rsidRPr="00FB37A7"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FB37A7">
        <w:rPr>
          <w:rFonts w:ascii="Georgia" w:eastAsia="Times New Roman" w:hAnsi="Georgia" w:cstheme="minorHAnsi"/>
          <w:szCs w:val="20"/>
          <w:lang w:eastAsia="es-ES"/>
        </w:rPr>
        <w:t xml:space="preserve">Sin embargo, no es recomendable su uso en ciertos </w:t>
      </w:r>
      <w:r>
        <w:rPr>
          <w:rFonts w:ascii="Georgia" w:eastAsia="Times New Roman" w:hAnsi="Georgia" w:cstheme="minorHAnsi"/>
          <w:szCs w:val="20"/>
          <w:lang w:eastAsia="es-ES"/>
        </w:rPr>
        <w:t>contextos</w:t>
      </w:r>
      <w:r w:rsidRPr="00FB37A7">
        <w:rPr>
          <w:rFonts w:ascii="Georgia" w:eastAsia="Times New Roman" w:hAnsi="Georgia" w:cstheme="minorHAnsi"/>
          <w:szCs w:val="20"/>
          <w:lang w:eastAsia="es-ES"/>
        </w:rPr>
        <w:t>, dado que presenta una serie de limitaciones, entre las que se encuentran:</w:t>
      </w:r>
    </w:p>
    <w:p w14:paraId="513D5899" w14:textId="77777777" w:rsidR="00A73DB2" w:rsidRPr="00FB37A7"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397CCB8F" w14:textId="77777777" w:rsidR="00A73DB2" w:rsidRPr="00FB37A7" w:rsidRDefault="00A73DB2" w:rsidP="009F0408">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Georgia" w:eastAsia="Times New Roman" w:hAnsi="Georgia" w:cstheme="minorHAnsi"/>
          <w:szCs w:val="20"/>
          <w:lang w:eastAsia="es-ES"/>
        </w:rPr>
      </w:pPr>
      <w:r w:rsidRPr="00FB37A7">
        <w:rPr>
          <w:rFonts w:ascii="Georgia" w:eastAsia="Times New Roman" w:hAnsi="Georgia" w:cstheme="minorHAnsi"/>
          <w:szCs w:val="20"/>
          <w:lang w:eastAsia="es-ES"/>
        </w:rPr>
        <w:t>No compara todos los tipos de series temporales, sino solo aquellas que presentan la misma longitud.</w:t>
      </w:r>
    </w:p>
    <w:p w14:paraId="039A0EF6" w14:textId="77777777" w:rsidR="00A73DB2" w:rsidRPr="00FB37A7" w:rsidRDefault="00A73DB2" w:rsidP="009F040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Georgia" w:eastAsia="Times New Roman" w:hAnsi="Georgia" w:cstheme="minorHAnsi"/>
          <w:szCs w:val="20"/>
          <w:lang w:eastAsia="es-ES"/>
        </w:rPr>
      </w:pPr>
    </w:p>
    <w:p w14:paraId="483C96F5" w14:textId="77777777" w:rsidR="00A73DB2" w:rsidRPr="00FB37A7" w:rsidRDefault="00A73DB2" w:rsidP="009F0408">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Georgia" w:eastAsia="Times New Roman" w:hAnsi="Georgia" w:cstheme="minorHAnsi"/>
          <w:szCs w:val="20"/>
          <w:lang w:eastAsia="es-ES"/>
        </w:rPr>
      </w:pPr>
      <w:r w:rsidRPr="00FB37A7">
        <w:rPr>
          <w:rFonts w:ascii="Georgia" w:eastAsia="Times New Roman" w:hAnsi="Georgia" w:cstheme="minorHAnsi"/>
          <w:szCs w:val="20"/>
          <w:lang w:eastAsia="es-ES"/>
        </w:rPr>
        <w:t>No es fiable si se tratan datos atípicos (ruido).</w:t>
      </w:r>
    </w:p>
    <w:p w14:paraId="5778198E" w14:textId="77777777" w:rsidR="00A73DB2" w:rsidRPr="00FB37A7"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FB37A7">
        <w:rPr>
          <w:rFonts w:ascii="Georgia" w:eastAsia="Times New Roman" w:hAnsi="Georgia" w:cstheme="minorHAnsi"/>
          <w:szCs w:val="20"/>
          <w:lang w:eastAsia="es-ES"/>
        </w:rPr>
        <w:tab/>
      </w:r>
    </w:p>
    <w:p w14:paraId="357953A6" w14:textId="77777777" w:rsidR="00A73DB2" w:rsidRPr="00FB37A7"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0A8AD2D6" w14:textId="77777777" w:rsidR="00A73DB2"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Pr>
          <w:rFonts w:ascii="Georgia" w:eastAsia="Times New Roman" w:hAnsi="Georgia" w:cstheme="minorHAnsi"/>
          <w:szCs w:val="20"/>
          <w:lang w:eastAsia="es-ES"/>
        </w:rPr>
        <w:t xml:space="preserve">En comparación con la distancia Euclídea, </w:t>
      </w:r>
      <w:r w:rsidR="004040AA">
        <w:rPr>
          <w:rFonts w:ascii="Georgia" w:eastAsia="Times New Roman" w:hAnsi="Georgia" w:cstheme="minorHAnsi"/>
          <w:szCs w:val="20"/>
          <w:lang w:eastAsia="es-ES"/>
        </w:rPr>
        <w:t xml:space="preserve">la métrica </w:t>
      </w:r>
      <w:r w:rsidRPr="00FB37A7">
        <w:rPr>
          <w:rFonts w:ascii="Georgia" w:eastAsia="Times New Roman" w:hAnsi="Georgia" w:cstheme="minorHAnsi"/>
          <w:szCs w:val="20"/>
          <w:lang w:eastAsia="es-ES"/>
        </w:rPr>
        <w:t xml:space="preserve">DTW </w:t>
      </w:r>
      <w:r w:rsidR="00D07937">
        <w:rPr>
          <w:rStyle w:val="FootnoteReference"/>
          <w:rFonts w:ascii="Georgia" w:eastAsia="Times New Roman" w:hAnsi="Georgia" w:cstheme="minorHAnsi"/>
          <w:szCs w:val="20"/>
          <w:lang w:eastAsia="es-ES"/>
        </w:rPr>
        <w:footnoteReference w:id="8"/>
      </w:r>
      <w:r w:rsidR="00AE682E">
        <w:rPr>
          <w:rFonts w:ascii="Georgia" w:eastAsia="Times New Roman" w:hAnsi="Georgia" w:cstheme="minorHAnsi"/>
          <w:szCs w:val="20"/>
          <w:lang w:eastAsia="es-ES"/>
        </w:rPr>
        <w:t xml:space="preserve">  </w:t>
      </w:r>
      <w:r w:rsidRPr="00FB37A7">
        <w:rPr>
          <w:rFonts w:ascii="Georgia" w:eastAsia="Times New Roman" w:hAnsi="Georgia" w:cstheme="minorHAnsi"/>
          <w:szCs w:val="20"/>
          <w:lang w:eastAsia="es-ES"/>
        </w:rPr>
        <w:t>es mucho más robusto a la hora de realizar el cálculo de la distancia (</w:t>
      </w:r>
      <w:r>
        <w:rPr>
          <w:rFonts w:ascii="Georgia" w:eastAsia="Times New Roman" w:hAnsi="Georgia" w:cstheme="minorHAnsi"/>
          <w:szCs w:val="20"/>
          <w:lang w:eastAsia="es-ES"/>
        </w:rPr>
        <w:t xml:space="preserve">matriz de </w:t>
      </w:r>
      <w:r w:rsidRPr="00FB37A7">
        <w:rPr>
          <w:rFonts w:ascii="Georgia" w:eastAsia="Times New Roman" w:hAnsi="Georgia" w:cstheme="minorHAnsi"/>
          <w:szCs w:val="20"/>
          <w:lang w:eastAsia="es-ES"/>
        </w:rPr>
        <w:t xml:space="preserve">similitud). </w:t>
      </w:r>
      <w:r w:rsidR="00E944A8">
        <w:rPr>
          <w:rFonts w:ascii="Georgia" w:eastAsia="Times New Roman" w:hAnsi="Georgia" w:cstheme="minorHAnsi"/>
          <w:szCs w:val="20"/>
          <w:lang w:eastAsia="es-ES"/>
        </w:rPr>
        <w:t xml:space="preserve"> </w:t>
      </w:r>
      <w:r>
        <w:rPr>
          <w:rFonts w:ascii="Georgia" w:eastAsia="Times New Roman" w:hAnsi="Georgia" w:cstheme="minorHAnsi"/>
          <w:szCs w:val="20"/>
          <w:lang w:eastAsia="es-ES"/>
        </w:rPr>
        <w:t>Muestra su verdadero potencial al p</w:t>
      </w:r>
      <w:r w:rsidRPr="00FB37A7">
        <w:rPr>
          <w:rFonts w:ascii="Georgia" w:eastAsia="Times New Roman" w:hAnsi="Georgia" w:cstheme="minorHAnsi"/>
          <w:szCs w:val="20"/>
          <w:lang w:eastAsia="es-ES"/>
        </w:rPr>
        <w:t>ermit</w:t>
      </w:r>
      <w:r>
        <w:rPr>
          <w:rFonts w:ascii="Georgia" w:eastAsia="Times New Roman" w:hAnsi="Georgia" w:cstheme="minorHAnsi"/>
          <w:szCs w:val="20"/>
          <w:lang w:eastAsia="es-ES"/>
        </w:rPr>
        <w:t>ir</w:t>
      </w:r>
      <w:r w:rsidRPr="00FB37A7">
        <w:rPr>
          <w:rFonts w:ascii="Georgia" w:eastAsia="Times New Roman" w:hAnsi="Georgia" w:cstheme="minorHAnsi"/>
          <w:szCs w:val="20"/>
          <w:lang w:eastAsia="es-ES"/>
        </w:rPr>
        <w:t xml:space="preserve"> la comparación de series temporales de diferente longitud, ya que, internamente, sustituye la comparación uno-uno </w:t>
      </w:r>
      <w:r>
        <w:rPr>
          <w:rFonts w:ascii="Georgia" w:eastAsia="Times New Roman" w:hAnsi="Georgia" w:cstheme="minorHAnsi"/>
          <w:szCs w:val="20"/>
          <w:lang w:eastAsia="es-ES"/>
        </w:rPr>
        <w:t xml:space="preserve">-punto a punto- </w:t>
      </w:r>
      <w:r w:rsidRPr="00FB37A7">
        <w:rPr>
          <w:rFonts w:ascii="Georgia" w:eastAsia="Times New Roman" w:hAnsi="Georgia" w:cstheme="minorHAnsi"/>
          <w:szCs w:val="20"/>
          <w:lang w:eastAsia="es-ES"/>
        </w:rPr>
        <w:t xml:space="preserve">por </w:t>
      </w:r>
      <w:r>
        <w:rPr>
          <w:rFonts w:ascii="Georgia" w:eastAsia="Times New Roman" w:hAnsi="Georgia" w:cstheme="minorHAnsi"/>
          <w:szCs w:val="20"/>
          <w:lang w:eastAsia="es-ES"/>
        </w:rPr>
        <w:t xml:space="preserve">comparativa  </w:t>
      </w:r>
      <w:r w:rsidRPr="00FB37A7">
        <w:rPr>
          <w:rFonts w:ascii="Georgia" w:eastAsia="Times New Roman" w:hAnsi="Georgia" w:cstheme="minorHAnsi"/>
          <w:szCs w:val="20"/>
          <w:lang w:eastAsia="es-ES"/>
        </w:rPr>
        <w:t>uno-muchos (o viceversa)</w:t>
      </w:r>
      <w:r>
        <w:rPr>
          <w:rFonts w:ascii="Georgia" w:eastAsia="Times New Roman" w:hAnsi="Georgia" w:cstheme="minorHAnsi"/>
          <w:szCs w:val="20"/>
          <w:lang w:eastAsia="es-ES"/>
        </w:rPr>
        <w:t xml:space="preserve">. </w:t>
      </w:r>
    </w:p>
    <w:p w14:paraId="0AC712D1" w14:textId="77777777" w:rsidR="00A73DB2"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1229A2D0" w14:textId="77777777" w:rsidR="00A73DB2" w:rsidRPr="005A7C61"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Pr>
          <w:rFonts w:ascii="Georgia" w:eastAsia="Times New Roman" w:hAnsi="Georgia" w:cstheme="minorHAnsi"/>
          <w:szCs w:val="20"/>
          <w:lang w:eastAsia="es-ES"/>
        </w:rPr>
        <w:t>Como resultado final, d</w:t>
      </w:r>
      <w:r w:rsidRPr="00FB37A7">
        <w:rPr>
          <w:rFonts w:ascii="Georgia" w:eastAsia="Times New Roman" w:hAnsi="Georgia" w:cstheme="minorHAnsi"/>
          <w:szCs w:val="20"/>
          <w:lang w:eastAsia="es-ES"/>
        </w:rPr>
        <w:t>adas 2 series temporales de longitud N y M, respectivamente, el método DTW trata los datos contenidos en una matriz N x M.</w:t>
      </w:r>
      <w:r>
        <w:rPr>
          <w:rFonts w:ascii="Georgia" w:eastAsia="Times New Roman" w:hAnsi="Georgia" w:cstheme="minorHAnsi"/>
          <w:szCs w:val="20"/>
          <w:lang w:eastAsia="es-ES"/>
        </w:rPr>
        <w:t xml:space="preserve"> </w:t>
      </w:r>
    </w:p>
    <w:p w14:paraId="6257B298" w14:textId="77777777" w:rsidR="00A73DB2" w:rsidRDefault="00A73DB2" w:rsidP="009F0408"/>
    <w:p w14:paraId="596B516D" w14:textId="77777777" w:rsidR="00E944A8" w:rsidRPr="006B7A5D" w:rsidRDefault="00E944A8" w:rsidP="009F0408">
      <w:pPr>
        <w:autoSpaceDE w:val="0"/>
        <w:autoSpaceDN w:val="0"/>
        <w:adjustRightInd w:val="0"/>
        <w:spacing w:after="0"/>
        <w:rPr>
          <w:rFonts w:ascii="Georgia" w:hAnsi="Georgia" w:cstheme="minorHAnsi"/>
          <w:iCs/>
          <w:color w:val="FF0000"/>
          <w:lang w:bidi="he-IL"/>
        </w:rPr>
      </w:pPr>
    </w:p>
    <w:p w14:paraId="051FA522" w14:textId="77777777" w:rsidR="00E944A8" w:rsidRDefault="00E944A8"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2A0EB75C" w14:textId="77777777" w:rsidR="005C41AF" w:rsidRDefault="005C41AF" w:rsidP="009F0408">
      <w:pPr>
        <w:jc w:val="left"/>
      </w:pPr>
      <w:r>
        <w:br w:type="page"/>
      </w:r>
    </w:p>
    <w:p w14:paraId="119D0C22" w14:textId="77777777" w:rsidR="00A73DB2" w:rsidRDefault="00A73DB2" w:rsidP="009F0408">
      <w:pPr>
        <w:pStyle w:val="Heading2"/>
        <w:rPr>
          <w:rFonts w:eastAsia="Times New Roman"/>
          <w:lang w:eastAsia="es-ES"/>
        </w:rPr>
      </w:pPr>
      <w:bookmarkStart w:id="44" w:name="_Toc488758477"/>
      <w:r>
        <w:rPr>
          <w:rFonts w:eastAsia="Times New Roman"/>
          <w:lang w:eastAsia="es-ES"/>
        </w:rPr>
        <w:lastRenderedPageBreak/>
        <w:t>Ejemplo</w:t>
      </w:r>
      <w:bookmarkEnd w:id="44"/>
      <w:r>
        <w:rPr>
          <w:rFonts w:eastAsia="Times New Roman"/>
          <w:lang w:eastAsia="es-ES"/>
        </w:rPr>
        <w:t xml:space="preserve"> </w:t>
      </w:r>
    </w:p>
    <w:p w14:paraId="50E7214F" w14:textId="77777777" w:rsidR="00A73DB2"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4DF5ACF0" w14:textId="2930EDF4" w:rsidR="00A73DB2" w:rsidRDefault="006B573C"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Pr>
          <w:noProof/>
          <w:lang w:val="en-GB" w:eastAsia="en-GB"/>
        </w:rPr>
        <mc:AlternateContent>
          <mc:Choice Requires="wps">
            <w:drawing>
              <wp:anchor distT="0" distB="0" distL="114300" distR="114300" simplePos="0" relativeHeight="251768832" behindDoc="0" locked="0" layoutInCell="1" allowOverlap="1" wp14:anchorId="1F6525F3" wp14:editId="62EC9585">
                <wp:simplePos x="0" y="0"/>
                <wp:positionH relativeFrom="column">
                  <wp:posOffset>3552190</wp:posOffset>
                </wp:positionH>
                <wp:positionV relativeFrom="paragraph">
                  <wp:posOffset>2289175</wp:posOffset>
                </wp:positionV>
                <wp:extent cx="1930400" cy="258445"/>
                <wp:effectExtent l="0" t="3175" r="3810" b="0"/>
                <wp:wrapSquare wrapText="bothSides"/>
                <wp:docPr id="335"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BE9CFF" w14:textId="77777777" w:rsidR="004059C3" w:rsidRPr="004D7746" w:rsidRDefault="004059C3" w:rsidP="004D7746">
                            <w:pPr>
                              <w:pStyle w:val="Caption"/>
                              <w:jc w:val="center"/>
                              <w:rPr>
                                <w:rFonts w:ascii="Georgia" w:eastAsia="Times New Roman" w:hAnsi="Georgia" w:cstheme="minorHAnsi"/>
                                <w:noProof/>
                                <w:color w:val="auto"/>
                                <w:szCs w:val="20"/>
                              </w:rPr>
                            </w:pPr>
                            <w:r w:rsidRPr="004D7746">
                              <w:rPr>
                                <w:color w:val="auto"/>
                              </w:rPr>
                              <w:t>Figura 9.  Señales alineadas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F6525F3" id="Text_x0020_Box_x0020_86" o:spid="_x0000_s1043" type="#_x0000_t202" style="position:absolute;left:0;text-align:left;margin-left:279.7pt;margin-top:180.25pt;width:152pt;height:20.3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" stroked="f">
                <v:textbox style="mso-fit-shape-to-text:t" inset="0,0,0,0">
                  <w:txbxContent>
                    <w:p w14:paraId="01BE9CFF" w14:textId="77777777" w:rsidR="004059C3" w:rsidRPr="004D7746" w:rsidRDefault="004059C3" w:rsidP="004D7746">
                      <w:pPr>
                        <w:pStyle w:val="Caption"/>
                        <w:jc w:val="center"/>
                        <w:rPr>
                          <w:rFonts w:ascii="Georgia" w:eastAsia="Times New Roman" w:hAnsi="Georgia" w:cstheme="minorHAnsi"/>
                          <w:noProof/>
                          <w:color w:val="auto"/>
                          <w:szCs w:val="20"/>
                        </w:rPr>
                      </w:pPr>
                      <w:r w:rsidRPr="004D7746">
                        <w:rPr>
                          <w:color w:val="auto"/>
                        </w:rPr>
                        <w:t>Figura 9.  Señales alineadas</w:t>
                      </w:r>
                    </w:p>
                  </w:txbxContent>
                </v:textbox>
                <w10:wrap type="square"/>
              </v:shape>
            </w:pict>
          </mc:Fallback>
        </mc:AlternateContent>
      </w:r>
      <w:r w:rsidR="00A73DB2">
        <w:rPr>
          <w:rFonts w:ascii="Georgia" w:eastAsia="Times New Roman" w:hAnsi="Georgia" w:cstheme="minorHAnsi"/>
          <w:noProof/>
          <w:szCs w:val="20"/>
          <w:lang w:val="en-GB" w:eastAsia="en-GB"/>
        </w:rPr>
        <w:drawing>
          <wp:anchor distT="0" distB="0" distL="114300" distR="114300" simplePos="0" relativeHeight="251663360" behindDoc="0" locked="0" layoutInCell="1" allowOverlap="1" wp14:anchorId="066D9E1E" wp14:editId="36579946">
            <wp:simplePos x="0" y="0"/>
            <wp:positionH relativeFrom="column">
              <wp:posOffset>3552190</wp:posOffset>
            </wp:positionH>
            <wp:positionV relativeFrom="paragraph">
              <wp:posOffset>857250</wp:posOffset>
            </wp:positionV>
            <wp:extent cx="1930400" cy="1374775"/>
            <wp:effectExtent l="0" t="0" r="0" b="0"/>
            <wp:wrapSquare wrapText="bothSides"/>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1930400" cy="1374775"/>
                    </a:xfrm>
                    <a:prstGeom prst="rect">
                      <a:avLst/>
                    </a:prstGeom>
                    <a:noFill/>
                    <a:ln w="9525">
                      <a:noFill/>
                      <a:miter lim="800000"/>
                      <a:headEnd/>
                      <a:tailEnd/>
                    </a:ln>
                  </pic:spPr>
                </pic:pic>
              </a:graphicData>
            </a:graphic>
          </wp:anchor>
        </w:drawing>
      </w:r>
      <w:r w:rsidR="00A73DB2" w:rsidRPr="00E57343">
        <w:rPr>
          <w:rFonts w:ascii="Georgia" w:eastAsia="Times New Roman" w:hAnsi="Georgia" w:cstheme="minorHAnsi"/>
          <w:szCs w:val="20"/>
          <w:lang w:eastAsia="es-ES"/>
        </w:rPr>
        <w:t>Un ejemplo clásico que se suele presentar para llegar a comprender mejor este algoritmo, es el estudio de dos señales codificadas; Cuando ambas señales están perfectamente alineadas</w:t>
      </w:r>
      <w:r w:rsidR="00A73DB2">
        <w:rPr>
          <w:rFonts w:ascii="Georgia" w:eastAsia="Times New Roman" w:hAnsi="Georgia" w:cstheme="minorHAnsi"/>
          <w:szCs w:val="20"/>
          <w:lang w:eastAsia="es-ES"/>
        </w:rPr>
        <w:t xml:space="preserve"> (fig</w:t>
      </w:r>
      <w:r w:rsidR="00C7270B">
        <w:rPr>
          <w:rFonts w:ascii="Georgia" w:eastAsia="Times New Roman" w:hAnsi="Georgia" w:cstheme="minorHAnsi"/>
          <w:szCs w:val="20"/>
          <w:lang w:eastAsia="es-ES"/>
        </w:rPr>
        <w:t>ura</w:t>
      </w:r>
      <w:r w:rsidR="00A73DB2">
        <w:rPr>
          <w:rFonts w:ascii="Georgia" w:eastAsia="Times New Roman" w:hAnsi="Georgia" w:cstheme="minorHAnsi"/>
          <w:szCs w:val="20"/>
          <w:lang w:eastAsia="es-ES"/>
        </w:rPr>
        <w:t xml:space="preserve"> </w:t>
      </w:r>
      <w:r w:rsidR="004D7746">
        <w:rPr>
          <w:rFonts w:ascii="Georgia" w:eastAsia="Times New Roman" w:hAnsi="Georgia" w:cstheme="minorHAnsi"/>
          <w:szCs w:val="20"/>
          <w:lang w:eastAsia="es-ES"/>
        </w:rPr>
        <w:t>9</w:t>
      </w:r>
      <w:r w:rsidR="00A73DB2">
        <w:rPr>
          <w:rFonts w:ascii="Georgia" w:eastAsia="Times New Roman" w:hAnsi="Georgia" w:cstheme="minorHAnsi"/>
          <w:szCs w:val="20"/>
          <w:lang w:eastAsia="es-ES"/>
        </w:rPr>
        <w:t xml:space="preserve">), </w:t>
      </w:r>
      <w:r w:rsidR="00A73DB2" w:rsidRPr="00E57343">
        <w:rPr>
          <w:rFonts w:ascii="Georgia" w:eastAsia="Times New Roman" w:hAnsi="Georgia" w:cstheme="minorHAnsi"/>
          <w:szCs w:val="20"/>
          <w:lang w:eastAsia="es-ES"/>
        </w:rPr>
        <w:t>no presenta mayor problema, dado que podemos optar por comparar ambas señ</w:t>
      </w:r>
      <w:r w:rsidR="00A73DB2">
        <w:rPr>
          <w:rFonts w:ascii="Georgia" w:eastAsia="Times New Roman" w:hAnsi="Georgia" w:cstheme="minorHAnsi"/>
          <w:szCs w:val="20"/>
          <w:lang w:eastAsia="es-ES"/>
        </w:rPr>
        <w:t xml:space="preserve">ales </w:t>
      </w:r>
      <w:r w:rsidR="00A73DB2" w:rsidRPr="00E57343">
        <w:rPr>
          <w:rFonts w:ascii="Georgia" w:eastAsia="Times New Roman" w:hAnsi="Georgia" w:cstheme="minorHAnsi"/>
          <w:szCs w:val="20"/>
          <w:lang w:eastAsia="es-ES"/>
        </w:rPr>
        <w:t xml:space="preserve">realizando un cálculo de la distancia euclídea entre ambas señales como suma de las diferencias de frecuencia en cada punto a lo largo de ellas.  </w:t>
      </w:r>
    </w:p>
    <w:p w14:paraId="64F859D6" w14:textId="77777777" w:rsidR="00A73DB2"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269B611A" w14:textId="77777777" w:rsidR="00982A1D"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E57343">
        <w:rPr>
          <w:rFonts w:ascii="Georgia" w:eastAsia="Times New Roman" w:hAnsi="Georgia" w:cstheme="minorHAnsi"/>
          <w:szCs w:val="20"/>
          <w:lang w:eastAsia="es-ES"/>
        </w:rPr>
        <w:t xml:space="preserve">Pero, en el caso de tener esas mismas señales no alineadas, </w:t>
      </w:r>
      <w:r>
        <w:rPr>
          <w:rFonts w:ascii="Georgia" w:eastAsia="Times New Roman" w:hAnsi="Georgia" w:cstheme="minorHAnsi"/>
          <w:szCs w:val="20"/>
          <w:lang w:eastAsia="es-ES"/>
        </w:rPr>
        <w:t>como en el caso de la fig</w:t>
      </w:r>
      <w:r w:rsidR="009677CE">
        <w:rPr>
          <w:rFonts w:ascii="Georgia" w:eastAsia="Times New Roman" w:hAnsi="Georgia" w:cstheme="minorHAnsi"/>
          <w:szCs w:val="20"/>
          <w:lang w:eastAsia="es-ES"/>
        </w:rPr>
        <w:t xml:space="preserve">ura </w:t>
      </w:r>
      <w:r w:rsidR="00427F31">
        <w:rPr>
          <w:rFonts w:ascii="Georgia" w:eastAsia="Times New Roman" w:hAnsi="Georgia" w:cstheme="minorHAnsi"/>
          <w:szCs w:val="20"/>
          <w:lang w:eastAsia="es-ES"/>
        </w:rPr>
        <w:t>10</w:t>
      </w:r>
      <w:r w:rsidR="009677CE">
        <w:rPr>
          <w:rFonts w:ascii="Georgia" w:eastAsia="Times New Roman" w:hAnsi="Georgia" w:cstheme="minorHAnsi"/>
          <w:szCs w:val="20"/>
          <w:lang w:eastAsia="es-ES"/>
        </w:rPr>
        <w:t>,</w:t>
      </w:r>
      <w:r>
        <w:rPr>
          <w:rFonts w:ascii="Georgia" w:eastAsia="Times New Roman" w:hAnsi="Georgia" w:cstheme="minorHAnsi"/>
          <w:szCs w:val="20"/>
          <w:lang w:eastAsia="es-ES"/>
        </w:rPr>
        <w:t xml:space="preserve"> </w:t>
      </w:r>
      <w:r w:rsidR="006E6EF2">
        <w:rPr>
          <w:rFonts w:ascii="Georgia" w:eastAsia="Times New Roman" w:hAnsi="Georgia" w:cstheme="minorHAnsi"/>
          <w:szCs w:val="20"/>
          <w:lang w:eastAsia="es-ES"/>
        </w:rPr>
        <w:t xml:space="preserve">                        </w:t>
      </w:r>
      <w:r w:rsidRPr="00E57343">
        <w:rPr>
          <w:rFonts w:ascii="Georgia" w:eastAsia="Times New Roman" w:hAnsi="Georgia" w:cstheme="minorHAnsi"/>
          <w:szCs w:val="20"/>
          <w:lang w:eastAsia="es-ES"/>
        </w:rPr>
        <w:t>¿cómo sabemos</w:t>
      </w:r>
      <w:r w:rsidR="006E6EF2">
        <w:rPr>
          <w:rFonts w:ascii="Georgia" w:eastAsia="Times New Roman" w:hAnsi="Georgia" w:cstheme="minorHAnsi"/>
          <w:szCs w:val="20"/>
          <w:lang w:eastAsia="es-ES"/>
        </w:rPr>
        <w:t xml:space="preserve"> qué puntos comparar entre sí?</w:t>
      </w:r>
    </w:p>
    <w:p w14:paraId="31E8EDAD" w14:textId="77777777" w:rsidR="00982A1D" w:rsidRDefault="00982A1D"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4FF2C769" w14:textId="77777777" w:rsidR="00A73DB2"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hAnsi="Georgia" w:cstheme="minorHAnsi"/>
        </w:rPr>
      </w:pPr>
      <w:r w:rsidRPr="00E57343">
        <w:rPr>
          <w:rFonts w:ascii="Georgia" w:eastAsia="Times New Roman" w:hAnsi="Georgia" w:cstheme="minorHAnsi"/>
          <w:szCs w:val="20"/>
          <w:lang w:eastAsia="es-ES"/>
        </w:rPr>
        <w:t xml:space="preserve">En el campo de procesamiento de señales, aquí es donde el algoritmo </w:t>
      </w:r>
      <w:r w:rsidRPr="00E57343">
        <w:rPr>
          <w:rFonts w:ascii="Georgia" w:eastAsia="Times New Roman" w:hAnsi="Georgia" w:cstheme="minorHAnsi"/>
          <w:i/>
          <w:szCs w:val="20"/>
          <w:lang w:eastAsia="es-ES"/>
        </w:rPr>
        <w:t>DTW</w:t>
      </w:r>
      <w:r w:rsidRPr="00E57343">
        <w:rPr>
          <w:rFonts w:ascii="Georgia" w:eastAsia="Times New Roman" w:hAnsi="Georgia" w:cstheme="minorHAnsi"/>
          <w:szCs w:val="20"/>
          <w:lang w:eastAsia="es-ES"/>
        </w:rPr>
        <w:t xml:space="preserve"> </w:t>
      </w:r>
      <w:r>
        <w:rPr>
          <w:rFonts w:ascii="Georgia" w:eastAsia="Times New Roman" w:hAnsi="Georgia" w:cstheme="minorHAnsi"/>
          <w:szCs w:val="20"/>
          <w:lang w:eastAsia="es-ES"/>
        </w:rPr>
        <w:t xml:space="preserve"> </w:t>
      </w:r>
      <w:r w:rsidRPr="00E57343">
        <w:rPr>
          <w:rFonts w:ascii="Georgia" w:eastAsia="Times New Roman" w:hAnsi="Georgia" w:cstheme="minorHAnsi"/>
          <w:szCs w:val="20"/>
          <w:lang w:eastAsia="es-ES"/>
        </w:rPr>
        <w:t>presenta su verdadera potencia como algoritmo</w:t>
      </w:r>
      <w:r w:rsidRPr="00E57343">
        <w:rPr>
          <w:rFonts w:ascii="Georgia" w:hAnsi="Georgia" w:cstheme="minorHAnsi"/>
        </w:rPr>
        <w:t xml:space="preserve">.  </w:t>
      </w:r>
    </w:p>
    <w:p w14:paraId="2FD8DE83" w14:textId="77777777" w:rsidR="007E3B12" w:rsidRDefault="00D33C31" w:rsidP="007E3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hAnsi="Georgia" w:cstheme="minorHAnsi"/>
        </w:rPr>
      </w:pPr>
      <w:r>
        <w:rPr>
          <w:rFonts w:ascii="Georgia" w:hAnsi="Georgia" w:cstheme="minorHAnsi"/>
          <w:noProof/>
          <w:lang w:val="en-GB" w:eastAsia="en-GB"/>
        </w:rPr>
        <w:drawing>
          <wp:anchor distT="0" distB="0" distL="114300" distR="114300" simplePos="0" relativeHeight="251664384" behindDoc="0" locked="0" layoutInCell="1" allowOverlap="1" wp14:anchorId="599FEAFE" wp14:editId="670706EF">
            <wp:simplePos x="0" y="0"/>
            <wp:positionH relativeFrom="column">
              <wp:posOffset>-79375</wp:posOffset>
            </wp:positionH>
            <wp:positionV relativeFrom="paragraph">
              <wp:posOffset>46990</wp:posOffset>
            </wp:positionV>
            <wp:extent cx="1767840" cy="1295400"/>
            <wp:effectExtent l="0" t="0" r="0" b="0"/>
            <wp:wrapSquare wrapText="bothSides"/>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1767840" cy="1295400"/>
                    </a:xfrm>
                    <a:prstGeom prst="rect">
                      <a:avLst/>
                    </a:prstGeom>
                    <a:noFill/>
                    <a:ln w="9525">
                      <a:noFill/>
                      <a:miter lim="800000"/>
                      <a:headEnd/>
                      <a:tailEnd/>
                    </a:ln>
                  </pic:spPr>
                </pic:pic>
              </a:graphicData>
            </a:graphic>
          </wp:anchor>
        </w:drawing>
      </w:r>
    </w:p>
    <w:p w14:paraId="2DDD197D" w14:textId="77777777" w:rsidR="00A73DB2" w:rsidRDefault="00A73DB2" w:rsidP="007E3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hAnsi="Georgia" w:cstheme="minorHAnsi"/>
        </w:rPr>
      </w:pPr>
      <w:r>
        <w:rPr>
          <w:rFonts w:ascii="Georgia" w:hAnsi="Georgia" w:cstheme="minorHAnsi"/>
        </w:rPr>
        <w:t xml:space="preserve">Para llevar a cabo dicha </w:t>
      </w:r>
      <w:r w:rsidRPr="00E57343">
        <w:rPr>
          <w:rFonts w:ascii="Georgia" w:hAnsi="Georgia" w:cstheme="minorHAnsi"/>
        </w:rPr>
        <w:t>comparación, pasa por diferentes fases:</w:t>
      </w:r>
    </w:p>
    <w:p w14:paraId="16279858" w14:textId="6E5177E2" w:rsidR="00A73DB2" w:rsidRDefault="006B573C" w:rsidP="00EB196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25"/>
        <w:jc w:val="both"/>
        <w:rPr>
          <w:rFonts w:ascii="Georgia" w:eastAsia="Times New Roman" w:hAnsi="Georgia" w:cstheme="minorHAnsi"/>
          <w:szCs w:val="20"/>
          <w:lang w:eastAsia="es-ES"/>
        </w:rPr>
      </w:pPr>
      <w:r>
        <w:rPr>
          <w:noProof/>
          <w:lang w:val="en-GB" w:eastAsia="en-GB"/>
        </w:rPr>
        <mc:AlternateContent>
          <mc:Choice Requires="wps">
            <w:drawing>
              <wp:anchor distT="0" distB="0" distL="114300" distR="114300" simplePos="0" relativeHeight="251770880" behindDoc="0" locked="0" layoutInCell="1" allowOverlap="1" wp14:anchorId="13A1F7E9" wp14:editId="13B05249">
                <wp:simplePos x="0" y="0"/>
                <wp:positionH relativeFrom="column">
                  <wp:posOffset>-1889125</wp:posOffset>
                </wp:positionH>
                <wp:positionV relativeFrom="paragraph">
                  <wp:posOffset>667385</wp:posOffset>
                </wp:positionV>
                <wp:extent cx="1932305" cy="258445"/>
                <wp:effectExtent l="3175" t="0" r="0" b="0"/>
                <wp:wrapSquare wrapText="bothSides"/>
                <wp:docPr id="334"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230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5A25A0" w14:textId="77777777" w:rsidR="004059C3" w:rsidRPr="00255736" w:rsidRDefault="004059C3" w:rsidP="006E6EF2">
                            <w:pPr>
                              <w:pStyle w:val="Caption"/>
                              <w:rPr>
                                <w:rFonts w:ascii="Georgia" w:hAnsi="Georgia" w:cstheme="minorHAnsi"/>
                                <w:noProof/>
                              </w:rPr>
                            </w:pPr>
                            <w:r>
                              <w:t>Figura 10.   Señales desacopladas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3A1F7E9" id="Text_x0020_Box_x0020_87" o:spid="_x0000_s1044" type="#_x0000_t202" style="position:absolute;left:0;text-align:left;margin-left:-148.75pt;margin-top:52.55pt;width:152.15pt;height:20.3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" stroked="f">
                <v:textbox style="mso-fit-shape-to-text:t" inset="0,0,0,0">
                  <w:txbxContent>
                    <w:p w14:paraId="075A25A0" w14:textId="77777777" w:rsidR="004059C3" w:rsidRPr="00255736" w:rsidRDefault="004059C3" w:rsidP="006E6EF2">
                      <w:pPr>
                        <w:pStyle w:val="Caption"/>
                        <w:rPr>
                          <w:rFonts w:ascii="Georgia" w:hAnsi="Georgia" w:cstheme="minorHAnsi"/>
                          <w:noProof/>
                        </w:rPr>
                      </w:pPr>
                      <w:r>
                        <w:t>Figura 10.   Señales desacopladas</w:t>
                      </w:r>
                    </w:p>
                  </w:txbxContent>
                </v:textbox>
                <w10:wrap type="square"/>
              </v:shape>
            </w:pict>
          </mc:Fallback>
        </mc:AlternateContent>
      </w:r>
      <w:r w:rsidR="00A73DB2">
        <w:rPr>
          <w:rFonts w:ascii="Georgia" w:eastAsia="Times New Roman" w:hAnsi="Georgia" w:cstheme="minorHAnsi"/>
          <w:szCs w:val="20"/>
          <w:lang w:eastAsia="es-ES"/>
        </w:rPr>
        <w:t xml:space="preserve">- </w:t>
      </w:r>
      <w:r w:rsidR="00A73DB2" w:rsidRPr="00E57343">
        <w:rPr>
          <w:rFonts w:ascii="Georgia" w:eastAsia="Times New Roman" w:hAnsi="Georgia" w:cstheme="minorHAnsi"/>
          <w:szCs w:val="20"/>
          <w:lang w:eastAsia="es-ES"/>
        </w:rPr>
        <w:t>En una primera fase, se comparan todos los puntos de una señal con cada punto de la segunda señal, y a partir de esta</w:t>
      </w:r>
      <w:r w:rsidR="00EB196A">
        <w:rPr>
          <w:rFonts w:ascii="Georgia" w:eastAsia="Times New Roman" w:hAnsi="Georgia" w:cstheme="minorHAnsi"/>
          <w:szCs w:val="20"/>
          <w:lang w:eastAsia="es-ES"/>
        </w:rPr>
        <w:t xml:space="preserve"> </w:t>
      </w:r>
      <w:r w:rsidR="00A73DB2" w:rsidRPr="00E57343">
        <w:rPr>
          <w:rFonts w:ascii="Georgia" w:eastAsia="Times New Roman" w:hAnsi="Georgia" w:cstheme="minorHAnsi"/>
          <w:szCs w:val="20"/>
          <w:lang w:eastAsia="es-ES"/>
        </w:rPr>
        <w:t xml:space="preserve">comparativa, genera una matriz. </w:t>
      </w:r>
    </w:p>
    <w:p w14:paraId="080C29D6" w14:textId="77777777" w:rsidR="00D33C31" w:rsidRPr="007E3B12" w:rsidRDefault="00D33C31" w:rsidP="007E3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val="es-ES" w:eastAsia="es-ES"/>
        </w:rPr>
      </w:pPr>
      <w:r>
        <w:rPr>
          <w:noProof/>
          <w:lang w:val="en-GB" w:eastAsia="en-GB"/>
        </w:rPr>
        <w:drawing>
          <wp:anchor distT="0" distB="0" distL="114300" distR="114300" simplePos="0" relativeHeight="251665408" behindDoc="0" locked="0" layoutInCell="1" allowOverlap="1" wp14:anchorId="47B06D80" wp14:editId="5665A8C2">
            <wp:simplePos x="0" y="0"/>
            <wp:positionH relativeFrom="column">
              <wp:posOffset>1425575</wp:posOffset>
            </wp:positionH>
            <wp:positionV relativeFrom="paragraph">
              <wp:posOffset>165735</wp:posOffset>
            </wp:positionV>
            <wp:extent cx="2342515" cy="2164715"/>
            <wp:effectExtent l="0" t="0" r="0" b="0"/>
            <wp:wrapSquare wrapText="bothSides"/>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a:stretch>
                      <a:fillRect/>
                    </a:stretch>
                  </pic:blipFill>
                  <pic:spPr bwMode="auto">
                    <a:xfrm>
                      <a:off x="0" y="0"/>
                      <a:ext cx="2342515" cy="2164715"/>
                    </a:xfrm>
                    <a:prstGeom prst="rect">
                      <a:avLst/>
                    </a:prstGeom>
                    <a:noFill/>
                    <a:ln w="9525">
                      <a:noFill/>
                      <a:miter lim="800000"/>
                      <a:headEnd/>
                      <a:tailEnd/>
                    </a:ln>
                  </pic:spPr>
                </pic:pic>
              </a:graphicData>
            </a:graphic>
          </wp:anchor>
        </w:drawing>
      </w:r>
    </w:p>
    <w:p w14:paraId="55AD9D41" w14:textId="77777777" w:rsidR="00A73DB2" w:rsidRPr="00F621B1"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F621B1">
        <w:rPr>
          <w:rFonts w:ascii="Georgia" w:eastAsia="Times New Roman" w:hAnsi="Georgia" w:cstheme="minorHAnsi"/>
          <w:szCs w:val="20"/>
          <w:lang w:eastAsia="es-ES"/>
        </w:rPr>
        <w:t xml:space="preserve">- En una segunda fase, se lleva a cabo un análisis de dicha matriz, empezando por su esquina inferior izquierda y finalizando en la esquina superior derecha, datos que marcan el principio y el final de las señales analizadas, respectivamente. </w:t>
      </w:r>
    </w:p>
    <w:p w14:paraId="0076AE65" w14:textId="77777777" w:rsidR="00A73DB2"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426"/>
        <w:rPr>
          <w:rFonts w:ascii="Georgia" w:eastAsia="Times New Roman" w:hAnsi="Georgia" w:cstheme="minorHAnsi"/>
          <w:szCs w:val="20"/>
          <w:lang w:eastAsia="es-ES"/>
        </w:rPr>
      </w:pPr>
    </w:p>
    <w:p w14:paraId="640CFBC2" w14:textId="2C9E624A" w:rsidR="00A73DB2" w:rsidRPr="00F621B1" w:rsidRDefault="006B573C"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Pr>
          <w:noProof/>
          <w:lang w:val="en-GB" w:eastAsia="en-GB"/>
        </w:rPr>
        <mc:AlternateContent>
          <mc:Choice Requires="wps">
            <w:drawing>
              <wp:anchor distT="0" distB="0" distL="114300" distR="114300" simplePos="0" relativeHeight="251772928" behindDoc="0" locked="0" layoutInCell="1" allowOverlap="1" wp14:anchorId="1507EB7A" wp14:editId="428CBF94">
                <wp:simplePos x="0" y="0"/>
                <wp:positionH relativeFrom="column">
                  <wp:posOffset>3902075</wp:posOffset>
                </wp:positionH>
                <wp:positionV relativeFrom="paragraph">
                  <wp:posOffset>228600</wp:posOffset>
                </wp:positionV>
                <wp:extent cx="1933575" cy="258445"/>
                <wp:effectExtent l="3175" t="0" r="6350" b="0"/>
                <wp:wrapSquare wrapText="bothSides"/>
                <wp:docPr id="333"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C33289" w14:textId="77777777" w:rsidR="004059C3" w:rsidRPr="00EB196A" w:rsidRDefault="004059C3" w:rsidP="00EB196A">
                            <w:pPr>
                              <w:pStyle w:val="Caption"/>
                              <w:jc w:val="center"/>
                              <w:rPr>
                                <w:rFonts w:ascii="Georgia" w:eastAsia="Times New Roman" w:hAnsi="Georgia" w:cstheme="minorHAnsi"/>
                                <w:noProof/>
                                <w:color w:val="auto"/>
                                <w:szCs w:val="20"/>
                              </w:rPr>
                            </w:pPr>
                            <w:r w:rsidRPr="00EB196A">
                              <w:rPr>
                                <w:color w:val="auto"/>
                              </w:rPr>
                              <w:t>Figura 11.  Warping Path</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507EB7A" id="Text_x0020_Box_x0020_88" o:spid="_x0000_s1045" type="#_x0000_t202" style="position:absolute;left:0;text-align:left;margin-left:307.25pt;margin-top:18pt;width:152.25pt;height:20.3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" stroked="f">
                <v:textbox style="mso-fit-shape-to-text:t" inset="0,0,0,0">
                  <w:txbxContent>
                    <w:p w14:paraId="59C33289" w14:textId="77777777" w:rsidR="004059C3" w:rsidRPr="00EB196A" w:rsidRDefault="004059C3" w:rsidP="00EB196A">
                      <w:pPr>
                        <w:pStyle w:val="Caption"/>
                        <w:jc w:val="center"/>
                        <w:rPr>
                          <w:rFonts w:ascii="Georgia" w:eastAsia="Times New Roman" w:hAnsi="Georgia" w:cstheme="minorHAnsi"/>
                          <w:noProof/>
                          <w:color w:val="auto"/>
                          <w:szCs w:val="20"/>
                        </w:rPr>
                      </w:pPr>
                      <w:r w:rsidRPr="00EB196A">
                        <w:rPr>
                          <w:color w:val="auto"/>
                        </w:rPr>
                        <w:t>Figura 11.  Warping Path</w:t>
                      </w:r>
                    </w:p>
                  </w:txbxContent>
                </v:textbox>
                <w10:wrap type="square"/>
              </v:shape>
            </w:pict>
          </mc:Fallback>
        </mc:AlternateContent>
      </w:r>
      <w:r w:rsidR="00A73DB2">
        <w:rPr>
          <w:rFonts w:ascii="Georgia" w:eastAsia="Times New Roman" w:hAnsi="Georgia" w:cstheme="minorHAnsi"/>
          <w:szCs w:val="20"/>
          <w:lang w:eastAsia="es-ES"/>
        </w:rPr>
        <w:t xml:space="preserve">- </w:t>
      </w:r>
      <w:r w:rsidR="00A73DB2" w:rsidRPr="00F621B1">
        <w:rPr>
          <w:rFonts w:ascii="Georgia" w:eastAsia="Times New Roman" w:hAnsi="Georgia" w:cstheme="minorHAnsi"/>
          <w:szCs w:val="20"/>
          <w:lang w:eastAsia="es-ES"/>
        </w:rPr>
        <w:t xml:space="preserve">En la siguiente fase, se calcula para cada celda la distancia acumulada: se selecciona la celda vecina en la matriz a la izquierda o debajo con la distancia acumulativa más baja, y se añade este valor a la distancia de la célula focal. </w:t>
      </w:r>
    </w:p>
    <w:p w14:paraId="61231B9D" w14:textId="77777777" w:rsidR="00A73DB2"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1AE74F0C" w14:textId="77777777" w:rsidR="00A73DB2" w:rsidRPr="00F621B1"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F621B1">
        <w:rPr>
          <w:rFonts w:ascii="Georgia" w:eastAsia="Times New Roman" w:hAnsi="Georgia" w:cstheme="minorHAnsi"/>
          <w:szCs w:val="20"/>
          <w:lang w:eastAsia="es-ES"/>
        </w:rPr>
        <w:t xml:space="preserve">Cuando se completa este proceso, el valor obtenido en la celda superior derecha representa la distancia entre las dos señales, correspondiente a la vía más eficiente en base a la matriz generada, denominado </w:t>
      </w:r>
      <w:r w:rsidRPr="00F621B1">
        <w:rPr>
          <w:rFonts w:ascii="Georgia" w:eastAsia="Times New Roman" w:hAnsi="Georgia" w:cstheme="minorHAnsi"/>
          <w:i/>
          <w:szCs w:val="20"/>
          <w:lang w:eastAsia="es-ES"/>
        </w:rPr>
        <w:t>Warping Path</w:t>
      </w:r>
      <w:r>
        <w:rPr>
          <w:rFonts w:ascii="Georgia" w:eastAsia="Times New Roman" w:hAnsi="Georgia" w:cstheme="minorHAnsi"/>
          <w:i/>
          <w:szCs w:val="20"/>
          <w:lang w:eastAsia="es-ES"/>
        </w:rPr>
        <w:t xml:space="preserve">  </w:t>
      </w:r>
      <w:r w:rsidRPr="00427F31">
        <w:rPr>
          <w:rFonts w:ascii="Georgia" w:eastAsia="Times New Roman" w:hAnsi="Georgia" w:cstheme="minorHAnsi"/>
          <w:szCs w:val="20"/>
          <w:lang w:eastAsia="es-ES"/>
        </w:rPr>
        <w:t>(Fig</w:t>
      </w:r>
      <w:r w:rsidR="005C44C9" w:rsidRPr="00427F31">
        <w:rPr>
          <w:rFonts w:ascii="Georgia" w:eastAsia="Times New Roman" w:hAnsi="Georgia" w:cstheme="minorHAnsi"/>
          <w:szCs w:val="20"/>
          <w:lang w:eastAsia="es-ES"/>
        </w:rPr>
        <w:t xml:space="preserve">ura </w:t>
      </w:r>
      <w:r w:rsidR="00427F31" w:rsidRPr="00427F31">
        <w:rPr>
          <w:rFonts w:ascii="Georgia" w:eastAsia="Times New Roman" w:hAnsi="Georgia" w:cstheme="minorHAnsi"/>
          <w:szCs w:val="20"/>
          <w:lang w:eastAsia="es-ES"/>
        </w:rPr>
        <w:t>11</w:t>
      </w:r>
      <w:r w:rsidRPr="00427F31">
        <w:rPr>
          <w:rFonts w:ascii="Georgia" w:eastAsia="Times New Roman" w:hAnsi="Georgia" w:cstheme="minorHAnsi"/>
          <w:szCs w:val="20"/>
          <w:lang w:eastAsia="es-ES"/>
        </w:rPr>
        <w:t>)</w:t>
      </w:r>
      <w:r w:rsidRPr="00F621B1">
        <w:rPr>
          <w:rFonts w:ascii="Georgia" w:eastAsia="Times New Roman" w:hAnsi="Georgia" w:cstheme="minorHAnsi"/>
          <w:szCs w:val="20"/>
          <w:lang w:eastAsia="es-ES"/>
        </w:rPr>
        <w:t>.</w:t>
      </w:r>
    </w:p>
    <w:p w14:paraId="36D04040" w14:textId="77777777" w:rsidR="00A73DB2" w:rsidRPr="006B4026" w:rsidRDefault="00A73DB2" w:rsidP="006B4026">
      <w:pPr>
        <w:spacing w:after="0"/>
        <w:rPr>
          <w:rFonts w:ascii="Georgia" w:hAnsi="Georgia" w:cstheme="minorHAnsi"/>
          <w:sz w:val="20"/>
        </w:rPr>
      </w:pPr>
    </w:p>
    <w:p w14:paraId="6E3D9643" w14:textId="77777777" w:rsidR="00A73DB2" w:rsidRPr="00217B1B" w:rsidRDefault="00A73DB2" w:rsidP="009F0408">
      <w:pPr>
        <w:pStyle w:val="Heading2"/>
      </w:pPr>
      <w:bookmarkStart w:id="45" w:name="_Toc488758478"/>
      <w:r w:rsidRPr="00217B1B">
        <w:lastRenderedPageBreak/>
        <w:t xml:space="preserve">Medida de similitud </w:t>
      </w:r>
      <w:r>
        <w:t xml:space="preserve"> </w:t>
      </w:r>
      <w:r w:rsidRPr="00217B1B">
        <w:t>DTW</w:t>
      </w:r>
      <w:bookmarkEnd w:id="45"/>
    </w:p>
    <w:p w14:paraId="4BBA7F53" w14:textId="77777777" w:rsidR="001B3091" w:rsidRDefault="001B3091" w:rsidP="009F0408">
      <w:pPr>
        <w:spacing w:after="0"/>
        <w:rPr>
          <w:rFonts w:ascii="Georgia" w:hAnsi="Georgia"/>
        </w:rPr>
      </w:pPr>
    </w:p>
    <w:p w14:paraId="4CB37E13" w14:textId="77777777" w:rsidR="00A73DB2" w:rsidRPr="008A4D1B" w:rsidRDefault="00A73DB2" w:rsidP="009F0408">
      <w:pPr>
        <w:rPr>
          <w:rFonts w:ascii="Georgia" w:hAnsi="Georgia"/>
        </w:rPr>
      </w:pPr>
      <w:r w:rsidRPr="008A4D1B">
        <w:rPr>
          <w:rFonts w:ascii="Georgia" w:hAnsi="Georgia"/>
        </w:rPr>
        <w:t>S</w:t>
      </w:r>
      <w:r>
        <w:rPr>
          <w:rFonts w:ascii="Georgia" w:hAnsi="Georgia"/>
        </w:rPr>
        <w:t xml:space="preserve">uponemos definidas </w:t>
      </w:r>
      <w:r w:rsidRPr="008A4D1B">
        <w:rPr>
          <w:rFonts w:ascii="Georgia" w:hAnsi="Georgia"/>
        </w:rPr>
        <w:t>dos series A y B</w:t>
      </w:r>
      <w:r>
        <w:rPr>
          <w:rFonts w:ascii="Georgia" w:hAnsi="Georgia"/>
        </w:rPr>
        <w:t xml:space="preserve"> </w:t>
      </w:r>
      <w:r w:rsidRPr="008A4D1B">
        <w:rPr>
          <w:rFonts w:ascii="Georgia" w:hAnsi="Georgia"/>
        </w:rPr>
        <w:t>de longitud  I y J</w:t>
      </w:r>
      <w:r>
        <w:rPr>
          <w:rFonts w:ascii="Georgia" w:hAnsi="Georgia"/>
        </w:rPr>
        <w:t xml:space="preserve"> </w:t>
      </w:r>
      <w:r w:rsidRPr="008A4D1B">
        <w:rPr>
          <w:rFonts w:ascii="Georgia" w:hAnsi="Georgia"/>
        </w:rPr>
        <w:t>respectivamente</w:t>
      </w:r>
    </w:p>
    <w:p w14:paraId="1CF88076" w14:textId="000D17D5" w:rsidR="00A73DB2" w:rsidRPr="008A4D1B" w:rsidRDefault="006B573C" w:rsidP="009F0408">
      <w:pPr>
        <w:spacing w:after="0"/>
        <w:rPr>
          <w:rFonts w:ascii="Georgia" w:hAnsi="Georgia"/>
          <w:i/>
        </w:rPr>
      </w:pPr>
      <w:r>
        <w:rPr>
          <w:noProof/>
          <w:lang w:val="en-GB" w:eastAsia="en-GB"/>
        </w:rPr>
        <mc:AlternateContent>
          <mc:Choice Requires="wps">
            <w:drawing>
              <wp:anchor distT="0" distB="0" distL="114300" distR="114300" simplePos="0" relativeHeight="251774976" behindDoc="0" locked="0" layoutInCell="1" allowOverlap="1" wp14:anchorId="6BE1685B" wp14:editId="3828608F">
                <wp:simplePos x="0" y="0"/>
                <wp:positionH relativeFrom="column">
                  <wp:posOffset>2451735</wp:posOffset>
                </wp:positionH>
                <wp:positionV relativeFrom="paragraph">
                  <wp:posOffset>2457450</wp:posOffset>
                </wp:positionV>
                <wp:extent cx="3027680" cy="258445"/>
                <wp:effectExtent l="635" t="6350" r="0" b="5715"/>
                <wp:wrapSquare wrapText="bothSides"/>
                <wp:docPr id="332"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768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977430" w14:textId="77777777" w:rsidR="004059C3" w:rsidRPr="00527370" w:rsidRDefault="004059C3" w:rsidP="00527370">
                            <w:pPr>
                              <w:pStyle w:val="Caption"/>
                              <w:jc w:val="center"/>
                              <w:rPr>
                                <w:rFonts w:ascii="Georgia" w:hAnsi="Georgia"/>
                                <w:noProof/>
                                <w:color w:val="auto"/>
                              </w:rPr>
                            </w:pPr>
                            <w:r w:rsidRPr="00527370">
                              <w:rPr>
                                <w:color w:val="auto"/>
                              </w:rPr>
                              <w:t xml:space="preserve">Figura  </w:t>
                            </w:r>
                            <w:r>
                              <w:rPr>
                                <w:color w:val="auto"/>
                              </w:rPr>
                              <w:t>1</w:t>
                            </w:r>
                            <w:r w:rsidRPr="00527370">
                              <w:rPr>
                                <w:color w:val="auto"/>
                              </w:rPr>
                              <w:t>2  Warping function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BE1685B" id="Text_x0020_Box_x0020_90" o:spid="_x0000_s1046" type="#_x0000_t202" style="position:absolute;left:0;text-align:left;margin-left:193.05pt;margin-top:193.5pt;width:238.4pt;height:20.3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" stroked="f">
                <v:textbox style="mso-fit-shape-to-text:t" inset="0,0,0,0">
                  <w:txbxContent>
                    <w:p w14:paraId="4E977430" w14:textId="77777777" w:rsidR="004059C3" w:rsidRPr="00527370" w:rsidRDefault="004059C3" w:rsidP="00527370">
                      <w:pPr>
                        <w:pStyle w:val="Caption"/>
                        <w:jc w:val="center"/>
                        <w:rPr>
                          <w:rFonts w:ascii="Georgia" w:hAnsi="Georgia"/>
                          <w:noProof/>
                          <w:color w:val="auto"/>
                        </w:rPr>
                      </w:pPr>
                      <w:r w:rsidRPr="00527370">
                        <w:rPr>
                          <w:color w:val="auto"/>
                        </w:rPr>
                        <w:t xml:space="preserve">Figura  </w:t>
                      </w:r>
                      <w:r>
                        <w:rPr>
                          <w:color w:val="auto"/>
                        </w:rPr>
                        <w:t>1</w:t>
                      </w:r>
                      <w:r w:rsidRPr="00527370">
                        <w:rPr>
                          <w:color w:val="auto"/>
                        </w:rPr>
                        <w:t>2  Warping function</w:t>
                      </w:r>
                    </w:p>
                  </w:txbxContent>
                </v:textbox>
                <w10:wrap type="square"/>
              </v:shape>
            </w:pict>
          </mc:Fallback>
        </mc:AlternateContent>
      </w:r>
      <w:r w:rsidR="00A73DB2" w:rsidRPr="008A4D1B">
        <w:rPr>
          <w:rFonts w:ascii="Georgia" w:hAnsi="Georgia"/>
          <w:noProof/>
          <w:lang w:val="en-GB" w:eastAsia="en-GB"/>
        </w:rPr>
        <w:drawing>
          <wp:anchor distT="0" distB="0" distL="114300" distR="114300" simplePos="0" relativeHeight="251672576" behindDoc="0" locked="0" layoutInCell="1" allowOverlap="1" wp14:anchorId="416D5E60" wp14:editId="1BCA5155">
            <wp:simplePos x="0" y="0"/>
            <wp:positionH relativeFrom="column">
              <wp:posOffset>2451735</wp:posOffset>
            </wp:positionH>
            <wp:positionV relativeFrom="paragraph">
              <wp:posOffset>102870</wp:posOffset>
            </wp:positionV>
            <wp:extent cx="3027680" cy="2297430"/>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27680" cy="2297430"/>
                    </a:xfrm>
                    <a:prstGeom prst="rect">
                      <a:avLst/>
                    </a:prstGeom>
                    <a:noFill/>
                    <a:ln>
                      <a:noFill/>
                    </a:ln>
                  </pic:spPr>
                </pic:pic>
              </a:graphicData>
            </a:graphic>
          </wp:anchor>
        </w:drawing>
      </w:r>
      <w:r w:rsidR="00A73DB2" w:rsidRPr="008A4D1B">
        <w:rPr>
          <w:rFonts w:ascii="Georgia" w:hAnsi="Georgia"/>
        </w:rPr>
        <w:t xml:space="preserve">   </w:t>
      </w:r>
      <w:r w:rsidR="00A73DB2">
        <w:rPr>
          <w:rFonts w:ascii="Georgia" w:hAnsi="Georgia"/>
        </w:rPr>
        <w:t xml:space="preserve"> </w:t>
      </w:r>
      <w:r w:rsidR="00A73DB2" w:rsidRPr="008A4D1B">
        <w:rPr>
          <w:rFonts w:ascii="Georgia" w:hAnsi="Georgia"/>
          <w:i/>
        </w:rPr>
        <w:t>A = a</w:t>
      </w:r>
      <w:r w:rsidR="00A73DB2" w:rsidRPr="008A4D1B">
        <w:rPr>
          <w:rFonts w:ascii="Georgia" w:hAnsi="Georgia"/>
          <w:i/>
          <w:vertAlign w:val="subscript"/>
        </w:rPr>
        <w:t>1</w:t>
      </w:r>
      <w:r w:rsidR="00A73DB2" w:rsidRPr="008A4D1B">
        <w:rPr>
          <w:rFonts w:ascii="Georgia" w:hAnsi="Georgia"/>
          <w:i/>
        </w:rPr>
        <w:t xml:space="preserve"> , a</w:t>
      </w:r>
      <w:r w:rsidR="00A73DB2" w:rsidRPr="008A4D1B">
        <w:rPr>
          <w:rFonts w:ascii="Georgia" w:hAnsi="Georgia"/>
          <w:i/>
          <w:vertAlign w:val="subscript"/>
        </w:rPr>
        <w:t>2</w:t>
      </w:r>
      <w:r w:rsidR="00A73DB2" w:rsidRPr="008A4D1B">
        <w:rPr>
          <w:rFonts w:ascii="Georgia" w:hAnsi="Georgia"/>
          <w:i/>
        </w:rPr>
        <w:t xml:space="preserve"> , a</w:t>
      </w:r>
      <w:r w:rsidR="00A73DB2" w:rsidRPr="008A4D1B">
        <w:rPr>
          <w:rFonts w:ascii="Georgia" w:hAnsi="Georgia"/>
          <w:i/>
          <w:vertAlign w:val="subscript"/>
        </w:rPr>
        <w:t xml:space="preserve">3 </w:t>
      </w:r>
      <w:r w:rsidR="00A73DB2" w:rsidRPr="008A4D1B">
        <w:rPr>
          <w:rFonts w:ascii="Georgia" w:hAnsi="Georgia"/>
          <w:i/>
        </w:rPr>
        <w:t xml:space="preserve"> … a</w:t>
      </w:r>
      <w:r w:rsidR="00A73DB2" w:rsidRPr="008A4D1B">
        <w:rPr>
          <w:rFonts w:ascii="Georgia" w:hAnsi="Georgia"/>
          <w:i/>
          <w:vertAlign w:val="subscript"/>
        </w:rPr>
        <w:t>i</w:t>
      </w:r>
      <w:r w:rsidR="00A73DB2" w:rsidRPr="008A4D1B">
        <w:rPr>
          <w:rFonts w:ascii="Georgia" w:hAnsi="Georgia"/>
          <w:i/>
        </w:rPr>
        <w:t xml:space="preserve"> … a</w:t>
      </w:r>
      <w:r w:rsidR="00A73DB2" w:rsidRPr="008A4D1B">
        <w:rPr>
          <w:rFonts w:ascii="Georgia" w:hAnsi="Georgia"/>
          <w:i/>
          <w:vertAlign w:val="subscript"/>
        </w:rPr>
        <w:t xml:space="preserve">I   </w:t>
      </w:r>
      <w:r w:rsidR="00A73DB2" w:rsidRPr="008A4D1B">
        <w:rPr>
          <w:rFonts w:ascii="Georgia" w:hAnsi="Georgia"/>
          <w:i/>
        </w:rPr>
        <w:t xml:space="preserve">     </w:t>
      </w:r>
    </w:p>
    <w:p w14:paraId="0464F561" w14:textId="77777777" w:rsidR="00A73DB2" w:rsidRPr="008A4D1B" w:rsidRDefault="00A73DB2" w:rsidP="009F0408">
      <w:pPr>
        <w:spacing w:after="0"/>
        <w:rPr>
          <w:rFonts w:ascii="Georgia" w:hAnsi="Georgia"/>
          <w:i/>
        </w:rPr>
      </w:pPr>
      <w:r w:rsidRPr="008A4D1B">
        <w:rPr>
          <w:rFonts w:ascii="Georgia" w:hAnsi="Georgia"/>
          <w:i/>
        </w:rPr>
        <w:t xml:space="preserve">    B= b</w:t>
      </w:r>
      <w:r w:rsidRPr="008A4D1B">
        <w:rPr>
          <w:rFonts w:ascii="Georgia" w:hAnsi="Georgia"/>
          <w:i/>
          <w:vertAlign w:val="subscript"/>
        </w:rPr>
        <w:t>1</w:t>
      </w:r>
      <w:r w:rsidRPr="008A4D1B">
        <w:rPr>
          <w:rFonts w:ascii="Georgia" w:hAnsi="Georgia"/>
          <w:i/>
        </w:rPr>
        <w:t xml:space="preserve"> , b</w:t>
      </w:r>
      <w:r w:rsidRPr="008A4D1B">
        <w:rPr>
          <w:rFonts w:ascii="Georgia" w:hAnsi="Georgia"/>
          <w:i/>
          <w:vertAlign w:val="subscript"/>
        </w:rPr>
        <w:t>2</w:t>
      </w:r>
      <w:r w:rsidRPr="008A4D1B">
        <w:rPr>
          <w:rFonts w:ascii="Georgia" w:hAnsi="Georgia"/>
          <w:i/>
        </w:rPr>
        <w:t xml:space="preserve"> , b</w:t>
      </w:r>
      <w:r w:rsidRPr="008A4D1B">
        <w:rPr>
          <w:rFonts w:ascii="Georgia" w:hAnsi="Georgia"/>
          <w:i/>
          <w:vertAlign w:val="subscript"/>
        </w:rPr>
        <w:t xml:space="preserve">3 </w:t>
      </w:r>
      <w:r w:rsidRPr="008A4D1B">
        <w:rPr>
          <w:rFonts w:ascii="Georgia" w:hAnsi="Georgia"/>
          <w:i/>
        </w:rPr>
        <w:t xml:space="preserve"> … bj … b</w:t>
      </w:r>
      <w:r w:rsidRPr="008A4D1B">
        <w:rPr>
          <w:rFonts w:ascii="Georgia" w:hAnsi="Georgia"/>
          <w:i/>
          <w:vertAlign w:val="subscript"/>
        </w:rPr>
        <w:t xml:space="preserve">J   </w:t>
      </w:r>
      <w:r w:rsidRPr="008A4D1B">
        <w:rPr>
          <w:rFonts w:ascii="Georgia" w:hAnsi="Georgia"/>
          <w:i/>
        </w:rPr>
        <w:t xml:space="preserve">      </w:t>
      </w:r>
    </w:p>
    <w:p w14:paraId="30263ACB" w14:textId="77777777" w:rsidR="00AE7C0B" w:rsidRDefault="00AE7C0B" w:rsidP="009F0408">
      <w:pPr>
        <w:rPr>
          <w:rFonts w:ascii="Georgia" w:hAnsi="Georgia"/>
        </w:rPr>
      </w:pPr>
    </w:p>
    <w:p w14:paraId="45AA4C32" w14:textId="77777777" w:rsidR="00A73DB2" w:rsidRPr="008A4D1B" w:rsidRDefault="00A73DB2" w:rsidP="009F0408">
      <w:pPr>
        <w:rPr>
          <w:rFonts w:ascii="Georgia" w:hAnsi="Georgia"/>
        </w:rPr>
      </w:pPr>
      <w:r>
        <w:rPr>
          <w:rFonts w:ascii="Georgia" w:hAnsi="Georgia"/>
        </w:rPr>
        <w:t xml:space="preserve">considerando en </w:t>
      </w:r>
      <w:r w:rsidR="00595779">
        <w:rPr>
          <w:rFonts w:ascii="Georgia" w:hAnsi="Georgia"/>
        </w:rPr>
        <w:t xml:space="preserve">la Figura 12 </w:t>
      </w:r>
      <w:r>
        <w:rPr>
          <w:rFonts w:ascii="Georgia" w:hAnsi="Georgia"/>
        </w:rPr>
        <w:t xml:space="preserve">el </w:t>
      </w:r>
      <w:r w:rsidRPr="008A4D1B">
        <w:rPr>
          <w:rFonts w:ascii="Georgia" w:hAnsi="Georgia"/>
        </w:rPr>
        <w:t xml:space="preserve">plano de ejes </w:t>
      </w:r>
      <w:r>
        <w:rPr>
          <w:rFonts w:ascii="Georgia" w:hAnsi="Georgia"/>
        </w:rPr>
        <w:t xml:space="preserve">i </w:t>
      </w:r>
      <w:r w:rsidRPr="008A4D1B">
        <w:rPr>
          <w:rFonts w:ascii="Georgia" w:hAnsi="Georgia"/>
        </w:rPr>
        <w:t>,</w:t>
      </w:r>
      <w:r>
        <w:rPr>
          <w:rFonts w:ascii="Georgia" w:hAnsi="Georgia"/>
        </w:rPr>
        <w:t xml:space="preserve"> j</w:t>
      </w:r>
      <w:r w:rsidRPr="008A4D1B">
        <w:rPr>
          <w:rFonts w:ascii="Georgia" w:hAnsi="Georgia"/>
        </w:rPr>
        <w:t xml:space="preserve"> </w:t>
      </w:r>
      <w:r>
        <w:rPr>
          <w:rFonts w:ascii="Georgia" w:hAnsi="Georgia"/>
        </w:rPr>
        <w:t xml:space="preserve">ciertos </w:t>
      </w:r>
      <w:r w:rsidRPr="008A4D1B">
        <w:rPr>
          <w:rFonts w:ascii="Georgia" w:hAnsi="Georgia"/>
        </w:rPr>
        <w:t xml:space="preserve">alineamientos entre los índices de ambas series, </w:t>
      </w:r>
      <w:r>
        <w:rPr>
          <w:rFonts w:ascii="Georgia" w:hAnsi="Georgia"/>
        </w:rPr>
        <w:t xml:space="preserve">partiendo </w:t>
      </w:r>
      <w:r w:rsidRPr="008A4D1B">
        <w:rPr>
          <w:rFonts w:ascii="Georgia" w:hAnsi="Georgia"/>
        </w:rPr>
        <w:t xml:space="preserve">de trayectorias </w:t>
      </w:r>
      <w:r w:rsidRPr="008A4D1B">
        <w:rPr>
          <w:rFonts w:ascii="Georgia" w:hAnsi="Georgia"/>
          <w:i/>
        </w:rPr>
        <w:t>F</w:t>
      </w:r>
      <w:r w:rsidRPr="008A4D1B">
        <w:rPr>
          <w:rFonts w:ascii="Georgia" w:hAnsi="Georgia"/>
        </w:rPr>
        <w:t xml:space="preserve"> </w:t>
      </w:r>
      <w:r>
        <w:rPr>
          <w:rFonts w:ascii="Georgia" w:hAnsi="Georgia"/>
        </w:rPr>
        <w:t xml:space="preserve"> del tipo:</w:t>
      </w:r>
      <w:r w:rsidRPr="008A4D1B">
        <w:rPr>
          <w:rFonts w:ascii="Georgia" w:hAnsi="Georgia"/>
        </w:rPr>
        <w:t xml:space="preserve"> </w:t>
      </w:r>
    </w:p>
    <w:p w14:paraId="3139FAD3" w14:textId="77777777" w:rsidR="00BA634C" w:rsidRDefault="00A73DB2" w:rsidP="009F0408">
      <w:pPr>
        <w:rPr>
          <w:rFonts w:ascii="Georgia" w:hAnsi="Georgia"/>
        </w:rPr>
      </w:pPr>
      <w:r>
        <w:rPr>
          <w:rFonts w:ascii="Georgia" w:hAnsi="Georgia"/>
        </w:rPr>
        <w:t xml:space="preserve">        </w:t>
      </w:r>
      <w:r w:rsidRPr="008A4D1B">
        <w:rPr>
          <w:rFonts w:ascii="Georgia" w:hAnsi="Georgia"/>
          <w:noProof/>
          <w:lang w:val="en-GB" w:eastAsia="en-GB"/>
        </w:rPr>
        <w:drawing>
          <wp:inline distT="0" distB="0" distL="0" distR="0" wp14:anchorId="3B9EF628" wp14:editId="5C5632EC">
            <wp:extent cx="1439186" cy="26533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55278" cy="268305"/>
                    </a:xfrm>
                    <a:prstGeom prst="rect">
                      <a:avLst/>
                    </a:prstGeom>
                    <a:noFill/>
                    <a:ln>
                      <a:noFill/>
                    </a:ln>
                  </pic:spPr>
                </pic:pic>
              </a:graphicData>
            </a:graphic>
          </wp:inline>
        </w:drawing>
      </w:r>
    </w:p>
    <w:p w14:paraId="18583045" w14:textId="77777777" w:rsidR="00BA634C" w:rsidRDefault="00BA634C" w:rsidP="009F0408">
      <w:pPr>
        <w:rPr>
          <w:rFonts w:ascii="Georgia" w:hAnsi="Georgia"/>
        </w:rPr>
      </w:pPr>
      <w:r>
        <w:rPr>
          <w:rFonts w:ascii="Georgia" w:hAnsi="Georgia"/>
        </w:rPr>
        <w:t>siendo</w:t>
      </w:r>
    </w:p>
    <w:p w14:paraId="0A4082B7" w14:textId="77777777" w:rsidR="00BA634C" w:rsidRDefault="00AE7C0B" w:rsidP="009F0408">
      <w:pPr>
        <w:rPr>
          <w:rFonts w:ascii="Georgia" w:hAnsi="Georgia"/>
        </w:rPr>
      </w:pPr>
      <w:r w:rsidRPr="008A4D1B">
        <w:rPr>
          <w:rFonts w:ascii="Georgia" w:hAnsi="Georgia"/>
          <w:noProof/>
          <w:lang w:val="en-GB" w:eastAsia="en-GB"/>
        </w:rPr>
        <w:drawing>
          <wp:anchor distT="0" distB="0" distL="114300" distR="114300" simplePos="0" relativeHeight="251743232" behindDoc="0" locked="0" layoutInCell="1" allowOverlap="1" wp14:anchorId="71EC7221" wp14:editId="16E3597F">
            <wp:simplePos x="0" y="0"/>
            <wp:positionH relativeFrom="column">
              <wp:posOffset>-32385</wp:posOffset>
            </wp:positionH>
            <wp:positionV relativeFrom="paragraph">
              <wp:posOffset>93980</wp:posOffset>
            </wp:positionV>
            <wp:extent cx="815340" cy="250825"/>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15340" cy="250825"/>
                    </a:xfrm>
                    <a:prstGeom prst="rect">
                      <a:avLst/>
                    </a:prstGeom>
                    <a:noFill/>
                    <a:ln>
                      <a:noFill/>
                    </a:ln>
                  </pic:spPr>
                </pic:pic>
              </a:graphicData>
            </a:graphic>
          </wp:anchor>
        </w:drawing>
      </w:r>
      <w:r w:rsidR="00A73DB2" w:rsidRPr="008A4D1B">
        <w:rPr>
          <w:rFonts w:ascii="Georgia" w:hAnsi="Georgia"/>
        </w:rPr>
        <w:t xml:space="preserve"> </w:t>
      </w:r>
      <w:r w:rsidR="00A73DB2" w:rsidRPr="008A4D1B">
        <w:rPr>
          <w:rFonts w:ascii="Georgia" w:hAnsi="Georgia"/>
        </w:rPr>
        <w:tab/>
      </w:r>
      <w:r w:rsidR="00A73DB2" w:rsidRPr="008A4D1B">
        <w:rPr>
          <w:rFonts w:ascii="Georgia" w:hAnsi="Georgia"/>
          <w:noProof/>
          <w:lang w:eastAsia="es-ES"/>
        </w:rPr>
        <w:t xml:space="preserve">                                           </w:t>
      </w:r>
    </w:p>
    <w:p w14:paraId="67E34A12" w14:textId="77777777" w:rsidR="00BA634C" w:rsidRDefault="00BA634C" w:rsidP="009F0408">
      <w:pPr>
        <w:rPr>
          <w:rFonts w:ascii="Georgia" w:hAnsi="Georgia"/>
        </w:rPr>
      </w:pPr>
      <w:r w:rsidRPr="008A4D1B">
        <w:rPr>
          <w:rFonts w:ascii="Georgia" w:hAnsi="Georgia"/>
          <w:noProof/>
          <w:lang w:val="en-GB" w:eastAsia="en-GB"/>
        </w:rPr>
        <w:drawing>
          <wp:anchor distT="0" distB="0" distL="114300" distR="114300" simplePos="0" relativeHeight="251745280" behindDoc="0" locked="0" layoutInCell="1" allowOverlap="1" wp14:anchorId="2AED1A34" wp14:editId="65131827">
            <wp:simplePos x="0" y="0"/>
            <wp:positionH relativeFrom="column">
              <wp:posOffset>3713480</wp:posOffset>
            </wp:positionH>
            <wp:positionV relativeFrom="paragraph">
              <wp:posOffset>311785</wp:posOffset>
            </wp:positionV>
            <wp:extent cx="1356995" cy="259715"/>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56995" cy="259715"/>
                    </a:xfrm>
                    <a:prstGeom prst="rect">
                      <a:avLst/>
                    </a:prstGeom>
                    <a:noFill/>
                    <a:ln>
                      <a:noFill/>
                    </a:ln>
                  </pic:spPr>
                </pic:pic>
              </a:graphicData>
            </a:graphic>
          </wp:anchor>
        </w:drawing>
      </w:r>
    </w:p>
    <w:p w14:paraId="159D7919" w14:textId="77777777" w:rsidR="00BA634C" w:rsidRDefault="00BA634C" w:rsidP="009F0408">
      <w:pPr>
        <w:rPr>
          <w:rFonts w:ascii="Georgia" w:hAnsi="Georgia"/>
        </w:rPr>
      </w:pPr>
      <w:r w:rsidRPr="008A4D1B">
        <w:rPr>
          <w:rFonts w:ascii="Georgia" w:hAnsi="Georgia"/>
        </w:rPr>
        <w:t>son puntos de</w:t>
      </w:r>
      <w:r>
        <w:rPr>
          <w:rFonts w:ascii="Georgia" w:hAnsi="Georgia"/>
        </w:rPr>
        <w:t xml:space="preserve"> dicho </w:t>
      </w:r>
      <w:r w:rsidRPr="008A4D1B">
        <w:rPr>
          <w:rFonts w:ascii="Georgia" w:hAnsi="Georgia"/>
        </w:rPr>
        <w:t>plano</w:t>
      </w:r>
      <w:r>
        <w:rPr>
          <w:rFonts w:ascii="Georgia" w:hAnsi="Georgia"/>
        </w:rPr>
        <w:t>,</w:t>
      </w:r>
      <w:r w:rsidRPr="008A4D1B">
        <w:rPr>
          <w:rFonts w:ascii="Georgia" w:hAnsi="Georgia"/>
        </w:rPr>
        <w:t xml:space="preserve"> </w:t>
      </w:r>
      <w:r>
        <w:rPr>
          <w:rFonts w:ascii="Georgia" w:hAnsi="Georgia"/>
        </w:rPr>
        <w:t xml:space="preserve">que cumplen la condición:      </w:t>
      </w:r>
    </w:p>
    <w:p w14:paraId="553B5E6A" w14:textId="77777777" w:rsidR="00A73DB2" w:rsidRPr="008A4D1B" w:rsidRDefault="00A73DB2" w:rsidP="009F0408">
      <w:pPr>
        <w:rPr>
          <w:rFonts w:ascii="Georgia" w:hAnsi="Georgia"/>
        </w:rPr>
      </w:pPr>
      <w:r>
        <w:rPr>
          <w:rFonts w:ascii="Georgia" w:hAnsi="Georgia"/>
        </w:rPr>
        <w:t xml:space="preserve">y que, como veremos, F son trayectorias que deben cumplir ciertas </w:t>
      </w:r>
      <w:r w:rsidRPr="008A4D1B">
        <w:rPr>
          <w:rFonts w:ascii="Georgia" w:hAnsi="Georgia"/>
        </w:rPr>
        <w:t>restricciones.</w:t>
      </w:r>
    </w:p>
    <w:p w14:paraId="61A1FA66" w14:textId="77777777" w:rsidR="00A73DB2" w:rsidRPr="008A4D1B" w:rsidRDefault="00A73DB2" w:rsidP="009F0408">
      <w:pPr>
        <w:rPr>
          <w:rFonts w:ascii="Georgia" w:hAnsi="Georgia"/>
        </w:rPr>
      </w:pPr>
      <w:r>
        <w:rPr>
          <w:rFonts w:ascii="Georgia" w:hAnsi="Georgia"/>
        </w:rPr>
        <w:t>Definimos p</w:t>
      </w:r>
      <w:r w:rsidRPr="008A4D1B">
        <w:rPr>
          <w:rFonts w:ascii="Georgia" w:hAnsi="Georgia"/>
        </w:rPr>
        <w:t>ara cada punto C</w:t>
      </w:r>
      <w:r w:rsidRPr="008A4D1B">
        <w:rPr>
          <w:rFonts w:ascii="Georgia" w:hAnsi="Georgia"/>
          <w:vertAlign w:val="subscript"/>
        </w:rPr>
        <w:t>K</w:t>
      </w:r>
      <w:r w:rsidRPr="008A4D1B">
        <w:rPr>
          <w:rFonts w:ascii="Georgia" w:hAnsi="Georgia"/>
        </w:rPr>
        <w:t>,</w:t>
      </w:r>
      <w:r>
        <w:rPr>
          <w:rFonts w:ascii="Georgia" w:hAnsi="Georgia"/>
        </w:rPr>
        <w:t xml:space="preserve"> </w:t>
      </w:r>
      <w:r w:rsidRPr="008A4D1B">
        <w:rPr>
          <w:rFonts w:ascii="Georgia" w:hAnsi="Georgia"/>
        </w:rPr>
        <w:t>la distancia entre los dos valores de ambas series que fueron alineados</w:t>
      </w:r>
      <w:r>
        <w:rPr>
          <w:rFonts w:ascii="Georgia" w:hAnsi="Georgia"/>
        </w:rPr>
        <w:t xml:space="preserve"> como:</w:t>
      </w:r>
      <w:r w:rsidRPr="008A4D1B">
        <w:rPr>
          <w:rFonts w:ascii="Georgia" w:hAnsi="Georgia"/>
        </w:rPr>
        <w:t xml:space="preserve"> </w:t>
      </w:r>
    </w:p>
    <w:p w14:paraId="1E0FF87E" w14:textId="77777777" w:rsidR="00A73DB2" w:rsidRDefault="00A73DB2" w:rsidP="009F0408">
      <w:pPr>
        <w:jc w:val="center"/>
        <w:rPr>
          <w:rFonts w:ascii="Georgia" w:hAnsi="Georgia"/>
        </w:rPr>
      </w:pPr>
      <w:r w:rsidRPr="008A4D1B">
        <w:rPr>
          <w:rFonts w:ascii="Georgia" w:hAnsi="Georgia"/>
          <w:noProof/>
          <w:lang w:val="en-GB" w:eastAsia="en-GB"/>
        </w:rPr>
        <w:drawing>
          <wp:inline distT="0" distB="0" distL="0" distR="0" wp14:anchorId="28927326" wp14:editId="155850A0">
            <wp:extent cx="1900361" cy="22801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23446" cy="230782"/>
                    </a:xfrm>
                    <a:prstGeom prst="rect">
                      <a:avLst/>
                    </a:prstGeom>
                    <a:noFill/>
                    <a:ln>
                      <a:noFill/>
                    </a:ln>
                  </pic:spPr>
                </pic:pic>
              </a:graphicData>
            </a:graphic>
          </wp:inline>
        </w:drawing>
      </w:r>
    </w:p>
    <w:p w14:paraId="65BCC0A7" w14:textId="77777777" w:rsidR="00A73DB2" w:rsidRPr="008A4D1B" w:rsidRDefault="00A73DB2" w:rsidP="009F0408">
      <w:pPr>
        <w:rPr>
          <w:rFonts w:ascii="Georgia" w:hAnsi="Georgia"/>
        </w:rPr>
      </w:pPr>
      <w:r w:rsidRPr="008A4D1B">
        <w:rPr>
          <w:rFonts w:ascii="Georgia" w:hAnsi="Georgia"/>
        </w:rPr>
        <w:t xml:space="preserve">Dada una trayectoria F, se define suma ponderada de </w:t>
      </w:r>
      <w:r>
        <w:rPr>
          <w:rFonts w:ascii="Georgia" w:hAnsi="Georgia"/>
        </w:rPr>
        <w:t xml:space="preserve">estas </w:t>
      </w:r>
      <w:r w:rsidRPr="008A4D1B">
        <w:rPr>
          <w:rFonts w:ascii="Georgia" w:hAnsi="Georgia"/>
        </w:rPr>
        <w:t xml:space="preserve">distancias, </w:t>
      </w:r>
    </w:p>
    <w:p w14:paraId="1537C06E" w14:textId="77777777" w:rsidR="00A73DB2" w:rsidRPr="008A4D1B" w:rsidRDefault="00A73DB2" w:rsidP="009F0408">
      <w:pPr>
        <w:jc w:val="center"/>
        <w:rPr>
          <w:rFonts w:ascii="Georgia" w:hAnsi="Georgia"/>
        </w:rPr>
      </w:pPr>
      <w:r w:rsidRPr="008A4D1B">
        <w:rPr>
          <w:rFonts w:ascii="Georgia" w:hAnsi="Georgia"/>
          <w:noProof/>
          <w:lang w:val="en-GB" w:eastAsia="en-GB"/>
        </w:rPr>
        <w:drawing>
          <wp:inline distT="0" distB="0" distL="0" distR="0" wp14:anchorId="7819B91A" wp14:editId="0DDF1661">
            <wp:extent cx="1812898" cy="51235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3687" cy="512576"/>
                    </a:xfrm>
                    <a:prstGeom prst="rect">
                      <a:avLst/>
                    </a:prstGeom>
                    <a:noFill/>
                    <a:ln>
                      <a:noFill/>
                    </a:ln>
                  </pic:spPr>
                </pic:pic>
              </a:graphicData>
            </a:graphic>
          </wp:inline>
        </w:drawing>
      </w:r>
    </w:p>
    <w:p w14:paraId="16DDF5CF" w14:textId="77777777" w:rsidR="00A73DB2" w:rsidRDefault="00A73DB2" w:rsidP="009F0408">
      <w:pPr>
        <w:rPr>
          <w:rFonts w:ascii="Georgia" w:hAnsi="Georgia"/>
        </w:rPr>
      </w:pPr>
      <w:r>
        <w:rPr>
          <w:rFonts w:ascii="Georgia" w:hAnsi="Georgia"/>
        </w:rPr>
        <w:t xml:space="preserve">Si se eliminan </w:t>
      </w:r>
      <w:r w:rsidRPr="008A4D1B">
        <w:rPr>
          <w:rFonts w:ascii="Georgia" w:hAnsi="Georgia"/>
        </w:rPr>
        <w:t xml:space="preserve">las diferencias debidas </w:t>
      </w:r>
      <w:r>
        <w:rPr>
          <w:rFonts w:ascii="Georgia" w:hAnsi="Georgia"/>
        </w:rPr>
        <w:t xml:space="preserve">fundamentalmente </w:t>
      </w:r>
      <w:r w:rsidRPr="008A4D1B">
        <w:rPr>
          <w:rFonts w:ascii="Georgia" w:hAnsi="Georgia"/>
        </w:rPr>
        <w:t xml:space="preserve">a “deformaciones” en el tiempo, </w:t>
      </w:r>
      <w:r>
        <w:rPr>
          <w:rFonts w:ascii="Georgia" w:hAnsi="Georgia"/>
        </w:rPr>
        <w:t xml:space="preserve">se puede encontrar de manera satisfactoria una </w:t>
      </w:r>
      <w:r w:rsidRPr="008A4D1B">
        <w:rPr>
          <w:rFonts w:ascii="Georgia" w:hAnsi="Georgia"/>
        </w:rPr>
        <w:t xml:space="preserve">trayectoria </w:t>
      </w:r>
      <w:r>
        <w:rPr>
          <w:rFonts w:ascii="Georgia" w:hAnsi="Georgia"/>
        </w:rPr>
        <w:t xml:space="preserve">denominada   </w:t>
      </w:r>
      <w:r w:rsidRPr="008A4D1B">
        <w:rPr>
          <w:rFonts w:ascii="Georgia" w:hAnsi="Georgia"/>
        </w:rPr>
        <w:t xml:space="preserve">óptima </w:t>
      </w:r>
      <w:r>
        <w:rPr>
          <w:rFonts w:ascii="Georgia" w:hAnsi="Georgia"/>
        </w:rPr>
        <w:t xml:space="preserve"> </w:t>
      </w:r>
      <w:r w:rsidRPr="00830CC6">
        <w:rPr>
          <w:rFonts w:ascii="Georgia" w:hAnsi="Georgia"/>
          <w:i/>
        </w:rPr>
        <w:t>Fopt</w:t>
      </w:r>
      <w:r>
        <w:rPr>
          <w:rFonts w:ascii="Georgia" w:hAnsi="Georgia"/>
        </w:rPr>
        <w:t xml:space="preserve"> , cuya </w:t>
      </w:r>
      <w:r w:rsidRPr="008A4D1B">
        <w:rPr>
          <w:rFonts w:ascii="Georgia" w:hAnsi="Georgia"/>
        </w:rPr>
        <w:t xml:space="preserve">suma resultante </w:t>
      </w:r>
      <w:r w:rsidRPr="00830CC6">
        <w:rPr>
          <w:rFonts w:ascii="Georgia" w:hAnsi="Georgia"/>
          <w:i/>
        </w:rPr>
        <w:t xml:space="preserve"> S(Fopt) </w:t>
      </w:r>
      <w:r>
        <w:rPr>
          <w:rFonts w:ascii="Georgia" w:hAnsi="Georgia"/>
        </w:rPr>
        <w:t xml:space="preserve"> </w:t>
      </w:r>
      <w:r w:rsidRPr="008A4D1B">
        <w:rPr>
          <w:rFonts w:ascii="Georgia" w:hAnsi="Georgia"/>
        </w:rPr>
        <w:t xml:space="preserve">es la </w:t>
      </w:r>
      <w:r>
        <w:rPr>
          <w:rFonts w:ascii="Georgia" w:hAnsi="Georgia"/>
        </w:rPr>
        <w:t xml:space="preserve">distancia más fiel </w:t>
      </w:r>
      <w:r w:rsidRPr="008A4D1B">
        <w:rPr>
          <w:rFonts w:ascii="Georgia" w:hAnsi="Georgia"/>
        </w:rPr>
        <w:t xml:space="preserve">entre </w:t>
      </w:r>
      <w:r>
        <w:rPr>
          <w:rFonts w:ascii="Georgia" w:hAnsi="Georgia"/>
        </w:rPr>
        <w:t>las series A y B anteriormente descrita</w:t>
      </w:r>
      <w:r w:rsidRPr="008A4D1B">
        <w:rPr>
          <w:rFonts w:ascii="Georgia" w:hAnsi="Georgia"/>
        </w:rPr>
        <w:t>.</w:t>
      </w:r>
      <w:r>
        <w:rPr>
          <w:rFonts w:ascii="Georgia" w:hAnsi="Georgia"/>
        </w:rPr>
        <w:t xml:space="preserve"> Se llega así a la</w:t>
      </w:r>
      <w:r w:rsidRPr="008A4D1B">
        <w:rPr>
          <w:rFonts w:ascii="Georgia" w:hAnsi="Georgia"/>
        </w:rPr>
        <w:t xml:space="preserve"> definición de </w:t>
      </w:r>
      <w:r w:rsidRPr="00B73546">
        <w:rPr>
          <w:rFonts w:ascii="Georgia" w:hAnsi="Georgia"/>
          <w:i/>
        </w:rPr>
        <w:t>medida de similitud DTW</w:t>
      </w:r>
      <w:r w:rsidRPr="008A4D1B">
        <w:rPr>
          <w:rFonts w:ascii="Georgia" w:hAnsi="Georgia"/>
        </w:rPr>
        <w:t xml:space="preserve"> </w:t>
      </w:r>
      <w:r w:rsidR="00371794">
        <w:rPr>
          <w:rFonts w:ascii="Georgia" w:hAnsi="Georgia"/>
        </w:rPr>
        <w:t xml:space="preserve"> </w:t>
      </w:r>
      <w:r w:rsidRPr="008A4D1B">
        <w:rPr>
          <w:rFonts w:ascii="Georgia" w:hAnsi="Georgia"/>
        </w:rPr>
        <w:t xml:space="preserve">entre dos series A y B: </w:t>
      </w:r>
    </w:p>
    <w:p w14:paraId="5C2BC25E" w14:textId="77777777" w:rsidR="00A73DB2" w:rsidRPr="008A4D1B" w:rsidRDefault="009F5116" w:rsidP="0053004E">
      <w:pPr>
        <w:jc w:val="center"/>
        <w:rPr>
          <w:rFonts w:ascii="Georgia" w:hAnsi="Georgia"/>
        </w:rPr>
      </w:pPr>
      <w:r w:rsidRPr="008A4D1B">
        <w:rPr>
          <w:rFonts w:ascii="Georgia" w:hAnsi="Georgia"/>
          <w:noProof/>
          <w:lang w:val="en-GB" w:eastAsia="en-GB"/>
        </w:rPr>
        <w:drawing>
          <wp:inline distT="0" distB="0" distL="0" distR="0" wp14:anchorId="426A4B80" wp14:editId="02DF3330">
            <wp:extent cx="1375576" cy="28992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75576" cy="289928"/>
                    </a:xfrm>
                    <a:prstGeom prst="rect">
                      <a:avLst/>
                    </a:prstGeom>
                    <a:noFill/>
                    <a:ln>
                      <a:noFill/>
                    </a:ln>
                  </pic:spPr>
                </pic:pic>
              </a:graphicData>
            </a:graphic>
          </wp:inline>
        </w:drawing>
      </w:r>
    </w:p>
    <w:p w14:paraId="15CC6485" w14:textId="77777777" w:rsidR="00A73DB2" w:rsidRPr="00100EE5" w:rsidRDefault="00A73DB2" w:rsidP="009F0408">
      <w:pPr>
        <w:pStyle w:val="Heading2"/>
      </w:pPr>
      <w:bookmarkStart w:id="46" w:name="_Toc488758479"/>
      <w:r>
        <w:lastRenderedPageBreak/>
        <w:t>Cálculo de Trayectorias</w:t>
      </w:r>
      <w:bookmarkEnd w:id="46"/>
      <w:r w:rsidRPr="00100EE5">
        <w:t xml:space="preserve"> </w:t>
      </w:r>
    </w:p>
    <w:p w14:paraId="5D390A05" w14:textId="77777777" w:rsidR="00A73DB2" w:rsidRDefault="00A73DB2" w:rsidP="009F0408"/>
    <w:p w14:paraId="70425B7F" w14:textId="77777777" w:rsidR="00A73DB2" w:rsidRPr="00542B22" w:rsidRDefault="00A73DB2" w:rsidP="009F0408">
      <w:pPr>
        <w:spacing w:after="0"/>
        <w:rPr>
          <w:rFonts w:ascii="Georgia" w:hAnsi="Georgia"/>
        </w:rPr>
      </w:pPr>
      <w:r w:rsidRPr="00542B22">
        <w:rPr>
          <w:rFonts w:ascii="Georgia" w:hAnsi="Georgia"/>
        </w:rPr>
        <w:t>Las posibles trayectorias que se pueden ir calculando en el proceso tienen ciertas condiciones por naturaleza, por lo que una deformación temporal, para posibilitar su alineamiento, siempre va a presentar una serie de restricciones.  Se nombran a continuación:</w:t>
      </w:r>
    </w:p>
    <w:p w14:paraId="3CBD16BD" w14:textId="77777777" w:rsidR="00A73DB2" w:rsidRPr="00542B22" w:rsidRDefault="00A73DB2" w:rsidP="009F0408">
      <w:pPr>
        <w:spacing w:after="0"/>
        <w:ind w:firstLine="709"/>
        <w:rPr>
          <w:rFonts w:ascii="Georgia" w:hAnsi="Georgia"/>
        </w:rPr>
      </w:pPr>
    </w:p>
    <w:p w14:paraId="3D1E3763" w14:textId="77777777" w:rsidR="00A73DB2" w:rsidRPr="00542B22" w:rsidRDefault="00A73DB2" w:rsidP="009F0408">
      <w:pPr>
        <w:spacing w:after="0"/>
        <w:ind w:firstLine="708"/>
        <w:rPr>
          <w:rFonts w:ascii="Georgia" w:hAnsi="Georgia"/>
        </w:rPr>
      </w:pPr>
      <w:r w:rsidRPr="00542B22">
        <w:rPr>
          <w:rFonts w:ascii="Georgia" w:hAnsi="Georgia"/>
          <w:noProof/>
          <w:lang w:val="en-GB" w:eastAsia="en-GB"/>
        </w:rPr>
        <w:drawing>
          <wp:anchor distT="0" distB="0" distL="114300" distR="114300" simplePos="0" relativeHeight="251666432" behindDoc="0" locked="0" layoutInCell="1" allowOverlap="1" wp14:anchorId="47BB6911" wp14:editId="7BBA8698">
            <wp:simplePos x="0" y="0"/>
            <wp:positionH relativeFrom="column">
              <wp:posOffset>2456180</wp:posOffset>
            </wp:positionH>
            <wp:positionV relativeFrom="paragraph">
              <wp:posOffset>143510</wp:posOffset>
            </wp:positionV>
            <wp:extent cx="1682115" cy="300355"/>
            <wp:effectExtent l="0" t="0" r="0" b="0"/>
            <wp:wrapSquare wrapText="bothSides"/>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82115" cy="300355"/>
                    </a:xfrm>
                    <a:prstGeom prst="rect">
                      <a:avLst/>
                    </a:prstGeom>
                    <a:noFill/>
                    <a:ln>
                      <a:noFill/>
                    </a:ln>
                  </pic:spPr>
                </pic:pic>
              </a:graphicData>
            </a:graphic>
          </wp:anchor>
        </w:drawing>
      </w:r>
    </w:p>
    <w:p w14:paraId="4B3FABED" w14:textId="77777777" w:rsidR="00A73DB2" w:rsidRPr="00D0696D" w:rsidRDefault="00A73DB2" w:rsidP="009F0408">
      <w:pPr>
        <w:pStyle w:val="ListParagraph"/>
        <w:numPr>
          <w:ilvl w:val="0"/>
          <w:numId w:val="11"/>
        </w:numPr>
        <w:spacing w:line="360" w:lineRule="auto"/>
        <w:ind w:left="426"/>
        <w:jc w:val="both"/>
        <w:rPr>
          <w:rFonts w:ascii="Georgia" w:hAnsi="Georgia"/>
        </w:rPr>
      </w:pPr>
      <w:r w:rsidRPr="00613F12">
        <w:rPr>
          <w:rFonts w:ascii="Georgia" w:hAnsi="Georgia"/>
          <w:b/>
          <w:i/>
        </w:rPr>
        <w:t>Condiciones de monotonía</w:t>
      </w:r>
      <w:r w:rsidRPr="00325984">
        <w:rPr>
          <w:rFonts w:ascii="Georgia" w:hAnsi="Georgia"/>
        </w:rPr>
        <w:t xml:space="preserve">: </w:t>
      </w:r>
    </w:p>
    <w:p w14:paraId="64B39091" w14:textId="77777777" w:rsidR="00A73DB2" w:rsidRDefault="00A73DB2" w:rsidP="009F0408">
      <w:pPr>
        <w:pStyle w:val="ListParagraph"/>
        <w:spacing w:line="360" w:lineRule="auto"/>
        <w:ind w:left="426"/>
        <w:jc w:val="both"/>
        <w:rPr>
          <w:rFonts w:ascii="Georgia" w:hAnsi="Georgia"/>
        </w:rPr>
      </w:pPr>
    </w:p>
    <w:p w14:paraId="57BDF2FA" w14:textId="77777777" w:rsidR="00A73DB2" w:rsidRPr="00D0696D" w:rsidRDefault="00A73DB2" w:rsidP="009F0408">
      <w:pPr>
        <w:pStyle w:val="ListParagraph"/>
        <w:spacing w:line="360" w:lineRule="auto"/>
        <w:rPr>
          <w:rFonts w:ascii="Georgia" w:hAnsi="Georgia"/>
        </w:rPr>
      </w:pPr>
      <w:r w:rsidRPr="00542B22">
        <w:rPr>
          <w:noProof/>
          <w:lang w:val="en-GB" w:eastAsia="en-GB"/>
        </w:rPr>
        <w:drawing>
          <wp:anchor distT="0" distB="0" distL="114300" distR="114300" simplePos="0" relativeHeight="251667456" behindDoc="0" locked="0" layoutInCell="1" allowOverlap="1" wp14:anchorId="3DCA68C2" wp14:editId="1921B7EA">
            <wp:simplePos x="0" y="0"/>
            <wp:positionH relativeFrom="column">
              <wp:posOffset>2456180</wp:posOffset>
            </wp:positionH>
            <wp:positionV relativeFrom="paragraph">
              <wp:posOffset>64135</wp:posOffset>
            </wp:positionV>
            <wp:extent cx="2225040" cy="401955"/>
            <wp:effectExtent l="0" t="0" r="0" b="0"/>
            <wp:wrapSquare wrapText="bothSides"/>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25040" cy="401955"/>
                    </a:xfrm>
                    <a:prstGeom prst="rect">
                      <a:avLst/>
                    </a:prstGeom>
                    <a:noFill/>
                    <a:ln>
                      <a:noFill/>
                    </a:ln>
                  </pic:spPr>
                </pic:pic>
              </a:graphicData>
            </a:graphic>
          </wp:anchor>
        </w:drawing>
      </w:r>
    </w:p>
    <w:p w14:paraId="2D1F34AB" w14:textId="77777777" w:rsidR="00A73DB2" w:rsidRPr="00D0696D" w:rsidRDefault="00A73DB2" w:rsidP="009F0408">
      <w:pPr>
        <w:pStyle w:val="ListParagraph"/>
        <w:numPr>
          <w:ilvl w:val="0"/>
          <w:numId w:val="11"/>
        </w:numPr>
        <w:spacing w:line="360" w:lineRule="auto"/>
        <w:ind w:left="426"/>
        <w:jc w:val="both"/>
        <w:rPr>
          <w:rFonts w:ascii="Georgia" w:hAnsi="Georgia"/>
        </w:rPr>
      </w:pPr>
      <w:r w:rsidRPr="00613F12">
        <w:rPr>
          <w:rFonts w:ascii="Georgia" w:hAnsi="Georgia"/>
          <w:b/>
          <w:i/>
        </w:rPr>
        <w:t>Condiciones de continuidad</w:t>
      </w:r>
      <w:r w:rsidRPr="00D10E0D">
        <w:rPr>
          <w:rFonts w:ascii="Georgia" w:hAnsi="Georgia"/>
        </w:rPr>
        <w:t xml:space="preserve">: </w:t>
      </w:r>
    </w:p>
    <w:p w14:paraId="2134416A" w14:textId="77777777" w:rsidR="00A73DB2" w:rsidRPr="00542B22" w:rsidRDefault="00A73DB2" w:rsidP="009F0408">
      <w:pPr>
        <w:ind w:left="708"/>
        <w:rPr>
          <w:rFonts w:ascii="Georgia" w:hAnsi="Georgia"/>
        </w:rPr>
      </w:pPr>
    </w:p>
    <w:p w14:paraId="6CBE494F" w14:textId="77777777" w:rsidR="00A73DB2" w:rsidRPr="00542B22" w:rsidRDefault="00A73DB2" w:rsidP="009F0408">
      <w:pPr>
        <w:rPr>
          <w:rFonts w:ascii="Georgia" w:hAnsi="Georgia"/>
        </w:rPr>
      </w:pPr>
      <w:r w:rsidRPr="00542B22">
        <w:rPr>
          <w:rFonts w:ascii="Georgia" w:hAnsi="Georgia"/>
        </w:rPr>
        <w:t>Las dos condiciones anteriores impactan sobre los valores que pueden ser asignados,                De acuerdo a su definición, el punto sólo puede presentar ciertos valores:</w:t>
      </w:r>
    </w:p>
    <w:p w14:paraId="5B0F58AE" w14:textId="77777777" w:rsidR="00A73DB2" w:rsidRPr="00542B22" w:rsidRDefault="00A73DB2" w:rsidP="009F0408">
      <w:pPr>
        <w:jc w:val="center"/>
        <w:rPr>
          <w:rFonts w:ascii="Georgia" w:hAnsi="Georgia"/>
        </w:rPr>
      </w:pPr>
      <w:r w:rsidRPr="00542B22">
        <w:rPr>
          <w:rFonts w:ascii="Georgia" w:hAnsi="Georgia"/>
          <w:noProof/>
          <w:lang w:val="en-GB" w:eastAsia="en-GB"/>
        </w:rPr>
        <w:drawing>
          <wp:inline distT="0" distB="0" distL="0" distR="0" wp14:anchorId="3D9952E4" wp14:editId="3E0DC839">
            <wp:extent cx="1699403" cy="744821"/>
            <wp:effectExtent l="0" t="0" r="0" b="0"/>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96128" cy="743385"/>
                    </a:xfrm>
                    <a:prstGeom prst="rect">
                      <a:avLst/>
                    </a:prstGeom>
                    <a:noFill/>
                    <a:ln>
                      <a:noFill/>
                    </a:ln>
                  </pic:spPr>
                </pic:pic>
              </a:graphicData>
            </a:graphic>
          </wp:inline>
        </w:drawing>
      </w:r>
    </w:p>
    <w:p w14:paraId="76C9E426" w14:textId="77777777" w:rsidR="00A73DB2" w:rsidRPr="00542B22" w:rsidRDefault="00A73DB2" w:rsidP="009F0408">
      <w:pPr>
        <w:rPr>
          <w:rFonts w:ascii="Georgia" w:hAnsi="Georgia"/>
        </w:rPr>
      </w:pPr>
      <w:r w:rsidRPr="00542B22">
        <w:rPr>
          <w:rFonts w:ascii="Georgia" w:hAnsi="Georgia"/>
          <w:noProof/>
          <w:lang w:val="en-GB" w:eastAsia="en-GB"/>
        </w:rPr>
        <w:drawing>
          <wp:anchor distT="0" distB="0" distL="114300" distR="114300" simplePos="0" relativeHeight="251668480" behindDoc="0" locked="0" layoutInCell="1" allowOverlap="1" wp14:anchorId="31C712EB" wp14:editId="3D2D7D8A">
            <wp:simplePos x="0" y="0"/>
            <wp:positionH relativeFrom="column">
              <wp:posOffset>2378710</wp:posOffset>
            </wp:positionH>
            <wp:positionV relativeFrom="paragraph">
              <wp:posOffset>173990</wp:posOffset>
            </wp:positionV>
            <wp:extent cx="1910080" cy="439420"/>
            <wp:effectExtent l="0" t="0" r="0" b="0"/>
            <wp:wrapSquare wrapText="bothSides"/>
            <wp:docPr id="1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10080" cy="439420"/>
                    </a:xfrm>
                    <a:prstGeom prst="rect">
                      <a:avLst/>
                    </a:prstGeom>
                    <a:noFill/>
                    <a:ln>
                      <a:noFill/>
                    </a:ln>
                  </pic:spPr>
                </pic:pic>
              </a:graphicData>
            </a:graphic>
          </wp:anchor>
        </w:drawing>
      </w:r>
    </w:p>
    <w:p w14:paraId="3A4276F2" w14:textId="77777777" w:rsidR="00A73DB2" w:rsidRPr="00565BDC" w:rsidRDefault="00A73DB2" w:rsidP="009F0408">
      <w:pPr>
        <w:pStyle w:val="ListParagraph"/>
        <w:numPr>
          <w:ilvl w:val="0"/>
          <w:numId w:val="11"/>
        </w:numPr>
        <w:spacing w:line="360" w:lineRule="auto"/>
        <w:ind w:left="426"/>
        <w:jc w:val="both"/>
        <w:rPr>
          <w:rFonts w:ascii="Georgia" w:hAnsi="Georgia"/>
        </w:rPr>
      </w:pPr>
      <w:r w:rsidRPr="00613F12">
        <w:rPr>
          <w:rFonts w:ascii="Georgia" w:hAnsi="Georgia"/>
          <w:b/>
          <w:i/>
        </w:rPr>
        <w:t>Condiciones de borde</w:t>
      </w:r>
      <w:r w:rsidRPr="00565BDC">
        <w:rPr>
          <w:rFonts w:ascii="Georgia" w:hAnsi="Georgia"/>
        </w:rPr>
        <w:t xml:space="preserve">: </w:t>
      </w:r>
    </w:p>
    <w:p w14:paraId="22DA068B" w14:textId="77777777" w:rsidR="00A73DB2" w:rsidRDefault="00A73DB2" w:rsidP="009F0408">
      <w:pPr>
        <w:rPr>
          <w:rFonts w:ascii="Georgia" w:hAnsi="Georgia"/>
        </w:rPr>
      </w:pPr>
    </w:p>
    <w:p w14:paraId="2139DA2A" w14:textId="77777777" w:rsidR="00A73DB2" w:rsidRDefault="00A73DB2" w:rsidP="009F0408">
      <w:pPr>
        <w:pStyle w:val="ListParagraph"/>
        <w:numPr>
          <w:ilvl w:val="0"/>
          <w:numId w:val="11"/>
        </w:numPr>
        <w:spacing w:line="360" w:lineRule="auto"/>
        <w:ind w:left="426"/>
        <w:jc w:val="both"/>
        <w:rPr>
          <w:rFonts w:ascii="Georgia" w:hAnsi="Georgia"/>
        </w:rPr>
      </w:pPr>
      <w:r w:rsidRPr="00613F12">
        <w:rPr>
          <w:rFonts w:ascii="Georgia" w:hAnsi="Georgia"/>
          <w:b/>
          <w:i/>
        </w:rPr>
        <w:t>Condiciones sobre la pendiente</w:t>
      </w:r>
      <w:r w:rsidRPr="00456356">
        <w:rPr>
          <w:rFonts w:ascii="Georgia" w:hAnsi="Georgia"/>
        </w:rPr>
        <w:t>: La pendiente de la trayectoria no debe ser pronunciada</w:t>
      </w:r>
      <w:r>
        <w:rPr>
          <w:rFonts w:ascii="Georgia" w:hAnsi="Georgia"/>
        </w:rPr>
        <w:t xml:space="preserve"> (extrema)</w:t>
      </w:r>
      <w:r w:rsidRPr="00456356">
        <w:rPr>
          <w:rFonts w:ascii="Georgia" w:hAnsi="Georgia"/>
        </w:rPr>
        <w:t xml:space="preserve">, es decir, durante la comparación de las </w:t>
      </w:r>
      <w:r>
        <w:rPr>
          <w:rFonts w:ascii="Georgia" w:hAnsi="Georgia"/>
        </w:rPr>
        <w:t xml:space="preserve">series, nunca pueden </w:t>
      </w:r>
      <w:r w:rsidRPr="00421341">
        <w:rPr>
          <w:rFonts w:ascii="Georgia" w:hAnsi="Georgia"/>
        </w:rPr>
        <w:t>coincidir tramo</w:t>
      </w:r>
      <w:r>
        <w:rPr>
          <w:rFonts w:ascii="Georgia" w:hAnsi="Georgia"/>
        </w:rPr>
        <w:t>s</w:t>
      </w:r>
      <w:r w:rsidRPr="00421341">
        <w:rPr>
          <w:rFonts w:ascii="Georgia" w:hAnsi="Georgia"/>
        </w:rPr>
        <w:t xml:space="preserve"> corto</w:t>
      </w:r>
      <w:r>
        <w:rPr>
          <w:rFonts w:ascii="Georgia" w:hAnsi="Georgia"/>
        </w:rPr>
        <w:t>s</w:t>
      </w:r>
      <w:r w:rsidRPr="00421341">
        <w:rPr>
          <w:rFonts w:ascii="Georgia" w:hAnsi="Georgia"/>
        </w:rPr>
        <w:t xml:space="preserve"> </w:t>
      </w:r>
      <w:r>
        <w:rPr>
          <w:rFonts w:ascii="Georgia" w:hAnsi="Georgia"/>
        </w:rPr>
        <w:t xml:space="preserve">con </w:t>
      </w:r>
      <w:r w:rsidRPr="00421341">
        <w:rPr>
          <w:rFonts w:ascii="Georgia" w:hAnsi="Georgia"/>
        </w:rPr>
        <w:t>tramo</w:t>
      </w:r>
      <w:r>
        <w:rPr>
          <w:rFonts w:ascii="Georgia" w:hAnsi="Georgia"/>
        </w:rPr>
        <w:t>s</w:t>
      </w:r>
      <w:r w:rsidRPr="00421341">
        <w:rPr>
          <w:rFonts w:ascii="Georgia" w:hAnsi="Georgia"/>
        </w:rPr>
        <w:t xml:space="preserve"> l</w:t>
      </w:r>
      <w:r>
        <w:rPr>
          <w:rFonts w:ascii="Georgia" w:hAnsi="Georgia"/>
        </w:rPr>
        <w:t>argos.</w:t>
      </w:r>
    </w:p>
    <w:p w14:paraId="437344AA" w14:textId="77777777" w:rsidR="00A73DB2" w:rsidRDefault="00A73DB2" w:rsidP="009F0408">
      <w:pPr>
        <w:pStyle w:val="ListParagraph"/>
        <w:spacing w:line="360" w:lineRule="auto"/>
        <w:ind w:left="426"/>
        <w:jc w:val="both"/>
        <w:rPr>
          <w:rFonts w:ascii="Georgia" w:hAnsi="Georgia"/>
        </w:rPr>
      </w:pPr>
    </w:p>
    <w:p w14:paraId="381E0B92" w14:textId="77777777" w:rsidR="00A73DB2" w:rsidRPr="00421341" w:rsidRDefault="00A73DB2" w:rsidP="009F0408">
      <w:pPr>
        <w:pStyle w:val="ListParagraph"/>
        <w:spacing w:line="360" w:lineRule="auto"/>
        <w:rPr>
          <w:rFonts w:ascii="Georgia" w:hAnsi="Georgia"/>
        </w:rPr>
      </w:pPr>
    </w:p>
    <w:p w14:paraId="73AEA366" w14:textId="77777777" w:rsidR="00371794" w:rsidRDefault="00371794" w:rsidP="009F0408">
      <w:pPr>
        <w:pStyle w:val="ListParagraph"/>
        <w:spacing w:line="360" w:lineRule="auto"/>
        <w:ind w:left="426"/>
        <w:jc w:val="center"/>
        <w:rPr>
          <w:rFonts w:ascii="Georgia" w:hAnsi="Georgia"/>
        </w:rPr>
      </w:pPr>
    </w:p>
    <w:p w14:paraId="0DBF6536" w14:textId="5CC3D8AB" w:rsidR="00A73DB2" w:rsidRDefault="006B573C" w:rsidP="009F0408">
      <w:pPr>
        <w:pStyle w:val="ListParagraph"/>
        <w:spacing w:line="360" w:lineRule="auto"/>
        <w:ind w:left="426"/>
        <w:jc w:val="center"/>
        <w:rPr>
          <w:rFonts w:ascii="Georgia" w:hAnsi="Georgia"/>
        </w:rPr>
      </w:pPr>
      <w:r>
        <w:rPr>
          <w:noProof/>
          <w:lang w:val="en-GB" w:eastAsia="en-GB"/>
        </w:rPr>
        <w:lastRenderedPageBreak/>
        <mc:AlternateContent>
          <mc:Choice Requires="wps">
            <w:drawing>
              <wp:anchor distT="0" distB="0" distL="114300" distR="114300" simplePos="0" relativeHeight="251683840" behindDoc="0" locked="0" layoutInCell="1" allowOverlap="1" wp14:anchorId="1535EB81" wp14:editId="19513DFD">
                <wp:simplePos x="0" y="0"/>
                <wp:positionH relativeFrom="column">
                  <wp:posOffset>1016000</wp:posOffset>
                </wp:positionH>
                <wp:positionV relativeFrom="paragraph">
                  <wp:posOffset>213360</wp:posOffset>
                </wp:positionV>
                <wp:extent cx="2493010" cy="293370"/>
                <wp:effectExtent l="0" t="0" r="21590" b="36830"/>
                <wp:wrapNone/>
                <wp:docPr id="33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93010" cy="293370"/>
                        </a:xfrm>
                        <a:prstGeom prst="rect">
                          <a:avLst/>
                        </a:prstGeom>
                        <a:solidFill>
                          <a:srgbClr val="FFFFFF"/>
                        </a:solidFill>
                        <a:ln w="9525">
                          <a:solidFill>
                            <a:srgbClr val="000000"/>
                          </a:solidFill>
                          <a:miter lim="800000"/>
                          <a:headEnd/>
                          <a:tailEnd/>
                        </a:ln>
                      </wps:spPr>
                      <wps:txbx>
                        <w:txbxContent>
                          <w:p w14:paraId="7E94F12F" w14:textId="77777777" w:rsidR="004059C3" w:rsidRPr="00E2118F" w:rsidRDefault="004059C3" w:rsidP="00A73DB2">
                            <w:pPr>
                              <w:autoSpaceDE w:val="0"/>
                              <w:autoSpaceDN w:val="0"/>
                              <w:adjustRightInd w:val="0"/>
                              <w:spacing w:after="0" w:line="240" w:lineRule="auto"/>
                              <w:rPr>
                                <w:sz w:val="24"/>
                              </w:rPr>
                            </w:pPr>
                            <w:r>
                              <w:rPr>
                                <w:rFonts w:ascii="Calibri,Italic" w:hAnsi="Calibri,Italic" w:cs="Calibri,Italic"/>
                                <w:i/>
                                <w:iCs/>
                                <w:sz w:val="20"/>
                                <w:szCs w:val="24"/>
                              </w:rPr>
                              <w:t xml:space="preserve"> </w:t>
                            </w:r>
                            <w:r w:rsidRPr="00E2118F">
                              <w:rPr>
                                <w:rFonts w:ascii="Calibri,Italic" w:hAnsi="Calibri,Italic" w:cs="Calibri,Italic"/>
                                <w:i/>
                                <w:iCs/>
                                <w:sz w:val="20"/>
                                <w:szCs w:val="24"/>
                              </w:rPr>
                              <w:t>Restricción en la pendiente para p=2/3</w:t>
                            </w:r>
                          </w:p>
                          <w:p w14:paraId="32F58AF1" w14:textId="77777777" w:rsidR="004059C3" w:rsidRDefault="004059C3" w:rsidP="00A73DB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35EB81" id="Rectangle_x0020_12" o:spid="_x0000_s1047" style="position:absolute;left:0;text-align:left;margin-left:80pt;margin-top:16.8pt;width:196.3pt;height:23.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">
                <v:textbox>
                  <w:txbxContent>
                    <w:p w14:paraId="7E94F12F" w14:textId="77777777" w:rsidR="004059C3" w:rsidRPr="00E2118F" w:rsidRDefault="004059C3" w:rsidP="00A73DB2">
                      <w:pPr>
                        <w:autoSpaceDE w:val="0"/>
                        <w:autoSpaceDN w:val="0"/>
                        <w:adjustRightInd w:val="0"/>
                        <w:spacing w:after="0" w:line="240" w:lineRule="auto"/>
                        <w:rPr>
                          <w:sz w:val="24"/>
                        </w:rPr>
                      </w:pPr>
                      <w:r>
                        <w:rPr>
                          <w:rFonts w:ascii="Calibri,Italic" w:hAnsi="Calibri,Italic" w:cs="Calibri,Italic"/>
                          <w:i/>
                          <w:iCs/>
                          <w:sz w:val="20"/>
                          <w:szCs w:val="24"/>
                        </w:rPr>
                        <w:t xml:space="preserve"> </w:t>
                      </w:r>
                      <w:r w:rsidRPr="00E2118F">
                        <w:rPr>
                          <w:rFonts w:ascii="Calibri,Italic" w:hAnsi="Calibri,Italic" w:cs="Calibri,Italic"/>
                          <w:i/>
                          <w:iCs/>
                          <w:sz w:val="20"/>
                          <w:szCs w:val="24"/>
                        </w:rPr>
                        <w:t>Restricción en la pendiente para p=2/3</w:t>
                      </w:r>
                    </w:p>
                    <w:p w14:paraId="32F58AF1" w14:textId="77777777" w:rsidR="004059C3" w:rsidRDefault="004059C3" w:rsidP="00A73DB2"/>
                  </w:txbxContent>
                </v:textbox>
              </v:rect>
            </w:pict>
          </mc:Fallback>
        </mc:AlternateContent>
      </w:r>
      <w:r>
        <w:rPr>
          <w:noProof/>
          <w:lang w:val="en-GB" w:eastAsia="en-GB"/>
        </w:rPr>
        <mc:AlternateContent>
          <mc:Choice Requires="wps">
            <w:drawing>
              <wp:anchor distT="0" distB="0" distL="114300" distR="114300" simplePos="0" relativeHeight="251777024" behindDoc="0" locked="0" layoutInCell="1" allowOverlap="1" wp14:anchorId="50987B92" wp14:editId="5AB62FCA">
                <wp:simplePos x="0" y="0"/>
                <wp:positionH relativeFrom="column">
                  <wp:posOffset>774700</wp:posOffset>
                </wp:positionH>
                <wp:positionV relativeFrom="paragraph">
                  <wp:posOffset>2289175</wp:posOffset>
                </wp:positionV>
                <wp:extent cx="3994150" cy="258445"/>
                <wp:effectExtent l="0" t="3175" r="6350" b="0"/>
                <wp:wrapNone/>
                <wp:docPr id="330"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415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1BC6F3" w14:textId="77777777" w:rsidR="004059C3" w:rsidRPr="0053004E" w:rsidRDefault="004059C3" w:rsidP="0053004E">
                            <w:pPr>
                              <w:pStyle w:val="Caption"/>
                              <w:jc w:val="center"/>
                              <w:rPr>
                                <w:noProof/>
                                <w:color w:val="auto"/>
                              </w:rPr>
                            </w:pPr>
                            <w:r w:rsidRPr="0053004E">
                              <w:rPr>
                                <w:color w:val="auto"/>
                              </w:rPr>
                              <w:t>Figura  13   Restricción en la pendiente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0987B92" id="Text_x0020_Box_x0020_91" o:spid="_x0000_s1048" type="#_x0000_t202" style="position:absolute;left:0;text-align:left;margin-left:61pt;margin-top:180.25pt;width:314.5pt;height:20.3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" stroked="f">
                <v:textbox style="mso-fit-shape-to-text:t" inset="0,0,0,0">
                  <w:txbxContent>
                    <w:p w14:paraId="7D1BC6F3" w14:textId="77777777" w:rsidR="004059C3" w:rsidRPr="0053004E" w:rsidRDefault="004059C3" w:rsidP="0053004E">
                      <w:pPr>
                        <w:pStyle w:val="Caption"/>
                        <w:jc w:val="center"/>
                        <w:rPr>
                          <w:noProof/>
                          <w:color w:val="auto"/>
                        </w:rPr>
                      </w:pPr>
                      <w:r w:rsidRPr="0053004E">
                        <w:rPr>
                          <w:color w:val="auto"/>
                        </w:rPr>
                        <w:t>Figura  13   Restricción en la pendiente</w:t>
                      </w:r>
                    </w:p>
                  </w:txbxContent>
                </v:textbox>
              </v:shape>
            </w:pict>
          </mc:Fallback>
        </mc:AlternateContent>
      </w:r>
      <w:r>
        <w:rPr>
          <w:noProof/>
          <w:lang w:val="en-GB" w:eastAsia="en-GB"/>
        </w:rPr>
        <mc:AlternateContent>
          <mc:Choice Requires="wps">
            <w:drawing>
              <wp:anchor distT="0" distB="0" distL="114300" distR="114300" simplePos="0" relativeHeight="251679744" behindDoc="0" locked="0" layoutInCell="1" allowOverlap="1" wp14:anchorId="04C9635D" wp14:editId="6F0015B2">
                <wp:simplePos x="0" y="0"/>
                <wp:positionH relativeFrom="column">
                  <wp:posOffset>774700</wp:posOffset>
                </wp:positionH>
                <wp:positionV relativeFrom="paragraph">
                  <wp:posOffset>15875</wp:posOffset>
                </wp:positionV>
                <wp:extent cx="3994150" cy="2216150"/>
                <wp:effectExtent l="0" t="0" r="19050" b="19050"/>
                <wp:wrapNone/>
                <wp:docPr id="329"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94150" cy="2216150"/>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9693CB" id="Rectangle_x0020_8" o:spid="_x0000_s1026" style="position:absolute;margin-left:61pt;margin-top:1.25pt;width:314.5pt;height:17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">
                <v:fill opacity="0"/>
              </v:rect>
            </w:pict>
          </mc:Fallback>
        </mc:AlternateContent>
      </w:r>
      <w:r w:rsidR="00A73DB2">
        <w:rPr>
          <w:noProof/>
          <w:lang w:val="en-GB" w:eastAsia="en-GB"/>
        </w:rPr>
        <w:drawing>
          <wp:inline distT="0" distB="0" distL="0" distR="0" wp14:anchorId="3CF599A9" wp14:editId="3514CF0C">
            <wp:extent cx="3812876" cy="2087593"/>
            <wp:effectExtent l="0" t="0" r="0" b="0"/>
            <wp:docPr id="1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13289" cy="2087819"/>
                    </a:xfrm>
                    <a:prstGeom prst="rect">
                      <a:avLst/>
                    </a:prstGeom>
                    <a:noFill/>
                    <a:ln>
                      <a:noFill/>
                    </a:ln>
                  </pic:spPr>
                </pic:pic>
              </a:graphicData>
            </a:graphic>
          </wp:inline>
        </w:drawing>
      </w:r>
    </w:p>
    <w:p w14:paraId="029A847D" w14:textId="77777777" w:rsidR="00371794" w:rsidRDefault="00371794" w:rsidP="009F0408">
      <w:pPr>
        <w:pStyle w:val="ListParagraph"/>
        <w:spacing w:line="360" w:lineRule="auto"/>
        <w:ind w:left="426"/>
        <w:jc w:val="center"/>
        <w:rPr>
          <w:rFonts w:ascii="Georgia" w:hAnsi="Georgia"/>
        </w:rPr>
      </w:pPr>
    </w:p>
    <w:p w14:paraId="7CD967E7" w14:textId="77777777" w:rsidR="00371794" w:rsidRPr="00421341" w:rsidRDefault="00371794" w:rsidP="009F0408">
      <w:pPr>
        <w:pStyle w:val="ListParagraph"/>
        <w:spacing w:line="360" w:lineRule="auto"/>
        <w:ind w:left="426"/>
        <w:jc w:val="center"/>
        <w:rPr>
          <w:rFonts w:ascii="Georgia" w:hAnsi="Georgia"/>
        </w:rPr>
      </w:pPr>
    </w:p>
    <w:p w14:paraId="3B74077A" w14:textId="77777777" w:rsidR="00A73DB2" w:rsidRDefault="00A73DB2" w:rsidP="009F0408">
      <w:pPr>
        <w:rPr>
          <w:rFonts w:ascii="Georgia" w:hAnsi="Georgia"/>
        </w:rPr>
      </w:pPr>
      <w:r>
        <w:rPr>
          <w:rFonts w:ascii="Georgia" w:hAnsi="Georgia"/>
        </w:rPr>
        <w:t xml:space="preserve">Como condición </w:t>
      </w:r>
      <w:r w:rsidR="0053004E">
        <w:rPr>
          <w:rFonts w:ascii="Georgia" w:hAnsi="Georgia"/>
        </w:rPr>
        <w:t xml:space="preserve">(Figura 13) </w:t>
      </w:r>
      <w:r>
        <w:rPr>
          <w:rFonts w:ascii="Georgia" w:hAnsi="Georgia"/>
        </w:rPr>
        <w:t>se establece el siguiente criterio: si un punto  C</w:t>
      </w:r>
      <w:r>
        <w:rPr>
          <w:rFonts w:ascii="Georgia" w:hAnsi="Georgia"/>
          <w:vertAlign w:val="subscript"/>
        </w:rPr>
        <w:t>k</w:t>
      </w:r>
      <w:r>
        <w:rPr>
          <w:rFonts w:ascii="Georgia" w:hAnsi="Georgia"/>
        </w:rPr>
        <w:t xml:space="preserve">  se desplaza m-veces de forma consecutiva en la dirección de uno de los ejes, implica que no se puede volver a mover en esa dirección, sin antes </w:t>
      </w:r>
      <w:r w:rsidRPr="00542B22">
        <w:rPr>
          <w:rFonts w:ascii="Georgia" w:hAnsi="Georgia"/>
        </w:rPr>
        <w:t xml:space="preserve">moverse n-veces </w:t>
      </w:r>
      <w:r>
        <w:rPr>
          <w:rFonts w:ascii="Georgia" w:hAnsi="Georgia"/>
        </w:rPr>
        <w:t>a lo largo de la diagonal.</w:t>
      </w:r>
    </w:p>
    <w:p w14:paraId="6D4F95C7" w14:textId="77777777" w:rsidR="00A73DB2" w:rsidRDefault="00A73DB2" w:rsidP="009F0408">
      <w:pPr>
        <w:rPr>
          <w:rFonts w:ascii="Georgia" w:hAnsi="Georgia"/>
        </w:rPr>
      </w:pPr>
      <w:r w:rsidRPr="00542B22">
        <w:rPr>
          <w:rFonts w:ascii="Georgia" w:hAnsi="Georgia"/>
        </w:rPr>
        <w:t xml:space="preserve">La </w:t>
      </w:r>
      <w:r>
        <w:rPr>
          <w:rFonts w:ascii="Georgia" w:hAnsi="Georgia"/>
        </w:rPr>
        <w:t xml:space="preserve">forma en la que se mide la severidad de la restricción, se basa en el parámetro definido como   </w:t>
      </w:r>
      <w:r w:rsidRPr="0055657A">
        <w:rPr>
          <w:rFonts w:ascii="Georgia" w:hAnsi="Georgia"/>
          <w:b/>
          <w:i/>
        </w:rPr>
        <w:t>p=n/m</w:t>
      </w:r>
      <w:r>
        <w:rPr>
          <w:rFonts w:ascii="Georgia" w:hAnsi="Georgia"/>
          <w:b/>
          <w:i/>
        </w:rPr>
        <w:t xml:space="preserve">   </w:t>
      </w:r>
      <w:r>
        <w:rPr>
          <w:rFonts w:ascii="Georgia" w:hAnsi="Georgia"/>
        </w:rPr>
        <w:t xml:space="preserve">donde, a medida que aumenta el valor de p, </w:t>
      </w:r>
      <w:r w:rsidRPr="00542B22">
        <w:rPr>
          <w:rFonts w:ascii="Georgia" w:hAnsi="Georgia"/>
        </w:rPr>
        <w:t xml:space="preserve">mayor es </w:t>
      </w:r>
      <w:r>
        <w:rPr>
          <w:rFonts w:ascii="Georgia" w:hAnsi="Georgia"/>
        </w:rPr>
        <w:t xml:space="preserve">esa </w:t>
      </w:r>
      <w:r w:rsidRPr="00542B22">
        <w:rPr>
          <w:rFonts w:ascii="Georgia" w:hAnsi="Georgia"/>
        </w:rPr>
        <w:t>restricción</w:t>
      </w:r>
      <w:r>
        <w:rPr>
          <w:rFonts w:ascii="Georgia" w:hAnsi="Georgia"/>
        </w:rPr>
        <w:t xml:space="preserve">. </w:t>
      </w:r>
    </w:p>
    <w:p w14:paraId="2131F7EB" w14:textId="77777777" w:rsidR="00A73DB2" w:rsidRDefault="00A73DB2" w:rsidP="009F0408">
      <w:pPr>
        <w:rPr>
          <w:rFonts w:ascii="Georgia" w:hAnsi="Georgia"/>
        </w:rPr>
      </w:pPr>
      <w:r>
        <w:rPr>
          <w:rFonts w:ascii="Georgia" w:hAnsi="Georgia"/>
        </w:rPr>
        <w:t xml:space="preserve">Los casos más extremos van a ser aquellos en los que se cumpla que p=0,  en cuyo caso, se considera que </w:t>
      </w:r>
      <w:r w:rsidRPr="00542B22">
        <w:rPr>
          <w:rFonts w:ascii="Georgia" w:hAnsi="Georgia"/>
        </w:rPr>
        <w:t xml:space="preserve">no </w:t>
      </w:r>
      <w:r>
        <w:rPr>
          <w:rFonts w:ascii="Georgia" w:hAnsi="Georgia"/>
        </w:rPr>
        <w:t xml:space="preserve">existe ninguna restricción, o bien, aquel en el que p=∞, que corresponde al hecho de que no se permite ningún tipo de deformación (en realidad, la trayectoria está restringida a moverse por la diagonal). </w:t>
      </w:r>
    </w:p>
    <w:p w14:paraId="1500B955" w14:textId="77777777" w:rsidR="005A4EBC" w:rsidRDefault="005A4EBC" w:rsidP="009F0408">
      <w:pPr>
        <w:jc w:val="left"/>
        <w:rPr>
          <w:rFonts w:ascii="Calibri" w:hAnsi="Calibri" w:cs="Calibri"/>
          <w:sz w:val="24"/>
          <w:szCs w:val="24"/>
        </w:rPr>
      </w:pPr>
      <w:r>
        <w:rPr>
          <w:rFonts w:ascii="Calibri" w:hAnsi="Calibri" w:cs="Calibri"/>
          <w:sz w:val="24"/>
          <w:szCs w:val="24"/>
        </w:rPr>
        <w:br w:type="page"/>
      </w:r>
    </w:p>
    <w:p w14:paraId="57D2A5E1" w14:textId="77777777" w:rsidR="00622642" w:rsidRDefault="00622642" w:rsidP="009F0408">
      <w:pPr>
        <w:pStyle w:val="Heading2"/>
      </w:pPr>
      <w:bookmarkStart w:id="47" w:name="_Toc488758480"/>
      <w:r>
        <w:lastRenderedPageBreak/>
        <w:t>Complejidad del algoritmo</w:t>
      </w:r>
      <w:bookmarkEnd w:id="47"/>
    </w:p>
    <w:p w14:paraId="473284D3" w14:textId="77777777" w:rsidR="00622642" w:rsidRDefault="00622642" w:rsidP="009F0408">
      <w:pPr>
        <w:autoSpaceDE w:val="0"/>
        <w:autoSpaceDN w:val="0"/>
        <w:adjustRightInd w:val="0"/>
        <w:spacing w:after="0"/>
        <w:rPr>
          <w:rFonts w:ascii="Calibri" w:hAnsi="Calibri" w:cs="Calibri"/>
          <w:sz w:val="24"/>
          <w:szCs w:val="24"/>
        </w:rPr>
      </w:pPr>
    </w:p>
    <w:p w14:paraId="781E758E" w14:textId="77777777" w:rsidR="00622642" w:rsidRPr="0014468A" w:rsidRDefault="00622642" w:rsidP="009F0408">
      <w:pPr>
        <w:autoSpaceDE w:val="0"/>
        <w:autoSpaceDN w:val="0"/>
        <w:adjustRightInd w:val="0"/>
        <w:spacing w:after="0"/>
        <w:rPr>
          <w:rFonts w:ascii="Calibri" w:hAnsi="Calibri" w:cs="Calibri"/>
          <w:szCs w:val="24"/>
          <w:vertAlign w:val="superscript"/>
        </w:rPr>
      </w:pPr>
      <w:r w:rsidRPr="00622642">
        <w:rPr>
          <w:rFonts w:ascii="Georgia" w:hAnsi="Georgia" w:cs="Calibri"/>
          <w:szCs w:val="24"/>
        </w:rPr>
        <w:t>La complejidad del algoritmo DTW, por cómo se ha construido y definido, es  O (I x J), siempre teniendo en cuenta que debe calcularse toda la matriz.  En el caso particular de I = J su complejidad pasa a ser O (I</w:t>
      </w:r>
      <w:r w:rsidRPr="00622642">
        <w:rPr>
          <w:rFonts w:ascii="Georgia" w:hAnsi="Georgia" w:cs="Calibri"/>
          <w:szCs w:val="24"/>
          <w:vertAlign w:val="superscript"/>
        </w:rPr>
        <w:t>2</w:t>
      </w:r>
      <w:r w:rsidRPr="00622642">
        <w:rPr>
          <w:rFonts w:ascii="Georgia" w:hAnsi="Georgia" w:cs="Calibri"/>
          <w:szCs w:val="24"/>
        </w:rPr>
        <w:t>); Esta característica de ser proporcional al cuadrado, resulta ser una desventaja sustancial siempre que se trabaje con series temporales largas.</w:t>
      </w:r>
      <w:r>
        <w:rPr>
          <w:rFonts w:ascii="Calibri" w:hAnsi="Calibri" w:cs="Calibri"/>
          <w:sz w:val="24"/>
          <w:szCs w:val="24"/>
        </w:rPr>
        <w:t xml:space="preserve"> </w:t>
      </w:r>
      <w:r w:rsidR="00A733BA">
        <w:rPr>
          <w:rStyle w:val="FootnoteReference"/>
          <w:rFonts w:ascii="Calibri" w:hAnsi="Calibri" w:cs="Calibri"/>
          <w:sz w:val="24"/>
          <w:szCs w:val="24"/>
        </w:rPr>
        <w:footnoteReference w:id="9"/>
      </w:r>
    </w:p>
    <w:p w14:paraId="4390BFCC" w14:textId="77777777" w:rsidR="004108BD" w:rsidRDefault="004108BD" w:rsidP="009F0408">
      <w:pPr>
        <w:jc w:val="left"/>
        <w:rPr>
          <w:rFonts w:ascii="Calibri" w:hAnsi="Calibri" w:cs="Calibri"/>
          <w:sz w:val="24"/>
          <w:szCs w:val="24"/>
        </w:rPr>
      </w:pPr>
    </w:p>
    <w:p w14:paraId="231ACEA7" w14:textId="77777777" w:rsidR="00622642" w:rsidRDefault="00622642" w:rsidP="009F0408">
      <w:pPr>
        <w:jc w:val="left"/>
        <w:rPr>
          <w:rFonts w:ascii="Calibri" w:hAnsi="Calibri" w:cs="Calibri"/>
          <w:sz w:val="24"/>
          <w:szCs w:val="24"/>
        </w:rPr>
      </w:pPr>
    </w:p>
    <w:p w14:paraId="56769277" w14:textId="77777777" w:rsidR="00A73DB2" w:rsidRDefault="00A73DB2" w:rsidP="009F0408">
      <w:pPr>
        <w:pStyle w:val="Heading2"/>
      </w:pPr>
      <w:bookmarkStart w:id="48" w:name="_Toc488758481"/>
      <w:r>
        <w:t>Algoritmos de aproximación del método DTW</w:t>
      </w:r>
      <w:bookmarkEnd w:id="48"/>
    </w:p>
    <w:p w14:paraId="1DDDC91B" w14:textId="77777777" w:rsidR="00A73DB2" w:rsidRDefault="00A73DB2" w:rsidP="009F0408">
      <w:pPr>
        <w:autoSpaceDE w:val="0"/>
        <w:autoSpaceDN w:val="0"/>
        <w:adjustRightInd w:val="0"/>
        <w:spacing w:after="0"/>
        <w:rPr>
          <w:rFonts w:ascii="Calibri" w:hAnsi="Calibri" w:cs="Calibri"/>
          <w:sz w:val="24"/>
          <w:szCs w:val="24"/>
        </w:rPr>
      </w:pPr>
    </w:p>
    <w:p w14:paraId="6078DD89" w14:textId="77777777" w:rsidR="00A73DB2" w:rsidRDefault="00A73DB2" w:rsidP="009F0408">
      <w:pPr>
        <w:autoSpaceDE w:val="0"/>
        <w:autoSpaceDN w:val="0"/>
        <w:adjustRightInd w:val="0"/>
        <w:spacing w:after="0"/>
        <w:rPr>
          <w:rFonts w:ascii="Georgia" w:hAnsi="Georgia" w:cs="Calibri"/>
          <w:szCs w:val="24"/>
        </w:rPr>
      </w:pPr>
      <w:r>
        <w:rPr>
          <w:rFonts w:ascii="Georgia" w:hAnsi="Georgia" w:cs="Calibri"/>
          <w:szCs w:val="24"/>
        </w:rPr>
        <w:t>Con el fin de llevar a cabo un intento de mejora del orden de com</w:t>
      </w:r>
      <w:r w:rsidR="00CF5E2A">
        <w:rPr>
          <w:rFonts w:ascii="Georgia" w:hAnsi="Georgia" w:cs="Calibri"/>
          <w:szCs w:val="24"/>
        </w:rPr>
        <w:t>plejidad del a</w:t>
      </w:r>
      <w:r>
        <w:rPr>
          <w:rFonts w:ascii="Georgia" w:hAnsi="Georgia" w:cs="Calibri"/>
          <w:szCs w:val="24"/>
        </w:rPr>
        <w:t xml:space="preserve">lgoritmo DTW clásico, existen varias aproximaciones con las que se logra acelerar los cálculos relacionados con la trayectoria DTW. </w:t>
      </w:r>
    </w:p>
    <w:p w14:paraId="17D7AA9D" w14:textId="77777777" w:rsidR="004108BD" w:rsidRDefault="004108BD" w:rsidP="009F0408">
      <w:pPr>
        <w:autoSpaceDE w:val="0"/>
        <w:autoSpaceDN w:val="0"/>
        <w:adjustRightInd w:val="0"/>
        <w:spacing w:after="0"/>
        <w:rPr>
          <w:rFonts w:ascii="Georgia" w:hAnsi="Georgia" w:cs="Calibri"/>
          <w:szCs w:val="24"/>
        </w:rPr>
      </w:pPr>
    </w:p>
    <w:p w14:paraId="47B8F458" w14:textId="77777777" w:rsidR="00A73DB2" w:rsidRDefault="00A73DB2" w:rsidP="009F0408">
      <w:pPr>
        <w:autoSpaceDE w:val="0"/>
        <w:autoSpaceDN w:val="0"/>
        <w:adjustRightInd w:val="0"/>
        <w:spacing w:after="0"/>
        <w:rPr>
          <w:rFonts w:ascii="Georgia" w:hAnsi="Georgia" w:cs="Calibri"/>
          <w:szCs w:val="24"/>
        </w:rPr>
      </w:pPr>
    </w:p>
    <w:p w14:paraId="1D82AD5C" w14:textId="77777777" w:rsidR="00A73DB2" w:rsidRDefault="00A73DB2" w:rsidP="009F0408">
      <w:pPr>
        <w:autoSpaceDE w:val="0"/>
        <w:autoSpaceDN w:val="0"/>
        <w:adjustRightInd w:val="0"/>
        <w:spacing w:after="0"/>
        <w:rPr>
          <w:rFonts w:ascii="Georgia" w:hAnsi="Georgia" w:cs="Calibri"/>
          <w:szCs w:val="24"/>
        </w:rPr>
      </w:pPr>
      <w:r>
        <w:rPr>
          <w:rFonts w:ascii="Georgia" w:hAnsi="Georgia" w:cs="Calibri"/>
          <w:szCs w:val="24"/>
        </w:rPr>
        <w:t xml:space="preserve">Estas acciones de mejora pueden tratar de: </w:t>
      </w:r>
    </w:p>
    <w:p w14:paraId="394170A6" w14:textId="77777777" w:rsidR="00A73DB2" w:rsidRDefault="00A73DB2" w:rsidP="009F0408">
      <w:pPr>
        <w:autoSpaceDE w:val="0"/>
        <w:autoSpaceDN w:val="0"/>
        <w:adjustRightInd w:val="0"/>
        <w:spacing w:after="0"/>
        <w:rPr>
          <w:rFonts w:ascii="Georgia" w:hAnsi="Georgia" w:cs="Calibri"/>
          <w:szCs w:val="24"/>
        </w:rPr>
      </w:pPr>
    </w:p>
    <w:p w14:paraId="1E8B5C0F" w14:textId="77777777" w:rsidR="00A73DB2" w:rsidRDefault="00A73DB2" w:rsidP="009F0408">
      <w:pPr>
        <w:pStyle w:val="ListParagraph"/>
        <w:numPr>
          <w:ilvl w:val="0"/>
          <w:numId w:val="12"/>
        </w:numPr>
        <w:autoSpaceDE w:val="0"/>
        <w:autoSpaceDN w:val="0"/>
        <w:adjustRightInd w:val="0"/>
        <w:spacing w:after="0" w:line="360" w:lineRule="auto"/>
        <w:jc w:val="both"/>
        <w:rPr>
          <w:rFonts w:ascii="Georgia" w:hAnsi="Georgia" w:cs="Calibri"/>
          <w:szCs w:val="24"/>
        </w:rPr>
      </w:pPr>
      <w:r>
        <w:rPr>
          <w:rFonts w:ascii="Georgia" w:hAnsi="Georgia" w:cs="Calibri"/>
          <w:szCs w:val="24"/>
        </w:rPr>
        <w:t xml:space="preserve">Modificar </w:t>
      </w:r>
      <w:r w:rsidRPr="005A4F58">
        <w:rPr>
          <w:rFonts w:ascii="Georgia" w:hAnsi="Georgia" w:cs="Calibri"/>
          <w:szCs w:val="24"/>
        </w:rPr>
        <w:t xml:space="preserve">las restricciones </w:t>
      </w:r>
      <w:r>
        <w:rPr>
          <w:rFonts w:ascii="Georgia" w:hAnsi="Georgia" w:cs="Calibri"/>
          <w:szCs w:val="24"/>
        </w:rPr>
        <w:t xml:space="preserve">de </w:t>
      </w:r>
      <w:r w:rsidRPr="005A4F58">
        <w:rPr>
          <w:rFonts w:ascii="Georgia" w:hAnsi="Georgia" w:cs="Calibri"/>
          <w:szCs w:val="24"/>
        </w:rPr>
        <w:t>las trayectorias.</w:t>
      </w:r>
    </w:p>
    <w:p w14:paraId="6357776D" w14:textId="77777777" w:rsidR="00A73DB2" w:rsidRDefault="00A73DB2" w:rsidP="009F0408">
      <w:pPr>
        <w:pStyle w:val="ListParagraph"/>
        <w:autoSpaceDE w:val="0"/>
        <w:autoSpaceDN w:val="0"/>
        <w:adjustRightInd w:val="0"/>
        <w:spacing w:after="0" w:line="360" w:lineRule="auto"/>
        <w:jc w:val="both"/>
        <w:rPr>
          <w:rFonts w:ascii="Georgia" w:hAnsi="Georgia" w:cs="Calibri"/>
          <w:szCs w:val="24"/>
        </w:rPr>
      </w:pPr>
    </w:p>
    <w:p w14:paraId="2D8D717B" w14:textId="77777777" w:rsidR="00A73DB2" w:rsidRDefault="00A73DB2" w:rsidP="009F0408">
      <w:pPr>
        <w:pStyle w:val="ListParagraph"/>
        <w:numPr>
          <w:ilvl w:val="0"/>
          <w:numId w:val="12"/>
        </w:numPr>
        <w:autoSpaceDE w:val="0"/>
        <w:autoSpaceDN w:val="0"/>
        <w:adjustRightInd w:val="0"/>
        <w:spacing w:after="0" w:line="360" w:lineRule="auto"/>
        <w:jc w:val="both"/>
        <w:rPr>
          <w:rFonts w:ascii="Georgia" w:hAnsi="Georgia" w:cs="Calibri"/>
          <w:szCs w:val="24"/>
        </w:rPr>
      </w:pPr>
      <w:r>
        <w:rPr>
          <w:rFonts w:ascii="Georgia" w:hAnsi="Georgia" w:cs="Calibri"/>
          <w:szCs w:val="24"/>
        </w:rPr>
        <w:t xml:space="preserve">Modificar </w:t>
      </w:r>
      <w:r w:rsidRPr="005A4F58">
        <w:rPr>
          <w:rFonts w:ascii="Georgia" w:hAnsi="Georgia" w:cs="Calibri"/>
          <w:szCs w:val="24"/>
        </w:rPr>
        <w:t xml:space="preserve">la representación de la </w:t>
      </w:r>
      <w:r>
        <w:rPr>
          <w:rFonts w:ascii="Georgia" w:hAnsi="Georgia" w:cs="Calibri"/>
          <w:szCs w:val="24"/>
        </w:rPr>
        <w:t>S</w:t>
      </w:r>
      <w:r w:rsidRPr="005A4F58">
        <w:rPr>
          <w:rFonts w:ascii="Georgia" w:hAnsi="Georgia" w:cs="Calibri"/>
          <w:szCs w:val="24"/>
        </w:rPr>
        <w:t>erie</w:t>
      </w:r>
      <w:r>
        <w:rPr>
          <w:rFonts w:ascii="Georgia" w:hAnsi="Georgia" w:cs="Calibri"/>
          <w:szCs w:val="24"/>
        </w:rPr>
        <w:t xml:space="preserve"> temporal</w:t>
      </w:r>
      <w:r w:rsidRPr="005A4F58">
        <w:rPr>
          <w:rFonts w:ascii="Georgia" w:hAnsi="Georgia" w:cs="Calibri"/>
          <w:szCs w:val="24"/>
        </w:rPr>
        <w:t>.</w:t>
      </w:r>
    </w:p>
    <w:p w14:paraId="26475034" w14:textId="77777777" w:rsidR="00A73DB2" w:rsidRPr="00AD683B" w:rsidRDefault="00A73DB2" w:rsidP="009F0408">
      <w:pPr>
        <w:pStyle w:val="ListParagraph"/>
        <w:spacing w:line="360" w:lineRule="auto"/>
        <w:rPr>
          <w:rFonts w:ascii="Georgia" w:hAnsi="Georgia" w:cs="Calibri"/>
          <w:szCs w:val="24"/>
        </w:rPr>
      </w:pPr>
    </w:p>
    <w:p w14:paraId="18DCB089" w14:textId="77777777" w:rsidR="00A73DB2" w:rsidRPr="00AD683B" w:rsidRDefault="00A73DB2" w:rsidP="009F0408">
      <w:pPr>
        <w:pStyle w:val="ListParagraph"/>
        <w:numPr>
          <w:ilvl w:val="0"/>
          <w:numId w:val="12"/>
        </w:numPr>
        <w:autoSpaceDE w:val="0"/>
        <w:autoSpaceDN w:val="0"/>
        <w:adjustRightInd w:val="0"/>
        <w:spacing w:after="0" w:line="360" w:lineRule="auto"/>
        <w:jc w:val="both"/>
        <w:rPr>
          <w:rFonts w:ascii="Georgia" w:hAnsi="Georgia" w:cs="Courier New"/>
          <w:szCs w:val="24"/>
        </w:rPr>
      </w:pPr>
      <w:r>
        <w:rPr>
          <w:rFonts w:ascii="Georgia" w:hAnsi="Georgia" w:cs="Calibri"/>
          <w:szCs w:val="24"/>
        </w:rPr>
        <w:t xml:space="preserve">Simplificar por etapas  (técnica </w:t>
      </w:r>
      <w:r w:rsidRPr="00AD683B">
        <w:rPr>
          <w:rFonts w:ascii="Georgia" w:hAnsi="Georgia" w:cs="Calibri"/>
          <w:szCs w:val="24"/>
        </w:rPr>
        <w:t>FastDTW</w:t>
      </w:r>
      <w:r>
        <w:rPr>
          <w:rFonts w:ascii="Georgia" w:hAnsi="Georgia" w:cs="Calibri"/>
          <w:szCs w:val="24"/>
        </w:rPr>
        <w:t>)</w:t>
      </w:r>
      <w:r w:rsidRPr="00AD683B">
        <w:rPr>
          <w:rFonts w:ascii="Georgia" w:hAnsi="Georgia" w:cs="Courier New"/>
          <w:szCs w:val="24"/>
        </w:rPr>
        <w:t xml:space="preserve"> </w:t>
      </w:r>
    </w:p>
    <w:p w14:paraId="656D42D9" w14:textId="77777777" w:rsidR="00A73DB2" w:rsidRDefault="00A73DB2" w:rsidP="009F0408">
      <w:pPr>
        <w:autoSpaceDE w:val="0"/>
        <w:autoSpaceDN w:val="0"/>
        <w:adjustRightInd w:val="0"/>
        <w:spacing w:after="0"/>
        <w:rPr>
          <w:rFonts w:ascii="Georgia" w:hAnsi="Georgia" w:cs="Calibri"/>
          <w:szCs w:val="24"/>
        </w:rPr>
      </w:pPr>
    </w:p>
    <w:p w14:paraId="2BAA58D3" w14:textId="77777777" w:rsidR="00622642" w:rsidRDefault="00622642" w:rsidP="009F0408">
      <w:pPr>
        <w:autoSpaceDE w:val="0"/>
        <w:autoSpaceDN w:val="0"/>
        <w:adjustRightInd w:val="0"/>
        <w:spacing w:after="0"/>
        <w:rPr>
          <w:rFonts w:ascii="Georgia" w:hAnsi="Georgia" w:cs="Calibri"/>
          <w:szCs w:val="24"/>
        </w:rPr>
      </w:pPr>
    </w:p>
    <w:p w14:paraId="411E4FE6" w14:textId="77777777" w:rsidR="00CB45D7" w:rsidRDefault="00CB45D7" w:rsidP="009F0408">
      <w:pPr>
        <w:autoSpaceDE w:val="0"/>
        <w:autoSpaceDN w:val="0"/>
        <w:adjustRightInd w:val="0"/>
        <w:spacing w:after="0"/>
        <w:rPr>
          <w:rFonts w:ascii="Georgia" w:hAnsi="Georgia" w:cs="Calibri"/>
          <w:szCs w:val="24"/>
        </w:rPr>
      </w:pPr>
    </w:p>
    <w:p w14:paraId="42EBFBB4" w14:textId="77777777" w:rsidR="00A73DB2" w:rsidRPr="00622642" w:rsidRDefault="004108BD" w:rsidP="009F0408">
      <w:pPr>
        <w:jc w:val="left"/>
        <w:rPr>
          <w:rFonts w:ascii="Georgia" w:hAnsi="Georgia" w:cs="Calibri"/>
          <w:sz w:val="20"/>
          <w:szCs w:val="24"/>
        </w:rPr>
      </w:pPr>
      <w:r>
        <w:rPr>
          <w:rFonts w:ascii="Georgia" w:hAnsi="Georgia" w:cs="Calibri"/>
          <w:sz w:val="20"/>
          <w:szCs w:val="24"/>
        </w:rPr>
        <w:br w:type="page"/>
      </w:r>
    </w:p>
    <w:p w14:paraId="7223F75D" w14:textId="77777777" w:rsidR="00A73DB2" w:rsidRPr="00E07EBF" w:rsidRDefault="00A73DB2" w:rsidP="009F0408">
      <w:pPr>
        <w:pStyle w:val="Heading2"/>
      </w:pPr>
      <w:bookmarkStart w:id="49" w:name="_Toc488758482"/>
      <w:r w:rsidRPr="00E07EBF">
        <w:lastRenderedPageBreak/>
        <w:t>Restricciones en las trayectorias</w:t>
      </w:r>
      <w:bookmarkEnd w:id="49"/>
    </w:p>
    <w:p w14:paraId="68D595DB" w14:textId="77777777" w:rsidR="00A73DB2" w:rsidRPr="00032004" w:rsidRDefault="00A73DB2" w:rsidP="009F0408">
      <w:pPr>
        <w:pStyle w:val="ListParagraph"/>
        <w:autoSpaceDE w:val="0"/>
        <w:autoSpaceDN w:val="0"/>
        <w:adjustRightInd w:val="0"/>
        <w:spacing w:after="0" w:line="360" w:lineRule="auto"/>
        <w:jc w:val="both"/>
        <w:rPr>
          <w:rFonts w:ascii="Georgia" w:hAnsi="Georgia" w:cs="Calibri"/>
          <w:szCs w:val="24"/>
        </w:rPr>
      </w:pPr>
    </w:p>
    <w:p w14:paraId="64E2E220" w14:textId="77777777" w:rsidR="006A3099" w:rsidRDefault="00A73DB2" w:rsidP="009F0408">
      <w:pPr>
        <w:autoSpaceDE w:val="0"/>
        <w:autoSpaceDN w:val="0"/>
        <w:adjustRightInd w:val="0"/>
        <w:spacing w:after="0"/>
        <w:rPr>
          <w:rFonts w:ascii="Georgia" w:hAnsi="Georgia" w:cs="Calibri"/>
          <w:szCs w:val="24"/>
        </w:rPr>
      </w:pPr>
      <w:r>
        <w:rPr>
          <w:rFonts w:ascii="Georgia" w:hAnsi="Georgia" w:cs="Calibri"/>
          <w:szCs w:val="24"/>
        </w:rPr>
        <w:t>¿Tiene sentido calcular todos los tipos de trayectoria posibles?</w:t>
      </w:r>
    </w:p>
    <w:p w14:paraId="6F09D138" w14:textId="77777777" w:rsidR="006A3099" w:rsidRDefault="006A3099" w:rsidP="009F0408">
      <w:pPr>
        <w:autoSpaceDE w:val="0"/>
        <w:autoSpaceDN w:val="0"/>
        <w:adjustRightInd w:val="0"/>
        <w:spacing w:after="0"/>
        <w:rPr>
          <w:rFonts w:ascii="Georgia" w:hAnsi="Georgia" w:cs="Calibri"/>
          <w:szCs w:val="24"/>
        </w:rPr>
      </w:pPr>
    </w:p>
    <w:p w14:paraId="66AC4B40" w14:textId="77777777" w:rsidR="00A73DB2" w:rsidRDefault="00A73DB2" w:rsidP="009F0408">
      <w:pPr>
        <w:autoSpaceDE w:val="0"/>
        <w:autoSpaceDN w:val="0"/>
        <w:adjustRightInd w:val="0"/>
        <w:spacing w:after="0"/>
        <w:rPr>
          <w:rFonts w:ascii="Georgia" w:hAnsi="Georgia" w:cs="Calibri"/>
          <w:szCs w:val="24"/>
        </w:rPr>
      </w:pPr>
      <w:r>
        <w:rPr>
          <w:rFonts w:ascii="Georgia" w:hAnsi="Georgia" w:cs="Calibri"/>
          <w:szCs w:val="24"/>
        </w:rPr>
        <w:t>La respuesta, como e</w:t>
      </w:r>
      <w:r w:rsidR="00590F3A">
        <w:rPr>
          <w:rFonts w:ascii="Georgia" w:hAnsi="Georgia" w:cs="Calibri"/>
          <w:szCs w:val="24"/>
        </w:rPr>
        <w:t>ra</w:t>
      </w:r>
      <w:r>
        <w:rPr>
          <w:rFonts w:ascii="Georgia" w:hAnsi="Georgia" w:cs="Calibri"/>
          <w:szCs w:val="24"/>
        </w:rPr>
        <w:t xml:space="preserve"> lo esperado, es negativa.</w:t>
      </w:r>
      <w:r w:rsidR="006A3099">
        <w:rPr>
          <w:rFonts w:ascii="Georgia" w:hAnsi="Georgia" w:cs="Calibri"/>
          <w:szCs w:val="24"/>
        </w:rPr>
        <w:t xml:space="preserve"> </w:t>
      </w:r>
      <w:r>
        <w:rPr>
          <w:rFonts w:ascii="Calibri" w:hAnsi="Calibri" w:cs="Calibri"/>
          <w:noProof/>
          <w:sz w:val="24"/>
          <w:szCs w:val="24"/>
          <w:lang w:val="en-GB" w:eastAsia="en-GB"/>
        </w:rPr>
        <w:drawing>
          <wp:anchor distT="0" distB="0" distL="114300" distR="114300" simplePos="0" relativeHeight="251670528" behindDoc="0" locked="0" layoutInCell="1" allowOverlap="1" wp14:anchorId="7A57D35A" wp14:editId="1654154A">
            <wp:simplePos x="0" y="0"/>
            <wp:positionH relativeFrom="column">
              <wp:posOffset>4034155</wp:posOffset>
            </wp:positionH>
            <wp:positionV relativeFrom="paragraph">
              <wp:posOffset>339725</wp:posOffset>
            </wp:positionV>
            <wp:extent cx="1388745" cy="1397000"/>
            <wp:effectExtent l="19050" t="0" r="1905" b="0"/>
            <wp:wrapSquare wrapText="bothSides"/>
            <wp:docPr id="1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88745" cy="1397000"/>
                    </a:xfrm>
                    <a:prstGeom prst="rect">
                      <a:avLst/>
                    </a:prstGeom>
                    <a:noFill/>
                    <a:ln>
                      <a:noFill/>
                    </a:ln>
                  </pic:spPr>
                </pic:pic>
              </a:graphicData>
            </a:graphic>
          </wp:anchor>
        </w:drawing>
      </w:r>
      <w:r>
        <w:rPr>
          <w:rFonts w:ascii="Georgia" w:hAnsi="Georgia" w:cs="Calibri"/>
          <w:szCs w:val="24"/>
        </w:rPr>
        <w:t xml:space="preserve">Tal y como se ha comentado, con estos algoritmos de aproximación, se impide la creación de aquellas trayectorias que implican una deformación temporal que resulte excesiva. Se crea con ello una zona, conocida como               </w:t>
      </w:r>
      <w:r w:rsidRPr="000A25C8">
        <w:rPr>
          <w:rFonts w:ascii="Georgia" w:hAnsi="Georgia" w:cs="Calibri"/>
          <w:i/>
          <w:szCs w:val="24"/>
        </w:rPr>
        <w:t>Bandas de Sakoe-Chiba</w:t>
      </w:r>
      <w:r w:rsidR="008273C9">
        <w:rPr>
          <w:rFonts w:ascii="Georgia" w:hAnsi="Georgia" w:cs="Calibri"/>
          <w:i/>
          <w:sz w:val="24"/>
          <w:szCs w:val="24"/>
          <w:vertAlign w:val="superscript"/>
        </w:rPr>
        <w:t xml:space="preserve"> </w:t>
      </w:r>
      <w:r w:rsidR="001E1138">
        <w:rPr>
          <w:rStyle w:val="FootnoteReference"/>
          <w:rFonts w:ascii="Georgia" w:hAnsi="Georgia" w:cs="Calibri"/>
          <w:i/>
          <w:sz w:val="24"/>
          <w:szCs w:val="24"/>
        </w:rPr>
        <w:footnoteReference w:id="10"/>
      </w:r>
      <w:r>
        <w:rPr>
          <w:rFonts w:ascii="Georgia" w:hAnsi="Georgia" w:cs="Calibri"/>
          <w:szCs w:val="24"/>
        </w:rPr>
        <w:t>, en la que se puede encontrar el camino más óptimo con una mayor probabilidad.</w:t>
      </w:r>
    </w:p>
    <w:p w14:paraId="7ACFC477" w14:textId="77777777" w:rsidR="00A73DB2" w:rsidRDefault="00A73DB2" w:rsidP="009F0408">
      <w:pPr>
        <w:autoSpaceDE w:val="0"/>
        <w:autoSpaceDN w:val="0"/>
        <w:adjustRightInd w:val="0"/>
        <w:spacing w:after="0"/>
        <w:rPr>
          <w:rFonts w:ascii="Georgia" w:hAnsi="Georgia" w:cs="Calibri"/>
          <w:szCs w:val="24"/>
        </w:rPr>
      </w:pPr>
      <w:r>
        <w:rPr>
          <w:rFonts w:ascii="Georgia" w:hAnsi="Georgia" w:cs="Calibri"/>
          <w:szCs w:val="24"/>
        </w:rPr>
        <w:t xml:space="preserve">   </w:t>
      </w:r>
      <w:r w:rsidRPr="00900182">
        <w:rPr>
          <w:rFonts w:ascii="Georgia" w:hAnsi="Georgia" w:cs="Calibri"/>
          <w:noProof/>
          <w:szCs w:val="24"/>
          <w:lang w:val="en-GB" w:eastAsia="en-GB"/>
        </w:rPr>
        <w:drawing>
          <wp:anchor distT="0" distB="0" distL="114300" distR="114300" simplePos="0" relativeHeight="251669504" behindDoc="0" locked="0" layoutInCell="1" allowOverlap="1" wp14:anchorId="32C17972" wp14:editId="435CE1C8">
            <wp:simplePos x="0" y="0"/>
            <wp:positionH relativeFrom="column">
              <wp:posOffset>2619375</wp:posOffset>
            </wp:positionH>
            <wp:positionV relativeFrom="paragraph">
              <wp:posOffset>120650</wp:posOffset>
            </wp:positionV>
            <wp:extent cx="905510" cy="252095"/>
            <wp:effectExtent l="0" t="0" r="0" b="0"/>
            <wp:wrapSquare wrapText="bothSides"/>
            <wp:docPr id="2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05510" cy="252095"/>
                    </a:xfrm>
                    <a:prstGeom prst="rect">
                      <a:avLst/>
                    </a:prstGeom>
                    <a:noFill/>
                    <a:ln>
                      <a:noFill/>
                    </a:ln>
                  </pic:spPr>
                </pic:pic>
              </a:graphicData>
            </a:graphic>
          </wp:anchor>
        </w:drawing>
      </w:r>
    </w:p>
    <w:p w14:paraId="0FB110DB" w14:textId="7669447F" w:rsidR="00A73DB2" w:rsidRDefault="006B573C" w:rsidP="009F0408">
      <w:pPr>
        <w:autoSpaceDE w:val="0"/>
        <w:autoSpaceDN w:val="0"/>
        <w:adjustRightInd w:val="0"/>
        <w:spacing w:after="0"/>
        <w:rPr>
          <w:rFonts w:ascii="Georgia" w:hAnsi="Georgia" w:cs="Calibri"/>
          <w:szCs w:val="24"/>
        </w:rPr>
      </w:pPr>
      <w:r>
        <w:rPr>
          <w:noProof/>
          <w:lang w:val="en-GB" w:eastAsia="en-GB"/>
        </w:rPr>
        <mc:AlternateContent>
          <mc:Choice Requires="wps">
            <w:drawing>
              <wp:anchor distT="0" distB="0" distL="114300" distR="114300" simplePos="0" relativeHeight="251779072" behindDoc="0" locked="0" layoutInCell="1" allowOverlap="1" wp14:anchorId="5D4E878D" wp14:editId="2A8CCB8A">
                <wp:simplePos x="0" y="0"/>
                <wp:positionH relativeFrom="column">
                  <wp:posOffset>3692525</wp:posOffset>
                </wp:positionH>
                <wp:positionV relativeFrom="paragraph">
                  <wp:posOffset>113030</wp:posOffset>
                </wp:positionV>
                <wp:extent cx="2147570" cy="258445"/>
                <wp:effectExtent l="0" t="0" r="1905" b="0"/>
                <wp:wrapSquare wrapText="bothSides"/>
                <wp:docPr id="328"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757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F0C242" w14:textId="77777777" w:rsidR="004059C3" w:rsidRPr="001E10C8" w:rsidRDefault="004059C3" w:rsidP="001E10C8">
                            <w:pPr>
                              <w:pStyle w:val="Caption"/>
                              <w:jc w:val="center"/>
                              <w:rPr>
                                <w:rFonts w:ascii="Georgia" w:hAnsi="Georgia" w:cs="Calibri"/>
                                <w:color w:val="auto"/>
                                <w:szCs w:val="24"/>
                              </w:rPr>
                            </w:pPr>
                            <w:r w:rsidRPr="001E10C8">
                              <w:rPr>
                                <w:color w:val="auto"/>
                              </w:rPr>
                              <w:t>Figura  14  Bandas de Sakoe-Chiba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D4E878D" id="Text_x0020_Box_x0020_92" o:spid="_x0000_s1049" type="#_x0000_t202" style="position:absolute;left:0;text-align:left;margin-left:290.75pt;margin-top:8.9pt;width:169.1pt;height:20.3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" stroked="f">
                <v:textbox style="mso-fit-shape-to-text:t" inset="0,0,0,0">
                  <w:txbxContent>
                    <w:p w14:paraId="46F0C242" w14:textId="77777777" w:rsidR="004059C3" w:rsidRPr="001E10C8" w:rsidRDefault="004059C3" w:rsidP="001E10C8">
                      <w:pPr>
                        <w:pStyle w:val="Caption"/>
                        <w:jc w:val="center"/>
                        <w:rPr>
                          <w:rFonts w:ascii="Georgia" w:hAnsi="Georgia" w:cs="Calibri"/>
                          <w:color w:val="auto"/>
                          <w:szCs w:val="24"/>
                        </w:rPr>
                      </w:pPr>
                      <w:r w:rsidRPr="001E10C8">
                        <w:rPr>
                          <w:color w:val="auto"/>
                        </w:rPr>
                        <w:t>Figura  14  Bandas de Sakoe-Chiba</w:t>
                      </w:r>
                    </w:p>
                  </w:txbxContent>
                </v:textbox>
                <w10:wrap type="square"/>
              </v:shape>
            </w:pict>
          </mc:Fallback>
        </mc:AlternateContent>
      </w:r>
      <w:r>
        <w:rPr>
          <w:rFonts w:ascii="Georgia" w:hAnsi="Georgia" w:cs="Calibri"/>
          <w:noProof/>
          <w:szCs w:val="24"/>
          <w:lang w:val="en-GB" w:eastAsia="en-GB"/>
        </w:rPr>
        <mc:AlternateContent>
          <mc:Choice Requires="wps">
            <w:drawing>
              <wp:anchor distT="0" distB="0" distL="114300" distR="114300" simplePos="0" relativeHeight="251684864" behindDoc="0" locked="0" layoutInCell="1" allowOverlap="1" wp14:anchorId="28B31A85" wp14:editId="4FA1D2D4">
                <wp:simplePos x="0" y="0"/>
                <wp:positionH relativeFrom="column">
                  <wp:posOffset>4180840</wp:posOffset>
                </wp:positionH>
                <wp:positionV relativeFrom="paragraph">
                  <wp:posOffset>140970</wp:posOffset>
                </wp:positionV>
                <wp:extent cx="1285240" cy="215900"/>
                <wp:effectExtent l="0" t="0" r="35560" b="38100"/>
                <wp:wrapSquare wrapText="bothSides"/>
                <wp:docPr id="327"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240" cy="215900"/>
                        </a:xfrm>
                        <a:prstGeom prst="rect">
                          <a:avLst/>
                        </a:prstGeom>
                        <a:solidFill>
                          <a:srgbClr val="FFFFFF"/>
                        </a:solidFill>
                        <a:ln w="9525">
                          <a:solidFill>
                            <a:srgbClr val="000000"/>
                          </a:solidFill>
                          <a:miter lim="800000"/>
                          <a:headEnd/>
                          <a:tailEnd/>
                        </a:ln>
                      </wps:spPr>
                      <wps:txbx>
                        <w:txbxContent>
                          <w:p w14:paraId="04AAA87D" w14:textId="77777777" w:rsidR="004059C3" w:rsidRPr="00CF4047" w:rsidRDefault="004059C3" w:rsidP="00A73DB2">
                            <w:pPr>
                              <w:rPr>
                                <w:sz w:val="16"/>
                                <w:szCs w:val="16"/>
                              </w:rPr>
                            </w:pPr>
                            <w:r w:rsidRPr="00CF4047">
                              <w:rPr>
                                <w:rFonts w:ascii="Georgia" w:hAnsi="Georgia" w:cs="Calibri"/>
                                <w:i/>
                                <w:sz w:val="16"/>
                                <w:szCs w:val="16"/>
                              </w:rPr>
                              <w:t>Bandas de Sakoe-Chiba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B31A85" id="Rectangle_x0020_13" o:spid="_x0000_s1050" style="position:absolute;left:0;text-align:left;margin-left:329.2pt;margin-top:11.1pt;width:101.2pt;height:1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">
                <v:textbox>
                  <w:txbxContent>
                    <w:p w14:paraId="04AAA87D" w14:textId="77777777" w:rsidR="004059C3" w:rsidRPr="00CF4047" w:rsidRDefault="004059C3" w:rsidP="00A73DB2">
                      <w:pPr>
                        <w:rPr>
                          <w:sz w:val="16"/>
                          <w:szCs w:val="16"/>
                        </w:rPr>
                      </w:pPr>
                      <w:r w:rsidRPr="00CF4047">
                        <w:rPr>
                          <w:rFonts w:ascii="Georgia" w:hAnsi="Georgia" w:cs="Calibri"/>
                          <w:i/>
                          <w:sz w:val="16"/>
                          <w:szCs w:val="16"/>
                        </w:rPr>
                        <w:t>Bandas de Sakoe-Chiba</w:t>
                      </w:r>
                    </w:p>
                  </w:txbxContent>
                </v:textbox>
                <w10:wrap type="square"/>
              </v:rect>
            </w:pict>
          </mc:Fallback>
        </mc:AlternateContent>
      </w:r>
      <w:r w:rsidR="00A73DB2">
        <w:rPr>
          <w:rFonts w:ascii="Georgia" w:hAnsi="Georgia" w:cs="Calibri"/>
          <w:szCs w:val="24"/>
        </w:rPr>
        <w:t xml:space="preserve">Este tipo de restricciones son del tipo:     </w:t>
      </w:r>
    </w:p>
    <w:p w14:paraId="16E04C58" w14:textId="77777777" w:rsidR="00A73DB2" w:rsidRPr="00B1625B" w:rsidRDefault="00A73DB2" w:rsidP="009F0408">
      <w:pPr>
        <w:autoSpaceDE w:val="0"/>
        <w:autoSpaceDN w:val="0"/>
        <w:adjustRightInd w:val="0"/>
        <w:spacing w:after="0"/>
        <w:ind w:left="708" w:firstLine="708"/>
        <w:rPr>
          <w:rFonts w:ascii="Georgia" w:hAnsi="Georgia" w:cs="Calibri"/>
          <w:szCs w:val="24"/>
        </w:rPr>
      </w:pPr>
      <w:r>
        <w:rPr>
          <w:rFonts w:ascii="Georgia" w:hAnsi="Georgia" w:cs="Calibri"/>
          <w:szCs w:val="24"/>
        </w:rPr>
        <w:t xml:space="preserve"> </w:t>
      </w:r>
    </w:p>
    <w:p w14:paraId="35DD9AF2" w14:textId="77777777" w:rsidR="00A73DB2" w:rsidRDefault="00A73DB2" w:rsidP="009F0408">
      <w:pPr>
        <w:autoSpaceDE w:val="0"/>
        <w:autoSpaceDN w:val="0"/>
        <w:adjustRightInd w:val="0"/>
        <w:spacing w:after="0"/>
        <w:rPr>
          <w:rFonts w:ascii="Georgia" w:hAnsi="Georgia" w:cs="Calibri"/>
          <w:szCs w:val="24"/>
        </w:rPr>
      </w:pPr>
      <w:r>
        <w:rPr>
          <w:rFonts w:ascii="Calibri" w:hAnsi="Calibri" w:cs="Calibri"/>
          <w:noProof/>
          <w:sz w:val="24"/>
          <w:szCs w:val="24"/>
          <w:lang w:val="en-GB" w:eastAsia="en-GB"/>
        </w:rPr>
        <w:drawing>
          <wp:anchor distT="0" distB="0" distL="114300" distR="114300" simplePos="0" relativeHeight="251671552" behindDoc="0" locked="0" layoutInCell="1" allowOverlap="1" wp14:anchorId="7A0D222D" wp14:editId="64E50B96">
            <wp:simplePos x="0" y="0"/>
            <wp:positionH relativeFrom="column">
              <wp:posOffset>4039870</wp:posOffset>
            </wp:positionH>
            <wp:positionV relativeFrom="paragraph">
              <wp:posOffset>562610</wp:posOffset>
            </wp:positionV>
            <wp:extent cx="1386205" cy="1407160"/>
            <wp:effectExtent l="0" t="0" r="0" b="0"/>
            <wp:wrapSquare wrapText="bothSides"/>
            <wp:docPr id="2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86205" cy="1407160"/>
                    </a:xfrm>
                    <a:prstGeom prst="rect">
                      <a:avLst/>
                    </a:prstGeom>
                    <a:noFill/>
                    <a:ln>
                      <a:noFill/>
                    </a:ln>
                  </pic:spPr>
                </pic:pic>
              </a:graphicData>
            </a:graphic>
          </wp:anchor>
        </w:drawing>
      </w:r>
      <w:r>
        <w:rPr>
          <w:rFonts w:ascii="Georgia" w:hAnsi="Georgia" w:cs="Calibri"/>
          <w:szCs w:val="24"/>
        </w:rPr>
        <w:t>Al no tener que calcular la matriz entera, sino sólo los correspondientes a la zona creada, estos algoritmos se mejoran respecto al método original y, c</w:t>
      </w:r>
      <w:r w:rsidR="002144E1">
        <w:rPr>
          <w:rFonts w:ascii="Georgia" w:hAnsi="Georgia" w:cs="Calibri"/>
          <w:szCs w:val="24"/>
        </w:rPr>
        <w:t xml:space="preserve">omo resultado, son bastante más </w:t>
      </w:r>
      <w:r>
        <w:rPr>
          <w:rFonts w:ascii="Georgia" w:hAnsi="Georgia" w:cs="Calibri"/>
          <w:szCs w:val="24"/>
        </w:rPr>
        <w:t xml:space="preserve">rápidos. Obviamente, las trayectorias elegidas no tienen por qué ser las más óptimas, pero esto no es un problema dichas trayectorias se encuentran cerca de la diagonal. </w:t>
      </w:r>
    </w:p>
    <w:p w14:paraId="118DFAA0" w14:textId="77777777" w:rsidR="00A73DB2" w:rsidRDefault="00A73DB2" w:rsidP="009F0408">
      <w:pPr>
        <w:autoSpaceDE w:val="0"/>
        <w:autoSpaceDN w:val="0"/>
        <w:adjustRightInd w:val="0"/>
        <w:spacing w:after="0"/>
        <w:rPr>
          <w:rFonts w:ascii="Georgia" w:hAnsi="Georgia" w:cs="Calibri"/>
          <w:szCs w:val="24"/>
        </w:rPr>
      </w:pPr>
    </w:p>
    <w:p w14:paraId="0ED49542" w14:textId="46E160E2" w:rsidR="00A73DB2" w:rsidRPr="00B1625B" w:rsidRDefault="006B573C" w:rsidP="009F0408">
      <w:pPr>
        <w:autoSpaceDE w:val="0"/>
        <w:autoSpaceDN w:val="0"/>
        <w:adjustRightInd w:val="0"/>
        <w:spacing w:after="0"/>
        <w:rPr>
          <w:rFonts w:ascii="Georgia" w:hAnsi="Georgia" w:cs="Calibri"/>
          <w:szCs w:val="24"/>
        </w:rPr>
      </w:pPr>
      <w:r>
        <w:rPr>
          <w:noProof/>
          <w:lang w:val="en-GB" w:eastAsia="en-GB"/>
        </w:rPr>
        <mc:AlternateContent>
          <mc:Choice Requires="wps">
            <w:drawing>
              <wp:anchor distT="0" distB="0" distL="114300" distR="114300" simplePos="0" relativeHeight="251781120" behindDoc="0" locked="0" layoutInCell="1" allowOverlap="1" wp14:anchorId="41FA616B" wp14:editId="71578DA2">
                <wp:simplePos x="0" y="0"/>
                <wp:positionH relativeFrom="column">
                  <wp:posOffset>3797300</wp:posOffset>
                </wp:positionH>
                <wp:positionV relativeFrom="paragraph">
                  <wp:posOffset>225425</wp:posOffset>
                </wp:positionV>
                <wp:extent cx="2042795" cy="258445"/>
                <wp:effectExtent l="0" t="0" r="1905" b="0"/>
                <wp:wrapSquare wrapText="bothSides"/>
                <wp:docPr id="326"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279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C32D5C" w14:textId="77777777" w:rsidR="004059C3" w:rsidRPr="001E10C8" w:rsidRDefault="004059C3" w:rsidP="001E10C8">
                            <w:pPr>
                              <w:pStyle w:val="Caption"/>
                              <w:jc w:val="center"/>
                              <w:rPr>
                                <w:rFonts w:ascii="Calibri" w:hAnsi="Calibri" w:cs="Calibri"/>
                                <w:noProof/>
                                <w:color w:val="auto"/>
                                <w:sz w:val="24"/>
                                <w:szCs w:val="24"/>
                              </w:rPr>
                            </w:pPr>
                            <w:r w:rsidRPr="001E10C8">
                              <w:rPr>
                                <w:color w:val="auto"/>
                              </w:rPr>
                              <w:t>Figura  15 Paralelogramo de Itakura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1FA616B" id="Text_x0020_Box_x0020_93" o:spid="_x0000_s1051" type="#_x0000_t202" style="position:absolute;left:0;text-align:left;margin-left:299pt;margin-top:17.75pt;width:160.85pt;height:20.3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" stroked="f">
                <v:textbox style="mso-fit-shape-to-text:t" inset="0,0,0,0">
                  <w:txbxContent>
                    <w:p w14:paraId="1DC32D5C" w14:textId="77777777" w:rsidR="004059C3" w:rsidRPr="001E10C8" w:rsidRDefault="004059C3" w:rsidP="001E10C8">
                      <w:pPr>
                        <w:pStyle w:val="Caption"/>
                        <w:jc w:val="center"/>
                        <w:rPr>
                          <w:rFonts w:ascii="Calibri" w:hAnsi="Calibri" w:cs="Calibri"/>
                          <w:noProof/>
                          <w:color w:val="auto"/>
                          <w:sz w:val="24"/>
                          <w:szCs w:val="24"/>
                        </w:rPr>
                      </w:pPr>
                      <w:r w:rsidRPr="001E10C8">
                        <w:rPr>
                          <w:color w:val="auto"/>
                        </w:rPr>
                        <w:t>Figura  15 Paralelogramo de Itakura</w:t>
                      </w:r>
                    </w:p>
                  </w:txbxContent>
                </v:textbox>
                <w10:wrap type="square"/>
              </v:shape>
            </w:pict>
          </mc:Fallback>
        </mc:AlternateContent>
      </w:r>
      <w:r w:rsidR="00A73DB2">
        <w:rPr>
          <w:rFonts w:ascii="Georgia" w:hAnsi="Georgia" w:cs="Calibri"/>
          <w:szCs w:val="24"/>
        </w:rPr>
        <w:t xml:space="preserve">Sólo las distancias DTW encontradas difieren mucho de las reales si las series sufren una deformación significativa. </w:t>
      </w:r>
    </w:p>
    <w:p w14:paraId="0C6EC33F" w14:textId="77777777" w:rsidR="00A73DB2" w:rsidRDefault="00A73DB2" w:rsidP="009F0408">
      <w:pPr>
        <w:autoSpaceDE w:val="0"/>
        <w:autoSpaceDN w:val="0"/>
        <w:adjustRightInd w:val="0"/>
        <w:spacing w:after="0"/>
        <w:rPr>
          <w:rFonts w:ascii="Calibri" w:hAnsi="Calibri" w:cs="Calibri"/>
          <w:sz w:val="24"/>
          <w:szCs w:val="24"/>
        </w:rPr>
      </w:pPr>
    </w:p>
    <w:p w14:paraId="1044F931" w14:textId="77777777" w:rsidR="00A73DB2" w:rsidRDefault="00A73DB2" w:rsidP="009F0408">
      <w:pPr>
        <w:autoSpaceDE w:val="0"/>
        <w:autoSpaceDN w:val="0"/>
        <w:adjustRightInd w:val="0"/>
        <w:spacing w:after="0"/>
        <w:rPr>
          <w:rFonts w:ascii="Georgia" w:hAnsi="Georgia" w:cs="Calibri"/>
          <w:szCs w:val="24"/>
        </w:rPr>
      </w:pPr>
      <w:r w:rsidRPr="00325E5A">
        <w:rPr>
          <w:rFonts w:ascii="Georgia" w:hAnsi="Georgia" w:cs="Calibri"/>
          <w:szCs w:val="24"/>
        </w:rPr>
        <w:t>Otr</w:t>
      </w:r>
      <w:r>
        <w:rPr>
          <w:rFonts w:ascii="Georgia" w:hAnsi="Georgia" w:cs="Calibri"/>
          <w:szCs w:val="24"/>
        </w:rPr>
        <w:t>o</w:t>
      </w:r>
      <w:r w:rsidRPr="00325E5A">
        <w:rPr>
          <w:rFonts w:ascii="Georgia" w:hAnsi="Georgia" w:cs="Calibri"/>
          <w:szCs w:val="24"/>
        </w:rPr>
        <w:t xml:space="preserve"> </w:t>
      </w:r>
      <w:r>
        <w:rPr>
          <w:rFonts w:ascii="Georgia" w:hAnsi="Georgia" w:cs="Calibri"/>
          <w:szCs w:val="24"/>
        </w:rPr>
        <w:t>método que se utiliza con el objetivo de disminuir</w:t>
      </w:r>
      <w:r w:rsidRPr="00325E5A">
        <w:rPr>
          <w:rFonts w:ascii="Georgia" w:hAnsi="Georgia" w:cs="Calibri"/>
          <w:szCs w:val="24"/>
        </w:rPr>
        <w:t xml:space="preserve"> la complejidad del algoritmo consiste en calcular el</w:t>
      </w:r>
      <w:r>
        <w:rPr>
          <w:rFonts w:ascii="Georgia" w:hAnsi="Georgia" w:cs="Calibri"/>
          <w:szCs w:val="24"/>
        </w:rPr>
        <w:t xml:space="preserve"> camino óptimo DTW sobre un subconjunto reducido de las series. </w:t>
      </w:r>
    </w:p>
    <w:p w14:paraId="41189435" w14:textId="77777777" w:rsidR="00A73DB2" w:rsidRDefault="00A73DB2" w:rsidP="009F0408">
      <w:pPr>
        <w:autoSpaceDE w:val="0"/>
        <w:autoSpaceDN w:val="0"/>
        <w:adjustRightInd w:val="0"/>
        <w:spacing w:after="0"/>
        <w:rPr>
          <w:rFonts w:ascii="Georgia" w:hAnsi="Georgia" w:cs="Calibri"/>
          <w:szCs w:val="24"/>
        </w:rPr>
      </w:pPr>
    </w:p>
    <w:p w14:paraId="66FA9310" w14:textId="77777777" w:rsidR="00A73DB2" w:rsidRPr="008273C9" w:rsidRDefault="00A73DB2" w:rsidP="009F0408">
      <w:pPr>
        <w:autoSpaceDE w:val="0"/>
        <w:autoSpaceDN w:val="0"/>
        <w:adjustRightInd w:val="0"/>
        <w:spacing w:after="0"/>
        <w:rPr>
          <w:rFonts w:ascii="Georgia" w:hAnsi="Georgia" w:cs="Calibri"/>
          <w:szCs w:val="24"/>
          <w:vertAlign w:val="superscript"/>
        </w:rPr>
      </w:pPr>
      <w:r>
        <w:rPr>
          <w:rFonts w:ascii="Georgia" w:hAnsi="Georgia" w:cs="Calibri"/>
          <w:szCs w:val="24"/>
        </w:rPr>
        <w:t xml:space="preserve">La forma en la que se puede abordar este proceso es transformar la serie original a intervalos iguales, para acto seguido, definir como representación reducida, la serie que forman </w:t>
      </w:r>
      <w:r w:rsidRPr="00325E5A">
        <w:rPr>
          <w:rFonts w:ascii="Georgia" w:hAnsi="Georgia" w:cs="Calibri"/>
          <w:szCs w:val="24"/>
        </w:rPr>
        <w:t>los promedios de los valores de la serie</w:t>
      </w:r>
      <w:r>
        <w:rPr>
          <w:rFonts w:ascii="Georgia" w:hAnsi="Georgia" w:cs="Calibri"/>
          <w:szCs w:val="24"/>
        </w:rPr>
        <w:t xml:space="preserve"> original en cada intervalo. </w:t>
      </w:r>
      <w:r w:rsidR="001E1138">
        <w:rPr>
          <w:rStyle w:val="FootnoteReference"/>
          <w:rFonts w:ascii="Georgia" w:hAnsi="Georgia" w:cs="Calibri"/>
          <w:szCs w:val="24"/>
        </w:rPr>
        <w:footnoteReference w:id="11"/>
      </w:r>
    </w:p>
    <w:p w14:paraId="35E8B68A" w14:textId="77777777" w:rsidR="00A73DB2" w:rsidRPr="00D35849" w:rsidRDefault="00A73DB2" w:rsidP="009F0408">
      <w:pPr>
        <w:pStyle w:val="Heading1"/>
        <w:rPr>
          <w:lang w:val="es-ES"/>
        </w:rPr>
      </w:pPr>
      <w:bookmarkStart w:id="50" w:name="_Toc488758483"/>
      <w:r w:rsidRPr="00D35849">
        <w:rPr>
          <w:lang w:val="es-ES"/>
        </w:rPr>
        <w:lastRenderedPageBreak/>
        <w:t>Caso práctico: medidas de sensores</w:t>
      </w:r>
      <w:bookmarkEnd w:id="50"/>
    </w:p>
    <w:p w14:paraId="3BAF8AEC" w14:textId="77777777" w:rsidR="00A73DB2" w:rsidRDefault="00A73DB2" w:rsidP="009F0408">
      <w:pPr>
        <w:rPr>
          <w:rFonts w:ascii="Georgia" w:hAnsi="Georgia"/>
        </w:rPr>
      </w:pPr>
    </w:p>
    <w:p w14:paraId="587161D0" w14:textId="77777777" w:rsidR="00A73DB2" w:rsidRPr="00BB2D89" w:rsidRDefault="00A73DB2" w:rsidP="009F0408">
      <w:pPr>
        <w:pStyle w:val="Heading2"/>
        <w:spacing w:before="0"/>
      </w:pPr>
      <w:bookmarkStart w:id="51" w:name="_Toc488758484"/>
      <w:r>
        <w:t>Introducción</w:t>
      </w:r>
      <w:r w:rsidR="006C6E16">
        <w:t xml:space="preserve"> </w:t>
      </w:r>
      <w:r w:rsidR="00FD568A">
        <w:rPr>
          <w:rStyle w:val="FootnoteReference"/>
        </w:rPr>
        <w:footnoteReference w:id="12"/>
      </w:r>
      <w:bookmarkEnd w:id="51"/>
    </w:p>
    <w:p w14:paraId="10C25FDA" w14:textId="77777777" w:rsidR="00A73DB2" w:rsidRPr="00014706" w:rsidRDefault="00A73DB2" w:rsidP="009F0408">
      <w:pPr>
        <w:spacing w:after="0"/>
        <w:rPr>
          <w:rFonts w:ascii="Georgia" w:hAnsi="Georgia"/>
        </w:rPr>
      </w:pPr>
    </w:p>
    <w:p w14:paraId="0BE3E845" w14:textId="77777777" w:rsidR="00A73DB2" w:rsidRPr="00DC48B2" w:rsidRDefault="00A73DB2" w:rsidP="009F0408">
      <w:pPr>
        <w:rPr>
          <w:rFonts w:ascii="Georgia" w:hAnsi="Georgia"/>
        </w:rPr>
      </w:pPr>
      <w:r w:rsidRPr="00014706">
        <w:rPr>
          <w:rFonts w:ascii="Georgia" w:hAnsi="Georgia"/>
        </w:rPr>
        <w:t>El objetivo de este trabajo</w:t>
      </w:r>
      <w:r>
        <w:rPr>
          <w:rFonts w:ascii="Georgia" w:hAnsi="Georgia"/>
        </w:rPr>
        <w:t>, como se ha comentado con anterioridad,</w:t>
      </w:r>
      <w:r w:rsidRPr="00014706">
        <w:rPr>
          <w:rFonts w:ascii="Georgia" w:hAnsi="Georgia"/>
        </w:rPr>
        <w:t xml:space="preserve"> es crear una metodología que permita identificar anomalías en los </w:t>
      </w:r>
      <w:r>
        <w:rPr>
          <w:rFonts w:ascii="Georgia" w:hAnsi="Georgia"/>
        </w:rPr>
        <w:t xml:space="preserve">valores de diferentes medidas hechas por los </w:t>
      </w:r>
      <w:r w:rsidRPr="00014706">
        <w:rPr>
          <w:rFonts w:ascii="Georgia" w:hAnsi="Georgia"/>
        </w:rPr>
        <w:t>sensores de un edificio de oficinas.</w:t>
      </w:r>
      <w:r>
        <w:rPr>
          <w:rFonts w:ascii="Georgia" w:hAnsi="Georgia"/>
        </w:rPr>
        <w:t xml:space="preserve"> Para ello, se ha decidido aplicar la técnica de </w:t>
      </w:r>
      <w:r w:rsidR="00350B6B">
        <w:rPr>
          <w:rFonts w:ascii="Georgia" w:hAnsi="Georgia"/>
        </w:rPr>
        <w:t>c</w:t>
      </w:r>
      <w:r w:rsidR="00350B6B">
        <w:rPr>
          <w:rFonts w:ascii="Georgia" w:hAnsi="Georgia"/>
          <w:i/>
        </w:rPr>
        <w:t>lustering j</w:t>
      </w:r>
      <w:r w:rsidRPr="00C71933">
        <w:rPr>
          <w:rFonts w:ascii="Georgia" w:hAnsi="Georgia"/>
          <w:i/>
        </w:rPr>
        <w:t>erárquico</w:t>
      </w:r>
      <w:r w:rsidR="0096592E">
        <w:rPr>
          <w:rFonts w:ascii="Georgia" w:hAnsi="Georgia"/>
        </w:rPr>
        <w:t xml:space="preserve"> </w:t>
      </w:r>
      <w:r w:rsidR="00350B6B">
        <w:rPr>
          <w:rFonts w:ascii="Georgia" w:hAnsi="Georgia"/>
        </w:rPr>
        <w:t xml:space="preserve">combinado con el análisis visual de los datos originales </w:t>
      </w:r>
      <w:r>
        <w:rPr>
          <w:rFonts w:ascii="Georgia" w:hAnsi="Georgia"/>
        </w:rPr>
        <w:t>durante el análisis de los datos.</w:t>
      </w:r>
    </w:p>
    <w:p w14:paraId="415249C7" w14:textId="77777777" w:rsidR="006B02F2" w:rsidRDefault="00A73DB2" w:rsidP="009F0408">
      <w:pPr>
        <w:spacing w:after="0"/>
        <w:rPr>
          <w:rFonts w:ascii="Georgia" w:hAnsi="Georgia"/>
        </w:rPr>
      </w:pPr>
      <w:r w:rsidRPr="00014706">
        <w:rPr>
          <w:rFonts w:ascii="Georgia" w:hAnsi="Georgia"/>
        </w:rPr>
        <w:t>El caso práctico desarrollado parte de un dataset (datos de entrada) que contiene en formato CSV, diferentes medidas tomadas por sensores en un periodo de tiempo de dos semanas complet</w:t>
      </w:r>
      <w:r>
        <w:rPr>
          <w:rFonts w:ascii="Georgia" w:hAnsi="Georgia"/>
        </w:rPr>
        <w:t xml:space="preserve">as </w:t>
      </w:r>
      <w:r w:rsidRPr="00014706">
        <w:rPr>
          <w:rFonts w:ascii="Georgia" w:hAnsi="Georgia"/>
        </w:rPr>
        <w:t xml:space="preserve">(del 31 de mayo al 13 de junio), a intervalos de tiempo de 5 minutos. </w:t>
      </w:r>
      <w:r w:rsidR="006B02F2">
        <w:rPr>
          <w:rFonts w:ascii="Georgia" w:hAnsi="Georgia"/>
        </w:rPr>
        <w:t xml:space="preserve">                                </w:t>
      </w:r>
    </w:p>
    <w:p w14:paraId="0CE51F4D" w14:textId="77777777" w:rsidR="007D2896" w:rsidRDefault="007D2896" w:rsidP="009F0408">
      <w:pPr>
        <w:spacing w:after="0"/>
        <w:rPr>
          <w:rFonts w:ascii="Georgia" w:hAnsi="Georgia"/>
        </w:rPr>
      </w:pPr>
    </w:p>
    <w:p w14:paraId="4CEE95CD" w14:textId="77777777" w:rsidR="007D2896" w:rsidRDefault="006B02F2" w:rsidP="009F0408">
      <w:pPr>
        <w:rPr>
          <w:rFonts w:ascii="Georgia" w:hAnsi="Georgia"/>
        </w:rPr>
      </w:pPr>
      <w:r>
        <w:rPr>
          <w:rFonts w:ascii="Georgia" w:hAnsi="Georgia"/>
        </w:rPr>
        <w:t xml:space="preserve">Los parámetros </w:t>
      </w:r>
      <w:r w:rsidR="00A73DB2" w:rsidRPr="00014706">
        <w:rPr>
          <w:rFonts w:ascii="Georgia" w:hAnsi="Georgia"/>
        </w:rPr>
        <w:t>que se miden son de diversa naturaleza</w:t>
      </w:r>
      <w:r>
        <w:rPr>
          <w:rFonts w:ascii="Georgia" w:hAnsi="Georgia"/>
        </w:rPr>
        <w:t xml:space="preserve">: </w:t>
      </w:r>
    </w:p>
    <w:p w14:paraId="77F5C897" w14:textId="77777777" w:rsidR="007D2896" w:rsidRDefault="007D2896" w:rsidP="009F0408">
      <w:pPr>
        <w:pStyle w:val="ListParagraph"/>
        <w:numPr>
          <w:ilvl w:val="0"/>
          <w:numId w:val="27"/>
        </w:numPr>
        <w:spacing w:line="360" w:lineRule="auto"/>
        <w:jc w:val="both"/>
        <w:rPr>
          <w:rFonts w:ascii="Georgia" w:hAnsi="Georgia"/>
        </w:rPr>
      </w:pPr>
      <w:r w:rsidRPr="00AB01F2">
        <w:rPr>
          <w:rFonts w:ascii="Georgia" w:hAnsi="Georgia"/>
          <w:b/>
        </w:rPr>
        <w:t>Suministro eléctrico</w:t>
      </w:r>
      <w:r>
        <w:rPr>
          <w:rFonts w:ascii="Georgia" w:hAnsi="Georgia"/>
        </w:rPr>
        <w:t xml:space="preserve">: se mide la demanda </w:t>
      </w:r>
      <w:r w:rsidR="006B02F2" w:rsidRPr="007D2896">
        <w:rPr>
          <w:rFonts w:ascii="Georgia" w:hAnsi="Georgia"/>
        </w:rPr>
        <w:t>eléctrica</w:t>
      </w:r>
      <w:r>
        <w:rPr>
          <w:rFonts w:ascii="Georgia" w:hAnsi="Georgia"/>
        </w:rPr>
        <w:t xml:space="preserve"> total del edificio, la potencia del sistema de aire acondicionado frío/caliente (sistema HVAC), la potencia medida por diversos ventiladores y bobinas del edificio</w:t>
      </w:r>
      <w:r w:rsidR="00DE667C">
        <w:rPr>
          <w:rFonts w:ascii="Georgia" w:hAnsi="Georgia"/>
        </w:rPr>
        <w:t xml:space="preserve">, el sistema de agua caliente, </w:t>
      </w:r>
      <w:r>
        <w:rPr>
          <w:rFonts w:ascii="Georgia" w:hAnsi="Georgia"/>
        </w:rPr>
        <w:t>la potencia de diferentes aparatos eléctricos</w:t>
      </w:r>
      <w:r w:rsidR="00DE667C">
        <w:rPr>
          <w:rFonts w:ascii="Georgia" w:hAnsi="Georgia"/>
        </w:rPr>
        <w:t xml:space="preserve"> y la potencia de luz de las diferentes zonas</w:t>
      </w:r>
      <w:r>
        <w:rPr>
          <w:rFonts w:ascii="Georgia" w:hAnsi="Georgia"/>
        </w:rPr>
        <w:t>.</w:t>
      </w:r>
    </w:p>
    <w:p w14:paraId="2B1D3102" w14:textId="77777777" w:rsidR="007D2896" w:rsidRDefault="007D2896" w:rsidP="009F0408">
      <w:pPr>
        <w:pStyle w:val="ListParagraph"/>
        <w:spacing w:line="360" w:lineRule="auto"/>
        <w:jc w:val="both"/>
        <w:rPr>
          <w:rFonts w:ascii="Georgia" w:hAnsi="Georgia"/>
        </w:rPr>
      </w:pPr>
    </w:p>
    <w:p w14:paraId="19EDDFCA" w14:textId="77777777" w:rsidR="00DE667C" w:rsidRDefault="007D2896" w:rsidP="009F0408">
      <w:pPr>
        <w:pStyle w:val="ListParagraph"/>
        <w:numPr>
          <w:ilvl w:val="0"/>
          <w:numId w:val="27"/>
        </w:numPr>
        <w:spacing w:line="360" w:lineRule="auto"/>
        <w:jc w:val="both"/>
        <w:rPr>
          <w:rFonts w:ascii="Georgia" w:hAnsi="Georgia"/>
        </w:rPr>
      </w:pPr>
      <w:r w:rsidRPr="00AB01F2">
        <w:rPr>
          <w:rFonts w:ascii="Georgia" w:hAnsi="Georgia"/>
          <w:b/>
        </w:rPr>
        <w:t>Temperatura</w:t>
      </w:r>
      <w:r w:rsidR="00730908">
        <w:rPr>
          <w:rFonts w:ascii="Georgia" w:hAnsi="Georgia"/>
        </w:rPr>
        <w:t>: se mide</w:t>
      </w:r>
      <w:r>
        <w:rPr>
          <w:rFonts w:ascii="Georgia" w:hAnsi="Georgia"/>
        </w:rPr>
        <w:t xml:space="preserve"> </w:t>
      </w:r>
      <w:r w:rsidR="00DE667C">
        <w:rPr>
          <w:rFonts w:ascii="Georgia" w:hAnsi="Georgia"/>
        </w:rPr>
        <w:t xml:space="preserve">la temperatura que registra el aire existente </w:t>
      </w:r>
      <w:r w:rsidR="00407E92">
        <w:rPr>
          <w:rFonts w:ascii="Georgia" w:hAnsi="Georgia"/>
        </w:rPr>
        <w:t xml:space="preserve">junto con la temperatura de retorno del sistema HVAC,  </w:t>
      </w:r>
      <w:r w:rsidR="00DE667C">
        <w:rPr>
          <w:rFonts w:ascii="Georgia" w:hAnsi="Georgia"/>
        </w:rPr>
        <w:t>la temperatura a la que está el agua en el sistema del agua caliente, la temperatura que tiene el aire que entra en una zona por el sistema de ventilación y la temperatura de cada zona.</w:t>
      </w:r>
    </w:p>
    <w:p w14:paraId="55AEF57D" w14:textId="77777777" w:rsidR="00DE667C" w:rsidRPr="00DE667C" w:rsidRDefault="00DE667C" w:rsidP="009F0408">
      <w:pPr>
        <w:pStyle w:val="ListParagraph"/>
        <w:spacing w:line="360" w:lineRule="auto"/>
        <w:rPr>
          <w:rFonts w:ascii="Georgia" w:hAnsi="Georgia"/>
        </w:rPr>
      </w:pPr>
    </w:p>
    <w:p w14:paraId="340CA396" w14:textId="77777777" w:rsidR="007D2896" w:rsidRDefault="00AB01F2" w:rsidP="009F0408">
      <w:pPr>
        <w:pStyle w:val="ListParagraph"/>
        <w:numPr>
          <w:ilvl w:val="0"/>
          <w:numId w:val="27"/>
        </w:numPr>
        <w:spacing w:line="360" w:lineRule="auto"/>
        <w:jc w:val="both"/>
        <w:rPr>
          <w:rFonts w:ascii="Georgia" w:hAnsi="Georgia"/>
        </w:rPr>
      </w:pPr>
      <w:r w:rsidRPr="00AB01F2">
        <w:rPr>
          <w:rFonts w:ascii="Georgia" w:hAnsi="Georgia"/>
          <w:b/>
        </w:rPr>
        <w:t>Sistema HVAC</w:t>
      </w:r>
      <w:r>
        <w:rPr>
          <w:rFonts w:ascii="Georgia" w:hAnsi="Georgia"/>
        </w:rPr>
        <w:t>: s</w:t>
      </w:r>
      <w:r w:rsidR="00730908">
        <w:rPr>
          <w:rFonts w:ascii="Georgia" w:hAnsi="Georgia"/>
        </w:rPr>
        <w:t>e mide e</w:t>
      </w:r>
      <w:r w:rsidR="007363EF">
        <w:rPr>
          <w:rFonts w:ascii="Georgia" w:hAnsi="Georgia"/>
        </w:rPr>
        <w:t xml:space="preserve">l </w:t>
      </w:r>
      <w:r w:rsidR="007363EF" w:rsidRPr="00AB01F2">
        <w:rPr>
          <w:rFonts w:ascii="Georgia" w:hAnsi="Georgia"/>
        </w:rPr>
        <w:t>estado</w:t>
      </w:r>
      <w:r w:rsidR="004567E4">
        <w:rPr>
          <w:rFonts w:ascii="Georgia" w:hAnsi="Georgia"/>
        </w:rPr>
        <w:t xml:space="preserve"> on/o</w:t>
      </w:r>
      <w:r w:rsidR="007363EF">
        <w:rPr>
          <w:rFonts w:ascii="Georgia" w:hAnsi="Georgia"/>
        </w:rPr>
        <w:t xml:space="preserve">ff del sistema HVAC cuando está programado que esté apagado. </w:t>
      </w:r>
      <w:r w:rsidR="00DE667C">
        <w:rPr>
          <w:rFonts w:ascii="Georgia" w:hAnsi="Georgia"/>
        </w:rPr>
        <w:t xml:space="preserve"> </w:t>
      </w:r>
    </w:p>
    <w:p w14:paraId="63EC8FE6" w14:textId="77777777" w:rsidR="00360F88" w:rsidRPr="00360F88" w:rsidRDefault="00360F88" w:rsidP="009F0408">
      <w:pPr>
        <w:pStyle w:val="ListParagraph"/>
        <w:spacing w:line="360" w:lineRule="auto"/>
        <w:rPr>
          <w:rFonts w:ascii="Georgia" w:hAnsi="Georgia"/>
        </w:rPr>
      </w:pPr>
    </w:p>
    <w:p w14:paraId="055965AA" w14:textId="77777777" w:rsidR="000F7405" w:rsidRDefault="009A41C7" w:rsidP="009F0408">
      <w:pPr>
        <w:pStyle w:val="ListParagraph"/>
        <w:numPr>
          <w:ilvl w:val="0"/>
          <w:numId w:val="27"/>
        </w:numPr>
        <w:spacing w:line="360" w:lineRule="auto"/>
        <w:jc w:val="both"/>
        <w:rPr>
          <w:rFonts w:ascii="Georgia" w:hAnsi="Georgia"/>
        </w:rPr>
      </w:pPr>
      <w:r w:rsidRPr="00AB01F2">
        <w:rPr>
          <w:rFonts w:ascii="Georgia" w:hAnsi="Georgia"/>
          <w:b/>
        </w:rPr>
        <w:t>Flujos de aire y agua</w:t>
      </w:r>
      <w:r>
        <w:rPr>
          <w:rFonts w:ascii="Georgia" w:hAnsi="Georgia"/>
        </w:rPr>
        <w:t xml:space="preserve">: se mide el flujo de aire de entrega </w:t>
      </w:r>
      <w:r w:rsidR="00CB521A">
        <w:rPr>
          <w:rFonts w:ascii="Georgia" w:hAnsi="Georgia"/>
        </w:rPr>
        <w:t xml:space="preserve">a las zonas del edificio </w:t>
      </w:r>
      <w:r>
        <w:rPr>
          <w:rFonts w:ascii="Georgia" w:hAnsi="Georgia"/>
        </w:rPr>
        <w:t xml:space="preserve">por parte del sistema HCAV,  </w:t>
      </w:r>
      <w:r w:rsidR="00CB521A">
        <w:rPr>
          <w:rFonts w:ascii="Georgia" w:hAnsi="Georgia"/>
        </w:rPr>
        <w:t>así como su flujo de retorno al propio sistema y el de salida al exterior, y, por último, el flujo de agua al sistema de agua caliente.</w:t>
      </w:r>
    </w:p>
    <w:p w14:paraId="519DEEF1" w14:textId="77777777" w:rsidR="00FD568A" w:rsidRPr="00FD568A" w:rsidRDefault="00FD568A" w:rsidP="009F0408">
      <w:pPr>
        <w:pStyle w:val="ListParagraph"/>
        <w:numPr>
          <w:ilvl w:val="0"/>
          <w:numId w:val="27"/>
        </w:numPr>
        <w:spacing w:line="360" w:lineRule="auto"/>
        <w:jc w:val="both"/>
        <w:rPr>
          <w:rFonts w:ascii="Georgia" w:hAnsi="Georgia"/>
        </w:rPr>
      </w:pPr>
    </w:p>
    <w:p w14:paraId="32E478A1" w14:textId="77777777" w:rsidR="00FD568A" w:rsidRPr="00FD568A" w:rsidRDefault="00FD568A" w:rsidP="00FD568A">
      <w:pPr>
        <w:pStyle w:val="ListParagraph"/>
        <w:spacing w:line="360" w:lineRule="auto"/>
        <w:jc w:val="both"/>
        <w:rPr>
          <w:rFonts w:ascii="Georgia" w:hAnsi="Georgia"/>
        </w:rPr>
      </w:pPr>
    </w:p>
    <w:p w14:paraId="01F4939B" w14:textId="77777777" w:rsidR="00FD568A" w:rsidRPr="008E0041" w:rsidRDefault="00D97041" w:rsidP="00FD568A">
      <w:pPr>
        <w:pStyle w:val="ListParagraph"/>
        <w:numPr>
          <w:ilvl w:val="0"/>
          <w:numId w:val="27"/>
        </w:numPr>
        <w:spacing w:line="360" w:lineRule="auto"/>
        <w:jc w:val="both"/>
        <w:rPr>
          <w:rFonts w:ascii="Georgia" w:hAnsi="Georgia"/>
        </w:rPr>
      </w:pPr>
      <w:r w:rsidRPr="008E0041">
        <w:rPr>
          <w:rFonts w:ascii="Georgia" w:hAnsi="Georgia"/>
          <w:b/>
        </w:rPr>
        <w:t>Concentración del aire</w:t>
      </w:r>
      <w:r w:rsidRPr="008E0041">
        <w:rPr>
          <w:rFonts w:ascii="Georgia" w:hAnsi="Georgia"/>
        </w:rPr>
        <w:t>: s</w:t>
      </w:r>
      <w:r w:rsidR="000F7405" w:rsidRPr="008E0041">
        <w:rPr>
          <w:rFonts w:ascii="Georgia" w:hAnsi="Georgia"/>
        </w:rPr>
        <w:t xml:space="preserve">e mide la concentración </w:t>
      </w:r>
      <w:r w:rsidRPr="008E0041">
        <w:rPr>
          <w:rFonts w:ascii="Georgia" w:hAnsi="Georgia"/>
        </w:rPr>
        <w:t>de</w:t>
      </w:r>
      <w:r w:rsidR="000F7405" w:rsidRPr="008E0041">
        <w:rPr>
          <w:rFonts w:ascii="Georgia" w:hAnsi="Georgia"/>
        </w:rPr>
        <w:t xml:space="preserve"> CO</w:t>
      </w:r>
      <w:r w:rsidR="000F7405" w:rsidRPr="008E0041">
        <w:rPr>
          <w:rFonts w:ascii="Georgia" w:hAnsi="Georgia"/>
          <w:vertAlign w:val="subscript"/>
        </w:rPr>
        <w:t xml:space="preserve">2  </w:t>
      </w:r>
      <w:r w:rsidR="000F7405" w:rsidRPr="008E0041">
        <w:rPr>
          <w:rFonts w:ascii="Georgia" w:hAnsi="Georgia"/>
        </w:rPr>
        <w:t>en todas las zonas del edificio.</w:t>
      </w:r>
    </w:p>
    <w:p w14:paraId="1ECF4FFE" w14:textId="77777777" w:rsidR="00FD568A" w:rsidRPr="008E0041" w:rsidRDefault="00FC38FA" w:rsidP="00FD568A">
      <w:pPr>
        <w:pStyle w:val="ListParagraph"/>
        <w:numPr>
          <w:ilvl w:val="0"/>
          <w:numId w:val="27"/>
        </w:numPr>
        <w:spacing w:line="360" w:lineRule="auto"/>
        <w:jc w:val="both"/>
        <w:rPr>
          <w:rFonts w:ascii="Georgia" w:hAnsi="Georgia"/>
        </w:rPr>
      </w:pPr>
      <w:r w:rsidRPr="008E0041">
        <w:rPr>
          <w:rFonts w:ascii="Georgia" w:hAnsi="Georgia"/>
          <w:b/>
        </w:rPr>
        <w:t>Otras medidas</w:t>
      </w:r>
      <w:r w:rsidRPr="008E0041">
        <w:rPr>
          <w:rFonts w:ascii="Georgia" w:hAnsi="Georgia"/>
        </w:rPr>
        <w:t>: se miden parámetros como el porcentaje de aire del exterior que entrega el sistema HVAC, la dirección y velocidad del viento en las cercanías del edificio o la programación del punto de enfriamiento/calentamiento de la zona.</w:t>
      </w:r>
      <w:r w:rsidR="00FD568A" w:rsidRPr="008E0041">
        <w:rPr>
          <w:rFonts w:ascii="Georgia" w:hAnsi="Georgia"/>
        </w:rPr>
        <w:t xml:space="preserve">                    </w:t>
      </w:r>
    </w:p>
    <w:p w14:paraId="123C7CF9" w14:textId="77777777" w:rsidR="00FD568A" w:rsidRPr="008E0041" w:rsidRDefault="00FD568A" w:rsidP="00FD568A">
      <w:pPr>
        <w:rPr>
          <w:rFonts w:ascii="Georgia" w:hAnsi="Georgia"/>
        </w:rPr>
      </w:pPr>
    </w:p>
    <w:p w14:paraId="359321B1" w14:textId="77777777" w:rsidR="00C743A8" w:rsidRPr="00D118E2" w:rsidRDefault="003B081B" w:rsidP="00FD568A">
      <w:pPr>
        <w:rPr>
          <w:rFonts w:ascii="Georgia" w:hAnsi="Georgia"/>
        </w:rPr>
      </w:pPr>
      <w:r>
        <w:rPr>
          <w:rFonts w:ascii="Georgia" w:hAnsi="Georgia"/>
        </w:rPr>
        <w:t>El volumen de datos analizados es elevado.  Para hacernos una idea, diremos que l</w:t>
      </w:r>
      <w:r w:rsidR="00C743A8" w:rsidRPr="008E0041">
        <w:rPr>
          <w:rFonts w:ascii="Georgia" w:hAnsi="Georgia"/>
        </w:rPr>
        <w:t xml:space="preserve">os sensores </w:t>
      </w:r>
      <w:r w:rsidR="00A73DB2" w:rsidRPr="008E0041">
        <w:rPr>
          <w:rFonts w:ascii="Georgia" w:hAnsi="Georgia"/>
        </w:rPr>
        <w:t>están distribuidos por diversas zonas a lo largo de las tres plantas de que consta el edificio</w:t>
      </w:r>
      <w:r>
        <w:rPr>
          <w:rFonts w:ascii="Georgia" w:hAnsi="Georgia"/>
        </w:rPr>
        <w:t>:   en la primera planta, existen hasta 9 zonas definidas en las que se toman diferentes medidas, en la segunda planta hay un total de 16 zonas y, por último, en la tercera planta, existen 13 zonas</w:t>
      </w:r>
      <w:r w:rsidR="00D118E2">
        <w:rPr>
          <w:rFonts w:ascii="Georgia" w:hAnsi="Georgia"/>
        </w:rPr>
        <w:t xml:space="preserve">. </w:t>
      </w:r>
      <w:r w:rsidRPr="00D118E2">
        <w:rPr>
          <w:rFonts w:ascii="Georgia" w:hAnsi="Georgia"/>
        </w:rPr>
        <w:t xml:space="preserve">  </w:t>
      </w:r>
      <w:r w:rsidR="00C743A8" w:rsidRPr="00D118E2">
        <w:rPr>
          <w:rFonts w:ascii="Georgia" w:hAnsi="Georgia"/>
        </w:rPr>
        <w:t xml:space="preserve"> </w:t>
      </w:r>
    </w:p>
    <w:p w14:paraId="688056D8" w14:textId="77777777" w:rsidR="009B682E" w:rsidRPr="008E0041" w:rsidRDefault="009B682E" w:rsidP="009F0408">
      <w:pPr>
        <w:rPr>
          <w:rFonts w:ascii="Georgia" w:hAnsi="Georgia"/>
          <w:color w:val="FF0000"/>
          <w:sz w:val="32"/>
        </w:rPr>
      </w:pPr>
      <w:r w:rsidRPr="00D118E2">
        <w:rPr>
          <w:rFonts w:ascii="Georgia" w:hAnsi="Georgia" w:cstheme="minorHAnsi"/>
        </w:rPr>
        <w:t xml:space="preserve">En el dataset de entrada, el volumen </w:t>
      </w:r>
      <w:r w:rsidR="005B1498" w:rsidRPr="00D118E2">
        <w:rPr>
          <w:rFonts w:ascii="Georgia" w:hAnsi="Georgia" w:cstheme="minorHAnsi"/>
        </w:rPr>
        <w:t xml:space="preserve">de </w:t>
      </w:r>
      <w:r w:rsidRPr="00D118E2">
        <w:rPr>
          <w:rFonts w:ascii="Georgia" w:hAnsi="Georgia" w:cstheme="minorHAnsi"/>
        </w:rPr>
        <w:t>datos analizados se basa en un fichero con formato CSV, que cuenta con un total de 4032 filas y 419 columnas.  Las filas corresponden con las medidas tomadas (14 días, las 24 horas del día, cada 5 minutos), mientras que las columnas se corresponden con cada uno de los diferentes sensores distribuidos por las zonas diferenciadas a lo largo de las tres plantas del edificio. Existen, además, otros ficheros CVS con medidas de la concentración de Hazium (sólo tiene dos columnas), así como datos informativos sobre el propio edificio.</w:t>
      </w:r>
    </w:p>
    <w:p w14:paraId="1E908A9E" w14:textId="77777777" w:rsidR="009B682E" w:rsidRPr="009B682E" w:rsidRDefault="009B682E" w:rsidP="009F0408">
      <w:pPr>
        <w:rPr>
          <w:rFonts w:ascii="Georgia" w:hAnsi="Georgia"/>
          <w:sz w:val="24"/>
        </w:rPr>
      </w:pPr>
    </w:p>
    <w:p w14:paraId="2A228353" w14:textId="77777777" w:rsidR="0072202E" w:rsidRDefault="0072202E" w:rsidP="009F0408">
      <w:pPr>
        <w:pStyle w:val="Heading2"/>
      </w:pPr>
      <w:bookmarkStart w:id="52" w:name="_Toc488758485"/>
      <w:r>
        <w:t>Hipótesis de Trabajo</w:t>
      </w:r>
      <w:bookmarkEnd w:id="52"/>
    </w:p>
    <w:p w14:paraId="0914DC46" w14:textId="77777777" w:rsidR="0072202E" w:rsidRPr="0072202E" w:rsidRDefault="0072202E" w:rsidP="009F0408"/>
    <w:p w14:paraId="00532A19" w14:textId="77777777" w:rsidR="00A73DB2" w:rsidRDefault="00A73DB2" w:rsidP="009F0408">
      <w:pPr>
        <w:pStyle w:val="Heading3"/>
      </w:pPr>
      <w:bookmarkStart w:id="53" w:name="_Toc488758486"/>
      <w:r>
        <w:t>Fases del proceso</w:t>
      </w:r>
      <w:bookmarkEnd w:id="53"/>
    </w:p>
    <w:p w14:paraId="1182AB32" w14:textId="77777777" w:rsidR="00A73DB2" w:rsidRPr="0041696F" w:rsidRDefault="00A73DB2" w:rsidP="009F0408">
      <w:pPr>
        <w:spacing w:after="0"/>
      </w:pPr>
    </w:p>
    <w:p w14:paraId="5CEE53C9" w14:textId="77777777" w:rsidR="00A73DB2" w:rsidRPr="00952B1D" w:rsidRDefault="00A73DB2" w:rsidP="009F0408">
      <w:pPr>
        <w:rPr>
          <w:rFonts w:ascii="Georgia" w:hAnsi="Georgia"/>
        </w:rPr>
      </w:pPr>
      <w:r w:rsidRPr="00952B1D">
        <w:rPr>
          <w:rFonts w:ascii="Georgia" w:hAnsi="Georgia"/>
        </w:rPr>
        <w:t xml:space="preserve">A continuación, se describen las fases </w:t>
      </w:r>
      <w:r>
        <w:rPr>
          <w:rFonts w:ascii="Georgia" w:hAnsi="Georgia"/>
        </w:rPr>
        <w:t>que componen el trabajo llevado a cabo:</w:t>
      </w:r>
    </w:p>
    <w:p w14:paraId="3E113E30" w14:textId="77777777" w:rsidR="00432350" w:rsidRDefault="00A73DB2" w:rsidP="009F0408">
      <w:pPr>
        <w:rPr>
          <w:rFonts w:ascii="Georgia" w:hAnsi="Georgia"/>
        </w:rPr>
      </w:pPr>
      <w:r w:rsidRPr="00952B1D">
        <w:rPr>
          <w:rFonts w:ascii="Georgia" w:hAnsi="Georgia"/>
        </w:rPr>
        <w:t>En primer lugar, se han tratado los datos de entrada (dataset). Dado el volumen</w:t>
      </w:r>
      <w:r>
        <w:rPr>
          <w:rFonts w:ascii="Georgia" w:hAnsi="Georgia"/>
        </w:rPr>
        <w:t xml:space="preserve"> que presentaba el fichero, </w:t>
      </w:r>
      <w:r w:rsidR="00312975">
        <w:rPr>
          <w:rFonts w:ascii="Georgia" w:hAnsi="Georgia"/>
        </w:rPr>
        <w:t xml:space="preserve">ha interesado </w:t>
      </w:r>
      <w:r w:rsidR="004C0656">
        <w:rPr>
          <w:rFonts w:ascii="Georgia" w:hAnsi="Georgia"/>
        </w:rPr>
        <w:t>explorar los sensores de forma individual</w:t>
      </w:r>
      <w:r w:rsidR="00312975">
        <w:rPr>
          <w:rFonts w:ascii="Georgia" w:hAnsi="Georgia"/>
        </w:rPr>
        <w:t xml:space="preserve"> a lo largo de los 14 días de toma de datos, lo que</w:t>
      </w:r>
      <w:r w:rsidR="00866E27">
        <w:rPr>
          <w:rFonts w:ascii="Georgia" w:hAnsi="Georgia"/>
        </w:rPr>
        <w:t xml:space="preserve"> facilitaba el análisis</w:t>
      </w:r>
      <w:r w:rsidR="00312975">
        <w:rPr>
          <w:rFonts w:ascii="Georgia" w:hAnsi="Georgia"/>
        </w:rPr>
        <w:t>.</w:t>
      </w:r>
      <w:r w:rsidR="00432350">
        <w:rPr>
          <w:rFonts w:ascii="Georgia" w:hAnsi="Georgia"/>
        </w:rPr>
        <w:t xml:space="preserve">  Estos valores se han agrupado por planta. </w:t>
      </w:r>
    </w:p>
    <w:p w14:paraId="368B8045" w14:textId="77777777" w:rsidR="00A73DB2" w:rsidRDefault="00432350" w:rsidP="009F0408">
      <w:pPr>
        <w:rPr>
          <w:rFonts w:ascii="Georgia" w:hAnsi="Georgia"/>
        </w:rPr>
      </w:pPr>
      <w:r>
        <w:rPr>
          <w:rFonts w:ascii="Georgia" w:hAnsi="Georgia"/>
        </w:rPr>
        <w:t>P</w:t>
      </w:r>
      <w:r w:rsidR="00A73DB2">
        <w:rPr>
          <w:rFonts w:ascii="Georgia" w:hAnsi="Georgia"/>
        </w:rPr>
        <w:t xml:space="preserve">or ejemplo, si queremos analizar la potencia de luz en el edificio, vemos qué columnas del fichero de entrada tienen esos valores y así puedo realizar tareas de Data Mining sobre ellos. </w:t>
      </w:r>
    </w:p>
    <w:p w14:paraId="20C49FD3" w14:textId="77777777" w:rsidR="00A73DB2" w:rsidRDefault="00A73DB2" w:rsidP="009F0408">
      <w:pPr>
        <w:rPr>
          <w:rFonts w:ascii="Georgia" w:hAnsi="Georgia"/>
        </w:rPr>
      </w:pPr>
      <w:r>
        <w:rPr>
          <w:rFonts w:ascii="Georgia" w:hAnsi="Georgia"/>
        </w:rPr>
        <w:lastRenderedPageBreak/>
        <w:t xml:space="preserve">Ha sido de gran utilidad aplicar conocimientos de Shell Scripting en un emulador de entorno UNIX instalado en local en mi PC. En mi opinión, el uso de bucles tipo </w:t>
      </w:r>
      <w:r w:rsidRPr="006247D8">
        <w:rPr>
          <w:rFonts w:ascii="Georgia" w:hAnsi="Georgia"/>
          <w:i/>
        </w:rPr>
        <w:t>for</w:t>
      </w:r>
      <w:r>
        <w:rPr>
          <w:rFonts w:ascii="Georgia" w:hAnsi="Georgia"/>
        </w:rPr>
        <w:t xml:space="preserve"> y </w:t>
      </w:r>
      <w:r w:rsidRPr="006247D8">
        <w:rPr>
          <w:rFonts w:ascii="Georgia" w:hAnsi="Georgia"/>
          <w:i/>
        </w:rPr>
        <w:t>while</w:t>
      </w:r>
      <w:r>
        <w:rPr>
          <w:rFonts w:ascii="Georgia" w:hAnsi="Georgia"/>
        </w:rPr>
        <w:t xml:space="preserve"> es la forma más eficaz  de generalizar los comandos aplicados sobre una columna a todas las columnas que se quieran seleccionar en cada momento. </w:t>
      </w:r>
    </w:p>
    <w:p w14:paraId="32342371" w14:textId="77777777" w:rsidR="00A73DB2" w:rsidRDefault="00A73DB2" w:rsidP="009F0408">
      <w:pPr>
        <w:rPr>
          <w:rFonts w:ascii="Georgia" w:hAnsi="Georgia"/>
        </w:rPr>
      </w:pPr>
      <w:r>
        <w:rPr>
          <w:rFonts w:ascii="Georgia" w:hAnsi="Georgia"/>
        </w:rPr>
        <w:t>Todo el trabajo se ha desarrollado en un entorno de programación R, mediante el uso de librer</w:t>
      </w:r>
      <w:r w:rsidR="0072202E">
        <w:rPr>
          <w:rFonts w:ascii="Georgia" w:hAnsi="Georgia"/>
        </w:rPr>
        <w:t xml:space="preserve">ías específicas de data Mining </w:t>
      </w:r>
      <w:r>
        <w:rPr>
          <w:rFonts w:ascii="Georgia" w:hAnsi="Georgia"/>
        </w:rPr>
        <w:t>(Reshape, ggplot2  o plotly…), así como di</w:t>
      </w:r>
      <w:r w:rsidR="0072202E">
        <w:rPr>
          <w:rFonts w:ascii="Georgia" w:hAnsi="Georgia"/>
        </w:rPr>
        <w:t xml:space="preserve">versas funciones (Cast, Melt, </w:t>
      </w:r>
      <w:r>
        <w:rPr>
          <w:rFonts w:ascii="Georgia" w:hAnsi="Georgia"/>
        </w:rPr>
        <w:t>hclust, facet_wrap…), cada una con su funcionalidad.</w:t>
      </w:r>
    </w:p>
    <w:p w14:paraId="15406BF6" w14:textId="77777777" w:rsidR="00D15C32" w:rsidRDefault="00A73DB2" w:rsidP="009F0408">
      <w:pPr>
        <w:rPr>
          <w:rFonts w:ascii="Georgia" w:hAnsi="Georgia"/>
        </w:rPr>
      </w:pPr>
      <w:r>
        <w:rPr>
          <w:rFonts w:ascii="Georgia" w:hAnsi="Georgia"/>
        </w:rPr>
        <w:t>Respecto a</w:t>
      </w:r>
      <w:r w:rsidR="009457FA">
        <w:rPr>
          <w:rFonts w:ascii="Georgia" w:hAnsi="Georgia"/>
        </w:rPr>
        <w:t xml:space="preserve"> la visualización de resultados</w:t>
      </w:r>
      <w:r>
        <w:rPr>
          <w:rFonts w:ascii="Georgia" w:hAnsi="Georgia"/>
        </w:rPr>
        <w:t xml:space="preserve"> se ha optado por </w:t>
      </w:r>
      <w:r w:rsidR="009457FA">
        <w:rPr>
          <w:rFonts w:ascii="Georgia" w:hAnsi="Georgia"/>
        </w:rPr>
        <w:t xml:space="preserve">diferentes representaciones:           </w:t>
      </w:r>
      <w:r w:rsidRPr="00090C83">
        <w:rPr>
          <w:rFonts w:ascii="Georgia" w:hAnsi="Georgia"/>
          <w:i/>
        </w:rPr>
        <w:t>gráficos</w:t>
      </w:r>
      <w:r w:rsidR="009457FA" w:rsidRPr="00090C83">
        <w:rPr>
          <w:rFonts w:ascii="Georgia" w:hAnsi="Georgia"/>
          <w:i/>
        </w:rPr>
        <w:t xml:space="preserve"> simples</w:t>
      </w:r>
      <w:r w:rsidR="009457FA">
        <w:rPr>
          <w:rFonts w:ascii="Georgia" w:hAnsi="Georgia"/>
        </w:rPr>
        <w:t>, en los que se representa un parámetro para un día en concreto</w:t>
      </w:r>
      <w:r w:rsidR="00090C83">
        <w:rPr>
          <w:rFonts w:ascii="Georgia" w:hAnsi="Georgia"/>
        </w:rPr>
        <w:t>, o</w:t>
      </w:r>
      <w:r w:rsidR="009457FA">
        <w:rPr>
          <w:rFonts w:ascii="Georgia" w:hAnsi="Georgia"/>
        </w:rPr>
        <w:t xml:space="preserve"> </w:t>
      </w:r>
      <w:r w:rsidR="00090C83">
        <w:rPr>
          <w:rFonts w:ascii="Georgia" w:hAnsi="Georgia"/>
        </w:rPr>
        <w:t xml:space="preserve">                       </w:t>
      </w:r>
      <w:r w:rsidR="009457FA" w:rsidRPr="00090C83">
        <w:rPr>
          <w:rFonts w:ascii="Georgia" w:hAnsi="Georgia"/>
          <w:i/>
        </w:rPr>
        <w:t>gráficos compuestos</w:t>
      </w:r>
      <w:r w:rsidR="009457FA">
        <w:rPr>
          <w:rFonts w:ascii="Georgia" w:hAnsi="Georgia"/>
        </w:rPr>
        <w:t xml:space="preserve"> en un único p</w:t>
      </w:r>
      <w:r w:rsidR="00D15C32">
        <w:rPr>
          <w:rFonts w:ascii="Georgia" w:hAnsi="Georgia"/>
        </w:rPr>
        <w:t xml:space="preserve">anel, en los que se representa un mismo parámetro para los 14 días en los que se han recolectado los datos. </w:t>
      </w:r>
    </w:p>
    <w:p w14:paraId="637A81E6" w14:textId="77777777" w:rsidR="00A73DB2" w:rsidRDefault="00D15C32" w:rsidP="009F0408">
      <w:pPr>
        <w:rPr>
          <w:rFonts w:ascii="Georgia" w:hAnsi="Georgia"/>
        </w:rPr>
      </w:pPr>
      <w:r>
        <w:rPr>
          <w:rFonts w:ascii="Georgia" w:hAnsi="Georgia"/>
        </w:rPr>
        <w:t>B</w:t>
      </w:r>
      <w:r w:rsidR="00A73DB2">
        <w:rPr>
          <w:rFonts w:ascii="Georgia" w:hAnsi="Georgia"/>
        </w:rPr>
        <w:t xml:space="preserve">asado en técnicas de Clustering, </w:t>
      </w:r>
      <w:r>
        <w:rPr>
          <w:rFonts w:ascii="Georgia" w:hAnsi="Georgia"/>
        </w:rPr>
        <w:t xml:space="preserve">el análisis se ha basado en la </w:t>
      </w:r>
      <w:r w:rsidR="00A73DB2">
        <w:rPr>
          <w:rFonts w:ascii="Georgia" w:hAnsi="Georgia"/>
        </w:rPr>
        <w:t>representación en dendrogramas; Ambas técnicas han posibilitado la interpretación de los resultados obtenidos (ver capítulo de conclusiones).</w:t>
      </w:r>
    </w:p>
    <w:p w14:paraId="6DD643F8" w14:textId="77777777" w:rsidR="00044FA5" w:rsidRDefault="00044FA5" w:rsidP="009F0408">
      <w:pPr>
        <w:pStyle w:val="Heading3"/>
        <w:numPr>
          <w:ilvl w:val="0"/>
          <w:numId w:val="0"/>
        </w:numPr>
        <w:ind w:left="720"/>
      </w:pPr>
    </w:p>
    <w:p w14:paraId="4FFA851E" w14:textId="77777777" w:rsidR="00A73DB2" w:rsidRDefault="0072202E" w:rsidP="009F0408">
      <w:pPr>
        <w:pStyle w:val="Heading3"/>
      </w:pPr>
      <w:bookmarkStart w:id="54" w:name="_Toc488758487"/>
      <w:r>
        <w:t>A</w:t>
      </w:r>
      <w:r w:rsidR="00A73DB2">
        <w:t>nálisis de ficheros</w:t>
      </w:r>
      <w:bookmarkEnd w:id="54"/>
      <w:r w:rsidR="00A73DB2">
        <w:t xml:space="preserve"> </w:t>
      </w:r>
    </w:p>
    <w:p w14:paraId="58D1ABD6" w14:textId="77777777" w:rsidR="0072202E" w:rsidRDefault="0072202E" w:rsidP="009F0408">
      <w:pPr>
        <w:rPr>
          <w:rFonts w:ascii="Georgia" w:hAnsi="Georgia"/>
        </w:rPr>
      </w:pPr>
    </w:p>
    <w:p w14:paraId="7EBA05B5" w14:textId="77777777" w:rsidR="00A73DB2" w:rsidRDefault="00A73DB2" w:rsidP="009F0408">
      <w:pPr>
        <w:rPr>
          <w:rFonts w:ascii="Georgia" w:hAnsi="Georgia"/>
        </w:rPr>
      </w:pPr>
      <w:r>
        <w:rPr>
          <w:rFonts w:ascii="Georgia" w:hAnsi="Georgia"/>
        </w:rPr>
        <w:t xml:space="preserve">Como analistas de datos, se nos ha entregado un conjunto de datos (dataset de entrada) extraído en formato CSV. </w:t>
      </w:r>
    </w:p>
    <w:p w14:paraId="4179F035" w14:textId="77777777" w:rsidR="0072202E" w:rsidRDefault="00A73DB2" w:rsidP="009F0408">
      <w:pPr>
        <w:rPr>
          <w:rFonts w:ascii="Georgia" w:hAnsi="Georgia"/>
        </w:rPr>
      </w:pPr>
      <w:r>
        <w:rPr>
          <w:rFonts w:ascii="Georgia" w:hAnsi="Georgia"/>
        </w:rPr>
        <w:t xml:space="preserve">Dicho conjunto de datos, no sólo contiene los valores que han medido los sensores ubicados en el edificio de oficinas, sino que sirve como descripción del escenario que se va a analizar; se describe mediante planos las distintas zonas que componen cada planta del edificio, así como la descripción de cada columna, indicando qué parámetro se mide en cada caso. </w:t>
      </w:r>
    </w:p>
    <w:p w14:paraId="7E00FA0A" w14:textId="77777777" w:rsidR="00A73DB2" w:rsidRDefault="00A73DB2" w:rsidP="009F0408">
      <w:pPr>
        <w:rPr>
          <w:rFonts w:ascii="Georgia" w:hAnsi="Georgia"/>
        </w:rPr>
      </w:pPr>
      <w:r>
        <w:rPr>
          <w:rFonts w:ascii="Georgia" w:hAnsi="Georgia"/>
        </w:rPr>
        <w:t xml:space="preserve">Con toda esa información, se ha optado por el cruce de ciertas medidas, ya que analizando la relación entre valores a priori inconexos, se puede verificar la interpretación que se haya dado con anterioridad. </w:t>
      </w:r>
    </w:p>
    <w:p w14:paraId="06855B34" w14:textId="77777777" w:rsidR="00A73DB2" w:rsidRDefault="00A73DB2" w:rsidP="009F0408">
      <w:pPr>
        <w:rPr>
          <w:rFonts w:ascii="Georgia" w:hAnsi="Georgia"/>
        </w:rPr>
      </w:pPr>
      <w:r>
        <w:rPr>
          <w:rFonts w:ascii="Georgia" w:hAnsi="Georgia"/>
        </w:rPr>
        <w:t xml:space="preserve">Obviamente, por el volumen tratado en los ficheros, dado que el objetivo final es la detección de anomalías, se ha estudiado aquellos parámetros que resultaran más convenientes a la hora de obtener conclusiones.  </w:t>
      </w:r>
    </w:p>
    <w:p w14:paraId="4508A040" w14:textId="77777777" w:rsidR="00A73DB2" w:rsidRDefault="00A73DB2" w:rsidP="009F0408">
      <w:pPr>
        <w:rPr>
          <w:rFonts w:ascii="Georgia" w:hAnsi="Georgia"/>
        </w:rPr>
      </w:pPr>
      <w:r>
        <w:rPr>
          <w:rFonts w:ascii="Georgia" w:hAnsi="Georgia"/>
        </w:rPr>
        <w:t xml:space="preserve">Se ha trabajado bajo la hipótesis de que este tipo de análisis global, va a generar un conocimiento sobre los datos, que es lo que nos va a permitir detectar aquellos </w:t>
      </w:r>
      <w:r>
        <w:rPr>
          <w:rFonts w:ascii="Georgia" w:hAnsi="Georgia"/>
        </w:rPr>
        <w:lastRenderedPageBreak/>
        <w:t xml:space="preserve">comportamientos que resulten atípicos, es decir, </w:t>
      </w:r>
      <w:r w:rsidR="00804BE6">
        <w:rPr>
          <w:rFonts w:ascii="Georgia" w:hAnsi="Georgia"/>
        </w:rPr>
        <w:t xml:space="preserve">la detección de </w:t>
      </w:r>
      <w:r>
        <w:rPr>
          <w:rFonts w:ascii="Georgia" w:hAnsi="Georgia"/>
        </w:rPr>
        <w:t xml:space="preserve">anomalías significativas, que era nuestro objetivo marcado desde el primer momento. </w:t>
      </w:r>
    </w:p>
    <w:p w14:paraId="76F8803A" w14:textId="77777777" w:rsidR="00A73DB2" w:rsidRPr="00314856" w:rsidRDefault="00A73DB2" w:rsidP="009F0408">
      <w:pPr>
        <w:pStyle w:val="Heading3"/>
      </w:pPr>
      <w:bookmarkStart w:id="55" w:name="_Toc488758488"/>
      <w:r w:rsidRPr="00314856">
        <w:t xml:space="preserve">Formato de las Columnas </w:t>
      </w:r>
      <w:r>
        <w:t>y Mapas del edificio</w:t>
      </w:r>
      <w:bookmarkEnd w:id="55"/>
    </w:p>
    <w:p w14:paraId="365C2E20" w14:textId="77777777" w:rsidR="00A73DB2" w:rsidRDefault="00A73DB2" w:rsidP="009F0408">
      <w:pPr>
        <w:spacing w:after="0"/>
        <w:rPr>
          <w:rFonts w:ascii="Georgia" w:hAnsi="Georgia"/>
          <w:sz w:val="16"/>
          <w:szCs w:val="18"/>
          <w:lang w:val="es-ES"/>
        </w:rPr>
      </w:pPr>
    </w:p>
    <w:p w14:paraId="0962619D" w14:textId="77777777" w:rsidR="00A73DB2" w:rsidRDefault="00A73DB2" w:rsidP="009F0408">
      <w:pPr>
        <w:spacing w:after="0"/>
        <w:rPr>
          <w:rFonts w:ascii="Georgia" w:hAnsi="Georgia"/>
        </w:rPr>
      </w:pPr>
      <w:r>
        <w:rPr>
          <w:rFonts w:ascii="Georgia" w:hAnsi="Georgia"/>
        </w:rPr>
        <w:t xml:space="preserve">Los campos tienen un formato concreto de nomenclatura. Es equivalente en todas las columnas del fichero, por lo que para explicarlo, utilizamos como ejemplo el fichero de </w:t>
      </w:r>
      <w:r w:rsidRPr="00FA77F7">
        <w:rPr>
          <w:rFonts w:ascii="Georgia" w:hAnsi="Georgia"/>
          <w:i/>
        </w:rPr>
        <w:t>Hazium</w:t>
      </w:r>
      <w:r>
        <w:rPr>
          <w:rFonts w:ascii="Georgia" w:hAnsi="Georgia"/>
        </w:rPr>
        <w:t>, una sustancia potencialmente peligrosa en concentraciones elevadas, que exige vigilar su presencia en el edificio.</w:t>
      </w:r>
    </w:p>
    <w:p w14:paraId="1E476B4D" w14:textId="77777777" w:rsidR="00A73DB2" w:rsidRDefault="00A73DB2" w:rsidP="009F0408">
      <w:pPr>
        <w:spacing w:after="0"/>
        <w:rPr>
          <w:rFonts w:ascii="Georgia" w:hAnsi="Georgia"/>
        </w:rPr>
      </w:pPr>
    </w:p>
    <w:p w14:paraId="34EC2358" w14:textId="77777777" w:rsidR="00A73DB2" w:rsidRDefault="00A73DB2" w:rsidP="009F0408">
      <w:pPr>
        <w:spacing w:after="0"/>
        <w:rPr>
          <w:rFonts w:ascii="Georgia" w:hAnsi="Georgia"/>
        </w:rPr>
      </w:pPr>
      <w:r>
        <w:rPr>
          <w:rFonts w:ascii="Georgia" w:hAnsi="Georgia"/>
        </w:rPr>
        <w:t>Los diferentes sensores no están en todas las zonas del edificio, sino que se distribuyen por determinadas áreas, aquellas que se han considerado necesarias para tener un sistema completo de monitorización.</w:t>
      </w:r>
    </w:p>
    <w:p w14:paraId="6214AD8D" w14:textId="77777777" w:rsidR="00A73DB2" w:rsidRDefault="00A73DB2" w:rsidP="009F0408">
      <w:pPr>
        <w:spacing w:after="0"/>
        <w:rPr>
          <w:rFonts w:ascii="Georgia" w:hAnsi="Georgia"/>
        </w:rPr>
      </w:pPr>
    </w:p>
    <w:p w14:paraId="4E52D81B" w14:textId="77777777" w:rsidR="00A73DB2" w:rsidRDefault="00A73DB2" w:rsidP="009F0408">
      <w:pPr>
        <w:spacing w:after="0"/>
        <w:rPr>
          <w:rFonts w:ascii="Georgia" w:hAnsi="Georgia"/>
        </w:rPr>
      </w:pPr>
      <w:r>
        <w:rPr>
          <w:rFonts w:ascii="Georgia" w:hAnsi="Georgia"/>
        </w:rPr>
        <w:t>La nomenclatura utilizada nos indica la ubicación del edificio en el que se ha medido esa v</w:t>
      </w:r>
      <w:r w:rsidR="00E16637">
        <w:rPr>
          <w:rFonts w:ascii="Georgia" w:hAnsi="Georgia"/>
        </w:rPr>
        <w:t xml:space="preserve">ariable (Hazium en este caso): por </w:t>
      </w:r>
      <w:r w:rsidRPr="00FA77F7">
        <w:rPr>
          <w:rFonts w:ascii="Georgia" w:hAnsi="Georgia"/>
          <w:lang w:val="es-ES"/>
        </w:rPr>
        <w:t xml:space="preserve">ejemplo  </w:t>
      </w:r>
      <w:r w:rsidRPr="00710629">
        <w:rPr>
          <w:rFonts w:ascii="Georgia" w:hAnsi="Georgia"/>
          <w:i/>
          <w:lang w:val="es-ES"/>
        </w:rPr>
        <w:t>F_1_Z_1: Hazium Concentration</w:t>
      </w:r>
      <w:r w:rsidRPr="00710629">
        <w:rPr>
          <w:rFonts w:ascii="Georgia" w:hAnsi="Georgia"/>
          <w:lang w:val="es-ES"/>
        </w:rPr>
        <w:t xml:space="preserve"> </w:t>
      </w:r>
      <w:r w:rsidRPr="00FA77F7">
        <w:rPr>
          <w:rFonts w:ascii="Georgia" w:hAnsi="Georgia"/>
          <w:lang w:val="es-ES"/>
        </w:rPr>
        <w:t xml:space="preserve">significa que el </w:t>
      </w:r>
      <w:r w:rsidR="0069756D" w:rsidRPr="00FA77F7">
        <w:rPr>
          <w:rFonts w:ascii="Georgia" w:hAnsi="Georgia"/>
          <w:lang w:val="es-ES"/>
        </w:rPr>
        <w:t>sensor</w:t>
      </w:r>
      <w:r w:rsidRPr="00FA77F7">
        <w:rPr>
          <w:rFonts w:ascii="Georgia" w:hAnsi="Georgia"/>
          <w:lang w:val="es-ES"/>
        </w:rPr>
        <w:t xml:space="preserve"> </w:t>
      </w:r>
      <w:r w:rsidRPr="00FA77F7">
        <w:rPr>
          <w:rFonts w:ascii="Georgia" w:hAnsi="Georgia"/>
        </w:rPr>
        <w:t xml:space="preserve">está en la Planta 1, en la zona 1 </w:t>
      </w:r>
      <w:r w:rsidRPr="00FA77F7">
        <w:rPr>
          <w:rFonts w:ascii="Georgia" w:hAnsi="Georgia"/>
          <w:lang w:val="es-ES"/>
        </w:rPr>
        <w:t xml:space="preserve"> </w:t>
      </w:r>
      <w:r w:rsidRPr="00FA77F7">
        <w:rPr>
          <w:rFonts w:ascii="Georgia" w:hAnsi="Georgia"/>
        </w:rPr>
        <w:t xml:space="preserve">(F = </w:t>
      </w:r>
      <w:r w:rsidRPr="00FA77F7">
        <w:rPr>
          <w:rFonts w:ascii="Georgia" w:hAnsi="Georgia"/>
          <w:lang w:val="es-ES"/>
        </w:rPr>
        <w:t xml:space="preserve">floor 1, </w:t>
      </w:r>
      <w:r w:rsidRPr="00FA77F7">
        <w:rPr>
          <w:rFonts w:ascii="Georgia" w:hAnsi="Georgia"/>
        </w:rPr>
        <w:t xml:space="preserve">Z = </w:t>
      </w:r>
      <w:r w:rsidRPr="00FA77F7">
        <w:rPr>
          <w:rFonts w:ascii="Georgia" w:hAnsi="Georgia"/>
          <w:lang w:val="es-ES"/>
        </w:rPr>
        <w:t>zone</w:t>
      </w:r>
      <w:r w:rsidR="00FC295C">
        <w:rPr>
          <w:rFonts w:ascii="Georgia" w:hAnsi="Georgia"/>
        </w:rPr>
        <w:t>) y está midiendo la c</w:t>
      </w:r>
      <w:r>
        <w:rPr>
          <w:rFonts w:ascii="Georgia" w:hAnsi="Georgia"/>
        </w:rPr>
        <w:t xml:space="preserve">oncentración de Hazium en esa zona determinada. </w:t>
      </w:r>
    </w:p>
    <w:p w14:paraId="5B397480" w14:textId="77777777" w:rsidR="00A73DB2" w:rsidRDefault="00A73DB2" w:rsidP="009F0408">
      <w:pPr>
        <w:spacing w:after="0"/>
        <w:rPr>
          <w:rFonts w:ascii="Georgia" w:hAnsi="Georgia"/>
        </w:rPr>
      </w:pPr>
    </w:p>
    <w:p w14:paraId="46373388" w14:textId="77777777" w:rsidR="00A73DB2" w:rsidRDefault="00A73DB2" w:rsidP="009F0408">
      <w:pPr>
        <w:spacing w:after="0"/>
        <w:rPr>
          <w:rFonts w:ascii="Georgia" w:hAnsi="Georgia"/>
        </w:rPr>
      </w:pPr>
      <w:r>
        <w:rPr>
          <w:rFonts w:ascii="Georgia" w:hAnsi="Georgia"/>
        </w:rPr>
        <w:t>A partir de la información contenida en los ficheros de Mapas, podemos de forma visual, saber dónde está dicho sensor. Para la planta 1 sería la zona indicada:</w:t>
      </w:r>
    </w:p>
    <w:p w14:paraId="4EC0CADD" w14:textId="4D63FCCE" w:rsidR="00A73DB2" w:rsidRDefault="006B573C" w:rsidP="009F0408">
      <w:pPr>
        <w:spacing w:after="0"/>
        <w:rPr>
          <w:rFonts w:ascii="Georgia" w:hAnsi="Georgia"/>
        </w:rPr>
      </w:pPr>
      <w:r>
        <w:rPr>
          <w:rFonts w:asciiTheme="minorHAnsi" w:hAnsiTheme="minorHAnsi"/>
          <w:noProof/>
          <w:lang w:val="en-GB" w:eastAsia="en-GB"/>
        </w:rPr>
        <mc:AlternateContent>
          <mc:Choice Requires="wps">
            <w:drawing>
              <wp:anchor distT="0" distB="0" distL="114300" distR="114300" simplePos="0" relativeHeight="251688960" behindDoc="0" locked="0" layoutInCell="1" allowOverlap="1" wp14:anchorId="3D781D3D" wp14:editId="5298DD05">
                <wp:simplePos x="0" y="0"/>
                <wp:positionH relativeFrom="column">
                  <wp:posOffset>2584450</wp:posOffset>
                </wp:positionH>
                <wp:positionV relativeFrom="paragraph">
                  <wp:posOffset>145415</wp:posOffset>
                </wp:positionV>
                <wp:extent cx="2374265" cy="728345"/>
                <wp:effectExtent l="0" t="0" r="13335" b="33655"/>
                <wp:wrapNone/>
                <wp:docPr id="325" name="30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4265" cy="728345"/>
                        </a:xfrm>
                        <a:prstGeom prst="rect">
                          <a:avLst/>
                        </a:prstGeom>
                      </wps:spPr>
                      <wps:style>
                        <a:lnRef idx="2">
                          <a:schemeClr val="dk1"/>
                        </a:lnRef>
                        <a:fillRef idx="1">
                          <a:schemeClr val="lt1"/>
                        </a:fillRef>
                        <a:effectRef idx="0">
                          <a:schemeClr val="dk1"/>
                        </a:effectRef>
                        <a:fontRef idx="minor">
                          <a:schemeClr val="dk1"/>
                        </a:fontRef>
                      </wps:style>
                      <wps:txbx>
                        <w:txbxContent>
                          <w:p w14:paraId="6B4ECE7E" w14:textId="77777777" w:rsidR="004059C3" w:rsidRPr="00294373" w:rsidRDefault="004059C3" w:rsidP="00A73DB2">
                            <w:pPr>
                              <w:spacing w:after="0"/>
                              <w:jc w:val="center"/>
                              <w:rPr>
                                <w:b/>
                                <w:i/>
                                <w:color w:val="1F497D" w:themeColor="text2"/>
                                <w:sz w:val="28"/>
                              </w:rPr>
                            </w:pPr>
                            <w:r w:rsidRPr="00294373">
                              <w:rPr>
                                <w:b/>
                                <w:i/>
                                <w:color w:val="1F497D" w:themeColor="text2"/>
                                <w:sz w:val="28"/>
                              </w:rPr>
                              <w:t>Hazium Concentration</w:t>
                            </w:r>
                          </w:p>
                          <w:p w14:paraId="4954A611" w14:textId="77777777" w:rsidR="004059C3" w:rsidRPr="00294373" w:rsidRDefault="004059C3" w:rsidP="00A73DB2">
                            <w:pPr>
                              <w:spacing w:after="0"/>
                              <w:jc w:val="center"/>
                              <w:rPr>
                                <w:b/>
                                <w:i/>
                                <w:color w:val="1F497D" w:themeColor="text2"/>
                                <w:sz w:val="40"/>
                              </w:rPr>
                            </w:pPr>
                            <w:r w:rsidRPr="00294373">
                              <w:rPr>
                                <w:b/>
                                <w:i/>
                                <w:color w:val="1F497D" w:themeColor="text2"/>
                                <w:sz w:val="40"/>
                              </w:rPr>
                              <w:t>Planta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781D3D" id="_x0033_0_x0020_Rect_x00e1_ngulo" o:spid="_x0000_s1052" style="position:absolute;left:0;text-align:left;margin-left:203.5pt;margin-top:11.45pt;width:186.95pt;height:57.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" fillcolor="white [3201]" strokecolor="black [3200]" strokeweight="2pt">
                <v:path arrowok="t"/>
                <v:textbox>
                  <w:txbxContent>
                    <w:p w14:paraId="6B4ECE7E" w14:textId="77777777" w:rsidR="004059C3" w:rsidRPr="00294373" w:rsidRDefault="004059C3" w:rsidP="00A73DB2">
                      <w:pPr>
                        <w:spacing w:after="0"/>
                        <w:jc w:val="center"/>
                        <w:rPr>
                          <w:b/>
                          <w:i/>
                          <w:color w:val="1F497D" w:themeColor="text2"/>
                          <w:sz w:val="28"/>
                        </w:rPr>
                      </w:pPr>
                      <w:r w:rsidRPr="00294373">
                        <w:rPr>
                          <w:b/>
                          <w:i/>
                          <w:color w:val="1F497D" w:themeColor="text2"/>
                          <w:sz w:val="28"/>
                        </w:rPr>
                        <w:t>Hazium Concentration</w:t>
                      </w:r>
                    </w:p>
                    <w:p w14:paraId="4954A611" w14:textId="77777777" w:rsidR="004059C3" w:rsidRPr="00294373" w:rsidRDefault="004059C3" w:rsidP="00A73DB2">
                      <w:pPr>
                        <w:spacing w:after="0"/>
                        <w:jc w:val="center"/>
                        <w:rPr>
                          <w:b/>
                          <w:i/>
                          <w:color w:val="1F497D" w:themeColor="text2"/>
                          <w:sz w:val="40"/>
                        </w:rPr>
                      </w:pPr>
                      <w:r w:rsidRPr="00294373">
                        <w:rPr>
                          <w:b/>
                          <w:i/>
                          <w:color w:val="1F497D" w:themeColor="text2"/>
                          <w:sz w:val="40"/>
                        </w:rPr>
                        <w:t>Planta 1</w:t>
                      </w:r>
                    </w:p>
                  </w:txbxContent>
                </v:textbox>
              </v:rect>
            </w:pict>
          </mc:Fallback>
        </mc:AlternateContent>
      </w:r>
    </w:p>
    <w:p w14:paraId="55334DAF" w14:textId="212BA560" w:rsidR="00A73DB2" w:rsidRDefault="006B573C" w:rsidP="009F0408">
      <w:pPr>
        <w:spacing w:after="0"/>
        <w:rPr>
          <w:rFonts w:ascii="Georgia" w:hAnsi="Georgia"/>
        </w:rPr>
      </w:pPr>
      <w:r>
        <w:rPr>
          <w:rFonts w:asciiTheme="minorHAnsi" w:hAnsiTheme="minorHAnsi"/>
          <w:noProof/>
          <w:lang w:val="en-GB" w:eastAsia="en-GB"/>
        </w:rPr>
        <mc:AlternateContent>
          <mc:Choice Requires="wps">
            <w:drawing>
              <wp:anchor distT="0" distB="0" distL="114300" distR="114300" simplePos="0" relativeHeight="251730944" behindDoc="0" locked="0" layoutInCell="1" allowOverlap="1" wp14:anchorId="44067F0F" wp14:editId="2A6FE186">
                <wp:simplePos x="0" y="0"/>
                <wp:positionH relativeFrom="column">
                  <wp:posOffset>-139065</wp:posOffset>
                </wp:positionH>
                <wp:positionV relativeFrom="paragraph">
                  <wp:posOffset>112395</wp:posOffset>
                </wp:positionV>
                <wp:extent cx="1640840" cy="1473200"/>
                <wp:effectExtent l="25400" t="25400" r="60960" b="50800"/>
                <wp:wrapNone/>
                <wp:docPr id="324" name="31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40840" cy="1473200"/>
                        </a:xfrm>
                        <a:prstGeom prst="rect">
                          <a:avLst/>
                        </a:prstGeom>
                        <a:solidFill>
                          <a:srgbClr val="FF0000">
                            <a:alpha val="0"/>
                          </a:srgbClr>
                        </a:solidFill>
                        <a:ln w="825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9C9B1B" id="_x0033_1_x0020_Rect_x00e1_ngulo" o:spid="_x0000_s1026" style="position:absolute;margin-left:-10.95pt;margin-top:8.85pt;width:129.2pt;height:11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" fillcolor="red" strokecolor="red" strokeweight="6.5pt">
                <v:fill opacity="0"/>
                <v:path arrowok="t"/>
              </v:rect>
            </w:pict>
          </mc:Fallback>
        </mc:AlternateContent>
      </w:r>
    </w:p>
    <w:p w14:paraId="2C3824C4" w14:textId="7D3198E3" w:rsidR="00B55208" w:rsidRDefault="006B573C" w:rsidP="003D3901">
      <w:pPr>
        <w:spacing w:after="0"/>
      </w:pPr>
      <w:r>
        <w:rPr>
          <w:rFonts w:asciiTheme="minorHAnsi" w:hAnsiTheme="minorHAnsi"/>
          <w:noProof/>
          <w:lang w:val="en-GB" w:eastAsia="en-GB"/>
        </w:rPr>
        <mc:AlternateContent>
          <mc:Choice Requires="wps">
            <w:drawing>
              <wp:anchor distT="0" distB="0" distL="114300" distR="114300" simplePos="0" relativeHeight="251689984" behindDoc="0" locked="0" layoutInCell="1" allowOverlap="1" wp14:anchorId="48452A61" wp14:editId="51491EDB">
                <wp:simplePos x="0" y="0"/>
                <wp:positionH relativeFrom="column">
                  <wp:posOffset>942340</wp:posOffset>
                </wp:positionH>
                <wp:positionV relativeFrom="paragraph">
                  <wp:posOffset>79375</wp:posOffset>
                </wp:positionV>
                <wp:extent cx="1136650" cy="318135"/>
                <wp:effectExtent l="0" t="0" r="31750" b="37465"/>
                <wp:wrapNone/>
                <wp:docPr id="3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650" cy="318135"/>
                        </a:xfrm>
                        <a:prstGeom prst="rect">
                          <a:avLst/>
                        </a:prstGeom>
                        <a:solidFill>
                          <a:srgbClr val="FFFFFF"/>
                        </a:solidFill>
                        <a:ln w="9525">
                          <a:solidFill>
                            <a:schemeClr val="bg1"/>
                          </a:solidFill>
                          <a:miter lim="800000"/>
                          <a:headEnd/>
                          <a:tailEnd/>
                        </a:ln>
                      </wps:spPr>
                      <wps:txbx>
                        <w:txbxContent>
                          <w:p w14:paraId="26F5B64C" w14:textId="77777777" w:rsidR="004059C3" w:rsidRDefault="004059C3" w:rsidP="00A73DB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452A61" id="Cuadro_x0020_de_x0020_texto_x0020_2" o:spid="_x0000_s1053" type="#_x0000_t202" style="position:absolute;left:0;text-align:left;margin-left:74.2pt;margin-top:6.25pt;width:89.5pt;height:25.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" strokecolor="white [3212]">
                <v:textbox>
                  <w:txbxContent>
                    <w:p w14:paraId="26F5B64C" w14:textId="77777777" w:rsidR="004059C3" w:rsidRDefault="004059C3" w:rsidP="00A73DB2"/>
                  </w:txbxContent>
                </v:textbox>
              </v:shape>
            </w:pict>
          </mc:Fallback>
        </mc:AlternateContent>
      </w:r>
      <w:r w:rsidR="00A73DB2">
        <w:rPr>
          <w:rFonts w:ascii="Georgia" w:hAnsi="Georgia"/>
          <w:noProof/>
          <w:lang w:val="en-GB" w:eastAsia="en-GB"/>
        </w:rPr>
        <w:drawing>
          <wp:inline distT="0" distB="0" distL="0" distR="0" wp14:anchorId="2077B377" wp14:editId="2B2CA91C">
            <wp:extent cx="5067300" cy="3295650"/>
            <wp:effectExtent l="0" t="0" r="0" b="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72016" cy="3298717"/>
                    </a:xfrm>
                    <a:prstGeom prst="rect">
                      <a:avLst/>
                    </a:prstGeom>
                    <a:noFill/>
                    <a:ln>
                      <a:noFill/>
                    </a:ln>
                  </pic:spPr>
                </pic:pic>
              </a:graphicData>
            </a:graphic>
          </wp:inline>
        </w:drawing>
      </w:r>
    </w:p>
    <w:p w14:paraId="00E74627" w14:textId="77777777" w:rsidR="00A73DB2" w:rsidRDefault="00B55208" w:rsidP="00B55208">
      <w:pPr>
        <w:pStyle w:val="Caption"/>
        <w:jc w:val="center"/>
        <w:rPr>
          <w:rFonts w:ascii="Georgia" w:hAnsi="Georgia"/>
        </w:rPr>
      </w:pPr>
      <w:r>
        <w:t xml:space="preserve">Figura  16  </w:t>
      </w:r>
      <w:r w:rsidR="00F2288B">
        <w:t>Mapa de z</w:t>
      </w:r>
      <w:r>
        <w:t xml:space="preserve">onas </w:t>
      </w:r>
      <w:r w:rsidR="008377FC">
        <w:t xml:space="preserve">en la </w:t>
      </w:r>
      <w:r>
        <w:t>planta 1</w:t>
      </w:r>
    </w:p>
    <w:p w14:paraId="437AFC91" w14:textId="77777777" w:rsidR="00A73DB2" w:rsidRDefault="00A73DB2" w:rsidP="009F0408">
      <w:pPr>
        <w:spacing w:after="0"/>
        <w:rPr>
          <w:rFonts w:ascii="Georgia" w:hAnsi="Georgia"/>
        </w:rPr>
      </w:pPr>
    </w:p>
    <w:p w14:paraId="60381B92" w14:textId="77777777" w:rsidR="00A73DB2" w:rsidRDefault="00A73DB2" w:rsidP="009F0408">
      <w:pPr>
        <w:spacing w:after="0"/>
        <w:rPr>
          <w:rFonts w:ascii="Georgia" w:hAnsi="Georgia"/>
        </w:rPr>
      </w:pPr>
      <w:r>
        <w:rPr>
          <w:rFonts w:ascii="Georgia" w:hAnsi="Georgia"/>
        </w:rPr>
        <w:t>La descripción de este parámetro medido por los sensores se describe como:</w:t>
      </w:r>
    </w:p>
    <w:p w14:paraId="63868D9F" w14:textId="77777777" w:rsidR="004E1CF5" w:rsidRDefault="004E1CF5" w:rsidP="009F0408">
      <w:pPr>
        <w:spacing w:after="0"/>
        <w:rPr>
          <w:rFonts w:ascii="Georgia" w:hAnsi="Georgia"/>
        </w:rPr>
      </w:pPr>
    </w:p>
    <w:p w14:paraId="3BF407F2" w14:textId="77777777" w:rsidR="001B5FB2" w:rsidRDefault="00A73DB2" w:rsidP="009F0408">
      <w:pPr>
        <w:spacing w:after="0"/>
        <w:rPr>
          <w:rFonts w:ascii="Georgia" w:hAnsi="Georgia"/>
        </w:rPr>
      </w:pPr>
      <w:r>
        <w:rPr>
          <w:rFonts w:ascii="Georgia" w:hAnsi="Georgia"/>
          <w:noProof/>
          <w:lang w:val="en-GB" w:eastAsia="en-GB"/>
        </w:rPr>
        <w:drawing>
          <wp:inline distT="0" distB="0" distL="0" distR="0" wp14:anchorId="6B605895" wp14:editId="6A333BEB">
            <wp:extent cx="5392615" cy="357554"/>
            <wp:effectExtent l="0" t="0" r="0" b="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3690" cy="357625"/>
                    </a:xfrm>
                    <a:prstGeom prst="rect">
                      <a:avLst/>
                    </a:prstGeom>
                    <a:noFill/>
                    <a:ln>
                      <a:noFill/>
                    </a:ln>
                  </pic:spPr>
                </pic:pic>
              </a:graphicData>
            </a:graphic>
          </wp:inline>
        </w:drawing>
      </w:r>
    </w:p>
    <w:p w14:paraId="1BE19A12" w14:textId="77777777" w:rsidR="007E7654" w:rsidRPr="00C47EC8" w:rsidRDefault="007E7654" w:rsidP="009F0408"/>
    <w:p w14:paraId="38E05F22" w14:textId="77777777" w:rsidR="001B5FB2" w:rsidRDefault="00E22AFC" w:rsidP="009F0408">
      <w:pPr>
        <w:pStyle w:val="Heading2"/>
        <w:spacing w:before="0"/>
      </w:pPr>
      <w:bookmarkStart w:id="56" w:name="_Toc488758489"/>
      <w:r>
        <w:t>Análisis</w:t>
      </w:r>
      <w:bookmarkEnd w:id="56"/>
      <w:r>
        <w:t xml:space="preserve"> </w:t>
      </w:r>
    </w:p>
    <w:p w14:paraId="12AE76D8" w14:textId="77777777" w:rsidR="0036553F" w:rsidRPr="00024D01" w:rsidRDefault="0036553F" w:rsidP="009F0408">
      <w:pPr>
        <w:autoSpaceDE w:val="0"/>
        <w:autoSpaceDN w:val="0"/>
        <w:adjustRightInd w:val="0"/>
        <w:spacing w:after="0"/>
        <w:rPr>
          <w:rFonts w:ascii="Georgia" w:hAnsi="Georgia" w:cs="Times New Roman"/>
          <w:szCs w:val="24"/>
        </w:rPr>
      </w:pPr>
    </w:p>
    <w:p w14:paraId="4A11E7A1" w14:textId="77777777" w:rsidR="0036553F" w:rsidRPr="00024D01" w:rsidRDefault="0036553F" w:rsidP="009F0408">
      <w:pPr>
        <w:autoSpaceDE w:val="0"/>
        <w:autoSpaceDN w:val="0"/>
        <w:adjustRightInd w:val="0"/>
        <w:spacing w:after="0"/>
        <w:rPr>
          <w:rFonts w:ascii="Georgia" w:hAnsi="Georgia" w:cs="Times New Roman"/>
          <w:szCs w:val="24"/>
        </w:rPr>
      </w:pPr>
      <w:r w:rsidRPr="00024D01">
        <w:rPr>
          <w:rFonts w:ascii="Georgia" w:hAnsi="Georgia" w:cs="Times New Roman"/>
          <w:szCs w:val="24"/>
        </w:rPr>
        <w:t xml:space="preserve">En el análisis realizado, como es sabido, se han tratado datos recabados por distintos sensores distribuidos en distintas zonas de un edificio de oficinas. Las conclusiones obtenidas a partir de dicho análisis, nos permite definir una metodología concreta que posibilite detectar aquellos datos que pueden ser considerados como valores atípicos.                </w:t>
      </w:r>
    </w:p>
    <w:p w14:paraId="2BEFD6F1" w14:textId="77777777" w:rsidR="0036553F" w:rsidRPr="00024D01" w:rsidRDefault="0036553F" w:rsidP="009F0408">
      <w:pPr>
        <w:spacing w:after="0"/>
        <w:rPr>
          <w:rFonts w:ascii="Georgia" w:hAnsi="Georgia"/>
        </w:rPr>
      </w:pPr>
    </w:p>
    <w:p w14:paraId="2B15B205" w14:textId="77777777" w:rsidR="0036553F" w:rsidRPr="00024D01" w:rsidRDefault="0036553F" w:rsidP="009F0408">
      <w:pPr>
        <w:spacing w:after="0"/>
        <w:rPr>
          <w:rFonts w:ascii="Georgia" w:hAnsi="Georgia"/>
        </w:rPr>
      </w:pPr>
      <w:r w:rsidRPr="00024D01">
        <w:rPr>
          <w:rFonts w:ascii="Georgia" w:hAnsi="Georgia"/>
        </w:rPr>
        <w:t xml:space="preserve">La metodología definida en este trabajo se basa principalmente en el uso de técnicas de </w:t>
      </w:r>
      <w:r w:rsidRPr="00024D01">
        <w:rPr>
          <w:rFonts w:ascii="Georgia" w:hAnsi="Georgia"/>
          <w:i/>
        </w:rPr>
        <w:t>Clustering Jerárquico</w:t>
      </w:r>
      <w:r w:rsidRPr="00024D01">
        <w:rPr>
          <w:rFonts w:ascii="Georgia" w:hAnsi="Georgia"/>
        </w:rPr>
        <w:t xml:space="preserve">, tomando como método de distancia entre clusters la distancia </w:t>
      </w:r>
      <w:r w:rsidRPr="00024D01">
        <w:rPr>
          <w:rFonts w:ascii="Georgia" w:hAnsi="Georgia"/>
          <w:i/>
        </w:rPr>
        <w:t>DTW</w:t>
      </w:r>
      <w:r w:rsidRPr="00024D01">
        <w:rPr>
          <w:rFonts w:ascii="Georgia" w:hAnsi="Georgia"/>
        </w:rPr>
        <w:t xml:space="preserve">.  </w:t>
      </w:r>
    </w:p>
    <w:p w14:paraId="7A5B34D1" w14:textId="77777777" w:rsidR="0036553F" w:rsidRPr="00024D01" w:rsidRDefault="0036553F" w:rsidP="009F0408">
      <w:pPr>
        <w:spacing w:after="0"/>
        <w:rPr>
          <w:rFonts w:ascii="Georgia" w:hAnsi="Georgia"/>
        </w:rPr>
      </w:pPr>
    </w:p>
    <w:p w14:paraId="18062F50" w14:textId="77777777" w:rsidR="0036553F" w:rsidRPr="00024D01" w:rsidRDefault="0036553F" w:rsidP="009F0408">
      <w:pPr>
        <w:spacing w:after="0"/>
        <w:rPr>
          <w:rFonts w:ascii="Georgia" w:hAnsi="Georgia"/>
        </w:rPr>
      </w:pPr>
      <w:r w:rsidRPr="00024D01">
        <w:rPr>
          <w:rFonts w:ascii="Georgia" w:hAnsi="Georgia"/>
        </w:rPr>
        <w:t>La visualización de los datos se ha resuelto mediante la generación de dendrogramas, complementado con el estudio puntual mediante gráficos. Ambos modelos permiten que, por parte del usuario, se lleve a cabo un análisis y una verificación del escenario rápida y efectiva.</w:t>
      </w:r>
    </w:p>
    <w:p w14:paraId="4051CD6E" w14:textId="77777777" w:rsidR="0036553F" w:rsidRPr="00024D01" w:rsidRDefault="0036553F" w:rsidP="009F0408">
      <w:pPr>
        <w:spacing w:after="0"/>
        <w:rPr>
          <w:rFonts w:ascii="Georgia" w:hAnsi="Georgia"/>
        </w:rPr>
      </w:pPr>
    </w:p>
    <w:p w14:paraId="1D42C5BC" w14:textId="77777777" w:rsidR="0036553F" w:rsidRPr="00024D01" w:rsidRDefault="0036553F" w:rsidP="009F0408">
      <w:pPr>
        <w:spacing w:after="0"/>
        <w:rPr>
          <w:rFonts w:ascii="Georgia" w:hAnsi="Georgia"/>
        </w:rPr>
      </w:pPr>
      <w:r w:rsidRPr="00024D01">
        <w:rPr>
          <w:rFonts w:ascii="Georgia" w:hAnsi="Georgia"/>
        </w:rPr>
        <w:t xml:space="preserve">El análisis detallado de los datos empieza por la visualización directa de los dendrogramas que se han generado.  Esta primera fase nos va a permitir detectar de forma visual aquellos grupos de datos (clústeres) que se comportan de una manera atípica, y que por tanto, podrían constituir una posible anomalía. </w:t>
      </w:r>
    </w:p>
    <w:p w14:paraId="25A88FCB" w14:textId="77777777" w:rsidR="0036553F" w:rsidRPr="00024D01" w:rsidRDefault="0036553F" w:rsidP="009F0408">
      <w:pPr>
        <w:spacing w:after="0"/>
        <w:rPr>
          <w:rFonts w:ascii="Georgia" w:hAnsi="Georgia"/>
        </w:rPr>
      </w:pPr>
    </w:p>
    <w:p w14:paraId="4EA1380F" w14:textId="77777777" w:rsidR="0036553F" w:rsidRPr="00024D01" w:rsidRDefault="0036553F" w:rsidP="009F0408">
      <w:pPr>
        <w:spacing w:after="0"/>
        <w:rPr>
          <w:rFonts w:ascii="Georgia" w:hAnsi="Georgia"/>
        </w:rPr>
      </w:pPr>
      <w:r w:rsidRPr="00024D01">
        <w:rPr>
          <w:rFonts w:ascii="Georgia" w:hAnsi="Georgia"/>
        </w:rPr>
        <w:t xml:space="preserve">La segunda fase consiste en verificar dicho comportamiento mediante las correspondientes gráficas obtenidas para esos datos, llevándose a cabo un análisis más específico, de una forma más puntual. </w:t>
      </w:r>
    </w:p>
    <w:p w14:paraId="19F08512" w14:textId="77777777" w:rsidR="0036553F" w:rsidRPr="00024D01" w:rsidRDefault="0036553F" w:rsidP="009F0408">
      <w:pPr>
        <w:spacing w:after="0"/>
        <w:rPr>
          <w:rFonts w:ascii="Georgia" w:hAnsi="Georgia"/>
        </w:rPr>
      </w:pPr>
    </w:p>
    <w:p w14:paraId="3B2DD36A" w14:textId="77777777" w:rsidR="0036553F" w:rsidRPr="00024D01" w:rsidRDefault="0036553F" w:rsidP="009F0408">
      <w:pPr>
        <w:spacing w:after="0"/>
        <w:rPr>
          <w:rFonts w:ascii="Georgia" w:hAnsi="Georgia"/>
        </w:rPr>
      </w:pPr>
      <w:r w:rsidRPr="00024D01">
        <w:rPr>
          <w:rFonts w:ascii="Georgia" w:hAnsi="Georgia"/>
        </w:rPr>
        <w:t>En esta segunda fase, podemos diferenciar dos formas de afrontar el análisis:</w:t>
      </w:r>
    </w:p>
    <w:p w14:paraId="6814551C" w14:textId="77777777" w:rsidR="0036553F" w:rsidRPr="00024D01" w:rsidRDefault="0036553F" w:rsidP="009F0408">
      <w:pPr>
        <w:spacing w:after="0"/>
        <w:rPr>
          <w:rFonts w:ascii="Georgia" w:hAnsi="Georgia"/>
        </w:rPr>
      </w:pPr>
    </w:p>
    <w:p w14:paraId="6F11F793" w14:textId="77777777" w:rsidR="0036553F" w:rsidRPr="00024D01" w:rsidRDefault="0036553F" w:rsidP="009F0408">
      <w:pPr>
        <w:pStyle w:val="ListParagraph"/>
        <w:numPr>
          <w:ilvl w:val="0"/>
          <w:numId w:val="36"/>
        </w:numPr>
        <w:spacing w:after="0" w:line="360" w:lineRule="auto"/>
        <w:rPr>
          <w:rFonts w:ascii="Georgia" w:hAnsi="Georgia"/>
        </w:rPr>
      </w:pPr>
      <w:r w:rsidRPr="00024D01">
        <w:rPr>
          <w:rFonts w:ascii="Georgia" w:hAnsi="Georgia"/>
        </w:rPr>
        <w:t>Comparando los datos de diferentes parámetros para una fecha determinada</w:t>
      </w:r>
    </w:p>
    <w:p w14:paraId="1F53AB87" w14:textId="77777777" w:rsidR="0036553F" w:rsidRPr="00024D01" w:rsidRDefault="0036553F" w:rsidP="009F0408">
      <w:pPr>
        <w:pStyle w:val="ListParagraph"/>
        <w:spacing w:after="0" w:line="360" w:lineRule="auto"/>
        <w:ind w:left="360"/>
        <w:rPr>
          <w:rFonts w:ascii="Georgia" w:hAnsi="Georgia"/>
        </w:rPr>
      </w:pPr>
    </w:p>
    <w:p w14:paraId="67E82DE3" w14:textId="77777777" w:rsidR="0036553F" w:rsidRPr="00024D01" w:rsidRDefault="0036553F" w:rsidP="009F0408">
      <w:pPr>
        <w:spacing w:after="0"/>
        <w:ind w:left="360"/>
        <w:rPr>
          <w:rFonts w:ascii="Georgia" w:hAnsi="Georgia"/>
        </w:rPr>
      </w:pPr>
      <w:r w:rsidRPr="00024D01">
        <w:rPr>
          <w:rFonts w:ascii="Georgia" w:hAnsi="Georgia"/>
        </w:rPr>
        <w:t xml:space="preserve">Se realiza un análisis de otros parámetros diferentes al analizado de forma aislada y se comparan con el fin de encontrar una posible relación entre ellos. </w:t>
      </w:r>
    </w:p>
    <w:p w14:paraId="5135411E" w14:textId="77777777" w:rsidR="00171CB1" w:rsidRDefault="0036553F" w:rsidP="009F0408">
      <w:pPr>
        <w:spacing w:after="0"/>
        <w:ind w:left="360"/>
        <w:rPr>
          <w:rFonts w:ascii="Georgia" w:hAnsi="Georgia"/>
        </w:rPr>
      </w:pPr>
      <w:r w:rsidRPr="00024D01">
        <w:rPr>
          <w:rFonts w:ascii="Georgia" w:hAnsi="Georgia"/>
        </w:rPr>
        <w:lastRenderedPageBreak/>
        <w:t xml:space="preserve">De esta forma, podemos suponer que en una fecha determinada, los datos presentan un comportamiento anómalo,  tal y como queríamos verificar. </w:t>
      </w:r>
    </w:p>
    <w:p w14:paraId="03100C12" w14:textId="77777777" w:rsidR="0036553F" w:rsidRPr="00024D01" w:rsidRDefault="0036553F" w:rsidP="009F0408">
      <w:pPr>
        <w:spacing w:after="0"/>
        <w:ind w:left="360"/>
        <w:rPr>
          <w:rFonts w:ascii="Georgia" w:hAnsi="Georgia"/>
        </w:rPr>
      </w:pPr>
      <w:r w:rsidRPr="00024D01">
        <w:rPr>
          <w:rFonts w:ascii="Georgia" w:hAnsi="Georgia"/>
        </w:rPr>
        <w:t xml:space="preserve"> </w:t>
      </w:r>
    </w:p>
    <w:p w14:paraId="19ABBECC" w14:textId="77777777" w:rsidR="0036553F" w:rsidRPr="00024D01" w:rsidRDefault="0036553F" w:rsidP="009F0408">
      <w:pPr>
        <w:pStyle w:val="ListParagraph"/>
        <w:numPr>
          <w:ilvl w:val="0"/>
          <w:numId w:val="27"/>
        </w:numPr>
        <w:spacing w:after="0" w:line="360" w:lineRule="auto"/>
        <w:rPr>
          <w:rFonts w:ascii="Georgia" w:hAnsi="Georgia"/>
        </w:rPr>
      </w:pPr>
      <w:r w:rsidRPr="00024D01">
        <w:rPr>
          <w:rFonts w:ascii="Georgia" w:hAnsi="Georgia"/>
        </w:rPr>
        <w:t xml:space="preserve">Comparando los datos del mismo parámetro para los 14 días </w:t>
      </w:r>
    </w:p>
    <w:p w14:paraId="6CC34AB0" w14:textId="77777777" w:rsidR="0036553F" w:rsidRPr="00024D01" w:rsidRDefault="0036553F" w:rsidP="009F0408">
      <w:pPr>
        <w:spacing w:after="0"/>
        <w:rPr>
          <w:rFonts w:ascii="Georgia" w:hAnsi="Georgia"/>
        </w:rPr>
      </w:pPr>
    </w:p>
    <w:p w14:paraId="1B1523B9" w14:textId="77777777" w:rsidR="0036553F" w:rsidRPr="00024D01" w:rsidRDefault="0036553F" w:rsidP="009F0408">
      <w:pPr>
        <w:spacing w:after="0"/>
        <w:ind w:left="360"/>
        <w:rPr>
          <w:rFonts w:ascii="Georgia" w:hAnsi="Georgia"/>
        </w:rPr>
      </w:pPr>
      <w:r w:rsidRPr="00024D01">
        <w:rPr>
          <w:rFonts w:ascii="Georgia" w:hAnsi="Georgia"/>
        </w:rPr>
        <w:t>Se analizan los gráficos obtenidos para un parámetro determinado a lo largo de                   los 14 días que se han analizado en el estudio y se comparan los datos. El comportamiento más repetido a lo largo de los días se va a definir como normal, mientras que aquellos cambios puntuales que se observen se van a poder considerar datos anómalos.</w:t>
      </w:r>
    </w:p>
    <w:p w14:paraId="15082556" w14:textId="77777777" w:rsidR="0036553F" w:rsidRPr="00024D01" w:rsidRDefault="0036553F" w:rsidP="009F0408">
      <w:pPr>
        <w:spacing w:after="0"/>
        <w:rPr>
          <w:rFonts w:ascii="Georgia" w:hAnsi="Georgia"/>
        </w:rPr>
      </w:pPr>
    </w:p>
    <w:p w14:paraId="748CFF66" w14:textId="77777777" w:rsidR="0036553F" w:rsidRPr="00024D01" w:rsidRDefault="0036553F" w:rsidP="009F0408">
      <w:pPr>
        <w:spacing w:after="0"/>
        <w:rPr>
          <w:rFonts w:ascii="Georgia" w:hAnsi="Georgia"/>
        </w:rPr>
      </w:pPr>
    </w:p>
    <w:p w14:paraId="602EDDDE" w14:textId="77777777" w:rsidR="0036553F" w:rsidRPr="00024D01" w:rsidRDefault="0036553F" w:rsidP="009F0408">
      <w:pPr>
        <w:spacing w:after="0"/>
        <w:rPr>
          <w:rFonts w:ascii="Georgia" w:hAnsi="Georgia"/>
        </w:rPr>
      </w:pPr>
      <w:r w:rsidRPr="00024D01">
        <w:rPr>
          <w:rFonts w:ascii="Georgia" w:hAnsi="Georgia"/>
        </w:rPr>
        <w:t xml:space="preserve">El objetivo final es encontrar un método con el que confirmar que se cumple nuestra hipótesis inicial de que se trata de una anomalía. Los datos que no son similares a aquellos que se consideran “normales”, se presentan como que tienen un comportamiento atípico, y por tanto, una vez se han verificado, pasan a pertenecer al grupo de anomalías. </w:t>
      </w:r>
    </w:p>
    <w:p w14:paraId="01028A8F" w14:textId="77777777" w:rsidR="0036553F" w:rsidRDefault="0036553F" w:rsidP="009F0408">
      <w:pPr>
        <w:spacing w:after="0"/>
        <w:rPr>
          <w:rFonts w:ascii="Georgia" w:hAnsi="Georgia"/>
        </w:rPr>
      </w:pPr>
    </w:p>
    <w:p w14:paraId="598A3B8E" w14:textId="77777777" w:rsidR="00BD314A" w:rsidRDefault="0036553F" w:rsidP="009F0408">
      <w:pPr>
        <w:spacing w:after="0"/>
        <w:rPr>
          <w:rFonts w:ascii="Georgia" w:hAnsi="Georgia"/>
        </w:rPr>
      </w:pPr>
      <w:r w:rsidRPr="00024D01">
        <w:rPr>
          <w:rFonts w:ascii="Georgia" w:hAnsi="Georgia"/>
        </w:rPr>
        <w:t>Como norma general, una metodología es más fi</w:t>
      </w:r>
      <w:r w:rsidR="00024D01" w:rsidRPr="00024D01">
        <w:rPr>
          <w:rFonts w:ascii="Georgia" w:hAnsi="Georgia"/>
        </w:rPr>
        <w:t>able cuanta</w:t>
      </w:r>
      <w:r w:rsidRPr="00024D01">
        <w:rPr>
          <w:rFonts w:ascii="Georgia" w:hAnsi="Georgia"/>
        </w:rPr>
        <w:t xml:space="preserve"> mayor capacidad presenta para </w:t>
      </w:r>
      <w:r w:rsidRPr="00024D01">
        <w:rPr>
          <w:rFonts w:ascii="Georgia" w:hAnsi="Georgia" w:cs="Times New Roman"/>
          <w:szCs w:val="24"/>
        </w:rPr>
        <w:t>llegar a conclusiones fiables y verdaderas</w:t>
      </w:r>
      <w:r w:rsidR="00347753" w:rsidRPr="00024D01">
        <w:rPr>
          <w:rFonts w:ascii="Georgia" w:hAnsi="Georgia" w:cs="Times New Roman"/>
          <w:szCs w:val="24"/>
        </w:rPr>
        <w:t xml:space="preserve">. </w:t>
      </w:r>
      <w:r w:rsidR="007A0770" w:rsidRPr="00024D01">
        <w:rPr>
          <w:rFonts w:ascii="Georgia" w:hAnsi="Georgia" w:cs="Times New Roman"/>
          <w:szCs w:val="24"/>
        </w:rPr>
        <w:t xml:space="preserve">Se deben de </w:t>
      </w:r>
      <w:r w:rsidRPr="00024D01">
        <w:rPr>
          <w:rFonts w:ascii="Georgia" w:hAnsi="Georgia" w:cs="Times New Roman"/>
          <w:szCs w:val="24"/>
        </w:rPr>
        <w:t>evita</w:t>
      </w:r>
      <w:r w:rsidR="007A0770" w:rsidRPr="00024D01">
        <w:rPr>
          <w:rFonts w:ascii="Georgia" w:hAnsi="Georgia" w:cs="Times New Roman"/>
          <w:szCs w:val="24"/>
        </w:rPr>
        <w:t>r</w:t>
      </w:r>
      <w:r w:rsidRPr="00024D01">
        <w:rPr>
          <w:rFonts w:ascii="Georgia" w:hAnsi="Georgia" w:cs="Times New Roman"/>
          <w:szCs w:val="24"/>
        </w:rPr>
        <w:t xml:space="preserve"> tanto los </w:t>
      </w:r>
      <w:r w:rsidRPr="00024D01">
        <w:rPr>
          <w:rFonts w:ascii="Georgia" w:hAnsi="Georgia"/>
        </w:rPr>
        <w:t xml:space="preserve"> </w:t>
      </w:r>
      <w:r w:rsidRPr="00024D01">
        <w:rPr>
          <w:rFonts w:ascii="Georgia" w:hAnsi="Georgia"/>
          <w:i/>
        </w:rPr>
        <w:t>falsos positivos</w:t>
      </w:r>
      <w:r w:rsidRPr="00024D01">
        <w:rPr>
          <w:rFonts w:ascii="Georgia" w:hAnsi="Georgia"/>
        </w:rPr>
        <w:t xml:space="preserve">, en los que un dato se trata como anómalo </w:t>
      </w:r>
      <w:r w:rsidR="00347753" w:rsidRPr="00024D01">
        <w:rPr>
          <w:rFonts w:ascii="Georgia" w:hAnsi="Georgia"/>
        </w:rPr>
        <w:t xml:space="preserve"> </w:t>
      </w:r>
      <w:r w:rsidRPr="00024D01">
        <w:rPr>
          <w:rFonts w:ascii="Georgia" w:hAnsi="Georgia"/>
        </w:rPr>
        <w:t xml:space="preserve">pero realmente es un comportamiento normal, como los  </w:t>
      </w:r>
      <w:r w:rsidRPr="00024D01">
        <w:rPr>
          <w:rFonts w:ascii="Georgia" w:hAnsi="Georgia"/>
          <w:i/>
        </w:rPr>
        <w:t>falsos negativos</w:t>
      </w:r>
      <w:r w:rsidRPr="00024D01">
        <w:rPr>
          <w:rFonts w:ascii="Georgia" w:hAnsi="Georgia"/>
        </w:rPr>
        <w:t>, en los que el resultado es tratado como un dato normal,  pero en realidad presenta un comportamiento anómalo.</w:t>
      </w:r>
      <w:r w:rsidR="00BD314A">
        <w:rPr>
          <w:rFonts w:ascii="Georgia" w:hAnsi="Georgia"/>
        </w:rPr>
        <w:t xml:space="preserve"> </w:t>
      </w:r>
    </w:p>
    <w:p w14:paraId="271BABDA" w14:textId="77777777" w:rsidR="00BD314A" w:rsidRDefault="00BD314A" w:rsidP="009F0408">
      <w:pPr>
        <w:spacing w:after="0"/>
        <w:rPr>
          <w:rFonts w:ascii="Georgia" w:hAnsi="Georgia"/>
        </w:rPr>
      </w:pPr>
    </w:p>
    <w:p w14:paraId="6B9C9366" w14:textId="77777777" w:rsidR="001B5FB2" w:rsidRPr="00024D01" w:rsidRDefault="00BD314A" w:rsidP="009F0408">
      <w:pPr>
        <w:spacing w:after="0"/>
        <w:rPr>
          <w:rFonts w:ascii="Georgia" w:hAnsi="Georgia" w:cs="Times New Roman"/>
          <w:szCs w:val="24"/>
        </w:rPr>
      </w:pPr>
      <w:r>
        <w:rPr>
          <w:rFonts w:ascii="Georgia" w:hAnsi="Georgia"/>
        </w:rPr>
        <w:t>Como es lógico, e</w:t>
      </w:r>
      <w:r>
        <w:rPr>
          <w:rFonts w:ascii="Georgia" w:hAnsi="Georgia" w:cs="Times New Roman"/>
          <w:szCs w:val="24"/>
        </w:rPr>
        <w:t xml:space="preserve">ste último caso es crítico, dado que </w:t>
      </w:r>
      <w:r w:rsidR="001B5FB2" w:rsidRPr="00024D01">
        <w:rPr>
          <w:rFonts w:ascii="Georgia" w:hAnsi="Georgia" w:cs="Times New Roman"/>
          <w:szCs w:val="24"/>
        </w:rPr>
        <w:t>podría ocurrir algún evento que conlleve un riesgo</w:t>
      </w:r>
      <w:r>
        <w:rPr>
          <w:rFonts w:ascii="Georgia" w:hAnsi="Georgia" w:cs="Times New Roman"/>
          <w:szCs w:val="24"/>
        </w:rPr>
        <w:t xml:space="preserve">, </w:t>
      </w:r>
      <w:r w:rsidR="001B5FB2" w:rsidRPr="00024D01">
        <w:rPr>
          <w:rFonts w:ascii="Georgia" w:hAnsi="Georgia" w:cs="Times New Roman"/>
          <w:szCs w:val="24"/>
        </w:rPr>
        <w:t xml:space="preserve">incluso para la salud de algún empleado, como se </w:t>
      </w:r>
      <w:r>
        <w:rPr>
          <w:rFonts w:ascii="Georgia" w:hAnsi="Georgia" w:cs="Times New Roman"/>
          <w:szCs w:val="24"/>
        </w:rPr>
        <w:t xml:space="preserve">da </w:t>
      </w:r>
      <w:r w:rsidR="001B5FB2" w:rsidRPr="00024D01">
        <w:rPr>
          <w:rFonts w:ascii="Georgia" w:hAnsi="Georgia" w:cs="Times New Roman"/>
          <w:szCs w:val="24"/>
        </w:rPr>
        <w:t>po</w:t>
      </w:r>
      <w:r>
        <w:rPr>
          <w:rFonts w:ascii="Georgia" w:hAnsi="Georgia" w:cs="Times New Roman"/>
          <w:szCs w:val="24"/>
        </w:rPr>
        <w:t xml:space="preserve">r ejemplo </w:t>
      </w:r>
      <w:r w:rsidR="001B5FB2" w:rsidRPr="00024D01">
        <w:rPr>
          <w:rFonts w:ascii="Georgia" w:hAnsi="Georgia" w:cs="Times New Roman"/>
          <w:szCs w:val="24"/>
        </w:rPr>
        <w:t>en el caso de la medida de Hazium, un gas potencialmente peligroso en concentraciones altas, como se constata en los siguientes apartados.</w:t>
      </w:r>
    </w:p>
    <w:p w14:paraId="70CF9BA6" w14:textId="77777777" w:rsidR="00C47EC8" w:rsidRDefault="00C47EC8" w:rsidP="009F0408">
      <w:pPr>
        <w:spacing w:after="0"/>
        <w:jc w:val="left"/>
        <w:rPr>
          <w:rFonts w:eastAsiaTheme="majorEastAsia" w:cstheme="majorBidi"/>
          <w:b/>
          <w:bCs/>
          <w:lang w:val="es-ES"/>
        </w:rPr>
      </w:pPr>
    </w:p>
    <w:p w14:paraId="67932936" w14:textId="77777777" w:rsidR="00C47EC8" w:rsidRDefault="00C47EC8" w:rsidP="009F0408">
      <w:pPr>
        <w:pStyle w:val="Heading3"/>
        <w:numPr>
          <w:ilvl w:val="0"/>
          <w:numId w:val="0"/>
        </w:numPr>
        <w:spacing w:before="0"/>
        <w:ind w:left="720"/>
        <w:rPr>
          <w:lang w:val="es-ES"/>
        </w:rPr>
      </w:pPr>
    </w:p>
    <w:p w14:paraId="13A0EAD7" w14:textId="77777777" w:rsidR="001B5FB2" w:rsidRPr="00A73DB2" w:rsidRDefault="001B5FB2" w:rsidP="009F0408">
      <w:pPr>
        <w:pStyle w:val="Heading3"/>
        <w:spacing w:before="0"/>
        <w:rPr>
          <w:lang w:val="es-ES"/>
        </w:rPr>
      </w:pPr>
      <w:bookmarkStart w:id="57" w:name="_Toc488758490"/>
      <w:r w:rsidRPr="00A73DB2">
        <w:rPr>
          <w:lang w:val="es-ES"/>
        </w:rPr>
        <w:t>Hazium</w:t>
      </w:r>
      <w:bookmarkEnd w:id="57"/>
      <w:r w:rsidRPr="00A73DB2">
        <w:rPr>
          <w:lang w:val="es-ES"/>
        </w:rPr>
        <w:t xml:space="preserve"> </w:t>
      </w:r>
    </w:p>
    <w:p w14:paraId="1F5DF500" w14:textId="77777777" w:rsidR="001B5FB2" w:rsidRDefault="001B5FB2" w:rsidP="009F0408">
      <w:pPr>
        <w:spacing w:after="0"/>
      </w:pPr>
    </w:p>
    <w:p w14:paraId="728CD1FF" w14:textId="77777777" w:rsidR="001B5FB2" w:rsidRPr="006274B8" w:rsidRDefault="001B5FB2" w:rsidP="009F0408">
      <w:pPr>
        <w:rPr>
          <w:rFonts w:ascii="Georgia" w:hAnsi="Georgia"/>
        </w:rPr>
      </w:pPr>
      <w:r w:rsidRPr="006274B8">
        <w:rPr>
          <w:rFonts w:ascii="Georgia" w:hAnsi="Georgia"/>
        </w:rPr>
        <w:t xml:space="preserve">El </w:t>
      </w:r>
      <w:r w:rsidRPr="006274B8">
        <w:rPr>
          <w:rFonts w:ascii="Georgia" w:hAnsi="Georgia"/>
          <w:i/>
        </w:rPr>
        <w:t>Hazium</w:t>
      </w:r>
      <w:r w:rsidRPr="006274B8">
        <w:rPr>
          <w:rFonts w:ascii="Georgia" w:hAnsi="Georgia"/>
        </w:rPr>
        <w:t xml:space="preserve"> se describe como un gas peligroso para la salud humana en altas concentraciones. Este hecho, conlleva tener que hacer un análisis lo más exhaustivo posible de las medidas que recaban los sensores del edificio, ya que el riesgo, en caso de no detectarse una anomalía, es muy alto para todo el personal que se encuentre dentro de las zonas afectadas. Puede ser que por su naturaleza, tienda a tener mayor concentración en las plantas altas del edificio.</w:t>
      </w:r>
    </w:p>
    <w:p w14:paraId="1F610B0A" w14:textId="77777777" w:rsidR="001B5FB2" w:rsidRPr="006274B8" w:rsidRDefault="001B5FB2" w:rsidP="009F0408">
      <w:pPr>
        <w:rPr>
          <w:rFonts w:ascii="Georgia" w:hAnsi="Georgia"/>
        </w:rPr>
      </w:pPr>
      <w:r w:rsidRPr="006274B8">
        <w:rPr>
          <w:rFonts w:ascii="Georgia" w:hAnsi="Georgia"/>
        </w:rPr>
        <w:lastRenderedPageBreak/>
        <w:t>Los datos que se han analizado durante dos semanas (del 31 de mayo al 13 de junio), nos llevan a concluir, desde mi punto de vista, que el edificio puede tener ciertos problemas de concentración de este gas.  Veamos por qué:</w:t>
      </w:r>
    </w:p>
    <w:p w14:paraId="68F14B95" w14:textId="77777777" w:rsidR="00BD314A" w:rsidRDefault="001B5FB2" w:rsidP="009F0408">
      <w:pPr>
        <w:spacing w:after="120"/>
        <w:rPr>
          <w:rFonts w:ascii="Georgia" w:hAnsi="Georgia"/>
        </w:rPr>
      </w:pPr>
      <w:r w:rsidRPr="006274B8">
        <w:rPr>
          <w:rFonts w:ascii="Georgia" w:hAnsi="Georgia"/>
        </w:rPr>
        <w:t>La concentración de Hazium se analiza en 4 zonas del edificio -</w:t>
      </w:r>
      <w:r w:rsidR="001105DD">
        <w:rPr>
          <w:rFonts w:ascii="Georgia" w:hAnsi="Georgia"/>
        </w:rPr>
        <w:t>una zona</w:t>
      </w:r>
      <w:r w:rsidRPr="006274B8">
        <w:rPr>
          <w:rFonts w:ascii="Georgia" w:hAnsi="Georgia"/>
        </w:rPr>
        <w:t xml:space="preserve"> en </w:t>
      </w:r>
      <w:r w:rsidR="00E16637">
        <w:rPr>
          <w:rFonts w:ascii="Georgia" w:hAnsi="Georgia"/>
        </w:rPr>
        <w:t xml:space="preserve">la primera y tercera planta, y </w:t>
      </w:r>
      <w:r w:rsidR="001105DD">
        <w:rPr>
          <w:rFonts w:ascii="Georgia" w:hAnsi="Georgia"/>
        </w:rPr>
        <w:t>dos</w:t>
      </w:r>
      <w:r w:rsidRPr="006274B8">
        <w:rPr>
          <w:rFonts w:ascii="Georgia" w:hAnsi="Georgia"/>
        </w:rPr>
        <w:t xml:space="preserve"> zonas en la planta segunda. Como en todas las medidas analizadas, se divide el análisis en dos grandes bloques: </w:t>
      </w:r>
      <w:r w:rsidR="00EA5B83" w:rsidRPr="006274B8">
        <w:rPr>
          <w:rFonts w:ascii="Georgia" w:hAnsi="Georgia"/>
        </w:rPr>
        <w:t>días</w:t>
      </w:r>
      <w:r w:rsidRPr="006274B8">
        <w:rPr>
          <w:rFonts w:ascii="Georgia" w:hAnsi="Georgia"/>
        </w:rPr>
        <w:t xml:space="preserve"> laborales y fin de semana.</w:t>
      </w:r>
    </w:p>
    <w:p w14:paraId="0BED81E0" w14:textId="77777777" w:rsidR="00BD314A" w:rsidRPr="00566160" w:rsidRDefault="00BD314A" w:rsidP="009F0408">
      <w:pPr>
        <w:spacing w:after="120"/>
        <w:rPr>
          <w:rFonts w:ascii="Georgia" w:hAnsi="Georgia"/>
        </w:rPr>
      </w:pPr>
    </w:p>
    <w:p w14:paraId="319C33AF" w14:textId="77777777" w:rsidR="001B5FB2" w:rsidRPr="00566160" w:rsidRDefault="001B5FB2" w:rsidP="009F0408">
      <w:pPr>
        <w:spacing w:after="120"/>
        <w:rPr>
          <w:rFonts w:ascii="Georgia" w:hAnsi="Georgia"/>
        </w:rPr>
      </w:pPr>
      <w:r w:rsidRPr="00566160">
        <w:rPr>
          <w:rFonts w:ascii="Georgia" w:hAnsi="Georgia"/>
        </w:rPr>
        <w:t>Durante los días laborales (lunes a viernes) destacan picos de concentración los días 3 y 9 de junio; Me parece curioso que este aumento respecto a la media, se da en mayor o menor cuantía en todas las plantas del edificio. Además, se detecta un ligero aumento el día 7 de junio, sobre todo en la planta segunda.</w:t>
      </w:r>
    </w:p>
    <w:p w14:paraId="50779B16" w14:textId="77777777" w:rsidR="001B5FB2" w:rsidRPr="006274B8" w:rsidRDefault="001B5FB2" w:rsidP="009F0408">
      <w:pPr>
        <w:rPr>
          <w:rFonts w:ascii="Georgia" w:hAnsi="Georgia"/>
        </w:rPr>
      </w:pPr>
      <w:r w:rsidRPr="006274B8">
        <w:rPr>
          <w:rFonts w:ascii="Georgia" w:hAnsi="Georgia"/>
        </w:rPr>
        <w:t>Durante el fin de semana, que corresponde con los días 4, 5, 11 y 12 de Junio (sábados y domingos), llama la atención un pico generalizado el sábado 11 de junio en todas las plantas.</w:t>
      </w:r>
    </w:p>
    <w:p w14:paraId="17858505" w14:textId="77777777" w:rsidR="001B5FB2" w:rsidRPr="006274B8" w:rsidRDefault="001B5FB2" w:rsidP="009F0408">
      <w:pPr>
        <w:rPr>
          <w:rFonts w:ascii="Georgia" w:hAnsi="Georgia"/>
        </w:rPr>
      </w:pPr>
      <w:r w:rsidRPr="006274B8">
        <w:rPr>
          <w:rFonts w:ascii="Georgia" w:hAnsi="Georgia"/>
        </w:rPr>
        <w:t xml:space="preserve">La máxima concentración durante las dos semanas analizadas se recoge el día 3 de junio en la zona 1 de la planta 3. Este pico sí podría ser peligroso, y más teniendo en cuenta que se da de forma localizada en un despacho, que obtenido a partir de otros datos (ficheros de movimiento), pertenece a un ejecutivo de la empresa. </w:t>
      </w:r>
    </w:p>
    <w:p w14:paraId="784CC51D" w14:textId="77777777" w:rsidR="001B5FB2" w:rsidRDefault="001B5FB2" w:rsidP="009F0408">
      <w:pPr>
        <w:spacing w:after="120"/>
        <w:rPr>
          <w:rFonts w:ascii="Georgia" w:hAnsi="Georgia"/>
        </w:rPr>
      </w:pPr>
      <w:r w:rsidRPr="006274B8">
        <w:rPr>
          <w:rFonts w:ascii="Georgia" w:hAnsi="Georgia"/>
        </w:rPr>
        <w:t>En mi opinión, creo que hay que dar prioridad a</w:t>
      </w:r>
      <w:r>
        <w:rPr>
          <w:rFonts w:ascii="Georgia" w:hAnsi="Georgia"/>
        </w:rPr>
        <w:t>bsoluta a estudiar más detalla</w:t>
      </w:r>
      <w:r w:rsidRPr="006274B8">
        <w:rPr>
          <w:rFonts w:ascii="Georgia" w:hAnsi="Georgia"/>
        </w:rPr>
        <w:t>damente cuál es la causa que lo ha provocado porque podríamos tener dos escenarios posibles: o bien, se  trata de un problema de seguridad, o bien, podría tratarse de un problema estructural en el que se hay producido un escape, pero creo que es menos probable porque se habría detectado de forma constante en las zonas colindantes en los días sucesivos, dato que no se observa.</w:t>
      </w:r>
    </w:p>
    <w:p w14:paraId="3432E17F" w14:textId="77777777" w:rsidR="001B5FB2" w:rsidRDefault="001B5FB2" w:rsidP="009F0408">
      <w:pPr>
        <w:rPr>
          <w:rFonts w:ascii="Georgia" w:hAnsi="Georgia"/>
        </w:rPr>
      </w:pPr>
      <w:r w:rsidRPr="006274B8">
        <w:rPr>
          <w:rFonts w:ascii="Georgia" w:hAnsi="Georgia"/>
        </w:rPr>
        <w:t xml:space="preserve"> </w:t>
      </w:r>
    </w:p>
    <w:p w14:paraId="1F0197A3" w14:textId="77777777" w:rsidR="001B5FB2" w:rsidRPr="00A73DB2" w:rsidRDefault="002F716A" w:rsidP="009F0408">
      <w:pPr>
        <w:pStyle w:val="Heading3"/>
        <w:rPr>
          <w:lang w:val="es-ES"/>
        </w:rPr>
      </w:pPr>
      <w:bookmarkStart w:id="58" w:name="_Toc488758491"/>
      <w:r>
        <w:rPr>
          <w:lang w:val="es-ES"/>
        </w:rPr>
        <w:t>Temperatura</w:t>
      </w:r>
      <w:bookmarkEnd w:id="58"/>
      <w:r>
        <w:rPr>
          <w:lang w:val="es-ES"/>
        </w:rPr>
        <w:t xml:space="preserve"> </w:t>
      </w:r>
    </w:p>
    <w:p w14:paraId="1B22FB2B" w14:textId="77777777" w:rsidR="005A0430" w:rsidRDefault="005A0430" w:rsidP="009F0408">
      <w:pPr>
        <w:spacing w:after="0"/>
        <w:rPr>
          <w:rFonts w:ascii="Georgia" w:hAnsi="Georgia"/>
        </w:rPr>
      </w:pPr>
    </w:p>
    <w:p w14:paraId="280A67E1" w14:textId="77777777" w:rsidR="001B5FB2" w:rsidRPr="006274B8" w:rsidRDefault="001B5FB2" w:rsidP="009F0408">
      <w:pPr>
        <w:rPr>
          <w:rFonts w:ascii="Georgia" w:hAnsi="Georgia"/>
        </w:rPr>
      </w:pPr>
      <w:r w:rsidRPr="006274B8">
        <w:rPr>
          <w:rFonts w:ascii="Georgia" w:hAnsi="Georgia"/>
        </w:rPr>
        <w:t xml:space="preserve">Respecto a la temperatura, los sensores están </w:t>
      </w:r>
      <w:r w:rsidR="002B2137" w:rsidRPr="006274B8">
        <w:rPr>
          <w:rFonts w:ascii="Georgia" w:hAnsi="Georgia"/>
        </w:rPr>
        <w:t>distribuidos</w:t>
      </w:r>
      <w:r w:rsidRPr="006274B8">
        <w:rPr>
          <w:rFonts w:ascii="Georgia" w:hAnsi="Georgia"/>
        </w:rPr>
        <w:t xml:space="preserve"> por numerosas zonas del edificio;  en concreto, se toman medidas de 8 zonas en la primera planta, 17 zonas en la segunda planta y 12 en la planta tres. </w:t>
      </w:r>
    </w:p>
    <w:p w14:paraId="323FF29D" w14:textId="77777777" w:rsidR="001B5FB2" w:rsidRPr="006274B8" w:rsidRDefault="001B5FB2" w:rsidP="009F0408">
      <w:pPr>
        <w:rPr>
          <w:rFonts w:ascii="Georgia" w:hAnsi="Georgia"/>
        </w:rPr>
      </w:pPr>
      <w:r w:rsidRPr="006274B8">
        <w:rPr>
          <w:rFonts w:ascii="Georgia" w:hAnsi="Georgia"/>
        </w:rPr>
        <w:t>Analizando detalladamente los datos medidos por los sensores, junto con sus respectivas gráficas, se observa que, como es lógico, la temperatura es una variable muy sensible a diversos factores, por lo que presenta una variación mayor que otras, hasta tal punto que se da de una forma puntual a lo largo de todos los días, independientemente de la planta o las zonas del edificio que se analicen.</w:t>
      </w:r>
    </w:p>
    <w:p w14:paraId="5A4B3CA3" w14:textId="77777777" w:rsidR="001B5FB2" w:rsidRPr="00333773" w:rsidRDefault="001B5FB2" w:rsidP="009F0408">
      <w:pPr>
        <w:pStyle w:val="CommentText"/>
        <w:spacing w:line="360" w:lineRule="auto"/>
        <w:jc w:val="both"/>
        <w:rPr>
          <w:rFonts w:ascii="Georgia" w:hAnsi="Georgia"/>
          <w:sz w:val="22"/>
          <w:szCs w:val="22"/>
        </w:rPr>
      </w:pPr>
      <w:r w:rsidRPr="00333773">
        <w:rPr>
          <w:rFonts w:ascii="Georgia" w:hAnsi="Georgia"/>
          <w:sz w:val="22"/>
          <w:szCs w:val="22"/>
        </w:rPr>
        <w:lastRenderedPageBreak/>
        <w:t>No obstante, aceptando este hecho, la anomalía que creo que destaca por encima de todas se corresponde con los días 7 y 8 de junio, donde se detecta un aumento considerable de la temperatura de forma generalizada, siempre precedida de un descenso de la misma a primera hora de la mañana (este hecho tiene relación directa con los valore</w:t>
      </w:r>
      <w:r>
        <w:rPr>
          <w:rFonts w:ascii="Georgia" w:hAnsi="Georgia"/>
          <w:sz w:val="22"/>
          <w:szCs w:val="22"/>
        </w:rPr>
        <w:t xml:space="preserve">s obtenidos para las variables </w:t>
      </w:r>
      <w:r w:rsidRPr="00C710B8">
        <w:rPr>
          <w:rFonts w:ascii="Georgia" w:hAnsi="Georgia"/>
          <w:i/>
          <w:sz w:val="22"/>
          <w:szCs w:val="22"/>
        </w:rPr>
        <w:t>Thermostat.Heating.Setpoint</w:t>
      </w:r>
      <w:r>
        <w:rPr>
          <w:rFonts w:ascii="Georgia" w:hAnsi="Georgia"/>
          <w:sz w:val="22"/>
          <w:szCs w:val="22"/>
        </w:rPr>
        <w:t xml:space="preserve"> y </w:t>
      </w:r>
      <w:r w:rsidRPr="00C710B8">
        <w:rPr>
          <w:rFonts w:ascii="Georgia" w:hAnsi="Georgia"/>
          <w:i/>
          <w:sz w:val="22"/>
          <w:szCs w:val="22"/>
        </w:rPr>
        <w:t>Thermostat.Cooling.Setpoint</w:t>
      </w:r>
      <w:r>
        <w:rPr>
          <w:rFonts w:ascii="Georgia" w:hAnsi="Georgia"/>
          <w:sz w:val="22"/>
          <w:szCs w:val="22"/>
        </w:rPr>
        <w:t xml:space="preserve">). </w:t>
      </w:r>
      <w:r w:rsidRPr="00333773">
        <w:rPr>
          <w:rFonts w:ascii="Georgia" w:hAnsi="Georgia"/>
          <w:sz w:val="22"/>
          <w:szCs w:val="22"/>
        </w:rPr>
        <w:t>El máximo va</w:t>
      </w:r>
      <w:r>
        <w:rPr>
          <w:rFonts w:ascii="Georgia" w:hAnsi="Georgia"/>
          <w:sz w:val="22"/>
          <w:szCs w:val="22"/>
        </w:rPr>
        <w:t xml:space="preserve">lor se alcanza esos mismos días </w:t>
      </w:r>
      <w:r w:rsidRPr="00333773">
        <w:rPr>
          <w:rFonts w:ascii="Georgia" w:hAnsi="Georgia"/>
          <w:sz w:val="22"/>
          <w:szCs w:val="22"/>
        </w:rPr>
        <w:t>(por ejemplo, si nos fijamos en la tercera planta, se da el máximo valor a lo largo de las zonas 1 y 9).</w:t>
      </w:r>
    </w:p>
    <w:p w14:paraId="13621D9F" w14:textId="77777777" w:rsidR="007D73AB" w:rsidRDefault="007D73AB" w:rsidP="009F0408">
      <w:pPr>
        <w:pStyle w:val="Heading3"/>
        <w:numPr>
          <w:ilvl w:val="0"/>
          <w:numId w:val="0"/>
        </w:numPr>
        <w:rPr>
          <w:lang w:val="es-ES"/>
        </w:rPr>
      </w:pPr>
    </w:p>
    <w:p w14:paraId="36171F86" w14:textId="77777777" w:rsidR="001B5FB2" w:rsidRDefault="00ED2C30" w:rsidP="009F0408">
      <w:pPr>
        <w:pStyle w:val="Heading3"/>
        <w:rPr>
          <w:lang w:val="es-ES"/>
        </w:rPr>
      </w:pPr>
      <w:bookmarkStart w:id="59" w:name="_Toc488758492"/>
      <w:r w:rsidRPr="00ED2C30">
        <w:rPr>
          <w:lang w:val="es-ES"/>
        </w:rPr>
        <w:t xml:space="preserve">Concentración </w:t>
      </w:r>
      <w:r w:rsidR="001B5FB2" w:rsidRPr="00ED2C30">
        <w:rPr>
          <w:lang w:val="es-ES"/>
        </w:rPr>
        <w:t>CO</w:t>
      </w:r>
      <w:r w:rsidR="001B5FB2" w:rsidRPr="00ED2C30">
        <w:rPr>
          <w:vertAlign w:val="subscript"/>
          <w:lang w:val="es-ES"/>
        </w:rPr>
        <w:t>2</w:t>
      </w:r>
      <w:bookmarkEnd w:id="59"/>
      <w:r w:rsidR="001B5FB2" w:rsidRPr="00ED2C30">
        <w:rPr>
          <w:vertAlign w:val="subscript"/>
          <w:lang w:val="es-ES"/>
        </w:rPr>
        <w:t xml:space="preserve"> </w:t>
      </w:r>
      <w:r>
        <w:rPr>
          <w:lang w:val="es-ES"/>
        </w:rPr>
        <w:t xml:space="preserve"> </w:t>
      </w:r>
    </w:p>
    <w:p w14:paraId="30212B73" w14:textId="77777777" w:rsidR="00ED2C30" w:rsidRPr="00ED2C30" w:rsidRDefault="00ED2C30" w:rsidP="009F0408">
      <w:pPr>
        <w:spacing w:after="0"/>
        <w:rPr>
          <w:lang w:val="es-ES"/>
        </w:rPr>
      </w:pPr>
    </w:p>
    <w:p w14:paraId="038CB778" w14:textId="77777777" w:rsidR="001B5FB2" w:rsidRPr="006274B8" w:rsidRDefault="001B5FB2" w:rsidP="009F0408">
      <w:pPr>
        <w:rPr>
          <w:rFonts w:ascii="Georgia" w:hAnsi="Georgia"/>
        </w:rPr>
      </w:pPr>
      <w:r w:rsidRPr="006274B8">
        <w:rPr>
          <w:rFonts w:ascii="Georgia" w:hAnsi="Georgia"/>
        </w:rPr>
        <w:t>La concentración de CO</w:t>
      </w:r>
      <w:r w:rsidRPr="006274B8">
        <w:rPr>
          <w:rFonts w:ascii="Georgia" w:hAnsi="Georgia"/>
          <w:vertAlign w:val="subscript"/>
        </w:rPr>
        <w:t>2</w:t>
      </w:r>
      <w:r w:rsidRPr="006274B8">
        <w:rPr>
          <w:rFonts w:ascii="Georgia" w:hAnsi="Georgia"/>
        </w:rPr>
        <w:t xml:space="preserve"> se mide en diferentes sensores distribuidos en las diferentes plantas del edificio, distribuidas en 7 zonas de la primera planta, 18 en la segunda y 12 en la tercera.</w:t>
      </w:r>
    </w:p>
    <w:p w14:paraId="48671E28" w14:textId="77777777" w:rsidR="001B5FB2" w:rsidRPr="006274B8" w:rsidRDefault="001B5FB2" w:rsidP="009F0408">
      <w:pPr>
        <w:rPr>
          <w:rFonts w:ascii="Georgia" w:hAnsi="Georgia"/>
        </w:rPr>
      </w:pPr>
      <w:r w:rsidRPr="006274B8">
        <w:rPr>
          <w:rFonts w:ascii="Georgia" w:hAnsi="Georgia"/>
        </w:rPr>
        <w:t xml:space="preserve">En general, podemos decir que la concentración es una variable que fluctúa mucho dependiendo del día que se trate, con más de un pico que se da de una forma puntual a lo largo de diversas zonas, tanto en la planta 1 como en la planta 3, como por ejemplo, los días 1 y 5 de junio. </w:t>
      </w:r>
    </w:p>
    <w:p w14:paraId="36FCBAC6" w14:textId="77777777" w:rsidR="001B5FB2" w:rsidRDefault="001B5FB2" w:rsidP="009F0408">
      <w:pPr>
        <w:rPr>
          <w:rFonts w:ascii="Georgia" w:hAnsi="Georgia"/>
        </w:rPr>
      </w:pPr>
      <w:r w:rsidRPr="006274B8">
        <w:rPr>
          <w:rFonts w:ascii="Georgia" w:hAnsi="Georgia"/>
        </w:rPr>
        <w:t>Ahora bien, si lo analizamos de una forma más global, con los datos y gráficas de todas las zonas, se observa un patrón de comportamiento similar: se detecta una anomalía en los</w:t>
      </w:r>
      <w:r>
        <w:rPr>
          <w:rFonts w:ascii="Georgia" w:hAnsi="Georgia"/>
        </w:rPr>
        <w:t xml:space="preserve"> </w:t>
      </w:r>
      <w:r w:rsidRPr="006274B8">
        <w:rPr>
          <w:rFonts w:ascii="Georgia" w:hAnsi="Georgia"/>
        </w:rPr>
        <w:t xml:space="preserve">días 7 y 8 de junio, días en los que existe un aumento significativo de la concentración, que siempre se da </w:t>
      </w:r>
      <w:r>
        <w:rPr>
          <w:rFonts w:ascii="Georgia" w:hAnsi="Georgia"/>
        </w:rPr>
        <w:t xml:space="preserve">a </w:t>
      </w:r>
      <w:r w:rsidRPr="006274B8">
        <w:rPr>
          <w:rFonts w:ascii="Georgia" w:hAnsi="Georgia"/>
        </w:rPr>
        <w:t xml:space="preserve">última </w:t>
      </w:r>
      <w:r>
        <w:rPr>
          <w:rFonts w:ascii="Georgia" w:hAnsi="Georgia"/>
        </w:rPr>
        <w:t>hora de la noche de esos</w:t>
      </w:r>
      <w:r w:rsidR="00ED2C30">
        <w:rPr>
          <w:rFonts w:ascii="Georgia" w:hAnsi="Georgia"/>
        </w:rPr>
        <w:t xml:space="preserve"> días. </w:t>
      </w:r>
      <w:r>
        <w:rPr>
          <w:rFonts w:ascii="Georgia" w:hAnsi="Georgia"/>
        </w:rPr>
        <w:t xml:space="preserve">Al respecto, analizando las gráficas correspondientes a la variable </w:t>
      </w:r>
      <w:r w:rsidRPr="000113ED">
        <w:rPr>
          <w:rFonts w:ascii="Georgia" w:hAnsi="Georgia"/>
          <w:i/>
        </w:rPr>
        <w:t>VAV.REHEAT.Damper.Position</w:t>
      </w:r>
      <w:r>
        <w:rPr>
          <w:rFonts w:ascii="Georgia" w:hAnsi="Georgia"/>
          <w:i/>
        </w:rPr>
        <w:t xml:space="preserve">, </w:t>
      </w:r>
      <w:r>
        <w:rPr>
          <w:rFonts w:ascii="Georgia" w:hAnsi="Georgia"/>
        </w:rPr>
        <w:t xml:space="preserve">que </w:t>
      </w:r>
      <w:r w:rsidRPr="000113ED">
        <w:rPr>
          <w:rFonts w:ascii="Georgia" w:hAnsi="Georgia"/>
        </w:rPr>
        <w:t>mide la posición del interruptor de aire</w:t>
      </w:r>
      <w:r>
        <w:rPr>
          <w:rFonts w:ascii="Georgia" w:hAnsi="Georgia"/>
        </w:rPr>
        <w:t xml:space="preserve"> (0 ó 1)</w:t>
      </w:r>
      <w:r>
        <w:rPr>
          <w:rFonts w:ascii="Georgia" w:hAnsi="Georgia"/>
          <w:i/>
        </w:rPr>
        <w:t xml:space="preserve">, </w:t>
      </w:r>
      <w:r w:rsidRPr="000113ED">
        <w:rPr>
          <w:rFonts w:ascii="Georgia" w:hAnsi="Georgia"/>
        </w:rPr>
        <w:t>se observa</w:t>
      </w:r>
      <w:r>
        <w:rPr>
          <w:rFonts w:ascii="Georgia" w:hAnsi="Georgia"/>
        </w:rPr>
        <w:t xml:space="preserve"> una relación directa con el hecho cementado: esos dos días, está apagado. </w:t>
      </w:r>
    </w:p>
    <w:p w14:paraId="18961A65" w14:textId="77777777" w:rsidR="00B1359F" w:rsidRPr="00B1359F" w:rsidRDefault="00B1359F" w:rsidP="009F0408">
      <w:pPr>
        <w:rPr>
          <w:rFonts w:ascii="Georgia" w:hAnsi="Georgia"/>
        </w:rPr>
      </w:pPr>
    </w:p>
    <w:p w14:paraId="517F4DB6" w14:textId="77777777" w:rsidR="001B5FB2" w:rsidRPr="00A73DB2" w:rsidRDefault="002F716A" w:rsidP="009F0408">
      <w:pPr>
        <w:pStyle w:val="Heading3"/>
        <w:rPr>
          <w:lang w:val="es-ES"/>
        </w:rPr>
      </w:pPr>
      <w:bookmarkStart w:id="60" w:name="_Toc488758493"/>
      <w:r>
        <w:rPr>
          <w:lang w:val="es-ES"/>
        </w:rPr>
        <w:t>Demanda eléctrica total</w:t>
      </w:r>
      <w:bookmarkEnd w:id="60"/>
    </w:p>
    <w:p w14:paraId="1BD521BA" w14:textId="77777777" w:rsidR="001B5FB2" w:rsidRDefault="001B5FB2" w:rsidP="009F0408"/>
    <w:p w14:paraId="5A7B918B" w14:textId="77777777" w:rsidR="001B5FB2" w:rsidRPr="001972E8" w:rsidRDefault="001B5FB2" w:rsidP="009F0408">
      <w:pPr>
        <w:rPr>
          <w:rFonts w:ascii="Georgia" w:hAnsi="Georgia"/>
        </w:rPr>
      </w:pPr>
      <w:r w:rsidRPr="001972E8">
        <w:rPr>
          <w:rFonts w:ascii="Georgia" w:hAnsi="Georgia"/>
        </w:rPr>
        <w:t xml:space="preserve">Esta medida representa la demanda de potencia eléctrica, lo que nos puede dar una idea bastante precisa sobre la actividad en el edificio. Al igual que en casos anteriores, se puede distinguir entre días laborables (lunes a viernes) y fines de semana.  </w:t>
      </w:r>
    </w:p>
    <w:p w14:paraId="518B6B72" w14:textId="77777777" w:rsidR="001B5FB2" w:rsidRPr="001972E8" w:rsidRDefault="001B5FB2" w:rsidP="009F0408">
      <w:pPr>
        <w:rPr>
          <w:rFonts w:ascii="Georgia" w:hAnsi="Georgia"/>
        </w:rPr>
      </w:pPr>
      <w:r w:rsidRPr="001972E8">
        <w:rPr>
          <w:rFonts w:ascii="Georgia" w:hAnsi="Georgia"/>
        </w:rPr>
        <w:t xml:space="preserve">En general, para todos los días correspondientes a las dos semanas analizadas, se observa un comportamiento bastante similar: mayor demanda eléctrica en las horas de trabajo (aproximadamente de 8 de la mañana a 6 de la tarde), disminuyendo a primera hora del día, </w:t>
      </w:r>
      <w:r w:rsidRPr="001972E8">
        <w:rPr>
          <w:rFonts w:ascii="Georgia" w:hAnsi="Georgia"/>
        </w:rPr>
        <w:lastRenderedPageBreak/>
        <w:t>así como durante la madrugada. El fin de semana del 4 y 5 de junio no presenta un valor significativo, lo que se traduce en una baja actividad en el edificio esos dos días.</w:t>
      </w:r>
    </w:p>
    <w:p w14:paraId="6CA5C81B" w14:textId="77777777" w:rsidR="001B5FB2" w:rsidRDefault="001B5FB2" w:rsidP="009F0408">
      <w:pPr>
        <w:rPr>
          <w:rFonts w:ascii="Georgia" w:hAnsi="Georgia"/>
        </w:rPr>
      </w:pPr>
      <w:r w:rsidRPr="001972E8">
        <w:rPr>
          <w:rFonts w:ascii="Georgia" w:hAnsi="Georgia"/>
        </w:rPr>
        <w:t>Dicho esto, donde sí se detecta una clara anomalía en los valores que registran los sensores, es en el fin de semana del 11 y 12 de junio; en estos días, hay un aumento de la demanda que se mantiene de forma constante, lo que indica una alta actividad en el edificio, comportamiento que a priori, no era algo esperado.</w:t>
      </w:r>
    </w:p>
    <w:p w14:paraId="2EFAAFE4" w14:textId="77777777" w:rsidR="001B5FB2" w:rsidRPr="003A0D0C" w:rsidRDefault="001B5FB2" w:rsidP="009F0408"/>
    <w:p w14:paraId="623A8FDF" w14:textId="77777777" w:rsidR="00B1359F" w:rsidRPr="00A73DB2" w:rsidRDefault="00B1359F" w:rsidP="009F0408">
      <w:pPr>
        <w:pStyle w:val="Heading3"/>
        <w:rPr>
          <w:lang w:val="es-ES"/>
        </w:rPr>
      </w:pPr>
      <w:bookmarkStart w:id="61" w:name="_Toc488758494"/>
      <w:r w:rsidRPr="00A73DB2">
        <w:rPr>
          <w:rFonts w:eastAsiaTheme="minorHAnsi"/>
          <w:lang w:val="es-ES"/>
        </w:rPr>
        <w:t>Patrón de comportamiento similar</w:t>
      </w:r>
      <w:bookmarkEnd w:id="61"/>
    </w:p>
    <w:p w14:paraId="7BAE5A3D" w14:textId="77777777" w:rsidR="00B1359F" w:rsidRPr="007E04DC" w:rsidRDefault="00B1359F" w:rsidP="009F0408">
      <w:pPr>
        <w:spacing w:after="0"/>
      </w:pPr>
    </w:p>
    <w:p w14:paraId="6AC8DC81" w14:textId="77777777" w:rsidR="00B1359F" w:rsidRDefault="00B1359F" w:rsidP="009F0408">
      <w:pPr>
        <w:rPr>
          <w:rFonts w:ascii="Georgia" w:hAnsi="Georgia"/>
        </w:rPr>
      </w:pPr>
      <w:r>
        <w:rPr>
          <w:rFonts w:ascii="Georgia" w:hAnsi="Georgia"/>
        </w:rPr>
        <w:t>Si nos fijamos en los valores medidos por los sensores en diferentes medidas, como flujo de aire, concentración de CO</w:t>
      </w:r>
      <w:r>
        <w:rPr>
          <w:rFonts w:ascii="Georgia" w:hAnsi="Georgia"/>
          <w:vertAlign w:val="subscript"/>
        </w:rPr>
        <w:t>2</w:t>
      </w:r>
      <w:r>
        <w:rPr>
          <w:rFonts w:ascii="Georgia" w:hAnsi="Georgia"/>
        </w:rPr>
        <w:t xml:space="preserve"> o temperatura en el edificio, se observa un </w:t>
      </w:r>
      <w:r w:rsidRPr="006274B8">
        <w:rPr>
          <w:rFonts w:ascii="Georgia" w:hAnsi="Georgia"/>
        </w:rPr>
        <w:t xml:space="preserve">comportamiento </w:t>
      </w:r>
      <w:r>
        <w:rPr>
          <w:rFonts w:ascii="Georgia" w:hAnsi="Georgia"/>
        </w:rPr>
        <w:t xml:space="preserve">similar en dichas medidas. </w:t>
      </w:r>
    </w:p>
    <w:p w14:paraId="36C034EE" w14:textId="77777777" w:rsidR="00B1359F" w:rsidRPr="00566160" w:rsidRDefault="00B1359F" w:rsidP="009F0408">
      <w:pPr>
        <w:rPr>
          <w:rFonts w:ascii="Georgia" w:hAnsi="Georgia"/>
        </w:rPr>
      </w:pPr>
      <w:r w:rsidRPr="00566160">
        <w:rPr>
          <w:rFonts w:ascii="Georgia" w:hAnsi="Georgia"/>
        </w:rPr>
        <w:t>En mi opinión, este patrón de comportamiento repetido a lo largo de los días 7 y 8 de junio, se puede interpretar como que se ha dado algún tipo de problema con los sistemas esos días.</w:t>
      </w:r>
    </w:p>
    <w:p w14:paraId="06BB4FE1" w14:textId="77777777" w:rsidR="001B5FB2" w:rsidRDefault="001B5FB2" w:rsidP="009F0408"/>
    <w:p w14:paraId="5AF40DCE" w14:textId="77777777" w:rsidR="0084294E" w:rsidRDefault="0084294E" w:rsidP="009F0408">
      <w:pPr>
        <w:jc w:val="left"/>
        <w:rPr>
          <w:rFonts w:eastAsiaTheme="majorEastAsia" w:cstheme="majorBidi"/>
          <w:b/>
          <w:bCs/>
          <w:color w:val="FF0000"/>
          <w:kern w:val="28"/>
          <w:sz w:val="28"/>
          <w:szCs w:val="26"/>
        </w:rPr>
      </w:pPr>
    </w:p>
    <w:p w14:paraId="5FC271F9" w14:textId="77777777" w:rsidR="003800DA" w:rsidRPr="00BB44EB" w:rsidRDefault="003800DA" w:rsidP="009F0408">
      <w:pPr>
        <w:rPr>
          <w:rFonts w:ascii="Georgia" w:hAnsi="Georgia"/>
        </w:rPr>
      </w:pPr>
    </w:p>
    <w:p w14:paraId="419B4B01" w14:textId="77777777" w:rsidR="00B23F33" w:rsidRDefault="00B23F33" w:rsidP="009F0408">
      <w:pPr>
        <w:jc w:val="left"/>
        <w:rPr>
          <w:rFonts w:ascii="Georgia" w:hAnsi="Georgia"/>
        </w:rPr>
      </w:pPr>
      <w:r>
        <w:rPr>
          <w:rFonts w:ascii="Georgia" w:hAnsi="Georgia"/>
        </w:rPr>
        <w:br w:type="page"/>
      </w:r>
    </w:p>
    <w:p w14:paraId="7D992E44" w14:textId="77777777" w:rsidR="003800DA" w:rsidRDefault="00B23F33" w:rsidP="009F0408">
      <w:pPr>
        <w:pStyle w:val="Heading2"/>
      </w:pPr>
      <w:bookmarkStart w:id="62" w:name="_Ejemplo:_concentración_Hazium"/>
      <w:bookmarkStart w:id="63" w:name="_Toc488758495"/>
      <w:bookmarkEnd w:id="62"/>
      <w:r>
        <w:lastRenderedPageBreak/>
        <w:t>Ejemplo: concentración Hazium</w:t>
      </w:r>
      <w:bookmarkEnd w:id="63"/>
    </w:p>
    <w:p w14:paraId="7890DCC9" w14:textId="77777777" w:rsidR="00B23F33" w:rsidRDefault="00B23F33" w:rsidP="009F0408">
      <w:pPr>
        <w:spacing w:after="0"/>
      </w:pPr>
    </w:p>
    <w:p w14:paraId="68731569" w14:textId="77777777" w:rsidR="00B23F33" w:rsidRDefault="00B23F33" w:rsidP="009F0408">
      <w:pPr>
        <w:rPr>
          <w:rFonts w:ascii="Georgia" w:hAnsi="Georgia"/>
        </w:rPr>
      </w:pPr>
      <w:r>
        <w:rPr>
          <w:rFonts w:ascii="Georgia" w:hAnsi="Georgia"/>
        </w:rPr>
        <w:t>En esta sección se explica de forma detallada como se ha llevado a cabo el análisis de los datos para el caso concreto de la concentración de Hazium, análisis a partir del cual, se han obtenido las conclusiones sobre las anomalías encontradas (sección 6.3.1).</w:t>
      </w:r>
    </w:p>
    <w:p w14:paraId="220949DE" w14:textId="4BC056B1" w:rsidR="00C14039" w:rsidRDefault="006B573C" w:rsidP="009F0408">
      <w:pPr>
        <w:rPr>
          <w:rFonts w:ascii="Georgia" w:hAnsi="Georgia"/>
        </w:rPr>
      </w:pPr>
      <w:r>
        <w:rPr>
          <w:rFonts w:ascii="Georgia" w:hAnsi="Georgia"/>
          <w:noProof/>
          <w:lang w:val="en-GB" w:eastAsia="en-GB"/>
        </w:rPr>
        <mc:AlternateContent>
          <mc:Choice Requires="wps">
            <w:drawing>
              <wp:anchor distT="0" distB="0" distL="114300" distR="114300" simplePos="0" relativeHeight="251748352" behindDoc="0" locked="0" layoutInCell="1" allowOverlap="1" wp14:anchorId="4A8EA6DF" wp14:editId="1B3B4485">
                <wp:simplePos x="0" y="0"/>
                <wp:positionH relativeFrom="column">
                  <wp:posOffset>-104140</wp:posOffset>
                </wp:positionH>
                <wp:positionV relativeFrom="paragraph">
                  <wp:posOffset>982980</wp:posOffset>
                </wp:positionV>
                <wp:extent cx="5880735" cy="2841625"/>
                <wp:effectExtent l="0" t="5080" r="14605" b="10795"/>
                <wp:wrapNone/>
                <wp:docPr id="322"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0735" cy="2841625"/>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F8E67F" id="Rectangle_x0020_68" o:spid="_x0000_s1026" style="position:absolute;margin-left:-8.2pt;margin-top:77.4pt;width:463.05pt;height:223.7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">
                <v:fill opacity="0"/>
              </v:rect>
            </w:pict>
          </mc:Fallback>
        </mc:AlternateContent>
      </w:r>
      <w:r w:rsidR="00C14039">
        <w:rPr>
          <w:rFonts w:ascii="Georgia" w:hAnsi="Georgia"/>
        </w:rPr>
        <w:t>Tal y como se ha comentado en apartados anteriores, la primera fase consiste en analizar el dendrograma. En el caso que se está considerando, consiste básicamente en 4 dendrogramas, una por cada zona del edificio que tiene sensores para medir la concentración de este gas.  Estos dendrogramas son los siguientes:</w:t>
      </w:r>
    </w:p>
    <w:p w14:paraId="596392A1" w14:textId="77777777" w:rsidR="005128FA" w:rsidRDefault="008B41CC" w:rsidP="005128FA">
      <w:pPr>
        <w:keepNext/>
      </w:pPr>
      <w:r>
        <w:rPr>
          <w:rFonts w:ascii="Georgia" w:hAnsi="Georgia"/>
          <w:noProof/>
          <w:lang w:val="en-GB" w:eastAsia="en-GB"/>
        </w:rPr>
        <w:drawing>
          <wp:inline distT="0" distB="0" distL="0" distR="0" wp14:anchorId="5DA4A68E" wp14:editId="109684DC">
            <wp:extent cx="5755640" cy="2743200"/>
            <wp:effectExtent l="19050" t="0" r="0" b="0"/>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5755640" cy="2743200"/>
                    </a:xfrm>
                    <a:prstGeom prst="rect">
                      <a:avLst/>
                    </a:prstGeom>
                    <a:noFill/>
                    <a:ln w="9525">
                      <a:noFill/>
                      <a:miter lim="800000"/>
                      <a:headEnd/>
                      <a:tailEnd/>
                    </a:ln>
                  </pic:spPr>
                </pic:pic>
              </a:graphicData>
            </a:graphic>
          </wp:inline>
        </w:drawing>
      </w:r>
    </w:p>
    <w:p w14:paraId="5BFD012E" w14:textId="77777777" w:rsidR="00132F4B" w:rsidRPr="005128FA" w:rsidRDefault="005128FA" w:rsidP="005128FA">
      <w:pPr>
        <w:pStyle w:val="Caption"/>
        <w:jc w:val="center"/>
        <w:rPr>
          <w:rFonts w:ascii="Georgia" w:hAnsi="Georgia"/>
          <w:color w:val="auto"/>
        </w:rPr>
      </w:pPr>
      <w:r w:rsidRPr="005128FA">
        <w:rPr>
          <w:color w:val="auto"/>
        </w:rPr>
        <w:t xml:space="preserve">Figura  </w:t>
      </w:r>
      <w:r>
        <w:rPr>
          <w:color w:val="auto"/>
        </w:rPr>
        <w:t xml:space="preserve">17   Dendrograma </w:t>
      </w:r>
    </w:p>
    <w:p w14:paraId="1423219F" w14:textId="4B52F4BE" w:rsidR="008B41CC" w:rsidRDefault="006B573C" w:rsidP="009F0408">
      <w:pPr>
        <w:rPr>
          <w:rFonts w:ascii="Georgia" w:hAnsi="Georgia"/>
        </w:rPr>
      </w:pPr>
      <w:r>
        <w:rPr>
          <w:noProof/>
          <w:lang w:val="en-GB" w:eastAsia="en-GB"/>
        </w:rPr>
        <mc:AlternateContent>
          <mc:Choice Requires="wps">
            <w:drawing>
              <wp:anchor distT="0" distB="0" distL="114300" distR="114300" simplePos="0" relativeHeight="251783168" behindDoc="0" locked="0" layoutInCell="1" allowOverlap="1" wp14:anchorId="79739547" wp14:editId="1EFF830B">
                <wp:simplePos x="0" y="0"/>
                <wp:positionH relativeFrom="column">
                  <wp:posOffset>-104140</wp:posOffset>
                </wp:positionH>
                <wp:positionV relativeFrom="paragraph">
                  <wp:posOffset>2912110</wp:posOffset>
                </wp:positionV>
                <wp:extent cx="5880735" cy="258445"/>
                <wp:effectExtent l="0" t="3810" r="1905" b="0"/>
                <wp:wrapNone/>
                <wp:docPr id="321"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073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9B069C" w14:textId="77777777" w:rsidR="004059C3" w:rsidRPr="005128FA" w:rsidRDefault="004059C3" w:rsidP="005128FA">
                            <w:pPr>
                              <w:pStyle w:val="Caption"/>
                              <w:jc w:val="center"/>
                              <w:rPr>
                                <w:rFonts w:ascii="Georgia" w:hAnsi="Georgia"/>
                                <w:noProof/>
                                <w:color w:val="auto"/>
                              </w:rPr>
                            </w:pPr>
                            <w:r w:rsidRPr="005128FA">
                              <w:rPr>
                                <w:color w:val="auto"/>
                              </w:rPr>
                              <w:t>Figura  18   Dendrograma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9739547" id="Text_x0020_Box_x0020_95" o:spid="_x0000_s1054" type="#_x0000_t202" style="position:absolute;left:0;text-align:left;margin-left:-8.2pt;margin-top:229.3pt;width:463.05pt;height:20.3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" stroked="f">
                <v:textbox style="mso-fit-shape-to-text:t" inset="0,0,0,0">
                  <w:txbxContent>
                    <w:p w14:paraId="509B069C" w14:textId="77777777" w:rsidR="004059C3" w:rsidRPr="005128FA" w:rsidRDefault="004059C3" w:rsidP="005128FA">
                      <w:pPr>
                        <w:pStyle w:val="Caption"/>
                        <w:jc w:val="center"/>
                        <w:rPr>
                          <w:rFonts w:ascii="Georgia" w:hAnsi="Georgia"/>
                          <w:noProof/>
                          <w:color w:val="auto"/>
                        </w:rPr>
                      </w:pPr>
                      <w:r w:rsidRPr="005128FA">
                        <w:rPr>
                          <w:color w:val="auto"/>
                        </w:rPr>
                        <w:t>Figura  18   Dendrograma</w:t>
                      </w:r>
                    </w:p>
                  </w:txbxContent>
                </v:textbox>
              </v:shape>
            </w:pict>
          </mc:Fallback>
        </mc:AlternateContent>
      </w:r>
      <w:r>
        <w:rPr>
          <w:rFonts w:ascii="Georgia" w:hAnsi="Georgia"/>
          <w:noProof/>
          <w:lang w:val="en-GB" w:eastAsia="en-GB"/>
        </w:rPr>
        <mc:AlternateContent>
          <mc:Choice Requires="wps">
            <w:drawing>
              <wp:anchor distT="0" distB="0" distL="114300" distR="114300" simplePos="0" relativeHeight="251655163" behindDoc="0" locked="0" layoutInCell="1" allowOverlap="1" wp14:anchorId="6232CF2F" wp14:editId="0852E97D">
                <wp:simplePos x="0" y="0"/>
                <wp:positionH relativeFrom="column">
                  <wp:posOffset>-104140</wp:posOffset>
                </wp:positionH>
                <wp:positionV relativeFrom="paragraph">
                  <wp:posOffset>13335</wp:posOffset>
                </wp:positionV>
                <wp:extent cx="5880735" cy="2841625"/>
                <wp:effectExtent l="0" t="635" r="14605" b="15240"/>
                <wp:wrapNone/>
                <wp:docPr id="320"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0735" cy="2841625"/>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E4E12C" id="Rectangle_x0020_69" o:spid="_x0000_s1026" style="position:absolute;margin-left:-8.2pt;margin-top:1.05pt;width:463.05pt;height:223.75pt;z-index:2516551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">
                <v:fill opacity="0"/>
              </v:rect>
            </w:pict>
          </mc:Fallback>
        </mc:AlternateContent>
      </w:r>
      <w:r w:rsidR="008B41CC">
        <w:rPr>
          <w:rFonts w:ascii="Georgia" w:hAnsi="Georgia"/>
          <w:noProof/>
          <w:lang w:val="en-GB" w:eastAsia="en-GB"/>
        </w:rPr>
        <w:drawing>
          <wp:inline distT="0" distB="0" distL="0" distR="0" wp14:anchorId="52432ACB" wp14:editId="75CD9D16">
            <wp:extent cx="5755640" cy="2725420"/>
            <wp:effectExtent l="19050" t="0" r="0" b="0"/>
            <wp:docPr id="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srcRect/>
                    <a:stretch>
                      <a:fillRect/>
                    </a:stretch>
                  </pic:blipFill>
                  <pic:spPr bwMode="auto">
                    <a:xfrm>
                      <a:off x="0" y="0"/>
                      <a:ext cx="5755640" cy="2725420"/>
                    </a:xfrm>
                    <a:prstGeom prst="rect">
                      <a:avLst/>
                    </a:prstGeom>
                    <a:noFill/>
                    <a:ln w="9525">
                      <a:noFill/>
                      <a:miter lim="800000"/>
                      <a:headEnd/>
                      <a:tailEnd/>
                    </a:ln>
                  </pic:spPr>
                </pic:pic>
              </a:graphicData>
            </a:graphic>
          </wp:inline>
        </w:drawing>
      </w:r>
    </w:p>
    <w:p w14:paraId="22CD976C" w14:textId="77777777" w:rsidR="008B41CC" w:rsidRDefault="008B41CC" w:rsidP="009F0408">
      <w:pPr>
        <w:rPr>
          <w:rFonts w:ascii="Georgia" w:hAnsi="Georgia"/>
        </w:rPr>
      </w:pPr>
    </w:p>
    <w:p w14:paraId="4436C8BA" w14:textId="2E2BB6A8" w:rsidR="008B41CC" w:rsidRDefault="006B573C" w:rsidP="009F0408">
      <w:pPr>
        <w:rPr>
          <w:rFonts w:ascii="Georgia" w:hAnsi="Georgia"/>
        </w:rPr>
      </w:pPr>
      <w:r>
        <w:rPr>
          <w:noProof/>
          <w:lang w:val="en-GB" w:eastAsia="en-GB"/>
        </w:rPr>
        <w:lastRenderedPageBreak/>
        <mc:AlternateContent>
          <mc:Choice Requires="wps">
            <w:drawing>
              <wp:anchor distT="0" distB="0" distL="114300" distR="114300" simplePos="0" relativeHeight="251785216" behindDoc="0" locked="0" layoutInCell="1" allowOverlap="1" wp14:anchorId="6C10520C" wp14:editId="66DC5813">
                <wp:simplePos x="0" y="0"/>
                <wp:positionH relativeFrom="column">
                  <wp:posOffset>-14605</wp:posOffset>
                </wp:positionH>
                <wp:positionV relativeFrom="paragraph">
                  <wp:posOffset>3181985</wp:posOffset>
                </wp:positionV>
                <wp:extent cx="5880735" cy="258445"/>
                <wp:effectExtent l="0" t="0" r="1270" b="5080"/>
                <wp:wrapNone/>
                <wp:docPr id="319"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073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16BABF" w14:textId="77777777" w:rsidR="004059C3" w:rsidRPr="00D51410" w:rsidRDefault="004059C3" w:rsidP="00D51410">
                            <w:pPr>
                              <w:pStyle w:val="Caption"/>
                              <w:jc w:val="center"/>
                              <w:rPr>
                                <w:rFonts w:ascii="Georgia" w:hAnsi="Georgia"/>
                                <w:noProof/>
                                <w:color w:val="auto"/>
                              </w:rPr>
                            </w:pPr>
                            <w:r w:rsidRPr="00D51410">
                              <w:rPr>
                                <w:color w:val="auto"/>
                              </w:rPr>
                              <w:t>Figura  19   Dendrograma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C10520C" id="Text_x0020_Box_x0020_96" o:spid="_x0000_s1055" type="#_x0000_t202" style="position:absolute;left:0;text-align:left;margin-left:-1.15pt;margin-top:250.55pt;width:463.05pt;height:20.3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" stroked="f">
                <v:textbox style="mso-fit-shape-to-text:t" inset="0,0,0,0">
                  <w:txbxContent>
                    <w:p w14:paraId="0F16BABF" w14:textId="77777777" w:rsidR="004059C3" w:rsidRPr="00D51410" w:rsidRDefault="004059C3" w:rsidP="00D51410">
                      <w:pPr>
                        <w:pStyle w:val="Caption"/>
                        <w:jc w:val="center"/>
                        <w:rPr>
                          <w:rFonts w:ascii="Georgia" w:hAnsi="Georgia"/>
                          <w:noProof/>
                          <w:color w:val="auto"/>
                        </w:rPr>
                      </w:pPr>
                      <w:r w:rsidRPr="00D51410">
                        <w:rPr>
                          <w:color w:val="auto"/>
                        </w:rPr>
                        <w:t>Figura  19   Dendrograma</w:t>
                      </w:r>
                    </w:p>
                  </w:txbxContent>
                </v:textbox>
              </v:shape>
            </w:pict>
          </mc:Fallback>
        </mc:AlternateContent>
      </w:r>
      <w:r>
        <w:rPr>
          <w:rFonts w:ascii="Georgia" w:hAnsi="Georgia"/>
          <w:noProof/>
          <w:lang w:val="en-GB" w:eastAsia="en-GB"/>
        </w:rPr>
        <mc:AlternateContent>
          <mc:Choice Requires="wps">
            <w:drawing>
              <wp:anchor distT="0" distB="0" distL="114300" distR="114300" simplePos="0" relativeHeight="251750400" behindDoc="0" locked="0" layoutInCell="1" allowOverlap="1" wp14:anchorId="49287658" wp14:editId="07E769B8">
                <wp:simplePos x="0" y="0"/>
                <wp:positionH relativeFrom="column">
                  <wp:posOffset>-14605</wp:posOffset>
                </wp:positionH>
                <wp:positionV relativeFrom="paragraph">
                  <wp:posOffset>283210</wp:posOffset>
                </wp:positionV>
                <wp:extent cx="5880735" cy="2841625"/>
                <wp:effectExtent l="0" t="3810" r="13970" b="12065"/>
                <wp:wrapNone/>
                <wp:docPr id="318"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0735" cy="2841625"/>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86B937" id="Rectangle_x0020_70" o:spid="_x0000_s1026" style="position:absolute;margin-left:-1.15pt;margin-top:22.3pt;width:463.05pt;height:223.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">
                <v:fill opacity="0"/>
              </v:rect>
            </w:pict>
          </mc:Fallback>
        </mc:AlternateContent>
      </w:r>
    </w:p>
    <w:p w14:paraId="04BF4DC8" w14:textId="77777777" w:rsidR="008B41CC" w:rsidRDefault="008B41CC" w:rsidP="009F0408">
      <w:pPr>
        <w:rPr>
          <w:rFonts w:ascii="Georgia" w:hAnsi="Georgia"/>
        </w:rPr>
      </w:pPr>
      <w:r>
        <w:rPr>
          <w:rFonts w:ascii="Georgia" w:hAnsi="Georgia"/>
          <w:noProof/>
          <w:lang w:val="en-GB" w:eastAsia="en-GB"/>
        </w:rPr>
        <w:drawing>
          <wp:inline distT="0" distB="0" distL="0" distR="0" wp14:anchorId="3050DBAC" wp14:editId="290816D3">
            <wp:extent cx="5755640" cy="2769870"/>
            <wp:effectExtent l="19050" t="0" r="0" b="0"/>
            <wp:docPr id="29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srcRect/>
                    <a:stretch>
                      <a:fillRect/>
                    </a:stretch>
                  </pic:blipFill>
                  <pic:spPr bwMode="auto">
                    <a:xfrm>
                      <a:off x="0" y="0"/>
                      <a:ext cx="5755640" cy="2769870"/>
                    </a:xfrm>
                    <a:prstGeom prst="rect">
                      <a:avLst/>
                    </a:prstGeom>
                    <a:noFill/>
                    <a:ln w="9525">
                      <a:noFill/>
                      <a:miter lim="800000"/>
                      <a:headEnd/>
                      <a:tailEnd/>
                    </a:ln>
                  </pic:spPr>
                </pic:pic>
              </a:graphicData>
            </a:graphic>
          </wp:inline>
        </w:drawing>
      </w:r>
    </w:p>
    <w:p w14:paraId="3A17ACB3" w14:textId="77777777" w:rsidR="008B41CC" w:rsidRDefault="008B41CC" w:rsidP="009F0408">
      <w:pPr>
        <w:rPr>
          <w:rFonts w:ascii="Georgia" w:hAnsi="Georgia"/>
        </w:rPr>
      </w:pPr>
    </w:p>
    <w:p w14:paraId="39492DF6" w14:textId="1879AB30" w:rsidR="008B41CC" w:rsidRDefault="006B573C" w:rsidP="009F0408">
      <w:pPr>
        <w:rPr>
          <w:rFonts w:ascii="Georgia" w:hAnsi="Georgia"/>
        </w:rPr>
      </w:pPr>
      <w:r>
        <w:rPr>
          <w:noProof/>
          <w:lang w:val="en-GB" w:eastAsia="en-GB"/>
        </w:rPr>
        <mc:AlternateContent>
          <mc:Choice Requires="wps">
            <w:drawing>
              <wp:anchor distT="0" distB="0" distL="114300" distR="114300" simplePos="0" relativeHeight="251787264" behindDoc="0" locked="0" layoutInCell="1" allowOverlap="1" wp14:anchorId="36605F1D" wp14:editId="7A6BE694">
                <wp:simplePos x="0" y="0"/>
                <wp:positionH relativeFrom="column">
                  <wp:posOffset>-14605</wp:posOffset>
                </wp:positionH>
                <wp:positionV relativeFrom="paragraph">
                  <wp:posOffset>3231515</wp:posOffset>
                </wp:positionV>
                <wp:extent cx="5880735" cy="258445"/>
                <wp:effectExtent l="0" t="5715" r="1270" b="6350"/>
                <wp:wrapNone/>
                <wp:docPr id="31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073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BCDEF9" w14:textId="77777777" w:rsidR="004059C3" w:rsidRPr="00D51410" w:rsidRDefault="004059C3" w:rsidP="00D51410">
                            <w:pPr>
                              <w:pStyle w:val="Caption"/>
                              <w:jc w:val="center"/>
                              <w:rPr>
                                <w:rFonts w:ascii="Georgia" w:hAnsi="Georgia"/>
                                <w:noProof/>
                                <w:color w:val="auto"/>
                              </w:rPr>
                            </w:pPr>
                            <w:r w:rsidRPr="00D51410">
                              <w:rPr>
                                <w:color w:val="auto"/>
                              </w:rPr>
                              <w:t>Figura  20   Dendrograma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6605F1D" id="Text_x0020_Box_x0020_97" o:spid="_x0000_s1056" type="#_x0000_t202" style="position:absolute;left:0;text-align:left;margin-left:-1.15pt;margin-top:254.45pt;width:463.05pt;height:20.3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" stroked="f">
                <v:textbox style="mso-fit-shape-to-text:t" inset="0,0,0,0">
                  <w:txbxContent>
                    <w:p w14:paraId="04BCDEF9" w14:textId="77777777" w:rsidR="004059C3" w:rsidRPr="00D51410" w:rsidRDefault="004059C3" w:rsidP="00D51410">
                      <w:pPr>
                        <w:pStyle w:val="Caption"/>
                        <w:jc w:val="center"/>
                        <w:rPr>
                          <w:rFonts w:ascii="Georgia" w:hAnsi="Georgia"/>
                          <w:noProof/>
                          <w:color w:val="auto"/>
                        </w:rPr>
                      </w:pPr>
                      <w:r w:rsidRPr="00D51410">
                        <w:rPr>
                          <w:color w:val="auto"/>
                        </w:rPr>
                        <w:t>Figura  20   Dendrograma</w:t>
                      </w:r>
                    </w:p>
                  </w:txbxContent>
                </v:textbox>
              </v:shape>
            </w:pict>
          </mc:Fallback>
        </mc:AlternateContent>
      </w:r>
      <w:r>
        <w:rPr>
          <w:rFonts w:ascii="Georgia" w:hAnsi="Georgia"/>
          <w:noProof/>
          <w:lang w:val="en-GB" w:eastAsia="en-GB"/>
        </w:rPr>
        <mc:AlternateContent>
          <mc:Choice Requires="wps">
            <w:drawing>
              <wp:anchor distT="0" distB="0" distL="114300" distR="114300" simplePos="0" relativeHeight="251751424" behindDoc="0" locked="0" layoutInCell="1" allowOverlap="1" wp14:anchorId="2A2DB9CC" wp14:editId="49C64DD5">
                <wp:simplePos x="0" y="0"/>
                <wp:positionH relativeFrom="column">
                  <wp:posOffset>-14605</wp:posOffset>
                </wp:positionH>
                <wp:positionV relativeFrom="paragraph">
                  <wp:posOffset>332740</wp:posOffset>
                </wp:positionV>
                <wp:extent cx="5880735" cy="2841625"/>
                <wp:effectExtent l="0" t="2540" r="13970" b="13335"/>
                <wp:wrapNone/>
                <wp:docPr id="316"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0735" cy="2841625"/>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11AC7E" id="Rectangle_x0020_71" o:spid="_x0000_s1026" style="position:absolute;margin-left:-1.15pt;margin-top:26.2pt;width:463.05pt;height:223.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">
                <v:fill opacity="0"/>
              </v:rect>
            </w:pict>
          </mc:Fallback>
        </mc:AlternateContent>
      </w:r>
    </w:p>
    <w:p w14:paraId="47751587" w14:textId="77777777" w:rsidR="008B41CC" w:rsidRDefault="008B41CC" w:rsidP="009F0408">
      <w:pPr>
        <w:rPr>
          <w:rFonts w:ascii="Georgia" w:hAnsi="Georgia"/>
        </w:rPr>
      </w:pPr>
      <w:r>
        <w:rPr>
          <w:rFonts w:ascii="Georgia" w:hAnsi="Georgia"/>
          <w:noProof/>
          <w:lang w:val="en-GB" w:eastAsia="en-GB"/>
        </w:rPr>
        <w:drawing>
          <wp:inline distT="0" distB="0" distL="0" distR="0" wp14:anchorId="373D8DEB" wp14:editId="4F7A3CCC">
            <wp:extent cx="5755640" cy="2752090"/>
            <wp:effectExtent l="19050" t="0" r="0" b="0"/>
            <wp:docPr id="29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srcRect/>
                    <a:stretch>
                      <a:fillRect/>
                    </a:stretch>
                  </pic:blipFill>
                  <pic:spPr bwMode="auto">
                    <a:xfrm>
                      <a:off x="0" y="0"/>
                      <a:ext cx="5755640" cy="2752090"/>
                    </a:xfrm>
                    <a:prstGeom prst="rect">
                      <a:avLst/>
                    </a:prstGeom>
                    <a:noFill/>
                    <a:ln w="9525">
                      <a:noFill/>
                      <a:miter lim="800000"/>
                      <a:headEnd/>
                      <a:tailEnd/>
                    </a:ln>
                  </pic:spPr>
                </pic:pic>
              </a:graphicData>
            </a:graphic>
          </wp:inline>
        </w:drawing>
      </w:r>
    </w:p>
    <w:p w14:paraId="71C7A9BE" w14:textId="77777777" w:rsidR="002D6E5D" w:rsidRDefault="002D6E5D" w:rsidP="009F0408">
      <w:pPr>
        <w:spacing w:after="0"/>
        <w:rPr>
          <w:rFonts w:ascii="Georgia" w:hAnsi="Georgia"/>
        </w:rPr>
      </w:pPr>
    </w:p>
    <w:p w14:paraId="13C7C5BA" w14:textId="77777777" w:rsidR="00C14039" w:rsidRDefault="00125162" w:rsidP="009F0408">
      <w:pPr>
        <w:rPr>
          <w:rFonts w:ascii="Georgia" w:hAnsi="Georgia"/>
        </w:rPr>
      </w:pPr>
      <w:r>
        <w:rPr>
          <w:rFonts w:ascii="Georgia" w:hAnsi="Georgia"/>
        </w:rPr>
        <w:t>A partir de la interpretación de estos dendrogramas</w:t>
      </w:r>
      <w:r w:rsidR="002D6E5D">
        <w:rPr>
          <w:rFonts w:ascii="Georgia" w:hAnsi="Georgia"/>
        </w:rPr>
        <w:t xml:space="preserve"> (ver sección 4.2)</w:t>
      </w:r>
      <w:r>
        <w:rPr>
          <w:rFonts w:ascii="Georgia" w:hAnsi="Georgia"/>
        </w:rPr>
        <w:t xml:space="preserve">, podemos obtener de forma visual los grupos </w:t>
      </w:r>
      <w:r w:rsidR="002D6E5D">
        <w:rPr>
          <w:rFonts w:ascii="Georgia" w:hAnsi="Georgia"/>
        </w:rPr>
        <w:t xml:space="preserve">que son similares (días), </w:t>
      </w:r>
      <w:r>
        <w:rPr>
          <w:rFonts w:ascii="Georgia" w:hAnsi="Georgia"/>
        </w:rPr>
        <w:t xml:space="preserve">generados a partir de la técnica de clustering jerárquico utilizada para nuestro análisis. </w:t>
      </w:r>
    </w:p>
    <w:p w14:paraId="71F93307" w14:textId="77777777" w:rsidR="002D6E5D" w:rsidRPr="00B23F33" w:rsidRDefault="002D6E5D" w:rsidP="009F0408">
      <w:pPr>
        <w:rPr>
          <w:rFonts w:ascii="Georgia" w:hAnsi="Georgia"/>
        </w:rPr>
      </w:pPr>
      <w:r>
        <w:rPr>
          <w:rFonts w:ascii="Georgia" w:hAnsi="Georgia"/>
        </w:rPr>
        <w:t>Un estudio puntual posterior, en el que se analice de forma detallada un día concreto, junto con otros parámetros que corroboren la teoría, nos permitirá ver</w:t>
      </w:r>
      <w:r w:rsidR="00566160">
        <w:rPr>
          <w:rFonts w:ascii="Georgia" w:hAnsi="Georgia"/>
        </w:rPr>
        <w:t>i</w:t>
      </w:r>
      <w:r>
        <w:rPr>
          <w:rFonts w:ascii="Georgia" w:hAnsi="Georgia"/>
        </w:rPr>
        <w:t xml:space="preserve">ficar si se trata de una anomalía.   </w:t>
      </w:r>
    </w:p>
    <w:p w14:paraId="0027982C" w14:textId="77777777" w:rsidR="00A863EE" w:rsidRDefault="00A863EE" w:rsidP="009F0408">
      <w:pPr>
        <w:rPr>
          <w:rFonts w:ascii="Georgia" w:hAnsi="Georgia"/>
        </w:rPr>
      </w:pPr>
      <w:r>
        <w:rPr>
          <w:rFonts w:ascii="Georgia" w:hAnsi="Georgia"/>
        </w:rPr>
        <w:lastRenderedPageBreak/>
        <w:t xml:space="preserve">A continuación, se analizan las gráficas obtenidas a partir de los datos correspondientes a la concentración de hazium </w:t>
      </w:r>
      <w:r w:rsidR="00BB5E0A">
        <w:rPr>
          <w:rFonts w:ascii="Georgia" w:hAnsi="Georgia"/>
        </w:rPr>
        <w:t>en cada zona,</w:t>
      </w:r>
      <w:r>
        <w:rPr>
          <w:rFonts w:ascii="Georgia" w:hAnsi="Georgia"/>
        </w:rPr>
        <w:t xml:space="preserve"> a lo largo de los 14 días en los que se ha hecho análisis. Esto, permitirá considerar los datos como posibles anomalí</w:t>
      </w:r>
      <w:r w:rsidR="00E6682E">
        <w:rPr>
          <w:rFonts w:ascii="Georgia" w:hAnsi="Georgia"/>
        </w:rPr>
        <w:t>a</w:t>
      </w:r>
      <w:r>
        <w:rPr>
          <w:rFonts w:ascii="Georgia" w:hAnsi="Georgia"/>
        </w:rPr>
        <w:t xml:space="preserve">s, si ese día, se presenta un comportamiento diferente al “normal”, el más repetido en la serie temporal. </w:t>
      </w:r>
    </w:p>
    <w:p w14:paraId="0A057095" w14:textId="77777777" w:rsidR="00A863EE" w:rsidRDefault="00A863EE" w:rsidP="009F0408">
      <w:pPr>
        <w:rPr>
          <w:rFonts w:ascii="Georgia" w:hAnsi="Georgia"/>
        </w:rPr>
      </w:pPr>
      <w:r>
        <w:rPr>
          <w:rFonts w:ascii="Georgia" w:hAnsi="Georgia"/>
        </w:rPr>
        <w:t>Las gráficas</w:t>
      </w:r>
      <w:r w:rsidR="00BB5E0A">
        <w:rPr>
          <w:rFonts w:ascii="Georgia" w:hAnsi="Georgia"/>
        </w:rPr>
        <w:t>, agrupadas en un único panel</w:t>
      </w:r>
      <w:r>
        <w:rPr>
          <w:rFonts w:ascii="Georgia" w:hAnsi="Georgia"/>
        </w:rPr>
        <w:t xml:space="preserve"> son las siguientes:</w:t>
      </w:r>
    </w:p>
    <w:p w14:paraId="0DBCB822" w14:textId="77777777" w:rsidR="00BB5E0A" w:rsidRDefault="00BB5E0A" w:rsidP="009F0408">
      <w:pPr>
        <w:rPr>
          <w:rFonts w:ascii="Georgia" w:hAnsi="Georgia"/>
        </w:rPr>
      </w:pPr>
    </w:p>
    <w:p w14:paraId="1BF0B474" w14:textId="77777777" w:rsidR="00FA2A27" w:rsidRDefault="00BB5E0A" w:rsidP="00FA2A27">
      <w:pPr>
        <w:keepNext/>
      </w:pPr>
      <w:r>
        <w:rPr>
          <w:rFonts w:ascii="Georgia" w:hAnsi="Georgia"/>
          <w:noProof/>
          <w:lang w:val="en-GB" w:eastAsia="en-GB"/>
        </w:rPr>
        <w:drawing>
          <wp:inline distT="0" distB="0" distL="0" distR="0" wp14:anchorId="1F7B4271" wp14:editId="56B0A4D8">
            <wp:extent cx="5755640" cy="2743200"/>
            <wp:effectExtent l="19050" t="0" r="0" b="0"/>
            <wp:docPr id="29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srcRect/>
                    <a:stretch>
                      <a:fillRect/>
                    </a:stretch>
                  </pic:blipFill>
                  <pic:spPr bwMode="auto">
                    <a:xfrm>
                      <a:off x="0" y="0"/>
                      <a:ext cx="5755640" cy="2743200"/>
                    </a:xfrm>
                    <a:prstGeom prst="rect">
                      <a:avLst/>
                    </a:prstGeom>
                    <a:noFill/>
                    <a:ln w="9525">
                      <a:noFill/>
                      <a:miter lim="800000"/>
                      <a:headEnd/>
                      <a:tailEnd/>
                    </a:ln>
                  </pic:spPr>
                </pic:pic>
              </a:graphicData>
            </a:graphic>
          </wp:inline>
        </w:drawing>
      </w:r>
    </w:p>
    <w:p w14:paraId="7C479500" w14:textId="77777777" w:rsidR="00BB5E0A" w:rsidRPr="00FA2A27" w:rsidRDefault="00FA2A27" w:rsidP="00FA2A27">
      <w:pPr>
        <w:pStyle w:val="Caption"/>
        <w:jc w:val="center"/>
        <w:rPr>
          <w:rFonts w:ascii="Georgia" w:hAnsi="Georgia"/>
          <w:color w:val="auto"/>
        </w:rPr>
      </w:pPr>
      <w:r w:rsidRPr="00FA2A27">
        <w:rPr>
          <w:color w:val="auto"/>
        </w:rPr>
        <w:t>Figura  21   Panel F1 Z8a</w:t>
      </w:r>
    </w:p>
    <w:p w14:paraId="612C14CD" w14:textId="77777777" w:rsidR="00BB5E0A" w:rsidRDefault="00BB5E0A" w:rsidP="009F0408">
      <w:pPr>
        <w:rPr>
          <w:rFonts w:ascii="Georgia" w:hAnsi="Georgia"/>
        </w:rPr>
      </w:pPr>
    </w:p>
    <w:p w14:paraId="7326DF00" w14:textId="77777777" w:rsidR="00FA2A27" w:rsidRPr="00FA2A27" w:rsidRDefault="00BB5E0A" w:rsidP="00FA2A27">
      <w:pPr>
        <w:pStyle w:val="Caption"/>
        <w:jc w:val="center"/>
        <w:rPr>
          <w:rFonts w:ascii="Georgia" w:hAnsi="Georgia"/>
          <w:color w:val="auto"/>
        </w:rPr>
      </w:pPr>
      <w:r>
        <w:rPr>
          <w:rFonts w:ascii="Georgia" w:hAnsi="Georgia"/>
          <w:noProof/>
          <w:lang w:val="en-GB" w:eastAsia="en-GB"/>
        </w:rPr>
        <w:drawing>
          <wp:inline distT="0" distB="0" distL="0" distR="0" wp14:anchorId="51B0CA5C" wp14:editId="065007BD">
            <wp:extent cx="5755640" cy="2743200"/>
            <wp:effectExtent l="19050" t="0" r="0" b="0"/>
            <wp:docPr id="29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srcRect/>
                    <a:stretch>
                      <a:fillRect/>
                    </a:stretch>
                  </pic:blipFill>
                  <pic:spPr bwMode="auto">
                    <a:xfrm>
                      <a:off x="0" y="0"/>
                      <a:ext cx="5755640" cy="2743200"/>
                    </a:xfrm>
                    <a:prstGeom prst="rect">
                      <a:avLst/>
                    </a:prstGeom>
                    <a:noFill/>
                    <a:ln w="9525">
                      <a:noFill/>
                      <a:miter lim="800000"/>
                      <a:headEnd/>
                      <a:tailEnd/>
                    </a:ln>
                  </pic:spPr>
                </pic:pic>
              </a:graphicData>
            </a:graphic>
          </wp:inline>
        </w:drawing>
      </w:r>
      <w:r w:rsidR="00A863EE">
        <w:rPr>
          <w:rFonts w:ascii="Georgia" w:hAnsi="Georgia"/>
        </w:rPr>
        <w:t xml:space="preserve"> </w:t>
      </w:r>
      <w:r w:rsidR="00FA2A27" w:rsidRPr="00FA2A27">
        <w:rPr>
          <w:color w:val="auto"/>
        </w:rPr>
        <w:t>Figura  2</w:t>
      </w:r>
      <w:r w:rsidR="008123F0">
        <w:rPr>
          <w:color w:val="auto"/>
        </w:rPr>
        <w:t>2</w:t>
      </w:r>
      <w:r w:rsidR="00FA2A27" w:rsidRPr="00FA2A27">
        <w:rPr>
          <w:color w:val="auto"/>
        </w:rPr>
        <w:t xml:space="preserve">   Panel F</w:t>
      </w:r>
      <w:r w:rsidR="00FA2A27">
        <w:rPr>
          <w:color w:val="auto"/>
        </w:rPr>
        <w:t>2</w:t>
      </w:r>
      <w:r w:rsidR="00FA2A27" w:rsidRPr="00FA2A27">
        <w:rPr>
          <w:color w:val="auto"/>
        </w:rPr>
        <w:t xml:space="preserve"> Z</w:t>
      </w:r>
      <w:r w:rsidR="00FA2A27">
        <w:rPr>
          <w:color w:val="auto"/>
        </w:rPr>
        <w:t>2</w:t>
      </w:r>
    </w:p>
    <w:p w14:paraId="3545FDBC" w14:textId="77777777" w:rsidR="009B6467" w:rsidRDefault="009B6467" w:rsidP="009F0408">
      <w:pPr>
        <w:rPr>
          <w:rFonts w:ascii="Georgia" w:hAnsi="Georgia"/>
        </w:rPr>
      </w:pPr>
    </w:p>
    <w:p w14:paraId="5923DD27" w14:textId="77777777" w:rsidR="00A863EE" w:rsidRDefault="00A863EE" w:rsidP="009F0408">
      <w:pPr>
        <w:rPr>
          <w:rFonts w:ascii="Georgia" w:hAnsi="Georgia"/>
        </w:rPr>
      </w:pPr>
    </w:p>
    <w:p w14:paraId="4FE8026D" w14:textId="77777777" w:rsidR="002E62A7" w:rsidRDefault="002E62A7" w:rsidP="009F0408">
      <w:pPr>
        <w:rPr>
          <w:rFonts w:ascii="Georgia" w:hAnsi="Georgia"/>
        </w:rPr>
      </w:pPr>
      <w:r>
        <w:rPr>
          <w:rFonts w:ascii="Georgia" w:hAnsi="Georgia"/>
          <w:noProof/>
          <w:lang w:val="en-GB" w:eastAsia="en-GB"/>
        </w:rPr>
        <w:drawing>
          <wp:inline distT="0" distB="0" distL="0" distR="0" wp14:anchorId="474588BE" wp14:editId="519BCBDF">
            <wp:extent cx="5755640" cy="2725420"/>
            <wp:effectExtent l="19050" t="0" r="0" b="0"/>
            <wp:docPr id="29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srcRect/>
                    <a:stretch>
                      <a:fillRect/>
                    </a:stretch>
                  </pic:blipFill>
                  <pic:spPr bwMode="auto">
                    <a:xfrm>
                      <a:off x="0" y="0"/>
                      <a:ext cx="5755640" cy="2725420"/>
                    </a:xfrm>
                    <a:prstGeom prst="rect">
                      <a:avLst/>
                    </a:prstGeom>
                    <a:noFill/>
                    <a:ln w="9525">
                      <a:noFill/>
                      <a:miter lim="800000"/>
                      <a:headEnd/>
                      <a:tailEnd/>
                    </a:ln>
                  </pic:spPr>
                </pic:pic>
              </a:graphicData>
            </a:graphic>
          </wp:inline>
        </w:drawing>
      </w:r>
    </w:p>
    <w:p w14:paraId="12B1E099" w14:textId="77777777" w:rsidR="008123F0" w:rsidRPr="00FA2A27" w:rsidRDefault="008123F0" w:rsidP="008123F0">
      <w:pPr>
        <w:pStyle w:val="Caption"/>
        <w:jc w:val="center"/>
        <w:rPr>
          <w:rFonts w:ascii="Georgia" w:hAnsi="Georgia"/>
          <w:color w:val="auto"/>
        </w:rPr>
      </w:pPr>
      <w:r w:rsidRPr="00FA2A27">
        <w:rPr>
          <w:color w:val="auto"/>
        </w:rPr>
        <w:t xml:space="preserve">Figura  </w:t>
      </w:r>
      <w:r w:rsidR="000A3C39">
        <w:rPr>
          <w:color w:val="auto"/>
        </w:rPr>
        <w:t>23</w:t>
      </w:r>
      <w:r w:rsidRPr="00FA2A27">
        <w:rPr>
          <w:color w:val="auto"/>
        </w:rPr>
        <w:t xml:space="preserve">   Panel F</w:t>
      </w:r>
      <w:r w:rsidR="000A3C39">
        <w:rPr>
          <w:color w:val="auto"/>
        </w:rPr>
        <w:t>2</w:t>
      </w:r>
      <w:r w:rsidRPr="00FA2A27">
        <w:rPr>
          <w:color w:val="auto"/>
        </w:rPr>
        <w:t xml:space="preserve"> Z</w:t>
      </w:r>
      <w:r w:rsidR="000A3C39">
        <w:rPr>
          <w:color w:val="auto"/>
        </w:rPr>
        <w:t>4</w:t>
      </w:r>
    </w:p>
    <w:p w14:paraId="4D020E9F" w14:textId="77777777" w:rsidR="00AD5FBB" w:rsidRDefault="00AD5FBB" w:rsidP="009F0408">
      <w:pPr>
        <w:jc w:val="left"/>
        <w:rPr>
          <w:color w:val="FF0000"/>
        </w:rPr>
      </w:pPr>
    </w:p>
    <w:p w14:paraId="62F7B6B6" w14:textId="77777777" w:rsidR="00AD5FBB" w:rsidRDefault="00AD5FBB" w:rsidP="009F0408">
      <w:pPr>
        <w:jc w:val="left"/>
        <w:rPr>
          <w:color w:val="FF0000"/>
        </w:rPr>
      </w:pPr>
      <w:r>
        <w:rPr>
          <w:noProof/>
          <w:color w:val="FF0000"/>
          <w:lang w:val="en-GB" w:eastAsia="en-GB"/>
        </w:rPr>
        <w:drawing>
          <wp:inline distT="0" distB="0" distL="0" distR="0" wp14:anchorId="60E90499" wp14:editId="66625292">
            <wp:extent cx="5755640" cy="2698115"/>
            <wp:effectExtent l="19050" t="0" r="0" b="0"/>
            <wp:docPr id="29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srcRect/>
                    <a:stretch>
                      <a:fillRect/>
                    </a:stretch>
                  </pic:blipFill>
                  <pic:spPr bwMode="auto">
                    <a:xfrm>
                      <a:off x="0" y="0"/>
                      <a:ext cx="5755640" cy="2698115"/>
                    </a:xfrm>
                    <a:prstGeom prst="rect">
                      <a:avLst/>
                    </a:prstGeom>
                    <a:noFill/>
                    <a:ln w="9525">
                      <a:noFill/>
                      <a:miter lim="800000"/>
                      <a:headEnd/>
                      <a:tailEnd/>
                    </a:ln>
                  </pic:spPr>
                </pic:pic>
              </a:graphicData>
            </a:graphic>
          </wp:inline>
        </w:drawing>
      </w:r>
    </w:p>
    <w:p w14:paraId="542952DC" w14:textId="77777777" w:rsidR="00EC0CE4" w:rsidRDefault="00EA2A7D" w:rsidP="00EA2A7D">
      <w:pPr>
        <w:pStyle w:val="Caption"/>
        <w:jc w:val="center"/>
        <w:rPr>
          <w:color w:val="FF0000"/>
        </w:rPr>
      </w:pPr>
      <w:r w:rsidRPr="00FA2A27">
        <w:rPr>
          <w:color w:val="auto"/>
        </w:rPr>
        <w:t xml:space="preserve">Figura  </w:t>
      </w:r>
      <w:r>
        <w:rPr>
          <w:color w:val="auto"/>
        </w:rPr>
        <w:t>24</w:t>
      </w:r>
      <w:r w:rsidRPr="00FA2A27">
        <w:rPr>
          <w:color w:val="auto"/>
        </w:rPr>
        <w:t xml:space="preserve">   Panel F</w:t>
      </w:r>
      <w:r>
        <w:rPr>
          <w:color w:val="auto"/>
        </w:rPr>
        <w:t>3</w:t>
      </w:r>
      <w:r w:rsidRPr="00FA2A27">
        <w:rPr>
          <w:color w:val="auto"/>
        </w:rPr>
        <w:t xml:space="preserve"> Z</w:t>
      </w:r>
      <w:r>
        <w:rPr>
          <w:color w:val="auto"/>
        </w:rPr>
        <w:t>1</w:t>
      </w:r>
    </w:p>
    <w:p w14:paraId="505CAD98" w14:textId="77777777" w:rsidR="00AF51A6" w:rsidRPr="00171CB1" w:rsidRDefault="00AF51A6" w:rsidP="009F0408">
      <w:pPr>
        <w:rPr>
          <w:rFonts w:ascii="Georgia" w:eastAsia="Times New Roman" w:hAnsi="Georgia" w:cs="Times New Roman"/>
          <w:bCs/>
          <w:iCs/>
          <w:szCs w:val="32"/>
          <w:lang w:val="es-ES" w:bidi="en-US"/>
        </w:rPr>
      </w:pPr>
    </w:p>
    <w:p w14:paraId="0E7C7ABC" w14:textId="77777777" w:rsidR="00EC0CE4" w:rsidRPr="00251C30" w:rsidRDefault="00216468" w:rsidP="009F0408">
      <w:pPr>
        <w:rPr>
          <w:rFonts w:ascii="Georgia" w:eastAsia="Times New Roman" w:hAnsi="Georgia" w:cs="Times New Roman"/>
          <w:bCs/>
          <w:iCs/>
          <w:lang w:val="es-ES" w:bidi="en-US"/>
        </w:rPr>
      </w:pPr>
      <w:r w:rsidRPr="00251C30">
        <w:rPr>
          <w:rFonts w:ascii="Georgia" w:eastAsia="Times New Roman" w:hAnsi="Georgia" w:cs="Times New Roman"/>
          <w:bCs/>
          <w:iCs/>
          <w:lang w:val="es-ES" w:bidi="en-US"/>
        </w:rPr>
        <w:t xml:space="preserve">Desde un punto de vista </w:t>
      </w:r>
      <w:r w:rsidR="00EC0CE4" w:rsidRPr="00251C30">
        <w:rPr>
          <w:rFonts w:ascii="Georgia" w:eastAsia="Times New Roman" w:hAnsi="Georgia" w:cs="Times New Roman"/>
          <w:bCs/>
          <w:iCs/>
          <w:lang w:val="es-ES" w:bidi="en-US"/>
        </w:rPr>
        <w:t>práctico</w:t>
      </w:r>
      <w:r w:rsidRPr="00251C30">
        <w:rPr>
          <w:rFonts w:ascii="Georgia" w:eastAsia="Times New Roman" w:hAnsi="Georgia" w:cs="Times New Roman"/>
          <w:bCs/>
          <w:iCs/>
          <w:lang w:val="es-ES" w:bidi="en-US"/>
        </w:rPr>
        <w:t>, resulta muy útil</w:t>
      </w:r>
      <w:r w:rsidR="00EC0CE4" w:rsidRPr="00251C30">
        <w:rPr>
          <w:rFonts w:ascii="Georgia" w:eastAsia="Times New Roman" w:hAnsi="Georgia" w:cs="Times New Roman"/>
          <w:bCs/>
          <w:iCs/>
          <w:lang w:val="es-ES" w:bidi="en-US"/>
        </w:rPr>
        <w:t xml:space="preserve"> </w:t>
      </w:r>
      <w:r w:rsidRPr="00251C30">
        <w:rPr>
          <w:rFonts w:ascii="Georgia" w:eastAsia="Times New Roman" w:hAnsi="Georgia" w:cs="Times New Roman"/>
          <w:bCs/>
          <w:iCs/>
          <w:lang w:val="es-ES" w:bidi="en-US"/>
        </w:rPr>
        <w:t xml:space="preserve">obtener este </w:t>
      </w:r>
      <w:r w:rsidR="00EC0CE4" w:rsidRPr="00251C30">
        <w:rPr>
          <w:rFonts w:ascii="Georgia" w:eastAsia="Times New Roman" w:hAnsi="Georgia" w:cs="Times New Roman"/>
          <w:bCs/>
          <w:iCs/>
          <w:lang w:val="es-ES" w:bidi="en-US"/>
        </w:rPr>
        <w:t>tipo de gráfico, dado lo fácil que resulta diferenciar un comportamiento atípico en un día concreto</w:t>
      </w:r>
      <w:r w:rsidRPr="00251C30">
        <w:rPr>
          <w:rFonts w:ascii="Georgia" w:eastAsia="Times New Roman" w:hAnsi="Georgia" w:cs="Times New Roman"/>
          <w:bCs/>
          <w:iCs/>
          <w:lang w:val="es-ES" w:bidi="en-US"/>
        </w:rPr>
        <w:t xml:space="preserve"> de lo que podemos considerar como comportamiento “normal”</w:t>
      </w:r>
      <w:r w:rsidR="00EC0CE4" w:rsidRPr="00251C30">
        <w:rPr>
          <w:rFonts w:ascii="Georgia" w:eastAsia="Times New Roman" w:hAnsi="Georgia" w:cs="Times New Roman"/>
          <w:bCs/>
          <w:iCs/>
          <w:lang w:val="es-ES" w:bidi="en-US"/>
        </w:rPr>
        <w:t>.</w:t>
      </w:r>
      <w:r w:rsidRPr="00251C30">
        <w:rPr>
          <w:rFonts w:ascii="Georgia" w:eastAsia="Times New Roman" w:hAnsi="Georgia" w:cs="Times New Roman"/>
          <w:bCs/>
          <w:iCs/>
          <w:lang w:val="es-ES" w:bidi="en-US"/>
        </w:rPr>
        <w:t xml:space="preserve"> </w:t>
      </w:r>
    </w:p>
    <w:p w14:paraId="587D41F5" w14:textId="77777777" w:rsidR="00216468" w:rsidRPr="00251C30" w:rsidRDefault="00216468" w:rsidP="009F0408">
      <w:pPr>
        <w:rPr>
          <w:rFonts w:ascii="Georgia" w:eastAsia="Times New Roman" w:hAnsi="Georgia" w:cs="Times New Roman"/>
          <w:bCs/>
          <w:iCs/>
          <w:szCs w:val="32"/>
          <w:lang w:val="es-ES" w:bidi="en-US"/>
        </w:rPr>
      </w:pPr>
    </w:p>
    <w:p w14:paraId="58582EAA" w14:textId="77777777" w:rsidR="00216468" w:rsidRPr="00251C30" w:rsidRDefault="00216468" w:rsidP="009F0408">
      <w:pPr>
        <w:rPr>
          <w:rFonts w:ascii="Georgia" w:eastAsia="Times New Roman" w:hAnsi="Georgia" w:cs="Times New Roman"/>
          <w:bCs/>
          <w:iCs/>
          <w:szCs w:val="32"/>
          <w:lang w:val="es-ES" w:bidi="en-US"/>
        </w:rPr>
      </w:pPr>
    </w:p>
    <w:p w14:paraId="4A0327B8" w14:textId="77777777" w:rsidR="0049082D" w:rsidRPr="00251C30" w:rsidRDefault="00FB27B7" w:rsidP="009F0408">
      <w:pPr>
        <w:rPr>
          <w:rFonts w:ascii="Georgia" w:eastAsia="Times New Roman" w:hAnsi="Georgia" w:cs="Times New Roman"/>
          <w:bCs/>
          <w:iCs/>
          <w:szCs w:val="32"/>
          <w:lang w:val="es-ES" w:bidi="en-US"/>
        </w:rPr>
      </w:pPr>
      <w:r w:rsidRPr="00251C30">
        <w:rPr>
          <w:rFonts w:ascii="Georgia" w:eastAsia="Times New Roman" w:hAnsi="Georgia" w:cs="Times New Roman"/>
          <w:bCs/>
          <w:iCs/>
          <w:szCs w:val="32"/>
          <w:lang w:val="es-ES" w:bidi="en-US"/>
        </w:rPr>
        <w:lastRenderedPageBreak/>
        <w:t xml:space="preserve">Este estudio, se tendrá que ver avalado </w:t>
      </w:r>
      <w:r w:rsidR="00216468" w:rsidRPr="00251C30">
        <w:rPr>
          <w:rFonts w:ascii="Georgia" w:eastAsia="Times New Roman" w:hAnsi="Georgia" w:cs="Times New Roman"/>
          <w:bCs/>
          <w:iCs/>
          <w:szCs w:val="32"/>
          <w:lang w:val="es-ES" w:bidi="en-US"/>
        </w:rPr>
        <w:t xml:space="preserve">con </w:t>
      </w:r>
      <w:r w:rsidRPr="00251C30">
        <w:rPr>
          <w:rFonts w:ascii="Georgia" w:eastAsia="Times New Roman" w:hAnsi="Georgia" w:cs="Times New Roman"/>
          <w:bCs/>
          <w:iCs/>
          <w:szCs w:val="32"/>
          <w:lang w:val="es-ES" w:bidi="en-US"/>
        </w:rPr>
        <w:t xml:space="preserve">un </w:t>
      </w:r>
      <w:r w:rsidR="00216468" w:rsidRPr="00251C30">
        <w:rPr>
          <w:rFonts w:ascii="Georgia" w:eastAsia="Times New Roman" w:hAnsi="Georgia" w:cs="Times New Roman"/>
          <w:bCs/>
          <w:iCs/>
          <w:szCs w:val="32"/>
          <w:lang w:val="es-ES" w:bidi="en-US"/>
        </w:rPr>
        <w:t>análisis individual</w:t>
      </w:r>
      <w:r w:rsidRPr="00251C30">
        <w:rPr>
          <w:rFonts w:ascii="Georgia" w:eastAsia="Times New Roman" w:hAnsi="Georgia" w:cs="Times New Roman"/>
          <w:bCs/>
          <w:iCs/>
          <w:szCs w:val="32"/>
          <w:lang w:val="es-ES" w:bidi="en-US"/>
        </w:rPr>
        <w:t xml:space="preserve"> </w:t>
      </w:r>
      <w:r w:rsidR="0049082D" w:rsidRPr="00251C30">
        <w:rPr>
          <w:rFonts w:ascii="Georgia" w:eastAsia="Times New Roman" w:hAnsi="Georgia" w:cs="Times New Roman"/>
          <w:bCs/>
          <w:iCs/>
          <w:szCs w:val="32"/>
          <w:lang w:val="es-ES" w:bidi="en-US"/>
        </w:rPr>
        <w:t xml:space="preserve">posterior </w:t>
      </w:r>
      <w:r w:rsidRPr="00251C30">
        <w:rPr>
          <w:rFonts w:ascii="Georgia" w:eastAsia="Times New Roman" w:hAnsi="Georgia" w:cs="Times New Roman"/>
          <w:bCs/>
          <w:iCs/>
          <w:szCs w:val="32"/>
          <w:lang w:val="es-ES" w:bidi="en-US"/>
        </w:rPr>
        <w:t xml:space="preserve">más detallado </w:t>
      </w:r>
      <w:r w:rsidR="0049082D" w:rsidRPr="00251C30">
        <w:rPr>
          <w:rFonts w:ascii="Georgia" w:eastAsia="Times New Roman" w:hAnsi="Georgia" w:cs="Times New Roman"/>
          <w:bCs/>
          <w:iCs/>
          <w:szCs w:val="32"/>
          <w:lang w:val="es-ES" w:bidi="en-US"/>
        </w:rPr>
        <w:t xml:space="preserve">para </w:t>
      </w:r>
      <w:r w:rsidRPr="00251C30">
        <w:rPr>
          <w:rFonts w:ascii="Georgia" w:eastAsia="Times New Roman" w:hAnsi="Georgia" w:cs="Times New Roman"/>
          <w:bCs/>
          <w:iCs/>
          <w:szCs w:val="32"/>
          <w:lang w:val="es-ES" w:bidi="en-US"/>
        </w:rPr>
        <w:t xml:space="preserve">ese día “atípico” </w:t>
      </w:r>
      <w:r w:rsidR="0049082D" w:rsidRPr="00251C30">
        <w:rPr>
          <w:rFonts w:ascii="Georgia" w:eastAsia="Times New Roman" w:hAnsi="Georgia" w:cs="Times New Roman"/>
          <w:bCs/>
          <w:iCs/>
          <w:szCs w:val="32"/>
          <w:lang w:val="es-ES" w:bidi="en-US"/>
        </w:rPr>
        <w:t xml:space="preserve">concreto; </w:t>
      </w:r>
      <w:r w:rsidRPr="00251C30">
        <w:rPr>
          <w:rFonts w:ascii="Georgia" w:eastAsia="Times New Roman" w:hAnsi="Georgia" w:cs="Times New Roman"/>
          <w:bCs/>
          <w:iCs/>
          <w:szCs w:val="32"/>
          <w:lang w:val="es-ES" w:bidi="en-US"/>
        </w:rPr>
        <w:t>por ejemplo, se puede concretar la hora</w:t>
      </w:r>
      <w:r w:rsidR="0049082D" w:rsidRPr="00251C30">
        <w:rPr>
          <w:rFonts w:ascii="Georgia" w:eastAsia="Times New Roman" w:hAnsi="Georgia" w:cs="Times New Roman"/>
          <w:bCs/>
          <w:iCs/>
          <w:szCs w:val="32"/>
          <w:lang w:val="es-ES" w:bidi="en-US"/>
        </w:rPr>
        <w:t xml:space="preserve"> a la que se da la anomalía.  Para ello, se tendrá que hacer un estudio de </w:t>
      </w:r>
      <w:r w:rsidR="00216468" w:rsidRPr="00251C30">
        <w:rPr>
          <w:rFonts w:ascii="Georgia" w:eastAsia="Times New Roman" w:hAnsi="Georgia" w:cs="Times New Roman"/>
          <w:bCs/>
          <w:iCs/>
          <w:szCs w:val="32"/>
          <w:lang w:val="es-ES" w:bidi="en-US"/>
        </w:rPr>
        <w:t xml:space="preserve">las gráficas </w:t>
      </w:r>
      <w:r w:rsidR="0049082D" w:rsidRPr="00251C30">
        <w:rPr>
          <w:rFonts w:ascii="Georgia" w:eastAsia="Times New Roman" w:hAnsi="Georgia" w:cs="Times New Roman"/>
          <w:bCs/>
          <w:iCs/>
          <w:szCs w:val="32"/>
          <w:lang w:val="es-ES" w:bidi="en-US"/>
        </w:rPr>
        <w:t xml:space="preserve">individuales (por día), </w:t>
      </w:r>
      <w:r w:rsidRPr="00251C30">
        <w:rPr>
          <w:rFonts w:ascii="Georgia" w:eastAsia="Times New Roman" w:hAnsi="Georgia" w:cs="Times New Roman"/>
          <w:bCs/>
          <w:iCs/>
          <w:szCs w:val="32"/>
          <w:lang w:val="es-ES" w:bidi="en-US"/>
        </w:rPr>
        <w:t xml:space="preserve">para el día </w:t>
      </w:r>
      <w:r w:rsidR="0049082D" w:rsidRPr="00251C30">
        <w:rPr>
          <w:rFonts w:ascii="Georgia" w:eastAsia="Times New Roman" w:hAnsi="Georgia" w:cs="Times New Roman"/>
          <w:bCs/>
          <w:iCs/>
          <w:szCs w:val="32"/>
          <w:lang w:val="es-ES" w:bidi="en-US"/>
        </w:rPr>
        <w:t xml:space="preserve">que se está analizando. </w:t>
      </w:r>
    </w:p>
    <w:p w14:paraId="76179043" w14:textId="77777777" w:rsidR="00244508" w:rsidRPr="00251C30" w:rsidRDefault="008D4220" w:rsidP="009F0408">
      <w:pPr>
        <w:rPr>
          <w:rFonts w:ascii="Georgia" w:eastAsia="Times New Roman" w:hAnsi="Georgia" w:cs="Times New Roman"/>
          <w:bCs/>
          <w:iCs/>
          <w:szCs w:val="32"/>
          <w:lang w:val="es-ES" w:bidi="en-US"/>
        </w:rPr>
      </w:pPr>
      <w:r w:rsidRPr="00251C30">
        <w:rPr>
          <w:rFonts w:ascii="Georgia" w:eastAsia="Times New Roman" w:hAnsi="Georgia" w:cs="Times New Roman"/>
          <w:bCs/>
          <w:iCs/>
          <w:szCs w:val="32"/>
          <w:lang w:val="es-ES" w:bidi="en-US"/>
        </w:rPr>
        <w:t xml:space="preserve">Por ejemplo, </w:t>
      </w:r>
      <w:r w:rsidR="00184F80" w:rsidRPr="00251C30">
        <w:rPr>
          <w:rFonts w:ascii="Georgia" w:eastAsia="Times New Roman" w:hAnsi="Georgia" w:cs="Times New Roman"/>
          <w:bCs/>
          <w:iCs/>
          <w:szCs w:val="32"/>
          <w:lang w:val="es-ES" w:bidi="en-US"/>
        </w:rPr>
        <w:t>si detectamos una posible anomalía el día 3 de junio</w:t>
      </w:r>
      <w:r w:rsidR="00CF78CB" w:rsidRPr="00251C30">
        <w:rPr>
          <w:rFonts w:ascii="Georgia" w:eastAsia="Times New Roman" w:hAnsi="Georgia" w:cs="Times New Roman"/>
          <w:bCs/>
          <w:iCs/>
          <w:szCs w:val="32"/>
          <w:lang w:val="es-ES" w:bidi="en-US"/>
        </w:rPr>
        <w:t>, en la planta 1, en la zona 8a del edificio</w:t>
      </w:r>
      <w:r w:rsidR="00184F80" w:rsidRPr="00251C30">
        <w:rPr>
          <w:rFonts w:ascii="Georgia" w:eastAsia="Times New Roman" w:hAnsi="Georgia" w:cs="Times New Roman"/>
          <w:bCs/>
          <w:iCs/>
          <w:szCs w:val="32"/>
          <w:lang w:val="es-ES" w:bidi="en-US"/>
        </w:rPr>
        <w:t xml:space="preserve">, que es cuando hemos indicado </w:t>
      </w:r>
      <w:r w:rsidR="00CF78CB" w:rsidRPr="00251C30">
        <w:rPr>
          <w:rFonts w:ascii="Georgia" w:eastAsia="Times New Roman" w:hAnsi="Georgia" w:cs="Times New Roman"/>
          <w:bCs/>
          <w:iCs/>
          <w:szCs w:val="32"/>
          <w:lang w:val="es-ES" w:bidi="en-US"/>
        </w:rPr>
        <w:t xml:space="preserve">en las conclusiones </w:t>
      </w:r>
      <w:r w:rsidR="00184F80" w:rsidRPr="00251C30">
        <w:rPr>
          <w:rFonts w:ascii="Georgia" w:eastAsia="Times New Roman" w:hAnsi="Georgia" w:cs="Times New Roman"/>
          <w:bCs/>
          <w:iCs/>
          <w:szCs w:val="32"/>
          <w:lang w:val="es-ES" w:bidi="en-US"/>
        </w:rPr>
        <w:t>(sección 6.3.1) que se detecta el mayor pico de concentración, tendremos que analizar la gráfica de ese día</w:t>
      </w:r>
      <w:r w:rsidR="004146B3">
        <w:rPr>
          <w:rFonts w:ascii="Georgia" w:eastAsia="Times New Roman" w:hAnsi="Georgia" w:cs="Times New Roman"/>
          <w:bCs/>
          <w:iCs/>
          <w:szCs w:val="32"/>
          <w:lang w:val="es-ES" w:bidi="en-US"/>
        </w:rPr>
        <w:t>, correspondiente a la Figura 25</w:t>
      </w:r>
      <w:r w:rsidR="00184F80" w:rsidRPr="00251C30">
        <w:rPr>
          <w:rFonts w:ascii="Georgia" w:eastAsia="Times New Roman" w:hAnsi="Georgia" w:cs="Times New Roman"/>
          <w:bCs/>
          <w:iCs/>
          <w:szCs w:val="32"/>
          <w:lang w:val="es-ES" w:bidi="en-US"/>
        </w:rPr>
        <w:t xml:space="preserve">. </w:t>
      </w:r>
    </w:p>
    <w:p w14:paraId="0106530E" w14:textId="77777777" w:rsidR="00CF78CB" w:rsidRPr="00251C30" w:rsidRDefault="004146B3" w:rsidP="009F0408">
      <w:pPr>
        <w:rPr>
          <w:rFonts w:ascii="Georgia" w:eastAsia="Times New Roman" w:hAnsi="Georgia" w:cs="Times New Roman"/>
          <w:bCs/>
          <w:iCs/>
          <w:szCs w:val="32"/>
          <w:lang w:val="es-ES" w:bidi="en-US"/>
        </w:rPr>
      </w:pPr>
      <w:r>
        <w:rPr>
          <w:rFonts w:ascii="Georgia" w:eastAsia="Times New Roman" w:hAnsi="Georgia" w:cs="Times New Roman"/>
          <w:bCs/>
          <w:iCs/>
          <w:szCs w:val="32"/>
          <w:lang w:val="es-ES" w:bidi="en-US"/>
        </w:rPr>
        <w:t>Dicha</w:t>
      </w:r>
      <w:r w:rsidR="00D74F63" w:rsidRPr="00251C30">
        <w:rPr>
          <w:rFonts w:ascii="Georgia" w:eastAsia="Times New Roman" w:hAnsi="Georgia" w:cs="Times New Roman"/>
          <w:bCs/>
          <w:iCs/>
          <w:szCs w:val="32"/>
          <w:lang w:val="es-ES" w:bidi="en-US"/>
        </w:rPr>
        <w:t xml:space="preserve"> gráfica nos permite ver a qué hora se da el pico:</w:t>
      </w:r>
    </w:p>
    <w:p w14:paraId="6AACE52C" w14:textId="77777777" w:rsidR="00086F1E" w:rsidRPr="00251C30" w:rsidRDefault="00086F1E" w:rsidP="009F0408">
      <w:pPr>
        <w:rPr>
          <w:rFonts w:ascii="Georgia" w:eastAsia="Times New Roman" w:hAnsi="Georgia" w:cs="Times New Roman"/>
          <w:bCs/>
          <w:iCs/>
          <w:szCs w:val="32"/>
          <w:lang w:val="es-ES" w:bidi="en-US"/>
        </w:rPr>
      </w:pPr>
    </w:p>
    <w:p w14:paraId="05E0C5D2" w14:textId="77777777" w:rsidR="00184F80" w:rsidRDefault="00086F1E" w:rsidP="009F0408">
      <w:pPr>
        <w:rPr>
          <w:rFonts w:ascii="Georgia" w:eastAsia="Times New Roman" w:hAnsi="Georgia" w:cs="Times New Roman"/>
          <w:bCs/>
          <w:iCs/>
          <w:szCs w:val="32"/>
          <w:lang w:val="en-US" w:bidi="en-US"/>
        </w:rPr>
      </w:pPr>
      <w:r>
        <w:rPr>
          <w:rFonts w:ascii="Georgia" w:eastAsia="Times New Roman" w:hAnsi="Georgia" w:cs="Times New Roman"/>
          <w:bCs/>
          <w:iCs/>
          <w:noProof/>
          <w:szCs w:val="32"/>
          <w:lang w:val="en-GB" w:eastAsia="en-GB"/>
        </w:rPr>
        <w:drawing>
          <wp:inline distT="0" distB="0" distL="0" distR="0" wp14:anchorId="6506A7F1" wp14:editId="4B65C0E3">
            <wp:extent cx="5753100" cy="2762250"/>
            <wp:effectExtent l="19050" t="0" r="0" b="0"/>
            <wp:docPr id="30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srcRect/>
                    <a:stretch>
                      <a:fillRect/>
                    </a:stretch>
                  </pic:blipFill>
                  <pic:spPr bwMode="auto">
                    <a:xfrm>
                      <a:off x="0" y="0"/>
                      <a:ext cx="5753100" cy="2762250"/>
                    </a:xfrm>
                    <a:prstGeom prst="rect">
                      <a:avLst/>
                    </a:prstGeom>
                    <a:noFill/>
                    <a:ln w="9525">
                      <a:noFill/>
                      <a:miter lim="800000"/>
                      <a:headEnd/>
                      <a:tailEnd/>
                    </a:ln>
                  </pic:spPr>
                </pic:pic>
              </a:graphicData>
            </a:graphic>
          </wp:inline>
        </w:drawing>
      </w:r>
    </w:p>
    <w:p w14:paraId="1B11B965" w14:textId="77777777" w:rsidR="004146B3" w:rsidRPr="00FA2A27" w:rsidRDefault="008D4220" w:rsidP="004146B3">
      <w:pPr>
        <w:pStyle w:val="Caption"/>
        <w:jc w:val="center"/>
        <w:rPr>
          <w:rFonts w:ascii="Georgia" w:hAnsi="Georgia"/>
          <w:color w:val="auto"/>
        </w:rPr>
      </w:pPr>
      <w:r w:rsidRPr="008866F2">
        <w:rPr>
          <w:rFonts w:ascii="Georgia" w:eastAsia="Times New Roman" w:hAnsi="Georgia" w:cs="Times New Roman"/>
          <w:bCs w:val="0"/>
          <w:iCs/>
          <w:szCs w:val="32"/>
          <w:lang w:val="es-ES" w:bidi="en-US"/>
        </w:rPr>
        <w:t xml:space="preserve"> </w:t>
      </w:r>
      <w:r w:rsidR="00216468" w:rsidRPr="008866F2">
        <w:rPr>
          <w:rFonts w:ascii="Georgia" w:eastAsia="Times New Roman" w:hAnsi="Georgia" w:cs="Times New Roman"/>
          <w:bCs w:val="0"/>
          <w:iCs/>
          <w:szCs w:val="32"/>
          <w:lang w:val="es-ES" w:bidi="en-US"/>
        </w:rPr>
        <w:t xml:space="preserve"> </w:t>
      </w:r>
      <w:r w:rsidR="004146B3" w:rsidRPr="00FA2A27">
        <w:rPr>
          <w:color w:val="auto"/>
        </w:rPr>
        <w:t xml:space="preserve">Figura  </w:t>
      </w:r>
      <w:r w:rsidR="004146B3">
        <w:rPr>
          <w:color w:val="auto"/>
        </w:rPr>
        <w:t>25</w:t>
      </w:r>
      <w:r w:rsidR="004146B3" w:rsidRPr="00FA2A27">
        <w:rPr>
          <w:color w:val="auto"/>
        </w:rPr>
        <w:t xml:space="preserve">  </w:t>
      </w:r>
      <w:r w:rsidR="004146B3">
        <w:rPr>
          <w:color w:val="auto"/>
        </w:rPr>
        <w:t>Gráfica diaria</w:t>
      </w:r>
    </w:p>
    <w:p w14:paraId="120222B3" w14:textId="77777777" w:rsidR="00216468" w:rsidRPr="008866F2" w:rsidRDefault="00216468" w:rsidP="009F0408">
      <w:pPr>
        <w:rPr>
          <w:rFonts w:ascii="Georgia" w:eastAsia="Times New Roman" w:hAnsi="Georgia" w:cs="Times New Roman"/>
          <w:bCs/>
          <w:iCs/>
          <w:szCs w:val="32"/>
          <w:lang w:val="es-ES" w:bidi="en-US"/>
        </w:rPr>
      </w:pPr>
    </w:p>
    <w:p w14:paraId="76F9D9AE" w14:textId="77777777" w:rsidR="00A1316B" w:rsidRPr="00251C30" w:rsidRDefault="00D74F63" w:rsidP="009F0408">
      <w:pPr>
        <w:rPr>
          <w:rFonts w:ascii="Georgia" w:hAnsi="Georgia"/>
          <w:lang w:val="es-ES" w:bidi="en-US"/>
        </w:rPr>
      </w:pPr>
      <w:r w:rsidRPr="00251C30">
        <w:rPr>
          <w:rFonts w:ascii="Georgia" w:hAnsi="Georgia"/>
          <w:lang w:val="es-ES" w:bidi="en-US"/>
        </w:rPr>
        <w:t xml:space="preserve">El siguiente paso consiste en verificar si el pico registrado es una anomalía o entra dentro de la normalidad. Para ello, tendríamos que analizar </w:t>
      </w:r>
      <w:r w:rsidR="00A1316B" w:rsidRPr="00251C30">
        <w:rPr>
          <w:rFonts w:ascii="Georgia" w:hAnsi="Georgia"/>
          <w:lang w:val="es-ES" w:bidi="en-US"/>
        </w:rPr>
        <w:t xml:space="preserve">si se da a esas horas en otras plantas y zonas del edificio, o por el contrario, si sólo se da en una zona concreta. </w:t>
      </w:r>
    </w:p>
    <w:p w14:paraId="6A20F24D" w14:textId="77777777" w:rsidR="00D74F63" w:rsidRPr="00251C30" w:rsidRDefault="00E3145F" w:rsidP="009F0408">
      <w:pPr>
        <w:rPr>
          <w:rFonts w:ascii="Georgia" w:hAnsi="Georgia"/>
          <w:lang w:val="es-ES" w:bidi="en-US"/>
        </w:rPr>
      </w:pPr>
      <w:r>
        <w:rPr>
          <w:rFonts w:ascii="Georgia" w:hAnsi="Georgia"/>
          <w:lang w:val="es-ES" w:bidi="en-US"/>
        </w:rPr>
        <w:t>Si el parámetro analizado p</w:t>
      </w:r>
      <w:r w:rsidR="00A1316B" w:rsidRPr="00251C30">
        <w:rPr>
          <w:rFonts w:ascii="Georgia" w:hAnsi="Georgia"/>
          <w:lang w:val="es-ES" w:bidi="en-US"/>
        </w:rPr>
        <w:t xml:space="preserve">udiera presentar alguna relación con </w:t>
      </w:r>
      <w:r w:rsidR="00D74F63" w:rsidRPr="00251C30">
        <w:rPr>
          <w:rFonts w:ascii="Georgia" w:hAnsi="Georgia"/>
          <w:lang w:val="es-ES" w:bidi="en-US"/>
        </w:rPr>
        <w:t xml:space="preserve">otros sensores, </w:t>
      </w:r>
      <w:r w:rsidR="00A1316B" w:rsidRPr="00251C30">
        <w:rPr>
          <w:rFonts w:ascii="Georgia" w:hAnsi="Georgia"/>
          <w:lang w:val="es-ES" w:bidi="en-US"/>
        </w:rPr>
        <w:t xml:space="preserve">tendríamos que ver, para ese momento puntual específico, </w:t>
      </w:r>
      <w:r w:rsidR="00D74F63" w:rsidRPr="00251C30">
        <w:rPr>
          <w:rFonts w:ascii="Georgia" w:hAnsi="Georgia"/>
          <w:lang w:val="es-ES" w:bidi="en-US"/>
        </w:rPr>
        <w:t xml:space="preserve">si </w:t>
      </w:r>
      <w:r w:rsidR="00A1316B" w:rsidRPr="00251C30">
        <w:rPr>
          <w:rFonts w:ascii="Georgia" w:hAnsi="Georgia"/>
          <w:lang w:val="es-ES" w:bidi="en-US"/>
        </w:rPr>
        <w:t>otro parámetro</w:t>
      </w:r>
      <w:r w:rsidR="00D74F63" w:rsidRPr="00251C30">
        <w:rPr>
          <w:rFonts w:ascii="Georgia" w:hAnsi="Georgia"/>
          <w:lang w:val="es-ES" w:bidi="en-US"/>
        </w:rPr>
        <w:t xml:space="preserve"> medido, </w:t>
      </w:r>
      <w:r w:rsidR="00A1316B" w:rsidRPr="00251C30">
        <w:rPr>
          <w:rFonts w:ascii="Georgia" w:hAnsi="Georgia"/>
          <w:lang w:val="es-ES" w:bidi="en-US"/>
        </w:rPr>
        <w:t>puede confirmar que es un dato anómalo. En este caso analizado, es un valor independiente, pero vemos que el pico se da en un despacho concreto (ver sección 6.3.1), por lo que se debe de tomar como anomalí</w:t>
      </w:r>
      <w:r>
        <w:rPr>
          <w:rFonts w:ascii="Georgia" w:hAnsi="Georgia"/>
          <w:lang w:val="es-ES" w:bidi="en-US"/>
        </w:rPr>
        <w:t>a</w:t>
      </w:r>
      <w:r w:rsidR="00A1316B" w:rsidRPr="00251C30">
        <w:rPr>
          <w:rFonts w:ascii="Georgia" w:hAnsi="Georgia"/>
          <w:lang w:val="es-ES" w:bidi="en-US"/>
        </w:rPr>
        <w:t xml:space="preserve"> y llegar una solución por el riesgo alto que conlleva este pico de concentración.</w:t>
      </w:r>
      <w:r w:rsidR="00D74F63" w:rsidRPr="00251C30">
        <w:rPr>
          <w:rFonts w:ascii="Georgia" w:hAnsi="Georgia"/>
          <w:lang w:val="es-ES" w:bidi="en-US"/>
        </w:rPr>
        <w:t xml:space="preserve"> </w:t>
      </w:r>
    </w:p>
    <w:p w14:paraId="0CFC6B30" w14:textId="77777777" w:rsidR="00042C7C" w:rsidRPr="00352FE1" w:rsidRDefault="00042C7C" w:rsidP="009F0408">
      <w:pPr>
        <w:pStyle w:val="Heading1"/>
        <w:jc w:val="left"/>
      </w:pPr>
      <w:bookmarkStart w:id="64" w:name="_Toc488758496"/>
      <w:r w:rsidRPr="00352FE1">
        <w:lastRenderedPageBreak/>
        <w:t>Evaluación de la Metodología</w:t>
      </w:r>
      <w:bookmarkEnd w:id="64"/>
    </w:p>
    <w:p w14:paraId="4AA8C38A" w14:textId="77777777" w:rsidR="008E1346" w:rsidRDefault="008E1346" w:rsidP="009F0408">
      <w:pPr>
        <w:rPr>
          <w:color w:val="FF0000"/>
          <w:lang w:val="es-ES" w:bidi="en-US"/>
        </w:rPr>
      </w:pPr>
    </w:p>
    <w:p w14:paraId="47625A53" w14:textId="77777777" w:rsidR="00C91150" w:rsidRDefault="009E0C64" w:rsidP="009F0408">
      <w:pPr>
        <w:rPr>
          <w:rFonts w:ascii="Georgia" w:hAnsi="Georgia"/>
          <w:lang w:val="es-ES" w:bidi="en-US"/>
        </w:rPr>
      </w:pPr>
      <w:r>
        <w:rPr>
          <w:rFonts w:ascii="Georgia" w:hAnsi="Georgia"/>
          <w:lang w:val="es-ES" w:bidi="en-US"/>
        </w:rPr>
        <w:t xml:space="preserve">La metodología que se ha creado para la detección de anomalías </w:t>
      </w:r>
      <w:del w:id="65" w:author="Daniel Alcaide" w:date="2017-07-25T22:54:00Z">
        <w:r w:rsidDel="004059C3">
          <w:rPr>
            <w:rFonts w:ascii="Georgia" w:hAnsi="Georgia"/>
            <w:lang w:val="es-ES" w:bidi="en-US"/>
          </w:rPr>
          <w:delText xml:space="preserve">se debe </w:delText>
        </w:r>
        <w:r w:rsidR="00820455" w:rsidDel="004059C3">
          <w:rPr>
            <w:rFonts w:ascii="Georgia" w:hAnsi="Georgia"/>
            <w:lang w:val="es-ES" w:bidi="en-US"/>
          </w:rPr>
          <w:delText>verificar</w:delText>
        </w:r>
      </w:del>
      <w:ins w:id="66" w:author="Daniel Alcaide" w:date="2017-07-25T22:54:00Z">
        <w:r w:rsidR="004059C3">
          <w:rPr>
            <w:rFonts w:ascii="Georgia" w:hAnsi="Georgia"/>
            <w:lang w:val="es-ES" w:bidi="en-US"/>
          </w:rPr>
          <w:t>necesita ser validada con la informaci</w:t>
        </w:r>
      </w:ins>
      <w:ins w:id="67" w:author="Daniel Alcaide" w:date="2017-07-25T22:55:00Z">
        <w:r w:rsidR="004059C3">
          <w:rPr>
            <w:rFonts w:ascii="Georgia" w:hAnsi="Georgia"/>
            <w:lang w:val="es-ES" w:bidi="en-US"/>
          </w:rPr>
          <w:t xml:space="preserve">ón disponible con tal de confirmar las </w:t>
        </w:r>
      </w:ins>
      <w:ins w:id="68" w:author="Daniel Alcaide" w:date="2017-07-25T22:56:00Z">
        <w:r w:rsidR="004059C3">
          <w:rPr>
            <w:rFonts w:ascii="Georgia" w:hAnsi="Georgia"/>
            <w:lang w:val="es-ES" w:bidi="en-US"/>
          </w:rPr>
          <w:t>…[acabar]</w:t>
        </w:r>
      </w:ins>
      <w:ins w:id="69" w:author="Daniel Alcaide" w:date="2017-07-25T22:55:00Z">
        <w:r w:rsidR="004059C3">
          <w:rPr>
            <w:rFonts w:ascii="Georgia" w:hAnsi="Georgia"/>
            <w:lang w:val="es-ES" w:bidi="en-US"/>
          </w:rPr>
          <w:t xml:space="preserve"> </w:t>
        </w:r>
      </w:ins>
      <w:commentRangeStart w:id="70"/>
      <w:r w:rsidR="00A02E69">
        <w:rPr>
          <w:rFonts w:ascii="Georgia" w:hAnsi="Georgia"/>
          <w:lang w:val="es-ES" w:bidi="en-US"/>
        </w:rPr>
        <w:t xml:space="preserve">. </w:t>
      </w:r>
      <w:r w:rsidR="007E253A">
        <w:rPr>
          <w:rFonts w:ascii="Georgia" w:hAnsi="Georgia"/>
          <w:lang w:val="es-ES" w:bidi="en-US"/>
        </w:rPr>
        <w:t xml:space="preserve">                         </w:t>
      </w:r>
      <w:r w:rsidR="00A02E69">
        <w:rPr>
          <w:rFonts w:ascii="Georgia" w:hAnsi="Georgia"/>
          <w:lang w:val="es-ES" w:bidi="en-US"/>
        </w:rPr>
        <w:t xml:space="preserve">Es la forma de </w:t>
      </w:r>
      <w:r>
        <w:rPr>
          <w:rFonts w:ascii="Georgia" w:hAnsi="Georgia"/>
          <w:lang w:val="es-ES" w:bidi="en-US"/>
        </w:rPr>
        <w:t xml:space="preserve">comprobar si </w:t>
      </w:r>
      <w:r w:rsidR="00820455">
        <w:rPr>
          <w:rFonts w:ascii="Georgia" w:hAnsi="Georgia"/>
          <w:lang w:val="es-ES" w:bidi="en-US"/>
        </w:rPr>
        <w:t xml:space="preserve">las conclusiones obtenidas a partir del análisis </w:t>
      </w:r>
      <w:r>
        <w:rPr>
          <w:rFonts w:ascii="Georgia" w:hAnsi="Georgia"/>
          <w:lang w:val="es-ES" w:bidi="en-US"/>
        </w:rPr>
        <w:t xml:space="preserve">de los datos hecho </w:t>
      </w:r>
      <w:r w:rsidR="00820455">
        <w:rPr>
          <w:rFonts w:ascii="Georgia" w:hAnsi="Georgia"/>
          <w:lang w:val="es-ES" w:bidi="en-US"/>
        </w:rPr>
        <w:t>es fiable</w:t>
      </w:r>
      <w:r w:rsidR="00AA7A1C">
        <w:rPr>
          <w:rFonts w:ascii="Georgia" w:hAnsi="Georgia"/>
          <w:lang w:val="es-ES" w:bidi="en-US"/>
        </w:rPr>
        <w:t xml:space="preserve"> y podemos darlo por </w:t>
      </w:r>
      <w:r>
        <w:rPr>
          <w:rFonts w:ascii="Georgia" w:hAnsi="Georgia"/>
          <w:lang w:val="es-ES" w:bidi="en-US"/>
        </w:rPr>
        <w:t>válido</w:t>
      </w:r>
      <w:r w:rsidR="00A02E69">
        <w:rPr>
          <w:rFonts w:ascii="Georgia" w:hAnsi="Georgia"/>
          <w:lang w:val="es-ES" w:bidi="en-US"/>
        </w:rPr>
        <w:t xml:space="preserve"> o no</w:t>
      </w:r>
      <w:r>
        <w:rPr>
          <w:rFonts w:ascii="Georgia" w:hAnsi="Georgia"/>
          <w:lang w:val="es-ES" w:bidi="en-US"/>
        </w:rPr>
        <w:t>.</w:t>
      </w:r>
      <w:r w:rsidR="00820455">
        <w:rPr>
          <w:rFonts w:ascii="Georgia" w:hAnsi="Georgia"/>
          <w:lang w:val="es-ES" w:bidi="en-US"/>
        </w:rPr>
        <w:t xml:space="preserve"> </w:t>
      </w:r>
      <w:r w:rsidR="00C91150">
        <w:rPr>
          <w:rFonts w:ascii="Georgia" w:hAnsi="Georgia"/>
          <w:lang w:val="es-ES" w:bidi="en-US"/>
        </w:rPr>
        <w:t xml:space="preserve"> </w:t>
      </w:r>
      <w:commentRangeEnd w:id="70"/>
      <w:r w:rsidR="004059C3">
        <w:rPr>
          <w:rStyle w:val="CommentReference"/>
          <w:rFonts w:asciiTheme="minorHAnsi" w:hAnsiTheme="minorHAnsi"/>
          <w:lang w:val="es-ES"/>
        </w:rPr>
        <w:commentReference w:id="70"/>
      </w:r>
    </w:p>
    <w:p w14:paraId="23301026" w14:textId="77777777" w:rsidR="00820455" w:rsidRDefault="009E0C64" w:rsidP="009F0408">
      <w:pPr>
        <w:rPr>
          <w:rFonts w:ascii="Georgia" w:hAnsi="Georgia"/>
          <w:lang w:val="es-ES" w:bidi="en-US"/>
        </w:rPr>
      </w:pPr>
      <w:commentRangeStart w:id="71"/>
      <w:r>
        <w:rPr>
          <w:rFonts w:ascii="Georgia" w:hAnsi="Georgia"/>
          <w:lang w:val="es-ES" w:bidi="en-US"/>
        </w:rPr>
        <w:t>E</w:t>
      </w:r>
      <w:r w:rsidR="00C91150">
        <w:rPr>
          <w:rFonts w:ascii="Georgia" w:hAnsi="Georgia"/>
          <w:lang w:val="es-ES" w:bidi="en-US"/>
        </w:rPr>
        <w:t xml:space="preserve">n esta sección se </w:t>
      </w:r>
      <w:ins w:id="72" w:author="Daniel Alcaide" w:date="2017-07-25T23:00:00Z">
        <w:r w:rsidR="004059C3">
          <w:rPr>
            <w:rFonts w:ascii="Georgia" w:hAnsi="Georgia"/>
            <w:lang w:val="es-ES" w:bidi="en-US"/>
          </w:rPr>
          <w:t xml:space="preserve">presenta </w:t>
        </w:r>
      </w:ins>
      <w:del w:id="73" w:author="Daniel Alcaide" w:date="2017-07-25T22:58:00Z">
        <w:r w:rsidR="00C91150" w:rsidDel="004059C3">
          <w:rPr>
            <w:rFonts w:ascii="Georgia" w:hAnsi="Georgia"/>
            <w:lang w:val="es-ES" w:bidi="en-US"/>
          </w:rPr>
          <w:delText xml:space="preserve">explica cómo se </w:delText>
        </w:r>
        <w:r w:rsidR="00820455" w:rsidDel="004059C3">
          <w:rPr>
            <w:rFonts w:ascii="Georgia" w:hAnsi="Georgia"/>
            <w:lang w:val="es-ES" w:bidi="en-US"/>
          </w:rPr>
          <w:delText xml:space="preserve">puede evaluar </w:delText>
        </w:r>
        <w:r w:rsidR="00C91150" w:rsidDel="004059C3">
          <w:rPr>
            <w:rFonts w:ascii="Georgia" w:hAnsi="Georgia"/>
            <w:lang w:val="es-ES" w:bidi="en-US"/>
          </w:rPr>
          <w:delText>el proceso</w:delText>
        </w:r>
      </w:del>
      <w:ins w:id="74" w:author="Daniel Alcaide" w:date="2017-07-25T22:58:00Z">
        <w:r w:rsidR="004059C3">
          <w:rPr>
            <w:rFonts w:ascii="Georgia" w:hAnsi="Georgia"/>
            <w:lang w:val="es-ES" w:bidi="en-US"/>
          </w:rPr>
          <w:t>el proceso de evaluación</w:t>
        </w:r>
      </w:ins>
      <w:r w:rsidR="00C91150">
        <w:rPr>
          <w:rFonts w:ascii="Georgia" w:hAnsi="Georgia"/>
          <w:lang w:val="es-ES" w:bidi="en-US"/>
        </w:rPr>
        <w:t xml:space="preserve">. </w:t>
      </w:r>
      <w:commentRangeEnd w:id="71"/>
      <w:r w:rsidR="004059C3">
        <w:rPr>
          <w:rStyle w:val="CommentReference"/>
          <w:rFonts w:asciiTheme="minorHAnsi" w:hAnsiTheme="minorHAnsi"/>
          <w:lang w:val="es-ES"/>
        </w:rPr>
        <w:commentReference w:id="71"/>
      </w:r>
    </w:p>
    <w:p w14:paraId="05E84E29" w14:textId="77777777" w:rsidR="004F3EB0" w:rsidRDefault="004F3EB0" w:rsidP="009F0408">
      <w:pPr>
        <w:pStyle w:val="ListParagraph"/>
        <w:spacing w:line="360" w:lineRule="auto"/>
        <w:rPr>
          <w:rFonts w:ascii="Georgia" w:hAnsi="Georgia"/>
          <w:lang w:val="es-ES" w:bidi="en-US"/>
        </w:rPr>
      </w:pPr>
    </w:p>
    <w:p w14:paraId="3C0B31E4" w14:textId="77777777" w:rsidR="00183A81" w:rsidRDefault="00183A81" w:rsidP="009F0408">
      <w:pPr>
        <w:pStyle w:val="ListParagraph"/>
        <w:spacing w:line="360" w:lineRule="auto"/>
        <w:rPr>
          <w:rFonts w:ascii="Georgia" w:hAnsi="Georgia"/>
          <w:lang w:val="es-ES" w:bidi="en-US"/>
        </w:rPr>
      </w:pPr>
    </w:p>
    <w:p w14:paraId="1485DE1C" w14:textId="77777777" w:rsidR="00727DF3" w:rsidRDefault="00727DF3" w:rsidP="009F0408">
      <w:pPr>
        <w:pStyle w:val="ListParagraph"/>
        <w:spacing w:line="360" w:lineRule="auto"/>
        <w:rPr>
          <w:rFonts w:ascii="Georgia" w:hAnsi="Georgia"/>
          <w:lang w:val="es-ES" w:bidi="en-US"/>
        </w:rPr>
      </w:pPr>
    </w:p>
    <w:p w14:paraId="6EA68953" w14:textId="77777777" w:rsidR="00820455" w:rsidRPr="00C91150" w:rsidRDefault="00820455" w:rsidP="00C91150">
      <w:pPr>
        <w:pStyle w:val="Heading2"/>
        <w:rPr>
          <w:lang w:val="es-ES" w:bidi="en-US"/>
        </w:rPr>
      </w:pPr>
      <w:bookmarkStart w:id="75" w:name="_Toc488758497"/>
      <w:r w:rsidRPr="00C91150">
        <w:rPr>
          <w:lang w:val="es-ES" w:bidi="en-US"/>
        </w:rPr>
        <w:t>Análisis de varias variables</w:t>
      </w:r>
      <w:r w:rsidR="007728FB" w:rsidRPr="00C91150">
        <w:rPr>
          <w:lang w:val="es-ES" w:bidi="en-US"/>
        </w:rPr>
        <w:t xml:space="preserve"> en un mismo período de tiempo</w:t>
      </w:r>
      <w:bookmarkEnd w:id="75"/>
    </w:p>
    <w:p w14:paraId="05EF14FD" w14:textId="77777777" w:rsidR="00183A81" w:rsidRDefault="00183A81" w:rsidP="009F0408">
      <w:pPr>
        <w:rPr>
          <w:rFonts w:ascii="Georgia" w:hAnsi="Georgia"/>
          <w:lang w:val="es-ES" w:bidi="en-US"/>
        </w:rPr>
      </w:pPr>
    </w:p>
    <w:p w14:paraId="4004EDAD" w14:textId="77777777" w:rsidR="009F14A5" w:rsidRDefault="00820455" w:rsidP="009F0408">
      <w:pPr>
        <w:rPr>
          <w:rFonts w:ascii="Georgia" w:hAnsi="Georgia"/>
          <w:lang w:val="es-ES" w:bidi="en-US"/>
        </w:rPr>
      </w:pPr>
      <w:commentRangeStart w:id="76"/>
      <w:r>
        <w:rPr>
          <w:rFonts w:ascii="Georgia" w:hAnsi="Georgia"/>
          <w:lang w:val="es-ES" w:bidi="en-US"/>
        </w:rPr>
        <w:t xml:space="preserve">Si se </w:t>
      </w:r>
      <w:del w:id="77" w:author="Daniel Alcaide" w:date="2017-07-25T23:05:00Z">
        <w:r w:rsidDel="0076466A">
          <w:rPr>
            <w:rFonts w:ascii="Georgia" w:hAnsi="Georgia"/>
            <w:lang w:val="es-ES" w:bidi="en-US"/>
          </w:rPr>
          <w:delText>v</w:delText>
        </w:r>
        <w:r w:rsidR="009F14A5" w:rsidDel="0076466A">
          <w:rPr>
            <w:rFonts w:ascii="Georgia" w:hAnsi="Georgia"/>
            <w:lang w:val="es-ES" w:bidi="en-US"/>
          </w:rPr>
          <w:delText>alida</w:delText>
        </w:r>
        <w:r w:rsidDel="0076466A">
          <w:rPr>
            <w:rFonts w:ascii="Georgia" w:hAnsi="Georgia"/>
            <w:lang w:val="es-ES" w:bidi="en-US"/>
          </w:rPr>
          <w:delText>n</w:delText>
        </w:r>
        <w:r w:rsidR="009F14A5" w:rsidDel="0076466A">
          <w:rPr>
            <w:rFonts w:ascii="Georgia" w:hAnsi="Georgia"/>
            <w:lang w:val="es-ES" w:bidi="en-US"/>
          </w:rPr>
          <w:delText xml:space="preserve"> los valores que toman</w:delText>
        </w:r>
      </w:del>
      <w:ins w:id="78" w:author="Daniel Alcaide" w:date="2017-07-25T23:05:00Z">
        <w:r w:rsidR="0076466A">
          <w:rPr>
            <w:rFonts w:ascii="Georgia" w:hAnsi="Georgia"/>
            <w:lang w:val="es-ES" w:bidi="en-US"/>
          </w:rPr>
          <w:t>encuentra una similitud en la tendencia que toman las</w:t>
        </w:r>
        <w:commentRangeEnd w:id="76"/>
        <w:r w:rsidR="0076466A">
          <w:rPr>
            <w:rStyle w:val="CommentReference"/>
            <w:rFonts w:asciiTheme="minorHAnsi" w:hAnsiTheme="minorHAnsi"/>
            <w:lang w:val="es-ES"/>
          </w:rPr>
          <w:commentReference w:id="76"/>
        </w:r>
      </w:ins>
      <w:r w:rsidR="009F14A5">
        <w:rPr>
          <w:rFonts w:ascii="Georgia" w:hAnsi="Georgia"/>
          <w:lang w:val="es-ES" w:bidi="en-US"/>
        </w:rPr>
        <w:t xml:space="preserve"> diferentes variables en un mismo período de tiempo</w:t>
      </w:r>
      <w:r>
        <w:rPr>
          <w:rFonts w:ascii="Georgia" w:hAnsi="Georgia"/>
          <w:lang w:val="es-ES" w:bidi="en-US"/>
        </w:rPr>
        <w:t xml:space="preserve">, </w:t>
      </w:r>
      <w:del w:id="79" w:author="Daniel Alcaide" w:date="2017-07-25T23:09:00Z">
        <w:r w:rsidDel="0076466A">
          <w:rPr>
            <w:rFonts w:ascii="Georgia" w:hAnsi="Georgia"/>
            <w:lang w:val="es-ES" w:bidi="en-US"/>
          </w:rPr>
          <w:delText xml:space="preserve">encontrando </w:delText>
        </w:r>
        <w:r w:rsidR="009F14A5" w:rsidDel="0076466A">
          <w:rPr>
            <w:rFonts w:ascii="Georgia" w:hAnsi="Georgia"/>
            <w:lang w:val="es-ES" w:bidi="en-US"/>
          </w:rPr>
          <w:delText xml:space="preserve">una </w:delText>
        </w:r>
        <w:r w:rsidDel="0076466A">
          <w:rPr>
            <w:rFonts w:ascii="Georgia" w:hAnsi="Georgia"/>
            <w:lang w:val="es-ES" w:bidi="en-US"/>
          </w:rPr>
          <w:delText>inter</w:delText>
        </w:r>
        <w:r w:rsidR="009F14A5" w:rsidDel="0076466A">
          <w:rPr>
            <w:rFonts w:ascii="Georgia" w:hAnsi="Georgia"/>
            <w:lang w:val="es-ES" w:bidi="en-US"/>
          </w:rPr>
          <w:delText xml:space="preserve">relación entre </w:delText>
        </w:r>
        <w:r w:rsidDel="0076466A">
          <w:rPr>
            <w:rFonts w:ascii="Georgia" w:hAnsi="Georgia"/>
            <w:lang w:val="es-ES" w:bidi="en-US"/>
          </w:rPr>
          <w:delText xml:space="preserve">ellas, </w:delText>
        </w:r>
      </w:del>
      <w:r w:rsidR="009F14A5">
        <w:rPr>
          <w:rFonts w:ascii="Georgia" w:hAnsi="Georgia"/>
          <w:lang w:val="es-ES" w:bidi="en-US"/>
        </w:rPr>
        <w:t xml:space="preserve">podemos </w:t>
      </w:r>
      <w:r>
        <w:rPr>
          <w:rFonts w:ascii="Georgia" w:hAnsi="Georgia"/>
          <w:lang w:val="es-ES" w:bidi="en-US"/>
        </w:rPr>
        <w:t xml:space="preserve">llegar a </w:t>
      </w:r>
      <w:del w:id="80" w:author="Daniel Alcaide" w:date="2017-07-25T23:09:00Z">
        <w:r w:rsidR="009F14A5" w:rsidDel="0076466A">
          <w:rPr>
            <w:rFonts w:ascii="Georgia" w:hAnsi="Georgia"/>
            <w:lang w:val="es-ES" w:bidi="en-US"/>
          </w:rPr>
          <w:delText xml:space="preserve">constatar </w:delText>
        </w:r>
      </w:del>
      <w:ins w:id="81" w:author="Daniel Alcaide" w:date="2017-07-25T23:09:00Z">
        <w:r w:rsidR="0076466A">
          <w:rPr>
            <w:rFonts w:ascii="Georgia" w:hAnsi="Georgia"/>
            <w:lang w:val="es-ES" w:bidi="en-US"/>
          </w:rPr>
          <w:t>evidenciar</w:t>
        </w:r>
        <w:r w:rsidR="0076466A">
          <w:rPr>
            <w:rFonts w:ascii="Georgia" w:hAnsi="Georgia"/>
            <w:lang w:val="es-ES" w:bidi="en-US"/>
          </w:rPr>
          <w:t xml:space="preserve"> </w:t>
        </w:r>
      </w:ins>
      <w:r w:rsidR="009F14A5">
        <w:rPr>
          <w:rFonts w:ascii="Georgia" w:hAnsi="Georgia"/>
          <w:lang w:val="es-ES" w:bidi="en-US"/>
        </w:rPr>
        <w:t>de algún modo</w:t>
      </w:r>
      <w:r>
        <w:rPr>
          <w:rFonts w:ascii="Georgia" w:hAnsi="Georgia"/>
          <w:lang w:val="es-ES" w:bidi="en-US"/>
        </w:rPr>
        <w:t xml:space="preserve"> la </w:t>
      </w:r>
      <w:del w:id="82" w:author="Daniel Alcaide" w:date="2017-07-25T23:09:00Z">
        <w:r w:rsidDel="0076466A">
          <w:rPr>
            <w:rFonts w:ascii="Georgia" w:hAnsi="Georgia"/>
            <w:lang w:val="es-ES" w:bidi="en-US"/>
          </w:rPr>
          <w:delText xml:space="preserve">fiabilidad </w:delText>
        </w:r>
      </w:del>
      <w:ins w:id="83" w:author="Daniel Alcaide" w:date="2017-07-25T23:09:00Z">
        <w:r w:rsidR="0076466A">
          <w:rPr>
            <w:rFonts w:ascii="Georgia" w:hAnsi="Georgia"/>
            <w:lang w:val="es-ES" w:bidi="en-US"/>
          </w:rPr>
          <w:t>eficacia</w:t>
        </w:r>
        <w:r w:rsidR="0076466A">
          <w:rPr>
            <w:rFonts w:ascii="Georgia" w:hAnsi="Georgia"/>
            <w:lang w:val="es-ES" w:bidi="en-US"/>
          </w:rPr>
          <w:t xml:space="preserve"> </w:t>
        </w:r>
      </w:ins>
      <w:r>
        <w:rPr>
          <w:rFonts w:ascii="Georgia" w:hAnsi="Georgia"/>
          <w:lang w:val="es-ES" w:bidi="en-US"/>
        </w:rPr>
        <w:t>del método</w:t>
      </w:r>
      <w:r w:rsidR="009F14A5">
        <w:rPr>
          <w:rFonts w:ascii="Georgia" w:hAnsi="Georgia"/>
          <w:lang w:val="es-ES" w:bidi="en-US"/>
        </w:rPr>
        <w:t xml:space="preserve">, </w:t>
      </w:r>
      <w:r>
        <w:rPr>
          <w:rFonts w:ascii="Georgia" w:hAnsi="Georgia"/>
          <w:lang w:val="es-ES" w:bidi="en-US"/>
        </w:rPr>
        <w:t xml:space="preserve">dado </w:t>
      </w:r>
      <w:r w:rsidR="009F14A5">
        <w:rPr>
          <w:rFonts w:ascii="Georgia" w:hAnsi="Georgia"/>
          <w:lang w:val="es-ES" w:bidi="en-US"/>
        </w:rPr>
        <w:t xml:space="preserve">que </w:t>
      </w:r>
      <w:r>
        <w:rPr>
          <w:rFonts w:ascii="Georgia" w:hAnsi="Georgia"/>
          <w:lang w:val="es-ES" w:bidi="en-US"/>
        </w:rPr>
        <w:t xml:space="preserve">podríamos </w:t>
      </w:r>
      <w:commentRangeStart w:id="84"/>
      <w:r>
        <w:rPr>
          <w:rFonts w:ascii="Georgia" w:hAnsi="Georgia"/>
          <w:lang w:val="es-ES" w:bidi="en-US"/>
        </w:rPr>
        <w:t xml:space="preserve">asegurar </w:t>
      </w:r>
      <w:commentRangeEnd w:id="84"/>
      <w:r w:rsidR="0076466A">
        <w:rPr>
          <w:rStyle w:val="CommentReference"/>
          <w:rFonts w:asciiTheme="minorHAnsi" w:hAnsiTheme="minorHAnsi"/>
          <w:lang w:val="es-ES"/>
        </w:rPr>
        <w:commentReference w:id="84"/>
      </w:r>
      <w:r>
        <w:rPr>
          <w:rFonts w:ascii="Georgia" w:hAnsi="Georgia"/>
          <w:lang w:val="es-ES" w:bidi="en-US"/>
        </w:rPr>
        <w:t xml:space="preserve">en cierto modo que </w:t>
      </w:r>
      <w:r w:rsidR="009F14A5">
        <w:rPr>
          <w:rFonts w:ascii="Georgia" w:hAnsi="Georgia"/>
          <w:lang w:val="es-ES" w:bidi="en-US"/>
        </w:rPr>
        <w:t xml:space="preserve">todos </w:t>
      </w:r>
      <w:del w:id="85" w:author="Daniel Alcaide" w:date="2017-07-25T23:10:00Z">
        <w:r w:rsidR="009F14A5" w:rsidDel="0076466A">
          <w:rPr>
            <w:rFonts w:ascii="Georgia" w:hAnsi="Georgia"/>
            <w:lang w:val="es-ES" w:bidi="en-US"/>
          </w:rPr>
          <w:delText xml:space="preserve">los </w:delText>
        </w:r>
      </w:del>
      <w:ins w:id="86" w:author="Daniel Alcaide" w:date="2017-07-25T23:10:00Z">
        <w:r w:rsidR="0076466A">
          <w:rPr>
            <w:rFonts w:ascii="Georgia" w:hAnsi="Georgia"/>
            <w:lang w:val="es-ES" w:bidi="en-US"/>
          </w:rPr>
          <w:t>l</w:t>
        </w:r>
        <w:r w:rsidR="0076466A">
          <w:rPr>
            <w:rFonts w:ascii="Georgia" w:hAnsi="Georgia"/>
            <w:lang w:val="es-ES" w:bidi="en-US"/>
          </w:rPr>
          <w:t>a</w:t>
        </w:r>
        <w:r w:rsidR="0076466A">
          <w:rPr>
            <w:rFonts w:ascii="Georgia" w:hAnsi="Georgia"/>
            <w:lang w:val="es-ES" w:bidi="en-US"/>
          </w:rPr>
          <w:t xml:space="preserve">s </w:t>
        </w:r>
      </w:ins>
      <w:del w:id="87" w:author="Daniel Alcaide" w:date="2017-07-25T23:10:00Z">
        <w:r w:rsidR="009F14A5" w:rsidDel="0076466A">
          <w:rPr>
            <w:rFonts w:ascii="Georgia" w:hAnsi="Georgia"/>
            <w:lang w:val="es-ES" w:bidi="en-US"/>
          </w:rPr>
          <w:delText xml:space="preserve">datos </w:delText>
        </w:r>
      </w:del>
      <w:ins w:id="88" w:author="Daniel Alcaide" w:date="2017-07-25T23:11:00Z">
        <w:r w:rsidR="0076466A">
          <w:rPr>
            <w:rFonts w:ascii="Georgia" w:hAnsi="Georgia"/>
            <w:lang w:val="es-ES" w:bidi="en-US"/>
          </w:rPr>
          <w:t>anomalías</w:t>
        </w:r>
      </w:ins>
      <w:ins w:id="89" w:author="Daniel Alcaide" w:date="2017-07-25T23:10:00Z">
        <w:r w:rsidR="0076466A">
          <w:rPr>
            <w:rFonts w:ascii="Georgia" w:hAnsi="Georgia"/>
            <w:lang w:val="es-ES" w:bidi="en-US"/>
          </w:rPr>
          <w:t xml:space="preserve"> </w:t>
        </w:r>
      </w:ins>
      <w:del w:id="90" w:author="Daniel Alcaide" w:date="2017-07-25T23:10:00Z">
        <w:r w:rsidR="009F14A5" w:rsidDel="0076466A">
          <w:rPr>
            <w:rFonts w:ascii="Georgia" w:hAnsi="Georgia"/>
            <w:lang w:val="es-ES" w:bidi="en-US"/>
          </w:rPr>
          <w:delText xml:space="preserve">recabados </w:delText>
        </w:r>
      </w:del>
      <w:ins w:id="91" w:author="Daniel Alcaide" w:date="2017-07-25T23:10:00Z">
        <w:r w:rsidR="0076466A">
          <w:rPr>
            <w:rFonts w:ascii="Georgia" w:hAnsi="Georgia"/>
            <w:lang w:val="es-ES" w:bidi="en-US"/>
          </w:rPr>
          <w:t>recabad</w:t>
        </w:r>
        <w:r w:rsidR="0076466A">
          <w:rPr>
            <w:rFonts w:ascii="Georgia" w:hAnsi="Georgia"/>
            <w:lang w:val="es-ES" w:bidi="en-US"/>
          </w:rPr>
          <w:t>a</w:t>
        </w:r>
        <w:r w:rsidR="0076466A">
          <w:rPr>
            <w:rFonts w:ascii="Georgia" w:hAnsi="Georgia"/>
            <w:lang w:val="es-ES" w:bidi="en-US"/>
          </w:rPr>
          <w:t xml:space="preserve">s </w:t>
        </w:r>
      </w:ins>
      <w:r>
        <w:rPr>
          <w:rFonts w:ascii="Georgia" w:hAnsi="Georgia"/>
          <w:lang w:val="es-ES" w:bidi="en-US"/>
        </w:rPr>
        <w:t xml:space="preserve">que se han comprobado </w:t>
      </w:r>
      <w:r w:rsidR="009F14A5">
        <w:rPr>
          <w:rFonts w:ascii="Georgia" w:hAnsi="Georgia"/>
          <w:lang w:val="es-ES" w:bidi="en-US"/>
        </w:rPr>
        <w:t xml:space="preserve">son coherentes con las conclusiones que se han obtenido. </w:t>
      </w:r>
    </w:p>
    <w:p w14:paraId="181ECF6E" w14:textId="77777777" w:rsidR="00183A81" w:rsidRDefault="00183A81" w:rsidP="00EC2BC3">
      <w:pPr>
        <w:rPr>
          <w:rFonts w:ascii="Georgia" w:hAnsi="Georgia"/>
          <w:lang w:val="es-ES" w:bidi="en-US"/>
        </w:rPr>
      </w:pPr>
    </w:p>
    <w:p w14:paraId="710870AC" w14:textId="77777777" w:rsidR="00EC2BC3" w:rsidRDefault="00057C5B" w:rsidP="00EC2BC3">
      <w:pPr>
        <w:rPr>
          <w:rFonts w:ascii="Georgia" w:hAnsi="Georgia"/>
          <w:lang w:val="es-ES" w:bidi="en-US"/>
        </w:rPr>
      </w:pPr>
      <w:r>
        <w:rPr>
          <w:rFonts w:ascii="Georgia" w:hAnsi="Georgia"/>
          <w:lang w:val="es-ES" w:bidi="en-US"/>
        </w:rPr>
        <w:t>C</w:t>
      </w:r>
      <w:r w:rsidR="007728FB">
        <w:rPr>
          <w:rFonts w:ascii="Georgia" w:hAnsi="Georgia"/>
          <w:lang w:val="es-ES" w:bidi="en-US"/>
        </w:rPr>
        <w:t>omo ejemplo</w:t>
      </w:r>
      <w:r>
        <w:rPr>
          <w:rFonts w:ascii="Georgia" w:hAnsi="Georgia"/>
          <w:lang w:val="es-ES" w:bidi="en-US"/>
        </w:rPr>
        <w:t>, vamos a comparar</w:t>
      </w:r>
      <w:r w:rsidR="007728FB">
        <w:rPr>
          <w:rFonts w:ascii="Georgia" w:hAnsi="Georgia"/>
          <w:lang w:val="es-ES" w:bidi="en-US"/>
        </w:rPr>
        <w:t xml:space="preserve"> la temperatura</w:t>
      </w:r>
      <w:r>
        <w:rPr>
          <w:rFonts w:ascii="Georgia" w:hAnsi="Georgia"/>
          <w:lang w:val="es-ES" w:bidi="en-US"/>
        </w:rPr>
        <w:t xml:space="preserve"> del sistema de frío</w:t>
      </w:r>
      <w:r w:rsidR="007728FB">
        <w:rPr>
          <w:rFonts w:ascii="Georgia" w:hAnsi="Georgia"/>
          <w:lang w:val="es-ES" w:bidi="en-US"/>
        </w:rPr>
        <w:t xml:space="preserve"> y la demanda de potencia eléctrica</w:t>
      </w:r>
      <w:r>
        <w:rPr>
          <w:rFonts w:ascii="Georgia" w:hAnsi="Georgia"/>
          <w:lang w:val="es-ES" w:bidi="en-US"/>
        </w:rPr>
        <w:t xml:space="preserve"> del sistema HVAC, </w:t>
      </w:r>
      <w:r w:rsidR="00EC2BC3">
        <w:rPr>
          <w:rFonts w:ascii="Georgia" w:hAnsi="Georgia"/>
          <w:lang w:val="es-ES" w:bidi="en-US"/>
        </w:rPr>
        <w:t xml:space="preserve">dos variables que, como suposición inicial, suponemos que están íntimamente ligadas entre sí. Vamos a </w:t>
      </w:r>
      <w:r>
        <w:rPr>
          <w:rFonts w:ascii="Georgia" w:hAnsi="Georgia"/>
          <w:lang w:val="es-ES" w:bidi="en-US"/>
        </w:rPr>
        <w:t>compara</w:t>
      </w:r>
      <w:r w:rsidR="00EC2BC3">
        <w:rPr>
          <w:rFonts w:ascii="Georgia" w:hAnsi="Georgia"/>
          <w:lang w:val="es-ES" w:bidi="en-US"/>
        </w:rPr>
        <w:t>r</w:t>
      </w:r>
      <w:r>
        <w:rPr>
          <w:rFonts w:ascii="Georgia" w:hAnsi="Georgia"/>
          <w:lang w:val="es-ES" w:bidi="en-US"/>
        </w:rPr>
        <w:t xml:space="preserve"> los valores (por día) para unos días en concreto, en nuestro caso, los días 7 y 8 de junio</w:t>
      </w:r>
      <w:r w:rsidR="00EC2BC3">
        <w:rPr>
          <w:rFonts w:ascii="Georgia" w:hAnsi="Georgia"/>
          <w:lang w:val="es-ES" w:bidi="en-US"/>
        </w:rPr>
        <w:t xml:space="preserve">, que </w:t>
      </w:r>
      <w:r w:rsidR="00C91150">
        <w:rPr>
          <w:rFonts w:ascii="Georgia" w:hAnsi="Georgia"/>
          <w:lang w:val="es-ES" w:bidi="en-US"/>
        </w:rPr>
        <w:t xml:space="preserve">es donde se detecta una posible </w:t>
      </w:r>
      <w:r w:rsidR="00EC2BC3">
        <w:rPr>
          <w:rFonts w:ascii="Georgia" w:hAnsi="Georgia"/>
          <w:lang w:val="es-ES" w:bidi="en-US"/>
        </w:rPr>
        <w:t>anomalía</w:t>
      </w:r>
      <w:r>
        <w:rPr>
          <w:rFonts w:ascii="Georgia" w:hAnsi="Georgia"/>
          <w:lang w:val="es-ES" w:bidi="en-US"/>
        </w:rPr>
        <w:t xml:space="preserve">.  </w:t>
      </w:r>
    </w:p>
    <w:p w14:paraId="6BD75BC9" w14:textId="77777777" w:rsidR="00EC2BC3" w:rsidRDefault="00EC2BC3">
      <w:pPr>
        <w:spacing w:line="276" w:lineRule="auto"/>
        <w:jc w:val="left"/>
        <w:rPr>
          <w:rFonts w:ascii="Georgia" w:hAnsi="Georgia"/>
          <w:lang w:val="es-ES" w:bidi="en-US"/>
        </w:rPr>
      </w:pPr>
      <w:r>
        <w:rPr>
          <w:rFonts w:ascii="Georgia" w:hAnsi="Georgia"/>
          <w:lang w:val="es-ES" w:bidi="en-US"/>
        </w:rPr>
        <w:br w:type="page"/>
      </w:r>
    </w:p>
    <w:p w14:paraId="3FE91E0A" w14:textId="77777777" w:rsidR="00057C5B" w:rsidRDefault="00EC2BC3" w:rsidP="009F0408">
      <w:pPr>
        <w:rPr>
          <w:rFonts w:ascii="Georgia" w:hAnsi="Georgia"/>
          <w:lang w:val="es-ES" w:bidi="en-US"/>
        </w:rPr>
      </w:pPr>
      <w:r>
        <w:rPr>
          <w:rFonts w:ascii="Georgia" w:hAnsi="Georgia"/>
          <w:lang w:val="es-ES" w:bidi="en-US"/>
        </w:rPr>
        <w:lastRenderedPageBreak/>
        <w:t>E</w:t>
      </w:r>
      <w:r w:rsidR="00057C5B">
        <w:rPr>
          <w:rFonts w:ascii="Georgia" w:hAnsi="Georgia"/>
          <w:lang w:val="es-ES" w:bidi="en-US"/>
        </w:rPr>
        <w:t xml:space="preserve">l análisis de las gráficas </w:t>
      </w:r>
      <w:r>
        <w:rPr>
          <w:rFonts w:ascii="Georgia" w:hAnsi="Georgia"/>
          <w:lang w:val="es-ES" w:bidi="en-US"/>
        </w:rPr>
        <w:t xml:space="preserve">correspondientes </w:t>
      </w:r>
      <w:r w:rsidR="00057C5B">
        <w:rPr>
          <w:rFonts w:ascii="Georgia" w:hAnsi="Georgia"/>
          <w:lang w:val="es-ES" w:bidi="en-US"/>
        </w:rPr>
        <w:t>deber</w:t>
      </w:r>
      <w:r w:rsidR="004F3EB0">
        <w:rPr>
          <w:rFonts w:ascii="Georgia" w:hAnsi="Georgia"/>
          <w:lang w:val="es-ES" w:bidi="en-US"/>
        </w:rPr>
        <w:t>í</w:t>
      </w:r>
      <w:r w:rsidR="00057C5B">
        <w:rPr>
          <w:rFonts w:ascii="Georgia" w:hAnsi="Georgia"/>
          <w:lang w:val="es-ES" w:bidi="en-US"/>
        </w:rPr>
        <w:t xml:space="preserve">a de corroborar </w:t>
      </w:r>
      <w:r>
        <w:rPr>
          <w:rFonts w:ascii="Georgia" w:hAnsi="Georgia"/>
          <w:lang w:val="es-ES" w:bidi="en-US"/>
        </w:rPr>
        <w:t>el hecho de que estamos ante unos datos</w:t>
      </w:r>
      <w:ins w:id="92" w:author="Daniel Alcaide" w:date="2017-07-25T23:12:00Z">
        <w:r w:rsidR="0076466A">
          <w:rPr>
            <w:rFonts w:ascii="Georgia" w:hAnsi="Georgia"/>
            <w:lang w:val="es-ES" w:bidi="en-US"/>
          </w:rPr>
          <w:t xml:space="preserve"> potencialmente</w:t>
        </w:r>
      </w:ins>
      <w:r>
        <w:rPr>
          <w:rFonts w:ascii="Georgia" w:hAnsi="Georgia"/>
          <w:lang w:val="es-ES" w:bidi="en-US"/>
        </w:rPr>
        <w:t xml:space="preserve"> anómalos</w:t>
      </w:r>
      <w:r w:rsidR="00057C5B">
        <w:rPr>
          <w:rFonts w:ascii="Georgia" w:hAnsi="Georgia"/>
          <w:lang w:val="es-ES" w:bidi="en-US"/>
        </w:rPr>
        <w:t xml:space="preserve">. </w:t>
      </w:r>
      <w:r w:rsidR="004F3EB0">
        <w:rPr>
          <w:rFonts w:ascii="Georgia" w:hAnsi="Georgia"/>
          <w:lang w:val="es-ES" w:bidi="en-US"/>
        </w:rPr>
        <w:t xml:space="preserve"> </w:t>
      </w:r>
      <w:commentRangeStart w:id="93"/>
      <w:r w:rsidR="00057C5B">
        <w:rPr>
          <w:rFonts w:ascii="Georgia" w:hAnsi="Georgia"/>
          <w:lang w:val="es-ES" w:bidi="en-US"/>
        </w:rPr>
        <w:t>L</w:t>
      </w:r>
      <w:r w:rsidR="007728FB">
        <w:rPr>
          <w:rFonts w:ascii="Georgia" w:hAnsi="Georgia"/>
          <w:lang w:val="es-ES" w:bidi="en-US"/>
        </w:rPr>
        <w:t>as gr</w:t>
      </w:r>
      <w:r w:rsidR="00D640BA">
        <w:rPr>
          <w:rFonts w:ascii="Georgia" w:hAnsi="Georgia"/>
          <w:lang w:val="es-ES" w:bidi="en-US"/>
        </w:rPr>
        <w:t xml:space="preserve">áficas </w:t>
      </w:r>
      <w:r>
        <w:rPr>
          <w:rFonts w:ascii="Georgia" w:hAnsi="Georgia"/>
          <w:lang w:val="es-ES" w:bidi="en-US"/>
        </w:rPr>
        <w:t>son</w:t>
      </w:r>
      <w:r w:rsidR="004F3EB0">
        <w:rPr>
          <w:rFonts w:ascii="Georgia" w:hAnsi="Georgia"/>
          <w:lang w:val="es-ES" w:bidi="en-US"/>
        </w:rPr>
        <w:t xml:space="preserve"> las siguientes</w:t>
      </w:r>
      <w:commentRangeEnd w:id="93"/>
      <w:r w:rsidR="0076466A">
        <w:rPr>
          <w:rStyle w:val="CommentReference"/>
          <w:rFonts w:asciiTheme="minorHAnsi" w:hAnsiTheme="minorHAnsi"/>
          <w:lang w:val="es-ES"/>
        </w:rPr>
        <w:commentReference w:id="93"/>
      </w:r>
      <w:r w:rsidR="004F3EB0">
        <w:rPr>
          <w:rFonts w:ascii="Georgia" w:hAnsi="Georgia"/>
          <w:lang w:val="es-ES" w:bidi="en-US"/>
        </w:rPr>
        <w:t xml:space="preserve">: </w:t>
      </w:r>
    </w:p>
    <w:p w14:paraId="6D322E63" w14:textId="77777777" w:rsidR="00EC2BC3" w:rsidRDefault="00EC2BC3" w:rsidP="009F0408">
      <w:pPr>
        <w:rPr>
          <w:rFonts w:ascii="Georgia" w:hAnsi="Georgia"/>
          <w:lang w:val="es-ES" w:bidi="en-US"/>
        </w:rPr>
      </w:pPr>
    </w:p>
    <w:p w14:paraId="392A741E" w14:textId="53DFA30A" w:rsidR="00DF76DD" w:rsidRDefault="006B573C" w:rsidP="00DF76DD">
      <w:pPr>
        <w:keepNext/>
      </w:pPr>
      <w:r>
        <w:rPr>
          <w:rFonts w:ascii="Georgia" w:hAnsi="Georgia"/>
          <w:noProof/>
          <w:lang w:val="en-GB" w:eastAsia="en-GB"/>
        </w:rPr>
        <mc:AlternateContent>
          <mc:Choice Requires="wps">
            <w:drawing>
              <wp:anchor distT="0" distB="0" distL="114300" distR="114300" simplePos="0" relativeHeight="251789312" behindDoc="0" locked="0" layoutInCell="1" allowOverlap="1" wp14:anchorId="19A5935E" wp14:editId="589B2B79">
                <wp:simplePos x="0" y="0"/>
                <wp:positionH relativeFrom="column">
                  <wp:posOffset>530225</wp:posOffset>
                </wp:positionH>
                <wp:positionV relativeFrom="paragraph">
                  <wp:posOffset>2919095</wp:posOffset>
                </wp:positionV>
                <wp:extent cx="2390775" cy="704850"/>
                <wp:effectExtent l="9525" t="10795" r="25400" b="20955"/>
                <wp:wrapNone/>
                <wp:docPr id="315"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0775" cy="704850"/>
                        </a:xfrm>
                        <a:prstGeom prst="rect">
                          <a:avLst/>
                        </a:prstGeom>
                        <a:solidFill>
                          <a:srgbClr val="FFFFFF">
                            <a:alpha val="0"/>
                          </a:srgbClr>
                        </a:solidFill>
                        <a:ln w="38100">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E26AE5" id="Rectangle_x0020_101" o:spid="_x0000_s1026" style="position:absolute;margin-left:41.75pt;margin-top:229.85pt;width:188.25pt;height:55.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" strokecolor="red" strokeweight="3pt">
                <v:fill opacity="0"/>
              </v:rect>
            </w:pict>
          </mc:Fallback>
        </mc:AlternateContent>
      </w:r>
      <w:r>
        <w:rPr>
          <w:rFonts w:ascii="Georgia" w:hAnsi="Georgia"/>
          <w:noProof/>
          <w:lang w:val="en-GB" w:eastAsia="en-GB"/>
        </w:rPr>
        <mc:AlternateContent>
          <mc:Choice Requires="wps">
            <w:drawing>
              <wp:anchor distT="0" distB="0" distL="114300" distR="114300" simplePos="0" relativeHeight="251788288" behindDoc="0" locked="0" layoutInCell="1" allowOverlap="1" wp14:anchorId="00133AE5" wp14:editId="422A1F9A">
                <wp:simplePos x="0" y="0"/>
                <wp:positionH relativeFrom="column">
                  <wp:posOffset>3025775</wp:posOffset>
                </wp:positionH>
                <wp:positionV relativeFrom="paragraph">
                  <wp:posOffset>2214245</wp:posOffset>
                </wp:positionV>
                <wp:extent cx="2390775" cy="704850"/>
                <wp:effectExtent l="15875" t="17145" r="31750" b="27305"/>
                <wp:wrapNone/>
                <wp:docPr id="314"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0775" cy="704850"/>
                        </a:xfrm>
                        <a:prstGeom prst="rect">
                          <a:avLst/>
                        </a:prstGeom>
                        <a:solidFill>
                          <a:srgbClr val="FFFFFF">
                            <a:alpha val="0"/>
                          </a:srgbClr>
                        </a:solidFill>
                        <a:ln w="38100">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8AAECE" id="Rectangle_x0020_100" o:spid="_x0000_s1026" style="position:absolute;margin-left:238.25pt;margin-top:174.35pt;width:188.25pt;height:55.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" strokecolor="red" strokeweight="3pt">
                <v:fill opacity="0"/>
              </v:rect>
            </w:pict>
          </mc:Fallback>
        </mc:AlternateContent>
      </w:r>
      <w:r w:rsidR="007728FB">
        <w:rPr>
          <w:rFonts w:ascii="Georgia" w:hAnsi="Georgia"/>
          <w:noProof/>
          <w:lang w:val="en-GB" w:eastAsia="en-GB"/>
        </w:rPr>
        <w:drawing>
          <wp:inline distT="0" distB="0" distL="0" distR="0" wp14:anchorId="7CC70A13" wp14:editId="7ADA8585">
            <wp:extent cx="5753100" cy="5353050"/>
            <wp:effectExtent l="0" t="0" r="0" b="0"/>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5353050"/>
                    </a:xfrm>
                    <a:prstGeom prst="rect">
                      <a:avLst/>
                    </a:prstGeom>
                    <a:noFill/>
                    <a:ln>
                      <a:noFill/>
                    </a:ln>
                  </pic:spPr>
                </pic:pic>
              </a:graphicData>
            </a:graphic>
          </wp:inline>
        </w:drawing>
      </w:r>
    </w:p>
    <w:p w14:paraId="2CB568F5" w14:textId="77777777" w:rsidR="007728FB" w:rsidRPr="00DF76DD" w:rsidRDefault="00DF76DD" w:rsidP="00DF76DD">
      <w:pPr>
        <w:pStyle w:val="Caption"/>
        <w:jc w:val="center"/>
        <w:rPr>
          <w:rFonts w:ascii="Georgia" w:hAnsi="Georgia"/>
          <w:color w:val="auto"/>
          <w:lang w:val="es-ES" w:bidi="en-US"/>
        </w:rPr>
      </w:pPr>
      <w:commentRangeStart w:id="94"/>
      <w:r w:rsidRPr="00DF76DD">
        <w:rPr>
          <w:color w:val="auto"/>
        </w:rPr>
        <w:t xml:space="preserve">Figura </w:t>
      </w:r>
      <w:r>
        <w:rPr>
          <w:color w:val="auto"/>
        </w:rPr>
        <w:t xml:space="preserve">26.  </w:t>
      </w:r>
      <w:r w:rsidRPr="00DF76DD">
        <w:rPr>
          <w:color w:val="auto"/>
        </w:rPr>
        <w:t>Comparativa por día</w:t>
      </w:r>
      <w:r>
        <w:rPr>
          <w:color w:val="auto"/>
        </w:rPr>
        <w:t>: Thermostat Cooling</w:t>
      </w:r>
      <w:commentRangeEnd w:id="94"/>
      <w:r w:rsidR="0076466A">
        <w:rPr>
          <w:rStyle w:val="CommentReference"/>
          <w:rFonts w:asciiTheme="minorHAnsi" w:hAnsiTheme="minorHAnsi"/>
          <w:b w:val="0"/>
          <w:bCs w:val="0"/>
          <w:color w:val="auto"/>
          <w:lang w:val="es-ES"/>
        </w:rPr>
        <w:commentReference w:id="94"/>
      </w:r>
    </w:p>
    <w:p w14:paraId="46885279" w14:textId="77777777" w:rsidR="007728FB" w:rsidRDefault="007728FB" w:rsidP="009F0408">
      <w:pPr>
        <w:rPr>
          <w:rFonts w:ascii="Georgia" w:hAnsi="Georgia"/>
          <w:lang w:val="es-ES" w:bidi="en-US"/>
        </w:rPr>
      </w:pPr>
    </w:p>
    <w:p w14:paraId="76D0D321" w14:textId="77777777" w:rsidR="00EC2BC3" w:rsidRDefault="00EC2BC3" w:rsidP="009F0408">
      <w:pPr>
        <w:rPr>
          <w:rFonts w:ascii="Georgia" w:hAnsi="Georgia"/>
          <w:lang w:val="es-ES" w:bidi="en-US"/>
        </w:rPr>
      </w:pPr>
    </w:p>
    <w:p w14:paraId="44409DC3" w14:textId="77777777" w:rsidR="00EC2BC3" w:rsidRDefault="00EC2BC3" w:rsidP="009F0408">
      <w:pPr>
        <w:rPr>
          <w:rFonts w:ascii="Georgia" w:hAnsi="Georgia"/>
          <w:lang w:val="es-ES" w:bidi="en-US"/>
        </w:rPr>
      </w:pPr>
    </w:p>
    <w:p w14:paraId="7DF11695" w14:textId="77777777" w:rsidR="00EC2BC3" w:rsidRDefault="00EC2BC3" w:rsidP="009F0408">
      <w:pPr>
        <w:rPr>
          <w:rFonts w:ascii="Georgia" w:hAnsi="Georgia"/>
          <w:lang w:val="es-ES" w:bidi="en-US"/>
        </w:rPr>
      </w:pPr>
    </w:p>
    <w:p w14:paraId="24FC3CAE" w14:textId="77777777" w:rsidR="00EC2BC3" w:rsidRDefault="00EC2BC3" w:rsidP="009F0408">
      <w:pPr>
        <w:rPr>
          <w:rFonts w:ascii="Georgia" w:hAnsi="Georgia"/>
          <w:lang w:val="es-ES" w:bidi="en-US"/>
        </w:rPr>
      </w:pPr>
    </w:p>
    <w:p w14:paraId="7BB09E13" w14:textId="77777777" w:rsidR="00EC2BC3" w:rsidRDefault="00EC2BC3" w:rsidP="009F0408">
      <w:pPr>
        <w:rPr>
          <w:rFonts w:ascii="Georgia" w:hAnsi="Georgia"/>
          <w:lang w:val="es-ES" w:bidi="en-US"/>
        </w:rPr>
      </w:pPr>
    </w:p>
    <w:p w14:paraId="41AD27F4" w14:textId="77777777" w:rsidR="00EC2BC3" w:rsidRDefault="00EC2BC3" w:rsidP="009F0408">
      <w:pPr>
        <w:rPr>
          <w:rFonts w:ascii="Georgia" w:hAnsi="Georgia"/>
          <w:lang w:val="es-ES" w:bidi="en-US"/>
        </w:rPr>
      </w:pPr>
    </w:p>
    <w:p w14:paraId="2AE28898" w14:textId="28F1D08B" w:rsidR="00DF76DD" w:rsidRDefault="006B573C" w:rsidP="00DF76DD">
      <w:pPr>
        <w:keepNext/>
        <w:spacing w:line="276" w:lineRule="auto"/>
        <w:jc w:val="left"/>
      </w:pPr>
      <w:r>
        <w:rPr>
          <w:rFonts w:ascii="Georgia" w:hAnsi="Georgia"/>
          <w:noProof/>
          <w:lang w:val="en-GB" w:eastAsia="en-GB"/>
        </w:rPr>
        <mc:AlternateContent>
          <mc:Choice Requires="wps">
            <w:drawing>
              <wp:anchor distT="0" distB="0" distL="114300" distR="114300" simplePos="0" relativeHeight="251791360" behindDoc="0" locked="0" layoutInCell="1" allowOverlap="1" wp14:anchorId="2C41284B" wp14:editId="0280F98A">
                <wp:simplePos x="0" y="0"/>
                <wp:positionH relativeFrom="column">
                  <wp:posOffset>787400</wp:posOffset>
                </wp:positionH>
                <wp:positionV relativeFrom="paragraph">
                  <wp:posOffset>2855595</wp:posOffset>
                </wp:positionV>
                <wp:extent cx="2200275" cy="704850"/>
                <wp:effectExtent l="12700" t="10795" r="22225" b="20955"/>
                <wp:wrapNone/>
                <wp:docPr id="313"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0275" cy="704850"/>
                        </a:xfrm>
                        <a:prstGeom prst="rect">
                          <a:avLst/>
                        </a:prstGeom>
                        <a:solidFill>
                          <a:srgbClr val="FFFFFF">
                            <a:alpha val="0"/>
                          </a:srgbClr>
                        </a:solidFill>
                        <a:ln w="38100">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54E149" id="Rectangle_x0020_103" o:spid="_x0000_s1026" style="position:absolute;margin-left:62pt;margin-top:224.85pt;width:173.25pt;height:55.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" strokecolor="red" strokeweight="3pt">
                <v:fill opacity="0"/>
              </v:rect>
            </w:pict>
          </mc:Fallback>
        </mc:AlternateContent>
      </w:r>
      <w:r>
        <w:rPr>
          <w:rFonts w:ascii="Georgia" w:hAnsi="Georgia"/>
          <w:noProof/>
          <w:lang w:val="en-GB" w:eastAsia="en-GB"/>
        </w:rPr>
        <mc:AlternateContent>
          <mc:Choice Requires="wps">
            <w:drawing>
              <wp:anchor distT="0" distB="0" distL="114300" distR="114300" simplePos="0" relativeHeight="251790336" behindDoc="0" locked="0" layoutInCell="1" allowOverlap="1" wp14:anchorId="5AB38B27" wp14:editId="14D1FFDA">
                <wp:simplePos x="0" y="0"/>
                <wp:positionH relativeFrom="column">
                  <wp:posOffset>3054350</wp:posOffset>
                </wp:positionH>
                <wp:positionV relativeFrom="paragraph">
                  <wp:posOffset>2150745</wp:posOffset>
                </wp:positionV>
                <wp:extent cx="2228850" cy="704850"/>
                <wp:effectExtent l="19050" t="17145" r="25400" b="27305"/>
                <wp:wrapNone/>
                <wp:docPr id="312"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8850" cy="704850"/>
                        </a:xfrm>
                        <a:prstGeom prst="rect">
                          <a:avLst/>
                        </a:prstGeom>
                        <a:solidFill>
                          <a:srgbClr val="FFFFFF">
                            <a:alpha val="0"/>
                          </a:srgbClr>
                        </a:solidFill>
                        <a:ln w="38100">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7436B6" id="Rectangle_x0020_102" o:spid="_x0000_s1026" style="position:absolute;margin-left:240.5pt;margin-top:169.35pt;width:175.5pt;height:55.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" strokecolor="red" strokeweight="3pt">
                <v:fill opacity="0"/>
              </v:rect>
            </w:pict>
          </mc:Fallback>
        </mc:AlternateContent>
      </w:r>
      <w:r w:rsidR="00057C5B">
        <w:rPr>
          <w:rFonts w:ascii="Georgia" w:hAnsi="Georgia"/>
          <w:noProof/>
          <w:lang w:val="en-GB" w:eastAsia="en-GB"/>
        </w:rPr>
        <w:drawing>
          <wp:inline distT="0" distB="0" distL="0" distR="0" wp14:anchorId="34EE4311" wp14:editId="338FAC3B">
            <wp:extent cx="5762625" cy="5219700"/>
            <wp:effectExtent l="0" t="0" r="0" b="0"/>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2625" cy="5219700"/>
                    </a:xfrm>
                    <a:prstGeom prst="rect">
                      <a:avLst/>
                    </a:prstGeom>
                    <a:noFill/>
                    <a:ln>
                      <a:noFill/>
                    </a:ln>
                  </pic:spPr>
                </pic:pic>
              </a:graphicData>
            </a:graphic>
          </wp:inline>
        </w:drawing>
      </w:r>
    </w:p>
    <w:p w14:paraId="4F9EF799" w14:textId="77777777" w:rsidR="00EC2BC3" w:rsidRPr="00DF76DD" w:rsidRDefault="00DF76DD" w:rsidP="00DF76DD">
      <w:pPr>
        <w:pStyle w:val="Caption"/>
        <w:jc w:val="center"/>
        <w:rPr>
          <w:rFonts w:ascii="Georgia" w:hAnsi="Georgia"/>
          <w:color w:val="auto"/>
          <w:lang w:val="es-ES" w:bidi="en-US"/>
        </w:rPr>
      </w:pPr>
      <w:r w:rsidRPr="00DF76DD">
        <w:rPr>
          <w:color w:val="auto"/>
        </w:rPr>
        <w:t>Figura 27.  Comparativa por d</w:t>
      </w:r>
      <w:r w:rsidR="00130E64">
        <w:rPr>
          <w:color w:val="auto"/>
        </w:rPr>
        <w:t>ía: d</w:t>
      </w:r>
      <w:r w:rsidRPr="00DF76DD">
        <w:rPr>
          <w:color w:val="auto"/>
        </w:rPr>
        <w:t>emanda Potencia Eléctrica</w:t>
      </w:r>
    </w:p>
    <w:p w14:paraId="208D9442" w14:textId="77777777" w:rsidR="00111222" w:rsidRDefault="0096351D">
      <w:pPr>
        <w:spacing w:line="276" w:lineRule="auto"/>
        <w:jc w:val="left"/>
        <w:rPr>
          <w:ins w:id="95" w:author="Daniel Alcaide" w:date="2017-07-25T23:14:00Z"/>
          <w:rFonts w:ascii="Georgia" w:hAnsi="Georgia"/>
          <w:lang w:val="es-ES" w:bidi="en-US"/>
        </w:rPr>
      </w:pPr>
      <w:ins w:id="96" w:author="Daniel Alcaide" w:date="2017-07-25T23:16:00Z">
        <w:r w:rsidRPr="0096351D">
          <w:rPr>
            <w:rFonts w:ascii="Georgia" w:hAnsi="Georgia"/>
            <w:highlight w:val="yellow"/>
            <w:lang w:val="es-ES" w:bidi="en-US"/>
            <w:rPrChange w:id="97" w:author="Daniel Alcaide" w:date="2017-07-25T23:17:00Z">
              <w:rPr>
                <w:rFonts w:ascii="Georgia" w:hAnsi="Georgia"/>
                <w:lang w:val="es-ES" w:bidi="en-US"/>
              </w:rPr>
            </w:rPrChange>
          </w:rPr>
          <w:t xml:space="preserve">Explica en que hay que fijarse. Me enseñas </w:t>
        </w:r>
      </w:ins>
      <w:ins w:id="98" w:author="Daniel Alcaide" w:date="2017-07-25T23:23:00Z">
        <w:r>
          <w:rPr>
            <w:rFonts w:ascii="Georgia" w:hAnsi="Georgia"/>
            <w:highlight w:val="yellow"/>
            <w:lang w:val="es-ES" w:bidi="en-US"/>
          </w:rPr>
          <w:t>los</w:t>
        </w:r>
      </w:ins>
      <w:ins w:id="99" w:author="Daniel Alcaide" w:date="2017-07-25T23:16:00Z">
        <w:r w:rsidRPr="0096351D">
          <w:rPr>
            <w:rFonts w:ascii="Georgia" w:hAnsi="Georgia"/>
            <w:highlight w:val="yellow"/>
            <w:lang w:val="es-ES" w:bidi="en-US"/>
            <w:rPrChange w:id="100" w:author="Daniel Alcaide" w:date="2017-07-25T23:17:00Z">
              <w:rPr>
                <w:rFonts w:ascii="Georgia" w:hAnsi="Georgia"/>
                <w:lang w:val="es-ES" w:bidi="en-US"/>
              </w:rPr>
            </w:rPrChange>
          </w:rPr>
          <w:t xml:space="preserve"> gr</w:t>
        </w:r>
      </w:ins>
      <w:ins w:id="101" w:author="Daniel Alcaide" w:date="2017-07-25T23:17:00Z">
        <w:r w:rsidRPr="0096351D">
          <w:rPr>
            <w:rFonts w:ascii="Georgia" w:hAnsi="Georgia"/>
            <w:highlight w:val="yellow"/>
            <w:lang w:val="es-ES" w:bidi="en-US"/>
            <w:rPrChange w:id="102" w:author="Daniel Alcaide" w:date="2017-07-25T23:17:00Z">
              <w:rPr>
                <w:rFonts w:ascii="Georgia" w:hAnsi="Georgia"/>
                <w:lang w:val="es-ES" w:bidi="en-US"/>
              </w:rPr>
            </w:rPrChange>
          </w:rPr>
          <w:t xml:space="preserve">áficos </w:t>
        </w:r>
      </w:ins>
      <w:ins w:id="103" w:author="Daniel Alcaide" w:date="2017-07-25T23:23:00Z">
        <w:r>
          <w:rPr>
            <w:rFonts w:ascii="Georgia" w:hAnsi="Georgia"/>
            <w:highlight w:val="yellow"/>
            <w:lang w:val="es-ES" w:bidi="en-US"/>
          </w:rPr>
          <w:t xml:space="preserve">pero </w:t>
        </w:r>
      </w:ins>
      <w:ins w:id="104" w:author="Daniel Alcaide" w:date="2017-07-25T23:17:00Z">
        <w:r w:rsidRPr="0096351D">
          <w:rPr>
            <w:rFonts w:ascii="Georgia" w:hAnsi="Georgia"/>
            <w:highlight w:val="yellow"/>
            <w:lang w:val="es-ES" w:bidi="en-US"/>
            <w:rPrChange w:id="105" w:author="Daniel Alcaide" w:date="2017-07-25T23:17:00Z">
              <w:rPr>
                <w:rFonts w:ascii="Georgia" w:hAnsi="Georgia"/>
                <w:lang w:val="es-ES" w:bidi="en-US"/>
              </w:rPr>
            </w:rPrChange>
          </w:rPr>
          <w:t>no sé como se interpreta</w:t>
        </w:r>
      </w:ins>
      <w:r w:rsidR="00111222">
        <w:rPr>
          <w:rFonts w:ascii="Georgia" w:hAnsi="Georgia"/>
          <w:lang w:val="es-ES" w:bidi="en-US"/>
        </w:rPr>
        <w:br w:type="page"/>
      </w:r>
    </w:p>
    <w:p w14:paraId="727D5C20" w14:textId="77777777" w:rsidR="0096351D" w:rsidRDefault="0096351D">
      <w:pPr>
        <w:spacing w:line="276" w:lineRule="auto"/>
        <w:jc w:val="left"/>
        <w:rPr>
          <w:rFonts w:ascii="Georgia" w:hAnsi="Georgia"/>
          <w:lang w:val="es-ES" w:bidi="en-US"/>
        </w:rPr>
      </w:pPr>
      <w:ins w:id="106" w:author="Daniel Alcaide" w:date="2017-07-25T23:14:00Z">
        <w:r>
          <w:rPr>
            <w:rFonts w:ascii="Georgia" w:hAnsi="Georgia"/>
            <w:lang w:val="es-ES" w:bidi="en-US"/>
          </w:rPr>
          <w:lastRenderedPageBreak/>
          <w:t>A</w:t>
        </w:r>
        <w:r w:rsidRPr="0096351D">
          <w:rPr>
            <w:rFonts w:ascii="Georgia" w:hAnsi="Georgia"/>
            <w:highlight w:val="yellow"/>
            <w:lang w:val="es-ES" w:bidi="en-US"/>
            <w:rPrChange w:id="107" w:author="Daniel Alcaide" w:date="2017-07-25T23:17:00Z">
              <w:rPr>
                <w:rFonts w:ascii="Georgia" w:hAnsi="Georgia"/>
                <w:lang w:val="es-ES" w:bidi="en-US"/>
              </w:rPr>
            </w:rPrChange>
          </w:rPr>
          <w:t>ñadir: De las anomalías encontradas en las secciones 6.3.x  qu</w:t>
        </w:r>
      </w:ins>
      <w:ins w:id="108" w:author="Daniel Alcaide" w:date="2017-07-25T23:23:00Z">
        <w:r>
          <w:rPr>
            <w:rFonts w:ascii="Georgia" w:hAnsi="Georgia"/>
            <w:highlight w:val="yellow"/>
            <w:lang w:val="es-ES" w:bidi="en-US"/>
          </w:rPr>
          <w:t>é</w:t>
        </w:r>
      </w:ins>
      <w:ins w:id="109" w:author="Daniel Alcaide" w:date="2017-07-25T23:14:00Z">
        <w:r w:rsidRPr="0096351D">
          <w:rPr>
            <w:rFonts w:ascii="Georgia" w:hAnsi="Georgia"/>
            <w:highlight w:val="yellow"/>
            <w:lang w:val="es-ES" w:bidi="en-US"/>
            <w:rPrChange w:id="110" w:author="Daniel Alcaide" w:date="2017-07-25T23:17:00Z">
              <w:rPr>
                <w:rFonts w:ascii="Georgia" w:hAnsi="Georgia"/>
                <w:lang w:val="es-ES" w:bidi="en-US"/>
              </w:rPr>
            </w:rPrChange>
          </w:rPr>
          <w:t xml:space="preserve"> otras también muestran el mismo comportamiento</w:t>
        </w:r>
      </w:ins>
      <w:ins w:id="111" w:author="Daniel Alcaide" w:date="2017-07-25T23:23:00Z">
        <w:r>
          <w:rPr>
            <w:rFonts w:ascii="Georgia" w:hAnsi="Georgia"/>
            <w:highlight w:val="yellow"/>
            <w:lang w:val="es-ES" w:bidi="en-US"/>
          </w:rPr>
          <w:t>?</w:t>
        </w:r>
      </w:ins>
      <w:ins w:id="112" w:author="Daniel Alcaide" w:date="2017-07-25T23:14:00Z">
        <w:r>
          <w:rPr>
            <w:rFonts w:ascii="Georgia" w:hAnsi="Georgia"/>
            <w:lang w:val="es-ES" w:bidi="en-US"/>
          </w:rPr>
          <w:t xml:space="preserve"> </w:t>
        </w:r>
      </w:ins>
      <w:ins w:id="113" w:author="Daniel Alcaide" w:date="2017-07-25T23:19:00Z">
        <w:r w:rsidRPr="0096351D">
          <w:rPr>
            <w:rFonts w:ascii="Georgia" w:hAnsi="Georgia"/>
            <w:highlight w:val="yellow"/>
            <w:lang w:val="es-ES" w:bidi="en-US"/>
            <w:rPrChange w:id="114" w:author="Daniel Alcaide" w:date="2017-07-25T23:19:00Z">
              <w:rPr>
                <w:rFonts w:ascii="Georgia" w:hAnsi="Georgia"/>
                <w:lang w:val="es-ES" w:bidi="en-US"/>
              </w:rPr>
            </w:rPrChange>
          </w:rPr>
          <w:t>Si existen, no hace falta que los desarrolles tanto pero s</w:t>
        </w:r>
      </w:ins>
      <w:ins w:id="115" w:author="Daniel Alcaide" w:date="2017-07-25T23:21:00Z">
        <w:r>
          <w:rPr>
            <w:rFonts w:ascii="Georgia" w:hAnsi="Georgia"/>
            <w:highlight w:val="yellow"/>
            <w:lang w:val="es-ES" w:bidi="en-US"/>
          </w:rPr>
          <w:t>í</w:t>
        </w:r>
      </w:ins>
      <w:ins w:id="116" w:author="Daniel Alcaide" w:date="2017-07-25T23:19:00Z">
        <w:r w:rsidRPr="0096351D">
          <w:rPr>
            <w:rFonts w:ascii="Georgia" w:hAnsi="Georgia"/>
            <w:highlight w:val="yellow"/>
            <w:lang w:val="es-ES" w:bidi="en-US"/>
            <w:rPrChange w:id="117" w:author="Daniel Alcaide" w:date="2017-07-25T23:19:00Z">
              <w:rPr>
                <w:rFonts w:ascii="Georgia" w:hAnsi="Georgia"/>
                <w:lang w:val="es-ES" w:bidi="en-US"/>
              </w:rPr>
            </w:rPrChange>
          </w:rPr>
          <w:t xml:space="preserve"> citarlas.</w:t>
        </w:r>
      </w:ins>
    </w:p>
    <w:p w14:paraId="4E4421A6" w14:textId="77777777" w:rsidR="007728FB" w:rsidRPr="00AB20EB" w:rsidRDefault="007728FB" w:rsidP="00AB20EB">
      <w:pPr>
        <w:pStyle w:val="Heading2"/>
        <w:rPr>
          <w:rFonts w:asciiTheme="minorHAnsi" w:hAnsiTheme="minorHAnsi"/>
          <w:lang w:val="es-ES" w:bidi="en-US"/>
        </w:rPr>
      </w:pPr>
      <w:bookmarkStart w:id="118" w:name="_Toc488758498"/>
      <w:r w:rsidRPr="00AB20EB">
        <w:rPr>
          <w:lang w:val="es-ES" w:bidi="en-US"/>
        </w:rPr>
        <w:t>Análisis del mismo sensor a lo largo de los días analizados</w:t>
      </w:r>
      <w:bookmarkEnd w:id="118"/>
    </w:p>
    <w:p w14:paraId="26CBB80B" w14:textId="77777777" w:rsidR="00AB20EB" w:rsidRDefault="00AB20EB" w:rsidP="007728FB">
      <w:pPr>
        <w:rPr>
          <w:lang w:val="es-ES" w:bidi="en-US"/>
        </w:rPr>
      </w:pPr>
    </w:p>
    <w:p w14:paraId="7060568F" w14:textId="77777777" w:rsidR="007728FB" w:rsidRDefault="007728FB" w:rsidP="007728FB">
      <w:pPr>
        <w:rPr>
          <w:lang w:val="es-ES" w:bidi="en-US"/>
        </w:rPr>
      </w:pPr>
      <w:r>
        <w:rPr>
          <w:lang w:val="es-ES" w:bidi="en-US"/>
        </w:rPr>
        <w:t xml:space="preserve">Con este método, comparamos la misma variable (sensor) y vemos su evolución a lo largo de las dos semanas de recogida de datos. </w:t>
      </w:r>
    </w:p>
    <w:p w14:paraId="3AE5A09D" w14:textId="77777777" w:rsidR="00111222" w:rsidRDefault="007728FB" w:rsidP="007728FB">
      <w:pPr>
        <w:rPr>
          <w:lang w:val="es-ES" w:bidi="en-US"/>
        </w:rPr>
      </w:pPr>
      <w:r>
        <w:rPr>
          <w:lang w:val="es-ES" w:bidi="en-US"/>
        </w:rPr>
        <w:t xml:space="preserve">Como ejemplo, </w:t>
      </w:r>
      <w:r w:rsidR="003E1936">
        <w:rPr>
          <w:lang w:val="es-ES" w:bidi="en-US"/>
        </w:rPr>
        <w:t>en la Figura 2</w:t>
      </w:r>
      <w:r w:rsidR="004F3EB0">
        <w:rPr>
          <w:lang w:val="es-ES" w:bidi="en-US"/>
        </w:rPr>
        <w:t>8</w:t>
      </w:r>
      <w:r w:rsidR="003E1936">
        <w:rPr>
          <w:lang w:val="es-ES" w:bidi="en-US"/>
        </w:rPr>
        <w:t xml:space="preserve"> </w:t>
      </w:r>
      <w:r>
        <w:rPr>
          <w:lang w:val="es-ES" w:bidi="en-US"/>
        </w:rPr>
        <w:t xml:space="preserve">se representa la </w:t>
      </w:r>
      <w:r w:rsidR="00111222">
        <w:rPr>
          <w:lang w:val="es-ES" w:bidi="en-US"/>
        </w:rPr>
        <w:t xml:space="preserve">temperatura tomada por uno de los sensores, correspondiente a la variable </w:t>
      </w:r>
      <w:r w:rsidR="00111222" w:rsidRPr="003E1936">
        <w:rPr>
          <w:i/>
          <w:lang w:val="es-ES" w:bidi="en-US"/>
        </w:rPr>
        <w:t>F1_Z3_Thermostat.Cooling.Setpoint</w:t>
      </w:r>
      <w:r w:rsidR="00111222">
        <w:rPr>
          <w:lang w:val="es-ES" w:bidi="en-US"/>
        </w:rPr>
        <w:t xml:space="preserve">, comparando </w:t>
      </w:r>
      <w:commentRangeStart w:id="119"/>
      <w:r w:rsidR="00111222">
        <w:rPr>
          <w:lang w:val="es-ES" w:bidi="en-US"/>
        </w:rPr>
        <w:t>los días 7 y 8 de junio, que es donde se puede predecir un comportamiento anómalo</w:t>
      </w:r>
      <w:r w:rsidR="00796050">
        <w:rPr>
          <w:lang w:val="es-ES" w:bidi="en-US"/>
        </w:rPr>
        <w:t xml:space="preserve">, con el </w:t>
      </w:r>
      <w:r w:rsidR="00111222">
        <w:rPr>
          <w:lang w:val="es-ES" w:bidi="en-US"/>
        </w:rPr>
        <w:t>resto de días</w:t>
      </w:r>
      <w:r w:rsidR="00796050">
        <w:rPr>
          <w:lang w:val="es-ES" w:bidi="en-US"/>
        </w:rPr>
        <w:t>.</w:t>
      </w:r>
      <w:commentRangeEnd w:id="119"/>
      <w:r w:rsidR="0096351D">
        <w:rPr>
          <w:rStyle w:val="CommentReference"/>
          <w:rFonts w:asciiTheme="minorHAnsi" w:hAnsiTheme="minorHAnsi"/>
          <w:lang w:val="es-ES"/>
        </w:rPr>
        <w:commentReference w:id="119"/>
      </w:r>
    </w:p>
    <w:p w14:paraId="164F79D5" w14:textId="77777777" w:rsidR="00AB20EB" w:rsidRDefault="00AB20EB" w:rsidP="007728FB">
      <w:pPr>
        <w:rPr>
          <w:lang w:val="es-ES" w:bidi="en-US"/>
        </w:rPr>
      </w:pPr>
    </w:p>
    <w:p w14:paraId="0201AF35" w14:textId="17F156FA" w:rsidR="00535DE4" w:rsidRDefault="006B573C" w:rsidP="00535DE4">
      <w:pPr>
        <w:keepNext/>
      </w:pPr>
      <w:r>
        <w:rPr>
          <w:noProof/>
          <w:color w:val="FF0000"/>
          <w:lang w:val="en-GB" w:eastAsia="en-GB"/>
        </w:rPr>
        <w:lastRenderedPageBreak/>
        <mc:AlternateContent>
          <mc:Choice Requires="wps">
            <w:drawing>
              <wp:anchor distT="0" distB="0" distL="114300" distR="114300" simplePos="0" relativeHeight="251794432" behindDoc="0" locked="0" layoutInCell="1" allowOverlap="1" wp14:anchorId="29CF3118" wp14:editId="620FEC83">
                <wp:simplePos x="0" y="0"/>
                <wp:positionH relativeFrom="column">
                  <wp:posOffset>4902200</wp:posOffset>
                </wp:positionH>
                <wp:positionV relativeFrom="paragraph">
                  <wp:posOffset>1683385</wp:posOffset>
                </wp:positionV>
                <wp:extent cx="190500" cy="628650"/>
                <wp:effectExtent l="25400" t="6985" r="25400" b="24765"/>
                <wp:wrapNone/>
                <wp:docPr id="311" name="AutoShap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 cy="62865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50E3C9" id="AutoShape_x0020_108" o:spid="_x0000_s1026" type="#_x0000_t32" style="position:absolute;margin-left:386pt;margin-top:132.55pt;width:15pt;height:49.5pt;flip:x;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" strokecolor="red">
                <v:stroke endarrow="block"/>
              </v:shape>
            </w:pict>
          </mc:Fallback>
        </mc:AlternateContent>
      </w:r>
      <w:r>
        <w:rPr>
          <w:noProof/>
          <w:color w:val="FF0000"/>
          <w:lang w:val="en-GB" w:eastAsia="en-GB"/>
        </w:rPr>
        <mc:AlternateContent>
          <mc:Choice Requires="wps">
            <w:drawing>
              <wp:anchor distT="0" distB="0" distL="114300" distR="114300" simplePos="0" relativeHeight="251654138" behindDoc="0" locked="0" layoutInCell="1" allowOverlap="1" wp14:anchorId="0C9B4182" wp14:editId="63A2B15C">
                <wp:simplePos x="0" y="0"/>
                <wp:positionH relativeFrom="column">
                  <wp:posOffset>806450</wp:posOffset>
                </wp:positionH>
                <wp:positionV relativeFrom="paragraph">
                  <wp:posOffset>2693035</wp:posOffset>
                </wp:positionV>
                <wp:extent cx="238125" cy="628650"/>
                <wp:effectExtent l="19050" t="13335" r="34925" b="31115"/>
                <wp:wrapNone/>
                <wp:docPr id="310" name="AutoShap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125" cy="62865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1406F5" id="AutoShape_x0020_107" o:spid="_x0000_s1026" type="#_x0000_t32" style="position:absolute;margin-left:63.5pt;margin-top:212.05pt;width:18.75pt;height:49.5pt;z-index:2516541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" strokecolor="red">
                <v:stroke endarrow="block"/>
              </v:shape>
            </w:pict>
          </mc:Fallback>
        </mc:AlternateContent>
      </w:r>
      <w:r>
        <w:rPr>
          <w:noProof/>
          <w:lang w:val="en-GB" w:eastAsia="en-GB"/>
        </w:rPr>
        <mc:AlternateContent>
          <mc:Choice Requires="wps">
            <w:drawing>
              <wp:anchor distT="0" distB="0" distL="114300" distR="114300" simplePos="0" relativeHeight="251793408" behindDoc="0" locked="0" layoutInCell="1" allowOverlap="1" wp14:anchorId="3B2CDF42" wp14:editId="5EB36864">
                <wp:simplePos x="0" y="0"/>
                <wp:positionH relativeFrom="column">
                  <wp:posOffset>3016250</wp:posOffset>
                </wp:positionH>
                <wp:positionV relativeFrom="paragraph">
                  <wp:posOffset>46990</wp:posOffset>
                </wp:positionV>
                <wp:extent cx="2381250" cy="4848225"/>
                <wp:effectExtent l="19050" t="8890" r="25400" b="19685"/>
                <wp:wrapNone/>
                <wp:docPr id="309"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0" cy="4848225"/>
                        </a:xfrm>
                        <a:prstGeom prst="rect">
                          <a:avLst/>
                        </a:prstGeom>
                        <a:solidFill>
                          <a:srgbClr val="FFFFFF">
                            <a:alpha val="0"/>
                          </a:srgbClr>
                        </a:solidFill>
                        <a:ln w="38100">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CDDCDC" id="Rectangle_x0020_105" o:spid="_x0000_s1026" style="position:absolute;margin-left:237.5pt;margin-top:3.7pt;width:187.5pt;height:381.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" strokecolor="red" strokeweight="3pt">
                <v:fill opacity="0"/>
              </v:rect>
            </w:pict>
          </mc:Fallback>
        </mc:AlternateContent>
      </w:r>
      <w:r>
        <w:rPr>
          <w:noProof/>
          <w:lang w:val="en-GB" w:eastAsia="en-GB"/>
        </w:rPr>
        <mc:AlternateContent>
          <mc:Choice Requires="wps">
            <w:drawing>
              <wp:anchor distT="0" distB="0" distL="114300" distR="114300" simplePos="0" relativeHeight="251653113" behindDoc="0" locked="0" layoutInCell="1" allowOverlap="1" wp14:anchorId="437DC84F" wp14:editId="7CE913EB">
                <wp:simplePos x="0" y="0"/>
                <wp:positionH relativeFrom="column">
                  <wp:posOffset>539750</wp:posOffset>
                </wp:positionH>
                <wp:positionV relativeFrom="paragraph">
                  <wp:posOffset>46990</wp:posOffset>
                </wp:positionV>
                <wp:extent cx="2381250" cy="4848225"/>
                <wp:effectExtent l="19050" t="8890" r="25400" b="19685"/>
                <wp:wrapNone/>
                <wp:docPr id="308"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0" cy="4848225"/>
                        </a:xfrm>
                        <a:prstGeom prst="rect">
                          <a:avLst/>
                        </a:prstGeom>
                        <a:solidFill>
                          <a:srgbClr val="FFFFFF">
                            <a:alpha val="0"/>
                          </a:srgbClr>
                        </a:solidFill>
                        <a:ln w="38100">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A6F1D6" id="Rectangle_x0020_104" o:spid="_x0000_s1026" style="position:absolute;margin-left:42.5pt;margin-top:3.7pt;width:187.5pt;height:381.75pt;z-index:2516531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" strokecolor="red" strokeweight="3pt">
                <v:fill opacity="0"/>
              </v:rect>
            </w:pict>
          </mc:Fallback>
        </mc:AlternateContent>
      </w:r>
      <w:r w:rsidR="00111222">
        <w:rPr>
          <w:noProof/>
          <w:lang w:val="en-GB" w:eastAsia="en-GB"/>
        </w:rPr>
        <w:drawing>
          <wp:inline distT="0" distB="0" distL="0" distR="0" wp14:anchorId="4B7A56AA" wp14:editId="2F5B9B0A">
            <wp:extent cx="5753100" cy="5353050"/>
            <wp:effectExtent l="0" t="0" r="0" b="0"/>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5353050"/>
                    </a:xfrm>
                    <a:prstGeom prst="rect">
                      <a:avLst/>
                    </a:prstGeom>
                    <a:noFill/>
                    <a:ln>
                      <a:noFill/>
                    </a:ln>
                  </pic:spPr>
                </pic:pic>
              </a:graphicData>
            </a:graphic>
          </wp:inline>
        </w:drawing>
      </w:r>
    </w:p>
    <w:p w14:paraId="15AB3B08" w14:textId="77777777" w:rsidR="00111222" w:rsidRPr="00535DE4" w:rsidRDefault="00535DE4" w:rsidP="00535DE4">
      <w:pPr>
        <w:pStyle w:val="Caption"/>
        <w:jc w:val="center"/>
        <w:rPr>
          <w:color w:val="auto"/>
          <w:lang w:val="es-ES" w:bidi="en-US"/>
        </w:rPr>
      </w:pPr>
      <w:r w:rsidRPr="00535DE4">
        <w:rPr>
          <w:color w:val="auto"/>
        </w:rPr>
        <w:t>Figura 2</w:t>
      </w:r>
      <w:r w:rsidR="004F3EB0">
        <w:rPr>
          <w:color w:val="auto"/>
        </w:rPr>
        <w:t>8</w:t>
      </w:r>
      <w:r w:rsidRPr="00535DE4">
        <w:rPr>
          <w:color w:val="auto"/>
        </w:rPr>
        <w:t xml:space="preserve">  Comparativa de valores</w:t>
      </w:r>
    </w:p>
    <w:p w14:paraId="65044CEA" w14:textId="77777777" w:rsidR="007728FB" w:rsidRDefault="0096351D" w:rsidP="009F0408">
      <w:pPr>
        <w:rPr>
          <w:rFonts w:ascii="Georgia" w:hAnsi="Georgia"/>
          <w:lang w:val="es-ES" w:bidi="en-US"/>
        </w:rPr>
      </w:pPr>
      <w:ins w:id="120" w:author="Daniel Alcaide" w:date="2017-07-25T23:16:00Z">
        <w:r w:rsidRPr="0096351D">
          <w:rPr>
            <w:rFonts w:ascii="Georgia" w:hAnsi="Georgia"/>
            <w:highlight w:val="yellow"/>
            <w:lang w:val="es-ES" w:bidi="en-US"/>
            <w:rPrChange w:id="121" w:author="Daniel Alcaide" w:date="2017-07-25T23:18:00Z">
              <w:rPr>
                <w:rFonts w:ascii="Georgia" w:hAnsi="Georgia"/>
                <w:lang w:val="es-ES" w:bidi="en-US"/>
              </w:rPr>
            </w:rPrChange>
          </w:rPr>
          <w:t>Añadir</w:t>
        </w:r>
      </w:ins>
      <w:ins w:id="122" w:author="Daniel Alcaide" w:date="2017-07-25T23:17:00Z">
        <w:r w:rsidRPr="0096351D">
          <w:rPr>
            <w:rFonts w:ascii="Georgia" w:hAnsi="Georgia"/>
            <w:highlight w:val="yellow"/>
            <w:lang w:val="es-ES" w:bidi="en-US"/>
            <w:rPrChange w:id="123" w:author="Daniel Alcaide" w:date="2017-07-25T23:18:00Z">
              <w:rPr>
                <w:rFonts w:ascii="Georgia" w:hAnsi="Georgia"/>
                <w:lang w:val="es-ES" w:bidi="en-US"/>
              </w:rPr>
            </w:rPrChange>
          </w:rPr>
          <w:t>: Interpreta los gráficos. Haz la lectura que estos gr</w:t>
        </w:r>
      </w:ins>
      <w:ins w:id="124" w:author="Daniel Alcaide" w:date="2017-07-25T23:18:00Z">
        <w:r w:rsidRPr="0096351D">
          <w:rPr>
            <w:rFonts w:ascii="Georgia" w:hAnsi="Georgia"/>
            <w:highlight w:val="yellow"/>
            <w:lang w:val="es-ES" w:bidi="en-US"/>
            <w:rPrChange w:id="125" w:author="Daniel Alcaide" w:date="2017-07-25T23:18:00Z">
              <w:rPr>
                <w:rFonts w:ascii="Georgia" w:hAnsi="Georgia"/>
                <w:lang w:val="es-ES" w:bidi="en-US"/>
              </w:rPr>
            </w:rPrChange>
          </w:rPr>
          <w:t>áficos.</w:t>
        </w:r>
      </w:ins>
    </w:p>
    <w:p w14:paraId="7107A7E3" w14:textId="77777777" w:rsidR="004E5120" w:rsidRDefault="007728FB" w:rsidP="009F0408">
      <w:pPr>
        <w:rPr>
          <w:rFonts w:ascii="Georgia" w:hAnsi="Georgia"/>
          <w:lang w:val="es-ES" w:bidi="en-US"/>
        </w:rPr>
      </w:pPr>
      <w:r>
        <w:rPr>
          <w:rFonts w:ascii="Georgia" w:hAnsi="Georgia"/>
          <w:lang w:val="es-ES" w:bidi="en-US"/>
        </w:rPr>
        <w:t xml:space="preserve"> </w:t>
      </w:r>
      <w:ins w:id="126" w:author="Daniel Alcaide" w:date="2017-07-25T23:18:00Z">
        <w:r w:rsidR="00F232A5" w:rsidRPr="00F232A5">
          <w:rPr>
            <w:rFonts w:ascii="Georgia" w:hAnsi="Georgia"/>
            <w:highlight w:val="yellow"/>
            <w:lang w:val="es-ES" w:bidi="en-US"/>
          </w:rPr>
          <w:t>Añadir</w:t>
        </w:r>
        <w:r w:rsidR="0096351D" w:rsidRPr="0096351D">
          <w:rPr>
            <w:rFonts w:ascii="Georgia" w:hAnsi="Georgia"/>
            <w:highlight w:val="yellow"/>
            <w:lang w:val="es-ES" w:bidi="en-US"/>
            <w:rPrChange w:id="127" w:author="Daniel Alcaide" w:date="2017-07-25T23:19:00Z">
              <w:rPr>
                <w:rFonts w:ascii="Georgia" w:hAnsi="Georgia"/>
                <w:lang w:val="es-ES" w:bidi="en-US"/>
              </w:rPr>
            </w:rPrChange>
          </w:rPr>
          <w:t xml:space="preserve"> </w:t>
        </w:r>
      </w:ins>
      <w:ins w:id="128" w:author="Daniel Alcaide" w:date="2017-07-25T23:19:00Z">
        <w:r w:rsidR="00F232A5">
          <w:rPr>
            <w:rFonts w:ascii="Georgia" w:hAnsi="Georgia"/>
            <w:highlight w:val="yellow"/>
            <w:lang w:val="es-ES" w:bidi="en-US"/>
          </w:rPr>
          <w:t>l</w:t>
        </w:r>
        <w:r w:rsidR="0096351D" w:rsidRPr="0096351D">
          <w:rPr>
            <w:rFonts w:ascii="Georgia" w:hAnsi="Georgia"/>
            <w:highlight w:val="yellow"/>
            <w:lang w:val="es-ES" w:bidi="en-US"/>
            <w:rPrChange w:id="129" w:author="Daniel Alcaide" w:date="2017-07-25T23:19:00Z">
              <w:rPr>
                <w:rFonts w:ascii="Georgia" w:hAnsi="Georgia"/>
                <w:lang w:val="es-ES" w:bidi="en-US"/>
              </w:rPr>
            </w:rPrChange>
          </w:rPr>
          <w:t xml:space="preserve">as </w:t>
        </w:r>
      </w:ins>
      <w:ins w:id="130" w:author="Daniel Alcaide" w:date="2017-07-25T23:18:00Z">
        <w:r w:rsidR="0096351D" w:rsidRPr="0096351D">
          <w:rPr>
            <w:rFonts w:ascii="Georgia" w:hAnsi="Georgia"/>
            <w:highlight w:val="yellow"/>
            <w:lang w:val="es-ES" w:bidi="en-US"/>
            <w:rPrChange w:id="131" w:author="Daniel Alcaide" w:date="2017-07-25T23:19:00Z">
              <w:rPr>
                <w:rFonts w:ascii="Georgia" w:hAnsi="Georgia"/>
                <w:lang w:val="es-ES" w:bidi="en-US"/>
              </w:rPr>
            </w:rPrChange>
          </w:rPr>
          <w:t>otra</w:t>
        </w:r>
      </w:ins>
      <w:ins w:id="132" w:author="Daniel Alcaide" w:date="2017-07-25T23:19:00Z">
        <w:r w:rsidR="0096351D" w:rsidRPr="0096351D">
          <w:rPr>
            <w:rFonts w:ascii="Georgia" w:hAnsi="Georgia"/>
            <w:highlight w:val="yellow"/>
            <w:lang w:val="es-ES" w:bidi="en-US"/>
            <w:rPrChange w:id="133" w:author="Daniel Alcaide" w:date="2017-07-25T23:19:00Z">
              <w:rPr>
                <w:rFonts w:ascii="Georgia" w:hAnsi="Georgia"/>
                <w:lang w:val="es-ES" w:bidi="en-US"/>
              </w:rPr>
            </w:rPrChange>
          </w:rPr>
          <w:t>s</w:t>
        </w:r>
      </w:ins>
      <w:ins w:id="134" w:author="Daniel Alcaide" w:date="2017-07-25T23:18:00Z">
        <w:r w:rsidR="0096351D" w:rsidRPr="0096351D">
          <w:rPr>
            <w:rFonts w:ascii="Georgia" w:hAnsi="Georgia"/>
            <w:highlight w:val="yellow"/>
            <w:lang w:val="es-ES" w:bidi="en-US"/>
            <w:rPrChange w:id="135" w:author="Daniel Alcaide" w:date="2017-07-25T23:19:00Z">
              <w:rPr>
                <w:rFonts w:ascii="Georgia" w:hAnsi="Georgia"/>
                <w:lang w:val="es-ES" w:bidi="en-US"/>
              </w:rPr>
            </w:rPrChange>
          </w:rPr>
          <w:t xml:space="preserve"> anomalía encontrada en las secciones 6.3.x que siga el mismo patrón</w:t>
        </w:r>
        <w:bookmarkStart w:id="136" w:name="_GoBack"/>
        <w:bookmarkEnd w:id="136"/>
        <w:r w:rsidR="0096351D" w:rsidRPr="0096351D">
          <w:rPr>
            <w:rFonts w:ascii="Georgia" w:hAnsi="Georgia"/>
            <w:highlight w:val="yellow"/>
            <w:lang w:val="es-ES" w:bidi="en-US"/>
            <w:rPrChange w:id="137" w:author="Daniel Alcaide" w:date="2017-07-25T23:20:00Z">
              <w:rPr>
                <w:rFonts w:ascii="Georgia" w:hAnsi="Georgia"/>
                <w:lang w:val="es-ES" w:bidi="en-US"/>
              </w:rPr>
            </w:rPrChange>
          </w:rPr>
          <w:t xml:space="preserve">. </w:t>
        </w:r>
      </w:ins>
      <w:ins w:id="138" w:author="Daniel Alcaide" w:date="2017-07-25T23:19:00Z">
        <w:r w:rsidR="0096351D" w:rsidRPr="0096351D">
          <w:rPr>
            <w:rFonts w:ascii="Georgia" w:hAnsi="Georgia"/>
            <w:highlight w:val="yellow"/>
            <w:lang w:val="es-ES" w:bidi="en-US"/>
            <w:rPrChange w:id="139" w:author="Daniel Alcaide" w:date="2017-07-25T23:20:00Z">
              <w:rPr>
                <w:rFonts w:ascii="Georgia" w:hAnsi="Georgia"/>
                <w:lang w:val="es-ES" w:bidi="en-US"/>
              </w:rPr>
            </w:rPrChange>
          </w:rPr>
          <w:t>Si existen, no hace falta que los desarrolles tanto pero s</w:t>
        </w:r>
      </w:ins>
      <w:ins w:id="140" w:author="Daniel Alcaide" w:date="2017-07-25T23:21:00Z">
        <w:r w:rsidR="0096351D">
          <w:rPr>
            <w:rFonts w:ascii="Georgia" w:hAnsi="Georgia"/>
            <w:highlight w:val="yellow"/>
            <w:lang w:val="es-ES" w:bidi="en-US"/>
          </w:rPr>
          <w:t>í</w:t>
        </w:r>
      </w:ins>
      <w:ins w:id="141" w:author="Daniel Alcaide" w:date="2017-07-25T23:19:00Z">
        <w:r w:rsidR="0096351D" w:rsidRPr="0096351D">
          <w:rPr>
            <w:rFonts w:ascii="Georgia" w:hAnsi="Georgia"/>
            <w:highlight w:val="yellow"/>
            <w:lang w:val="es-ES" w:bidi="en-US"/>
            <w:rPrChange w:id="142" w:author="Daniel Alcaide" w:date="2017-07-25T23:20:00Z">
              <w:rPr>
                <w:rFonts w:ascii="Georgia" w:hAnsi="Georgia"/>
                <w:lang w:val="es-ES" w:bidi="en-US"/>
              </w:rPr>
            </w:rPrChange>
          </w:rPr>
          <w:t xml:space="preserve"> </w:t>
        </w:r>
      </w:ins>
      <w:ins w:id="143" w:author="Daniel Alcaide" w:date="2017-07-25T23:21:00Z">
        <w:r w:rsidR="0096351D" w:rsidRPr="0096351D">
          <w:rPr>
            <w:rFonts w:ascii="Georgia" w:hAnsi="Georgia"/>
            <w:highlight w:val="yellow"/>
            <w:lang w:val="es-ES" w:bidi="en-US"/>
          </w:rPr>
          <w:t>c</w:t>
        </w:r>
        <w:r w:rsidR="0096351D">
          <w:rPr>
            <w:rFonts w:ascii="Georgia" w:hAnsi="Georgia"/>
            <w:highlight w:val="yellow"/>
            <w:lang w:val="es-ES" w:bidi="en-US"/>
          </w:rPr>
          <w:t>i</w:t>
        </w:r>
        <w:r w:rsidR="0096351D" w:rsidRPr="0096351D">
          <w:rPr>
            <w:rFonts w:ascii="Georgia" w:hAnsi="Georgia"/>
            <w:highlight w:val="yellow"/>
            <w:lang w:val="es-ES" w:bidi="en-US"/>
          </w:rPr>
          <w:t>tarlas</w:t>
        </w:r>
      </w:ins>
      <w:ins w:id="144" w:author="Daniel Alcaide" w:date="2017-07-25T23:19:00Z">
        <w:r w:rsidR="0096351D" w:rsidRPr="0096351D">
          <w:rPr>
            <w:rFonts w:ascii="Georgia" w:hAnsi="Georgia"/>
            <w:highlight w:val="yellow"/>
            <w:lang w:val="es-ES" w:bidi="en-US"/>
            <w:rPrChange w:id="145" w:author="Daniel Alcaide" w:date="2017-07-25T23:20:00Z">
              <w:rPr>
                <w:rFonts w:ascii="Georgia" w:hAnsi="Georgia"/>
                <w:lang w:val="es-ES" w:bidi="en-US"/>
              </w:rPr>
            </w:rPrChange>
          </w:rPr>
          <w:t>.</w:t>
        </w:r>
        <w:r w:rsidR="0096351D">
          <w:rPr>
            <w:rFonts w:ascii="Georgia" w:hAnsi="Georgia"/>
            <w:lang w:val="es-ES" w:bidi="en-US"/>
          </w:rPr>
          <w:t xml:space="preserve"> </w:t>
        </w:r>
      </w:ins>
    </w:p>
    <w:p w14:paraId="4DC0AB78" w14:textId="77777777" w:rsidR="00820455" w:rsidRPr="00F13FAA" w:rsidRDefault="00820455" w:rsidP="00F13FAA">
      <w:pPr>
        <w:pStyle w:val="Heading2"/>
        <w:rPr>
          <w:lang w:val="es-ES" w:bidi="en-US"/>
        </w:rPr>
      </w:pPr>
      <w:bookmarkStart w:id="146" w:name="_Toc488758499"/>
      <w:r w:rsidRPr="00F13FAA">
        <w:rPr>
          <w:lang w:val="es-ES" w:bidi="en-US"/>
        </w:rPr>
        <w:t xml:space="preserve">Análisis </w:t>
      </w:r>
      <w:r w:rsidR="00F13FAA" w:rsidRPr="00F13FAA">
        <w:rPr>
          <w:lang w:val="es-ES" w:bidi="en-US"/>
        </w:rPr>
        <w:t>de otros conjuntos de datos</w:t>
      </w:r>
      <w:bookmarkEnd w:id="146"/>
      <w:r w:rsidR="00F13FAA" w:rsidRPr="00F13FAA">
        <w:rPr>
          <w:lang w:val="es-ES" w:bidi="en-US"/>
        </w:rPr>
        <w:t xml:space="preserve"> </w:t>
      </w:r>
    </w:p>
    <w:p w14:paraId="737F0C1B" w14:textId="77777777" w:rsidR="00F13FAA" w:rsidRDefault="00F13FAA" w:rsidP="009F0408">
      <w:pPr>
        <w:rPr>
          <w:rFonts w:ascii="Georgia" w:hAnsi="Georgia"/>
          <w:lang w:val="es-ES" w:bidi="en-US"/>
        </w:rPr>
      </w:pPr>
    </w:p>
    <w:p w14:paraId="6C006F20" w14:textId="77777777" w:rsidR="0084294E" w:rsidRDefault="00820455" w:rsidP="009F0408">
      <w:pPr>
        <w:rPr>
          <w:ins w:id="147" w:author="Daniel Alcaide" w:date="2017-07-25T23:21:00Z"/>
          <w:rFonts w:ascii="Georgia" w:hAnsi="Georgia"/>
          <w:lang w:val="es-ES" w:bidi="en-US"/>
        </w:rPr>
      </w:pPr>
      <w:r>
        <w:rPr>
          <w:rFonts w:ascii="Georgia" w:hAnsi="Georgia"/>
          <w:lang w:val="es-ES" w:bidi="en-US"/>
        </w:rPr>
        <w:t xml:space="preserve">En este caso, comparamos los datos analizados en nuestro estudio con datos de otros </w:t>
      </w:r>
      <w:r w:rsidR="00AA7A1C">
        <w:rPr>
          <w:rFonts w:ascii="Georgia" w:hAnsi="Georgia"/>
          <w:lang w:val="es-ES" w:bidi="en-US"/>
        </w:rPr>
        <w:t xml:space="preserve">tipos de </w:t>
      </w:r>
      <w:r>
        <w:rPr>
          <w:rFonts w:ascii="Georgia" w:hAnsi="Georgia"/>
          <w:lang w:val="es-ES" w:bidi="en-US"/>
        </w:rPr>
        <w:t>sensores de diferente naturaleza, como pueden ser</w:t>
      </w:r>
      <w:r w:rsidR="00AA7A1C">
        <w:rPr>
          <w:rFonts w:ascii="Georgia" w:hAnsi="Georgia"/>
          <w:lang w:val="es-ES" w:bidi="en-US"/>
        </w:rPr>
        <w:t>, por ejemplo,</w:t>
      </w:r>
      <w:r>
        <w:rPr>
          <w:rFonts w:ascii="Georgia" w:hAnsi="Georgia"/>
          <w:lang w:val="es-ES" w:bidi="en-US"/>
        </w:rPr>
        <w:t xml:space="preserve"> sensores de movimiento o de acceso al edificio</w:t>
      </w:r>
      <w:r w:rsidR="00AA7A1C">
        <w:rPr>
          <w:rFonts w:ascii="Georgia" w:hAnsi="Georgia"/>
          <w:lang w:val="es-ES" w:bidi="en-US"/>
        </w:rPr>
        <w:t xml:space="preserve">; </w:t>
      </w:r>
      <w:del w:id="148" w:author="Daniel Alcaide" w:date="2017-07-25T23:20:00Z">
        <w:r w:rsidR="00AA7A1C" w:rsidDel="0096351D">
          <w:rPr>
            <w:rFonts w:ascii="Georgia" w:hAnsi="Georgia"/>
            <w:lang w:val="es-ES" w:bidi="en-US"/>
          </w:rPr>
          <w:delText xml:space="preserve">Estas </w:delText>
        </w:r>
      </w:del>
      <w:ins w:id="149" w:author="Daniel Alcaide" w:date="2017-07-25T23:20:00Z">
        <w:r w:rsidR="0096351D">
          <w:rPr>
            <w:rFonts w:ascii="Georgia" w:hAnsi="Georgia"/>
            <w:lang w:val="es-ES" w:bidi="en-US"/>
          </w:rPr>
          <w:t>e</w:t>
        </w:r>
        <w:r w:rsidR="0096351D">
          <w:rPr>
            <w:rFonts w:ascii="Georgia" w:hAnsi="Georgia"/>
            <w:lang w:val="es-ES" w:bidi="en-US"/>
          </w:rPr>
          <w:t xml:space="preserve">stas </w:t>
        </w:r>
      </w:ins>
      <w:r w:rsidR="00AA7A1C">
        <w:rPr>
          <w:rFonts w:ascii="Georgia" w:hAnsi="Georgia"/>
          <w:lang w:val="es-ES" w:bidi="en-US"/>
        </w:rPr>
        <w:t>variables no pertenecen al dataset de nuestro reto, por lo que tendríamos que tener acceso a estos tipos de datos.</w:t>
      </w:r>
    </w:p>
    <w:p w14:paraId="67B420A0" w14:textId="77777777" w:rsidR="0096351D" w:rsidRDefault="0096351D" w:rsidP="009F0408">
      <w:pPr>
        <w:rPr>
          <w:ins w:id="150" w:author="Daniel Alcaide" w:date="2017-07-25T23:20:00Z"/>
          <w:rFonts w:ascii="Georgia" w:hAnsi="Georgia"/>
          <w:lang w:val="es-ES" w:bidi="en-US"/>
        </w:rPr>
      </w:pPr>
      <w:ins w:id="151" w:author="Daniel Alcaide" w:date="2017-07-25T23:21:00Z">
        <w:r w:rsidRPr="0096351D">
          <w:rPr>
            <w:rFonts w:ascii="Georgia" w:hAnsi="Georgia"/>
            <w:highlight w:val="yellow"/>
            <w:lang w:val="es-ES" w:bidi="en-US"/>
            <w:rPrChange w:id="152" w:author="Daniel Alcaide" w:date="2017-07-25T23:22:00Z">
              <w:rPr>
                <w:rFonts w:ascii="Georgia" w:hAnsi="Georgia"/>
                <w:lang w:val="es-ES" w:bidi="en-US"/>
              </w:rPr>
            </w:rPrChange>
          </w:rPr>
          <w:lastRenderedPageBreak/>
          <w:t xml:space="preserve">Añadir: Pon algún ejemplo real, sino la sección queda pobre. Es bastante sencillo relacionar el consumo </w:t>
        </w:r>
      </w:ins>
      <w:ins w:id="153" w:author="Daniel Alcaide" w:date="2017-07-25T23:22:00Z">
        <w:r w:rsidRPr="0096351D">
          <w:rPr>
            <w:rFonts w:ascii="Georgia" w:hAnsi="Georgia"/>
            <w:highlight w:val="yellow"/>
            <w:lang w:val="es-ES" w:bidi="en-US"/>
            <w:rPrChange w:id="154" w:author="Daniel Alcaide" w:date="2017-07-25T23:22:00Z">
              <w:rPr>
                <w:rFonts w:ascii="Georgia" w:hAnsi="Georgia"/>
                <w:lang w:val="es-ES" w:bidi="en-US"/>
              </w:rPr>
            </w:rPrChange>
          </w:rPr>
          <w:t>eléctrico</w:t>
        </w:r>
      </w:ins>
      <w:ins w:id="155" w:author="Daniel Alcaide" w:date="2017-07-25T23:21:00Z">
        <w:r w:rsidRPr="0096351D">
          <w:rPr>
            <w:rFonts w:ascii="Georgia" w:hAnsi="Georgia"/>
            <w:highlight w:val="yellow"/>
            <w:lang w:val="es-ES" w:bidi="en-US"/>
            <w:rPrChange w:id="156" w:author="Daniel Alcaide" w:date="2017-07-25T23:22:00Z">
              <w:rPr>
                <w:rFonts w:ascii="Georgia" w:hAnsi="Georgia"/>
                <w:lang w:val="es-ES" w:bidi="en-US"/>
              </w:rPr>
            </w:rPrChange>
          </w:rPr>
          <w:t xml:space="preserve"> </w:t>
        </w:r>
      </w:ins>
      <w:ins w:id="157" w:author="Daniel Alcaide" w:date="2017-07-25T23:22:00Z">
        <w:r w:rsidRPr="0096351D">
          <w:rPr>
            <w:rFonts w:ascii="Georgia" w:hAnsi="Georgia"/>
            <w:highlight w:val="yellow"/>
            <w:lang w:val="es-ES" w:bidi="en-US"/>
            <w:rPrChange w:id="158" w:author="Daniel Alcaide" w:date="2017-07-25T23:22:00Z">
              <w:rPr>
                <w:rFonts w:ascii="Georgia" w:hAnsi="Georgia"/>
                <w:lang w:val="es-ES" w:bidi="en-US"/>
              </w:rPr>
            </w:rPrChange>
          </w:rPr>
          <w:t>el fin de semana en alguna oficina con el movimientos de personal. No hay muchos casos por lo que la relación es sencilla.</w:t>
        </w:r>
        <w:r>
          <w:rPr>
            <w:rFonts w:ascii="Georgia" w:hAnsi="Georgia"/>
            <w:lang w:val="es-ES" w:bidi="en-US"/>
          </w:rPr>
          <w:t xml:space="preserve"> </w:t>
        </w:r>
      </w:ins>
    </w:p>
    <w:p w14:paraId="045479AA" w14:textId="77777777" w:rsidR="0096351D" w:rsidRDefault="0096351D" w:rsidP="009F0408">
      <w:pPr>
        <w:rPr>
          <w:rFonts w:ascii="Georgia" w:hAnsi="Georgia"/>
          <w:lang w:val="es-ES" w:bidi="en-US"/>
        </w:rPr>
      </w:pPr>
    </w:p>
    <w:p w14:paraId="37CC1293" w14:textId="77777777" w:rsidR="00820455" w:rsidRDefault="00820455" w:rsidP="009F0408">
      <w:pPr>
        <w:rPr>
          <w:rFonts w:ascii="Georgia" w:hAnsi="Georgia"/>
          <w:lang w:val="es-ES" w:bidi="en-US"/>
        </w:rPr>
      </w:pPr>
    </w:p>
    <w:p w14:paraId="2AF16480" w14:textId="77777777" w:rsidR="00820455" w:rsidRDefault="00820455" w:rsidP="009F0408">
      <w:pPr>
        <w:rPr>
          <w:rFonts w:ascii="Georgia" w:hAnsi="Georgia"/>
          <w:lang w:val="es-ES" w:bidi="en-US"/>
        </w:rPr>
      </w:pPr>
    </w:p>
    <w:p w14:paraId="09A946D7" w14:textId="77777777" w:rsidR="00820455" w:rsidRDefault="00820455" w:rsidP="009F0408">
      <w:pPr>
        <w:rPr>
          <w:rFonts w:ascii="Georgia" w:hAnsi="Georgia"/>
          <w:lang w:val="es-ES" w:bidi="en-US"/>
        </w:rPr>
      </w:pPr>
    </w:p>
    <w:p w14:paraId="3E0F4C65" w14:textId="77777777" w:rsidR="00820455" w:rsidRDefault="00820455" w:rsidP="009F0408">
      <w:pPr>
        <w:rPr>
          <w:rFonts w:ascii="Georgia" w:hAnsi="Georgia"/>
          <w:lang w:val="es-ES" w:bidi="en-US"/>
        </w:rPr>
      </w:pPr>
    </w:p>
    <w:p w14:paraId="6BF2918F" w14:textId="77777777" w:rsidR="00820455" w:rsidRPr="00820455" w:rsidRDefault="00820455" w:rsidP="009F0408">
      <w:pPr>
        <w:rPr>
          <w:lang w:val="es-ES" w:bidi="en-US"/>
        </w:rPr>
      </w:pPr>
    </w:p>
    <w:p w14:paraId="53C7171B" w14:textId="77777777" w:rsidR="00A73DB2" w:rsidRDefault="00820455" w:rsidP="009F0408">
      <w:pPr>
        <w:pStyle w:val="Heading1"/>
      </w:pPr>
      <w:r>
        <w:rPr>
          <w:lang w:val="es-ES"/>
        </w:rPr>
        <w:br w:type="page"/>
      </w:r>
      <w:bookmarkStart w:id="159" w:name="_Toc488758500"/>
      <w:r w:rsidR="00A73DB2">
        <w:lastRenderedPageBreak/>
        <w:t>Conclusiones</w:t>
      </w:r>
      <w:bookmarkEnd w:id="159"/>
    </w:p>
    <w:p w14:paraId="17CE3FE7" w14:textId="77777777" w:rsidR="00042C7C" w:rsidRDefault="00042C7C" w:rsidP="009F0408">
      <w:pPr>
        <w:rPr>
          <w:lang w:val="en-US" w:bidi="en-US"/>
        </w:rPr>
      </w:pPr>
    </w:p>
    <w:p w14:paraId="5E763345" w14:textId="77777777" w:rsidR="006A16BA" w:rsidRPr="00185C5D" w:rsidRDefault="006A16BA" w:rsidP="009F0408">
      <w:pPr>
        <w:pStyle w:val="Heading2"/>
      </w:pPr>
      <w:bookmarkStart w:id="160" w:name="_Discusión"/>
      <w:bookmarkStart w:id="161" w:name="_Toc488758501"/>
      <w:bookmarkEnd w:id="160"/>
      <w:r w:rsidRPr="00185C5D">
        <w:t>Discusión</w:t>
      </w:r>
      <w:bookmarkEnd w:id="161"/>
    </w:p>
    <w:p w14:paraId="7799BA4D" w14:textId="77777777" w:rsidR="00185C5D" w:rsidRDefault="00185C5D" w:rsidP="009F0408">
      <w:pPr>
        <w:spacing w:after="0"/>
        <w:rPr>
          <w:color w:val="FF0000"/>
        </w:rPr>
      </w:pPr>
    </w:p>
    <w:p w14:paraId="5F8D0CD0" w14:textId="77777777" w:rsidR="006A16BA" w:rsidRPr="00185C5D" w:rsidRDefault="00185C5D" w:rsidP="009F0408">
      <w:pPr>
        <w:spacing w:after="0"/>
        <w:rPr>
          <w:rFonts w:ascii="Georgia" w:hAnsi="Georgia"/>
        </w:rPr>
      </w:pPr>
      <w:r w:rsidRPr="00185C5D">
        <w:rPr>
          <w:rFonts w:ascii="Georgia" w:hAnsi="Georgia"/>
        </w:rPr>
        <w:t xml:space="preserve">En esta sección se describen a modo de conclusión, </w:t>
      </w:r>
      <w:r w:rsidR="00BD6AE2">
        <w:rPr>
          <w:rFonts w:ascii="Georgia" w:hAnsi="Georgia"/>
        </w:rPr>
        <w:t xml:space="preserve">algunas de las principales </w:t>
      </w:r>
      <w:r w:rsidRPr="00185C5D">
        <w:rPr>
          <w:rFonts w:ascii="Georgia" w:hAnsi="Georgia"/>
        </w:rPr>
        <w:t xml:space="preserve">ventajas y desventajas que presentan las </w:t>
      </w:r>
      <w:r w:rsidR="006A16BA" w:rsidRPr="00185C5D">
        <w:rPr>
          <w:rFonts w:ascii="Georgia" w:hAnsi="Georgia"/>
        </w:rPr>
        <w:t>técnicas de Clustering</w:t>
      </w:r>
      <w:r w:rsidR="00BD6D63">
        <w:rPr>
          <w:rFonts w:ascii="Georgia" w:hAnsi="Georgia"/>
        </w:rPr>
        <w:t xml:space="preserve"> Jerárquico</w:t>
      </w:r>
      <w:r w:rsidRPr="00185C5D">
        <w:rPr>
          <w:rFonts w:ascii="Georgia" w:hAnsi="Georgia"/>
        </w:rPr>
        <w:t>:</w:t>
      </w:r>
    </w:p>
    <w:p w14:paraId="413176AE" w14:textId="77777777" w:rsidR="00185C5D" w:rsidRPr="00CE00F1" w:rsidRDefault="00185C5D" w:rsidP="009F0408">
      <w:pPr>
        <w:rPr>
          <w:color w:val="FF0000"/>
        </w:rPr>
      </w:pPr>
    </w:p>
    <w:p w14:paraId="21A2D95D" w14:textId="77777777" w:rsidR="00185C5D" w:rsidRDefault="006A16BA" w:rsidP="009F0408">
      <w:pPr>
        <w:pStyle w:val="Heading3"/>
      </w:pPr>
      <w:bookmarkStart w:id="162" w:name="_Toc488758502"/>
      <w:r w:rsidRPr="00CE00F1">
        <w:t>Ventajas</w:t>
      </w:r>
      <w:bookmarkEnd w:id="162"/>
      <w:r w:rsidRPr="00CE00F1">
        <w:t xml:space="preserve">  </w:t>
      </w:r>
    </w:p>
    <w:p w14:paraId="7F798AB1" w14:textId="77777777" w:rsidR="0020778C" w:rsidRDefault="0020778C" w:rsidP="009F0408">
      <w:pPr>
        <w:pStyle w:val="ListParagraph"/>
        <w:spacing w:line="360" w:lineRule="auto"/>
        <w:jc w:val="both"/>
        <w:rPr>
          <w:rFonts w:ascii="Georgia" w:hAnsi="Georgia"/>
        </w:rPr>
      </w:pPr>
    </w:p>
    <w:p w14:paraId="74CA9432" w14:textId="77777777" w:rsidR="001A1BEB" w:rsidRDefault="001A1BEB" w:rsidP="009F0408">
      <w:pPr>
        <w:pStyle w:val="ListParagraph"/>
        <w:spacing w:line="360" w:lineRule="auto"/>
        <w:jc w:val="both"/>
        <w:rPr>
          <w:rFonts w:ascii="Georgia" w:hAnsi="Georgia"/>
        </w:rPr>
      </w:pPr>
    </w:p>
    <w:p w14:paraId="1AA43196" w14:textId="77777777" w:rsidR="006257A4" w:rsidRPr="00F70797" w:rsidRDefault="00185C5D" w:rsidP="009F0408">
      <w:pPr>
        <w:pStyle w:val="ListParagraph"/>
        <w:numPr>
          <w:ilvl w:val="0"/>
          <w:numId w:val="34"/>
        </w:numPr>
        <w:spacing w:line="360" w:lineRule="auto"/>
        <w:jc w:val="both"/>
        <w:rPr>
          <w:rFonts w:ascii="Georgia" w:hAnsi="Georgia"/>
        </w:rPr>
      </w:pPr>
      <w:r w:rsidRPr="00244EEE">
        <w:rPr>
          <w:rFonts w:ascii="Georgia" w:hAnsi="Georgia"/>
        </w:rPr>
        <w:t>En líneas generales, se puede afirmar que e</w:t>
      </w:r>
      <w:r w:rsidR="006A16BA" w:rsidRPr="00244EEE">
        <w:rPr>
          <w:rFonts w:ascii="Georgia" w:hAnsi="Georgia"/>
        </w:rPr>
        <w:t>s un algoritmo simple</w:t>
      </w:r>
      <w:r w:rsidRPr="00244EEE">
        <w:rPr>
          <w:rFonts w:ascii="Georgia" w:hAnsi="Georgia"/>
        </w:rPr>
        <w:t xml:space="preserve">, si lo comparamos con </w:t>
      </w:r>
      <w:r w:rsidR="00BD6D63" w:rsidRPr="00244EEE">
        <w:rPr>
          <w:rFonts w:ascii="Georgia" w:hAnsi="Georgia"/>
        </w:rPr>
        <w:t>otros métodos</w:t>
      </w:r>
      <w:r w:rsidR="00BD6AE2" w:rsidRPr="00244EEE">
        <w:rPr>
          <w:rFonts w:ascii="Georgia" w:hAnsi="Georgia"/>
        </w:rPr>
        <w:t xml:space="preserve"> de clasificación, </w:t>
      </w:r>
      <w:r w:rsidR="006A16BA" w:rsidRPr="00244EEE">
        <w:rPr>
          <w:rFonts w:ascii="Georgia" w:hAnsi="Georgia"/>
        </w:rPr>
        <w:t xml:space="preserve">como </w:t>
      </w:r>
      <w:r w:rsidR="00BD6AE2" w:rsidRPr="00244EEE">
        <w:rPr>
          <w:rFonts w:ascii="Georgia" w:hAnsi="Georgia"/>
        </w:rPr>
        <w:t xml:space="preserve">pueden ser </w:t>
      </w:r>
      <w:r w:rsidR="00BD6AE2" w:rsidRPr="00244EEE">
        <w:rPr>
          <w:rFonts w:ascii="Georgia" w:hAnsi="Georgia"/>
          <w:i/>
        </w:rPr>
        <w:t>R</w:t>
      </w:r>
      <w:r w:rsidR="006A16BA" w:rsidRPr="00244EEE">
        <w:rPr>
          <w:rFonts w:ascii="Georgia" w:hAnsi="Georgia"/>
          <w:i/>
        </w:rPr>
        <w:t xml:space="preserve">edes </w:t>
      </w:r>
      <w:r w:rsidR="00BD6AE2" w:rsidRPr="00244EEE">
        <w:rPr>
          <w:rFonts w:ascii="Georgia" w:hAnsi="Georgia"/>
          <w:i/>
        </w:rPr>
        <w:t>N</w:t>
      </w:r>
      <w:r w:rsidR="006A16BA" w:rsidRPr="00244EEE">
        <w:rPr>
          <w:rFonts w:ascii="Georgia" w:hAnsi="Georgia"/>
          <w:i/>
        </w:rPr>
        <w:t>euronales</w:t>
      </w:r>
      <w:r w:rsidR="00BD6AE2" w:rsidRPr="00244EEE">
        <w:rPr>
          <w:rFonts w:ascii="Georgia" w:hAnsi="Georgia"/>
          <w:i/>
        </w:rPr>
        <w:t xml:space="preserve"> o </w:t>
      </w:r>
      <w:r w:rsidR="006257A4" w:rsidRPr="00244EEE">
        <w:rPr>
          <w:rFonts w:ascii="Georgia" w:hAnsi="Georgia"/>
          <w:i/>
        </w:rPr>
        <w:t xml:space="preserve">Redes </w:t>
      </w:r>
      <w:r w:rsidR="00BD6AE2" w:rsidRPr="00244EEE">
        <w:rPr>
          <w:rFonts w:ascii="Georgia" w:hAnsi="Georgia"/>
          <w:i/>
        </w:rPr>
        <w:t>Bayesianas.</w:t>
      </w:r>
      <w:r w:rsidR="006A16BA" w:rsidRPr="00244EEE">
        <w:rPr>
          <w:rFonts w:ascii="Georgia" w:hAnsi="Georgia"/>
          <w:i/>
        </w:rPr>
        <w:t xml:space="preserve"> </w:t>
      </w:r>
    </w:p>
    <w:p w14:paraId="280EFEDE" w14:textId="77777777" w:rsidR="00F70797" w:rsidRPr="00F70797" w:rsidRDefault="00F70797" w:rsidP="009F0408">
      <w:pPr>
        <w:pStyle w:val="ListParagraph"/>
        <w:spacing w:line="360" w:lineRule="auto"/>
        <w:jc w:val="both"/>
        <w:rPr>
          <w:rFonts w:ascii="Georgia" w:hAnsi="Georgia"/>
        </w:rPr>
      </w:pPr>
    </w:p>
    <w:p w14:paraId="6254470A" w14:textId="77777777" w:rsidR="00F70797" w:rsidRPr="001A1BEB" w:rsidRDefault="006257A4" w:rsidP="009F0408">
      <w:pPr>
        <w:pStyle w:val="ListParagraph"/>
        <w:numPr>
          <w:ilvl w:val="0"/>
          <w:numId w:val="34"/>
        </w:numPr>
        <w:spacing w:line="360" w:lineRule="auto"/>
        <w:rPr>
          <w:rFonts w:ascii="Georgia" w:hAnsi="Georgia"/>
        </w:rPr>
      </w:pPr>
      <w:r w:rsidRPr="00244EEE">
        <w:rPr>
          <w:rFonts w:ascii="Georgia" w:hAnsi="Georgia"/>
        </w:rPr>
        <w:t xml:space="preserve">Es un algoritmo </w:t>
      </w:r>
      <w:r w:rsidR="00883005" w:rsidRPr="00244EEE">
        <w:rPr>
          <w:rFonts w:ascii="Georgia" w:hAnsi="Georgia"/>
        </w:rPr>
        <w:t xml:space="preserve">bastante </w:t>
      </w:r>
      <w:r w:rsidRPr="00244EEE">
        <w:rPr>
          <w:rFonts w:ascii="Georgia" w:hAnsi="Georgia"/>
        </w:rPr>
        <w:t xml:space="preserve">flexible. </w:t>
      </w:r>
    </w:p>
    <w:p w14:paraId="563633E8" w14:textId="77777777" w:rsidR="00F70797" w:rsidRPr="00F70797" w:rsidRDefault="00F70797" w:rsidP="009F0408">
      <w:pPr>
        <w:pStyle w:val="ListParagraph"/>
        <w:spacing w:line="360" w:lineRule="auto"/>
        <w:rPr>
          <w:rFonts w:ascii="Georgia" w:hAnsi="Georgia"/>
        </w:rPr>
      </w:pPr>
    </w:p>
    <w:p w14:paraId="78722CFC" w14:textId="77777777" w:rsidR="006B7C34" w:rsidRDefault="006257A4" w:rsidP="009F0408">
      <w:pPr>
        <w:pStyle w:val="ListParagraph"/>
        <w:numPr>
          <w:ilvl w:val="0"/>
          <w:numId w:val="34"/>
        </w:numPr>
        <w:spacing w:line="360" w:lineRule="auto"/>
        <w:rPr>
          <w:rFonts w:ascii="Georgia" w:hAnsi="Georgia"/>
        </w:rPr>
      </w:pPr>
      <w:r w:rsidRPr="00244EEE">
        <w:rPr>
          <w:rFonts w:ascii="Georgia" w:hAnsi="Georgia"/>
        </w:rPr>
        <w:t>Aunque visto como una técnica de agrupación de variables es bastante similar al Análisis factorial, es mucho más flexible que este último en lo referente a las condiciones que se requieren</w:t>
      </w:r>
      <w:r w:rsidR="006B7C34" w:rsidRPr="00244EEE">
        <w:rPr>
          <w:rFonts w:ascii="Georgia" w:hAnsi="Georgia"/>
        </w:rPr>
        <w:t xml:space="preserve"> para su uso</w:t>
      </w:r>
      <w:r w:rsidR="00883005" w:rsidRPr="00244EEE">
        <w:rPr>
          <w:rFonts w:ascii="Georgia" w:hAnsi="Georgia"/>
        </w:rPr>
        <w:t>:</w:t>
      </w:r>
      <w:r w:rsidR="006B7C34" w:rsidRPr="00244EEE">
        <w:rPr>
          <w:rFonts w:ascii="Georgia" w:hAnsi="Georgia"/>
        </w:rPr>
        <w:t xml:space="preserve"> </w:t>
      </w:r>
    </w:p>
    <w:p w14:paraId="4F34BA5B" w14:textId="77777777" w:rsidR="00F70797" w:rsidRPr="00F70797" w:rsidRDefault="00F70797" w:rsidP="009F0408">
      <w:pPr>
        <w:pStyle w:val="ListParagraph"/>
        <w:spacing w:line="360" w:lineRule="auto"/>
        <w:rPr>
          <w:rFonts w:ascii="Georgia" w:hAnsi="Georgia"/>
        </w:rPr>
      </w:pPr>
    </w:p>
    <w:p w14:paraId="34DE03CF" w14:textId="77777777" w:rsidR="006B7C34" w:rsidRPr="00244EEE" w:rsidRDefault="006B7C34" w:rsidP="009F0408">
      <w:pPr>
        <w:pStyle w:val="ListParagraph"/>
        <w:numPr>
          <w:ilvl w:val="1"/>
          <w:numId w:val="34"/>
        </w:numPr>
        <w:spacing w:line="360" w:lineRule="auto"/>
        <w:rPr>
          <w:rFonts w:ascii="Georgia" w:hAnsi="Georgia"/>
        </w:rPr>
      </w:pPr>
      <w:r w:rsidRPr="00244EEE">
        <w:rPr>
          <w:rFonts w:ascii="Georgia" w:hAnsi="Georgia"/>
        </w:rPr>
        <w:t>N</w:t>
      </w:r>
      <w:r w:rsidR="006257A4" w:rsidRPr="00244EEE">
        <w:rPr>
          <w:rFonts w:ascii="Georgia" w:hAnsi="Georgia"/>
        </w:rPr>
        <w:t>o exige que sea lineal</w:t>
      </w:r>
    </w:p>
    <w:p w14:paraId="4444F25E" w14:textId="77777777" w:rsidR="006B7C34" w:rsidRPr="00244EEE" w:rsidRDefault="006B7C34" w:rsidP="009F0408">
      <w:pPr>
        <w:pStyle w:val="ListParagraph"/>
        <w:numPr>
          <w:ilvl w:val="1"/>
          <w:numId w:val="34"/>
        </w:numPr>
        <w:spacing w:line="360" w:lineRule="auto"/>
        <w:rPr>
          <w:rFonts w:ascii="Georgia" w:hAnsi="Georgia"/>
        </w:rPr>
      </w:pPr>
      <w:r w:rsidRPr="00244EEE">
        <w:rPr>
          <w:rFonts w:ascii="Georgia" w:hAnsi="Georgia"/>
        </w:rPr>
        <w:t>No</w:t>
      </w:r>
      <w:r w:rsidR="006257A4" w:rsidRPr="00244EEE">
        <w:rPr>
          <w:rFonts w:ascii="Georgia" w:hAnsi="Georgia"/>
        </w:rPr>
        <w:t xml:space="preserve"> requiere simetría</w:t>
      </w:r>
    </w:p>
    <w:p w14:paraId="2412D5A5" w14:textId="77777777" w:rsidR="006B7C34" w:rsidRPr="00244EEE" w:rsidRDefault="006B7C34" w:rsidP="009F0408">
      <w:pPr>
        <w:pStyle w:val="ListParagraph"/>
        <w:numPr>
          <w:ilvl w:val="1"/>
          <w:numId w:val="34"/>
        </w:numPr>
        <w:spacing w:line="360" w:lineRule="auto"/>
        <w:rPr>
          <w:rFonts w:ascii="Georgia" w:hAnsi="Georgia"/>
        </w:rPr>
      </w:pPr>
      <w:r w:rsidRPr="00244EEE">
        <w:rPr>
          <w:rFonts w:ascii="Georgia" w:hAnsi="Georgia"/>
        </w:rPr>
        <w:t xml:space="preserve">Se </w:t>
      </w:r>
      <w:r w:rsidR="006257A4" w:rsidRPr="00244EEE">
        <w:rPr>
          <w:rFonts w:ascii="Georgia" w:hAnsi="Georgia"/>
        </w:rPr>
        <w:t>permite el uso de variables categóricas</w:t>
      </w:r>
    </w:p>
    <w:p w14:paraId="019AD816" w14:textId="77777777" w:rsidR="0075662B" w:rsidRDefault="006B7C34" w:rsidP="009F0408">
      <w:pPr>
        <w:pStyle w:val="ListParagraph"/>
        <w:numPr>
          <w:ilvl w:val="1"/>
          <w:numId w:val="34"/>
        </w:numPr>
        <w:spacing w:line="360" w:lineRule="auto"/>
        <w:rPr>
          <w:rFonts w:ascii="Georgia" w:hAnsi="Georgia"/>
        </w:rPr>
      </w:pPr>
      <w:r w:rsidRPr="00244EEE">
        <w:rPr>
          <w:rFonts w:ascii="Georgia" w:hAnsi="Georgia"/>
        </w:rPr>
        <w:t xml:space="preserve">Admite varios modelos de estimación en el cálculo de </w:t>
      </w:r>
      <w:r w:rsidR="006257A4" w:rsidRPr="00244EEE">
        <w:rPr>
          <w:rFonts w:ascii="Georgia" w:hAnsi="Georgia"/>
        </w:rPr>
        <w:t>la matriz</w:t>
      </w:r>
      <w:r w:rsidRPr="00244EEE">
        <w:rPr>
          <w:rFonts w:ascii="Georgia" w:hAnsi="Georgia"/>
        </w:rPr>
        <w:t xml:space="preserve"> de distancias</w:t>
      </w:r>
    </w:p>
    <w:p w14:paraId="2C607FDD" w14:textId="77777777" w:rsidR="009B13AC" w:rsidRDefault="009B13AC" w:rsidP="009F0408">
      <w:pPr>
        <w:pStyle w:val="ListParagraph"/>
        <w:spacing w:line="360" w:lineRule="auto"/>
        <w:ind w:left="1440"/>
        <w:rPr>
          <w:rFonts w:ascii="Georgia" w:hAnsi="Georgia"/>
        </w:rPr>
      </w:pPr>
    </w:p>
    <w:p w14:paraId="0D15F9C9" w14:textId="77777777" w:rsidR="009B13AC" w:rsidRPr="009B13AC" w:rsidRDefault="009B13AC" w:rsidP="009F0408">
      <w:pPr>
        <w:pStyle w:val="ListParagraph"/>
        <w:spacing w:line="360" w:lineRule="auto"/>
        <w:ind w:left="1440"/>
        <w:rPr>
          <w:rFonts w:ascii="Georgia" w:hAnsi="Georgia"/>
        </w:rPr>
      </w:pPr>
    </w:p>
    <w:p w14:paraId="1F1C515A" w14:textId="77777777" w:rsidR="0075662B" w:rsidRDefault="0075662B" w:rsidP="009F0408">
      <w:pPr>
        <w:pStyle w:val="ListParagraph"/>
        <w:numPr>
          <w:ilvl w:val="0"/>
          <w:numId w:val="34"/>
        </w:numPr>
        <w:spacing w:line="360" w:lineRule="auto"/>
        <w:rPr>
          <w:rFonts w:ascii="Georgia" w:hAnsi="Georgia"/>
        </w:rPr>
      </w:pPr>
      <w:r w:rsidRPr="00244EEE">
        <w:rPr>
          <w:rFonts w:ascii="Georgia" w:hAnsi="Georgia"/>
        </w:rPr>
        <w:t xml:space="preserve">Visto como una técnica de agrupación de casos, se asemeja al Análisis discriminante, si bien, a diferencia de éste, a la hora de hacer la “clasificación”, no toma como referencia una variable dependiente (grupos de clasificación), sino que se centra en la agrupación de los objetos </w:t>
      </w:r>
      <w:r w:rsidR="00833518" w:rsidRPr="00244EEE">
        <w:rPr>
          <w:rFonts w:ascii="Georgia" w:hAnsi="Georgia"/>
        </w:rPr>
        <w:t xml:space="preserve">(de hecho, puede detectar un número óptimo de grupos), </w:t>
      </w:r>
      <w:r w:rsidRPr="00244EEE">
        <w:rPr>
          <w:rFonts w:ascii="Georgia" w:hAnsi="Georgia"/>
        </w:rPr>
        <w:t>basándose en la similitud</w:t>
      </w:r>
      <w:r w:rsidR="00833518" w:rsidRPr="00244EEE">
        <w:rPr>
          <w:rFonts w:ascii="Georgia" w:hAnsi="Georgia"/>
        </w:rPr>
        <w:t xml:space="preserve"> de los casos. No asume una distribución previa de las variables tratadas.</w:t>
      </w:r>
    </w:p>
    <w:p w14:paraId="1C69A3CE" w14:textId="77777777" w:rsidR="009B13AC" w:rsidRPr="009B13AC" w:rsidRDefault="009B13AC" w:rsidP="009F0408">
      <w:pPr>
        <w:pStyle w:val="ListParagraph"/>
        <w:spacing w:line="360" w:lineRule="auto"/>
        <w:rPr>
          <w:rFonts w:ascii="Georgia" w:hAnsi="Georgia"/>
        </w:rPr>
      </w:pPr>
    </w:p>
    <w:p w14:paraId="1BBDD737" w14:textId="77777777" w:rsidR="009B13AC" w:rsidRDefault="00BD6AE2" w:rsidP="009F0408">
      <w:pPr>
        <w:pStyle w:val="ListParagraph"/>
        <w:numPr>
          <w:ilvl w:val="0"/>
          <w:numId w:val="34"/>
        </w:numPr>
        <w:spacing w:line="360" w:lineRule="auto"/>
        <w:rPr>
          <w:rFonts w:ascii="Georgia" w:hAnsi="Georgia"/>
        </w:rPr>
      </w:pPr>
      <w:r w:rsidRPr="00244EEE">
        <w:rPr>
          <w:rFonts w:ascii="Georgia" w:hAnsi="Georgia"/>
        </w:rPr>
        <w:lastRenderedPageBreak/>
        <w:t xml:space="preserve">La técnica de Clustering, facilita la interpretación de los resultados por parte del usuario </w:t>
      </w:r>
      <w:r w:rsidR="0020778C" w:rsidRPr="00244EEE">
        <w:rPr>
          <w:rFonts w:ascii="Georgia" w:hAnsi="Georgia"/>
        </w:rPr>
        <w:t xml:space="preserve">mediante </w:t>
      </w:r>
      <w:r w:rsidR="006A16BA" w:rsidRPr="00244EEE">
        <w:rPr>
          <w:rFonts w:ascii="Georgia" w:hAnsi="Georgia"/>
        </w:rPr>
        <w:t xml:space="preserve">un </w:t>
      </w:r>
      <w:r w:rsidR="0020778C" w:rsidRPr="00244EEE">
        <w:rPr>
          <w:rFonts w:ascii="Georgia" w:hAnsi="Georgia"/>
        </w:rPr>
        <w:t xml:space="preserve">primer </w:t>
      </w:r>
      <w:r w:rsidR="006A16BA" w:rsidRPr="00244EEE">
        <w:rPr>
          <w:rFonts w:ascii="Georgia" w:hAnsi="Georgia"/>
        </w:rPr>
        <w:t>análisis visual</w:t>
      </w:r>
      <w:r w:rsidR="0020778C" w:rsidRPr="00244EEE">
        <w:rPr>
          <w:rFonts w:ascii="Georgia" w:hAnsi="Georgia"/>
        </w:rPr>
        <w:t xml:space="preserve">. </w:t>
      </w:r>
    </w:p>
    <w:p w14:paraId="5CF60BBE" w14:textId="77777777" w:rsidR="009B13AC" w:rsidRPr="009B13AC" w:rsidRDefault="009B13AC" w:rsidP="009F0408">
      <w:pPr>
        <w:pStyle w:val="ListParagraph"/>
        <w:spacing w:line="360" w:lineRule="auto"/>
        <w:rPr>
          <w:rFonts w:ascii="Georgia" w:hAnsi="Georgia"/>
        </w:rPr>
      </w:pPr>
    </w:p>
    <w:p w14:paraId="662D6767" w14:textId="77777777" w:rsidR="0020778C" w:rsidRPr="009B13AC" w:rsidRDefault="0020778C" w:rsidP="009F0408">
      <w:pPr>
        <w:pStyle w:val="ListParagraph"/>
        <w:numPr>
          <w:ilvl w:val="0"/>
          <w:numId w:val="34"/>
        </w:numPr>
        <w:spacing w:line="360" w:lineRule="auto"/>
        <w:rPr>
          <w:rFonts w:ascii="Georgia" w:hAnsi="Georgia"/>
        </w:rPr>
      </w:pPr>
      <w:r w:rsidRPr="009B13AC">
        <w:rPr>
          <w:rFonts w:ascii="Georgia" w:hAnsi="Georgia"/>
        </w:rPr>
        <w:t>Las conclusiones se pueden obtener de un modo relativamente rápido.</w:t>
      </w:r>
    </w:p>
    <w:p w14:paraId="76E4C7CF" w14:textId="77777777" w:rsidR="0020778C" w:rsidRDefault="0020778C" w:rsidP="009F0408">
      <w:pPr>
        <w:ind w:left="708"/>
        <w:rPr>
          <w:color w:val="FF0000"/>
        </w:rPr>
      </w:pPr>
    </w:p>
    <w:p w14:paraId="41D257E5" w14:textId="77777777" w:rsidR="00833518" w:rsidRDefault="00833518" w:rsidP="009F0408">
      <w:pPr>
        <w:ind w:left="708"/>
        <w:rPr>
          <w:color w:val="FF0000"/>
        </w:rPr>
      </w:pPr>
    </w:p>
    <w:p w14:paraId="3D82C43C" w14:textId="77777777" w:rsidR="001A1BEB" w:rsidRDefault="001A1BEB" w:rsidP="009F0408">
      <w:pPr>
        <w:ind w:left="708"/>
        <w:rPr>
          <w:color w:val="FF0000"/>
        </w:rPr>
      </w:pPr>
    </w:p>
    <w:p w14:paraId="5CAEF5AE" w14:textId="77777777" w:rsidR="0020778C" w:rsidRDefault="006A16BA" w:rsidP="009F0408">
      <w:pPr>
        <w:pStyle w:val="Heading3"/>
      </w:pPr>
      <w:bookmarkStart w:id="163" w:name="_Toc488758503"/>
      <w:r w:rsidRPr="00CE00F1">
        <w:t>Desventajas</w:t>
      </w:r>
      <w:bookmarkEnd w:id="163"/>
    </w:p>
    <w:p w14:paraId="3F1403C8" w14:textId="77777777" w:rsidR="001A1BEB" w:rsidRPr="001A1BEB" w:rsidRDefault="001A1BEB" w:rsidP="009F0408">
      <w:pPr>
        <w:pStyle w:val="ListParagraph"/>
        <w:spacing w:line="360" w:lineRule="auto"/>
        <w:rPr>
          <w:rFonts w:ascii="Georgia" w:hAnsi="Georgia"/>
          <w:b/>
        </w:rPr>
      </w:pPr>
    </w:p>
    <w:p w14:paraId="7DE1D4E3" w14:textId="77777777" w:rsidR="00852DE1" w:rsidRPr="001A1BEB" w:rsidRDefault="00833518" w:rsidP="009F0408">
      <w:pPr>
        <w:pStyle w:val="ListParagraph"/>
        <w:numPr>
          <w:ilvl w:val="0"/>
          <w:numId w:val="33"/>
        </w:numPr>
        <w:spacing w:line="360" w:lineRule="auto"/>
        <w:rPr>
          <w:rFonts w:ascii="Georgia" w:hAnsi="Georgia"/>
          <w:b/>
        </w:rPr>
      </w:pPr>
      <w:r w:rsidRPr="00244EEE">
        <w:rPr>
          <w:rFonts w:ascii="Georgia" w:hAnsi="Georgia"/>
        </w:rPr>
        <w:t xml:space="preserve">En general, se trata de un análisis meramente descriptivo. </w:t>
      </w:r>
      <w:r w:rsidR="00852DE1" w:rsidRPr="00244EEE">
        <w:rPr>
          <w:rFonts w:ascii="Georgia" w:hAnsi="Georgia"/>
        </w:rPr>
        <w:t xml:space="preserve"> </w:t>
      </w:r>
      <w:r w:rsidRPr="00244EEE">
        <w:rPr>
          <w:rFonts w:ascii="Georgia" w:hAnsi="Georgia"/>
        </w:rPr>
        <w:t>No se puede considerar en ningún caso un análisis tipo teórico o inferencial</w:t>
      </w:r>
      <w:r w:rsidR="00852DE1" w:rsidRPr="00244EEE">
        <w:rPr>
          <w:rFonts w:ascii="Georgia" w:hAnsi="Georgia"/>
        </w:rPr>
        <w:t>, por lo que sirve como técnica exploratoria como se ha descrito a lo largo de este documento.</w:t>
      </w:r>
    </w:p>
    <w:p w14:paraId="5BB1025F" w14:textId="77777777" w:rsidR="001A1BEB" w:rsidRPr="00244EEE" w:rsidRDefault="001A1BEB" w:rsidP="009F0408">
      <w:pPr>
        <w:pStyle w:val="ListParagraph"/>
        <w:spacing w:line="360" w:lineRule="auto"/>
        <w:rPr>
          <w:rFonts w:ascii="Georgia" w:hAnsi="Georgia"/>
          <w:b/>
        </w:rPr>
      </w:pPr>
    </w:p>
    <w:p w14:paraId="30B4E4BC" w14:textId="77777777" w:rsidR="00852DE1" w:rsidRPr="001A1BEB" w:rsidRDefault="00852DE1" w:rsidP="009F0408">
      <w:pPr>
        <w:pStyle w:val="ListParagraph"/>
        <w:numPr>
          <w:ilvl w:val="0"/>
          <w:numId w:val="33"/>
        </w:numPr>
        <w:spacing w:line="360" w:lineRule="auto"/>
        <w:rPr>
          <w:rFonts w:ascii="Georgia" w:hAnsi="Georgia"/>
          <w:b/>
        </w:rPr>
      </w:pPr>
      <w:r w:rsidRPr="00244EEE">
        <w:rPr>
          <w:rFonts w:ascii="Georgia" w:hAnsi="Georgia"/>
        </w:rPr>
        <w:t xml:space="preserve">Puede ofrecer soluciones no únicas. </w:t>
      </w:r>
    </w:p>
    <w:p w14:paraId="26B7BB31" w14:textId="77777777" w:rsidR="001A1BEB" w:rsidRPr="001A1BEB" w:rsidRDefault="001A1BEB" w:rsidP="009F0408">
      <w:pPr>
        <w:pStyle w:val="ListParagraph"/>
        <w:spacing w:line="360" w:lineRule="auto"/>
        <w:rPr>
          <w:rFonts w:ascii="Georgia" w:hAnsi="Georgia"/>
          <w:b/>
        </w:rPr>
      </w:pPr>
    </w:p>
    <w:p w14:paraId="719517CC" w14:textId="77777777" w:rsidR="006A16BA" w:rsidRPr="00244EEE" w:rsidRDefault="00680C03" w:rsidP="009F0408">
      <w:pPr>
        <w:pStyle w:val="ListParagraph"/>
        <w:numPr>
          <w:ilvl w:val="0"/>
          <w:numId w:val="33"/>
        </w:numPr>
        <w:spacing w:line="360" w:lineRule="auto"/>
        <w:rPr>
          <w:rFonts w:ascii="Georgia" w:hAnsi="Georgia"/>
          <w:b/>
        </w:rPr>
      </w:pPr>
      <w:r w:rsidRPr="00244EEE">
        <w:rPr>
          <w:rFonts w:ascii="Georgia" w:hAnsi="Georgia"/>
        </w:rPr>
        <w:t xml:space="preserve">Los dendrogramas </w:t>
      </w:r>
      <w:r w:rsidR="0020778C" w:rsidRPr="00244EEE">
        <w:rPr>
          <w:rFonts w:ascii="Georgia" w:hAnsi="Georgia"/>
        </w:rPr>
        <w:t xml:space="preserve">pueden llegar a ser </w:t>
      </w:r>
      <w:r w:rsidRPr="00244EEE">
        <w:rPr>
          <w:rFonts w:ascii="Georgia" w:hAnsi="Georgia"/>
        </w:rPr>
        <w:t>complejos</w:t>
      </w:r>
      <w:r w:rsidR="0020778C" w:rsidRPr="00244EEE">
        <w:rPr>
          <w:rFonts w:ascii="Georgia" w:hAnsi="Georgia"/>
        </w:rPr>
        <w:t>,</w:t>
      </w:r>
      <w:r w:rsidRPr="00244EEE">
        <w:rPr>
          <w:rFonts w:ascii="Georgia" w:hAnsi="Georgia"/>
        </w:rPr>
        <w:t xml:space="preserve"> y en </w:t>
      </w:r>
      <w:r w:rsidR="0020778C" w:rsidRPr="00244EEE">
        <w:rPr>
          <w:rFonts w:ascii="Georgia" w:hAnsi="Georgia"/>
        </w:rPr>
        <w:t xml:space="preserve">el </w:t>
      </w:r>
      <w:r w:rsidRPr="00244EEE">
        <w:rPr>
          <w:rFonts w:ascii="Georgia" w:hAnsi="Georgia"/>
        </w:rPr>
        <w:t xml:space="preserve">caso de tratar varias variables, </w:t>
      </w:r>
      <w:r w:rsidR="00833518" w:rsidRPr="00244EEE">
        <w:rPr>
          <w:rFonts w:ascii="Georgia" w:hAnsi="Georgia"/>
        </w:rPr>
        <w:t xml:space="preserve"> </w:t>
      </w:r>
      <w:r w:rsidRPr="00244EEE">
        <w:rPr>
          <w:rFonts w:ascii="Georgia" w:hAnsi="Georgia"/>
        </w:rPr>
        <w:t xml:space="preserve">se puede complicar </w:t>
      </w:r>
      <w:r w:rsidR="0020778C" w:rsidRPr="00244EEE">
        <w:rPr>
          <w:rFonts w:ascii="Georgia" w:hAnsi="Georgia"/>
        </w:rPr>
        <w:t xml:space="preserve">su </w:t>
      </w:r>
      <w:r w:rsidRPr="00244EEE">
        <w:rPr>
          <w:rFonts w:ascii="Georgia" w:hAnsi="Georgia"/>
        </w:rPr>
        <w:t>visualización.</w:t>
      </w:r>
    </w:p>
    <w:p w14:paraId="7FBED482" w14:textId="77777777" w:rsidR="00456377" w:rsidRDefault="00456377" w:rsidP="009F0408">
      <w:pPr>
        <w:jc w:val="left"/>
        <w:rPr>
          <w:rFonts w:ascii="Georgia" w:hAnsi="Georgia"/>
        </w:rPr>
      </w:pPr>
    </w:p>
    <w:p w14:paraId="56EB728A" w14:textId="77777777" w:rsidR="004A731E" w:rsidRPr="004A731E" w:rsidRDefault="004A731E" w:rsidP="009F0408">
      <w:pPr>
        <w:jc w:val="left"/>
        <w:rPr>
          <w:rFonts w:ascii="Georgia" w:hAnsi="Georgia"/>
          <w:lang w:val="es-ES"/>
        </w:rPr>
      </w:pPr>
    </w:p>
    <w:p w14:paraId="219606F4" w14:textId="77777777" w:rsidR="00456377" w:rsidRDefault="00456377" w:rsidP="009F0408">
      <w:pPr>
        <w:jc w:val="left"/>
        <w:rPr>
          <w:rFonts w:ascii="Georgia" w:hAnsi="Georgia"/>
        </w:rPr>
      </w:pPr>
    </w:p>
    <w:p w14:paraId="13958AEC" w14:textId="77777777" w:rsidR="00A73DB2" w:rsidRPr="00CE00F1" w:rsidRDefault="006A16BA" w:rsidP="009F0408">
      <w:pPr>
        <w:pStyle w:val="Heading2"/>
      </w:pPr>
      <w:bookmarkStart w:id="164" w:name="_Toc488758504"/>
      <w:r w:rsidRPr="00CE00F1">
        <w:t>Trabajo futuro</w:t>
      </w:r>
      <w:bookmarkEnd w:id="164"/>
      <w:r w:rsidR="00A73DB2" w:rsidRPr="00CE00F1">
        <w:t xml:space="preserve"> </w:t>
      </w:r>
    </w:p>
    <w:p w14:paraId="6AFF2FC3" w14:textId="77777777" w:rsidR="00872411" w:rsidRPr="00CE00F1" w:rsidRDefault="00872411" w:rsidP="009F0408">
      <w:pPr>
        <w:spacing w:after="0"/>
        <w:rPr>
          <w:color w:val="FF0000"/>
        </w:rPr>
      </w:pPr>
    </w:p>
    <w:p w14:paraId="5AD8363D" w14:textId="77777777" w:rsidR="004466FD" w:rsidRPr="00C6216F" w:rsidRDefault="004466FD" w:rsidP="009F0408">
      <w:pPr>
        <w:rPr>
          <w:rFonts w:ascii="Georgia" w:hAnsi="Georgia"/>
        </w:rPr>
      </w:pPr>
      <w:r w:rsidRPr="00C6216F">
        <w:rPr>
          <w:rFonts w:ascii="Georgia" w:hAnsi="Georgia"/>
        </w:rPr>
        <w:t>La granularidad y el detalle con que se plant</w:t>
      </w:r>
      <w:r w:rsidR="00852DE1">
        <w:rPr>
          <w:rFonts w:ascii="Georgia" w:hAnsi="Georgia"/>
        </w:rPr>
        <w:t>ea la resolución de un problema</w:t>
      </w:r>
      <w:r w:rsidRPr="00C6216F">
        <w:rPr>
          <w:rFonts w:ascii="Georgia" w:hAnsi="Georgia"/>
        </w:rPr>
        <w:t xml:space="preserve"> es siempre decisión del Analista; </w:t>
      </w:r>
      <w:r w:rsidR="00852DE1">
        <w:rPr>
          <w:rFonts w:ascii="Georgia" w:hAnsi="Georgia"/>
        </w:rPr>
        <w:t xml:space="preserve">dicho de otra forma, </w:t>
      </w:r>
      <w:r w:rsidRPr="00C6216F">
        <w:rPr>
          <w:rFonts w:ascii="Georgia" w:hAnsi="Georgia"/>
        </w:rPr>
        <w:t xml:space="preserve">un mismo problema se puede analizar desde diferentes puntos de vista. </w:t>
      </w:r>
    </w:p>
    <w:p w14:paraId="33A5994E" w14:textId="77777777" w:rsidR="00A73DB2" w:rsidRPr="00C6216F" w:rsidRDefault="004466FD" w:rsidP="009F0408">
      <w:pPr>
        <w:rPr>
          <w:rFonts w:ascii="Georgia" w:hAnsi="Georgia"/>
        </w:rPr>
      </w:pPr>
      <w:r w:rsidRPr="00C6216F">
        <w:rPr>
          <w:rFonts w:ascii="Georgia" w:hAnsi="Georgia"/>
        </w:rPr>
        <w:t>En nuestro caso,</w:t>
      </w:r>
      <w:r w:rsidR="000D6A8F">
        <w:rPr>
          <w:rFonts w:ascii="Georgia" w:hAnsi="Georgia"/>
        </w:rPr>
        <w:t xml:space="preserve"> </w:t>
      </w:r>
      <w:r w:rsidRPr="00C6216F">
        <w:rPr>
          <w:rFonts w:ascii="Georgia" w:hAnsi="Georgia"/>
        </w:rPr>
        <w:t xml:space="preserve"> se podría haber </w:t>
      </w:r>
      <w:r w:rsidR="00C82442" w:rsidRPr="00C6216F">
        <w:rPr>
          <w:rFonts w:ascii="Georgia" w:hAnsi="Georgia"/>
        </w:rPr>
        <w:t xml:space="preserve">escogido una línea de trabajo diferente y haber </w:t>
      </w:r>
      <w:r w:rsidRPr="00C6216F">
        <w:rPr>
          <w:rFonts w:ascii="Georgia" w:hAnsi="Georgia"/>
        </w:rPr>
        <w:t xml:space="preserve">realizado </w:t>
      </w:r>
      <w:r w:rsidR="005D52C2">
        <w:rPr>
          <w:rFonts w:ascii="Georgia" w:hAnsi="Georgia"/>
        </w:rPr>
        <w:t xml:space="preserve">           </w:t>
      </w:r>
      <w:r w:rsidRPr="00C6216F">
        <w:rPr>
          <w:rFonts w:ascii="Georgia" w:hAnsi="Georgia"/>
        </w:rPr>
        <w:t>un estudio por hora o por día como unidad mínima existente en el análisis de los datos</w:t>
      </w:r>
      <w:r w:rsidR="00C82442" w:rsidRPr="00C6216F">
        <w:rPr>
          <w:rFonts w:ascii="Georgia" w:hAnsi="Georgia"/>
        </w:rPr>
        <w:t>,</w:t>
      </w:r>
      <w:r w:rsidRPr="00C6216F">
        <w:rPr>
          <w:rFonts w:ascii="Georgia" w:hAnsi="Georgia"/>
        </w:rPr>
        <w:t xml:space="preserve"> como </w:t>
      </w:r>
      <w:r w:rsidR="00042C7C" w:rsidRPr="00C6216F">
        <w:rPr>
          <w:rFonts w:ascii="Georgia" w:hAnsi="Georgia"/>
        </w:rPr>
        <w:t>niveles de resolución</w:t>
      </w:r>
      <w:r w:rsidRPr="00C6216F">
        <w:rPr>
          <w:rFonts w:ascii="Georgia" w:hAnsi="Georgia"/>
        </w:rPr>
        <w:t xml:space="preserve">. </w:t>
      </w:r>
      <w:r w:rsidR="00FA047F">
        <w:rPr>
          <w:rFonts w:ascii="Georgia" w:hAnsi="Georgia"/>
        </w:rPr>
        <w:t xml:space="preserve">No es lo mismo </w:t>
      </w:r>
      <w:r w:rsidRPr="00C6216F">
        <w:rPr>
          <w:rFonts w:ascii="Georgia" w:hAnsi="Georgia"/>
        </w:rPr>
        <w:t xml:space="preserve">realizar un análisis de unos datos recabados cada 5 minutos, que agruparlos por día u </w:t>
      </w:r>
      <w:r w:rsidR="00042C7C" w:rsidRPr="00C6216F">
        <w:rPr>
          <w:rFonts w:ascii="Georgia" w:hAnsi="Georgia"/>
        </w:rPr>
        <w:t>hora</w:t>
      </w:r>
      <w:r w:rsidRPr="00C6216F">
        <w:rPr>
          <w:rFonts w:ascii="Georgia" w:hAnsi="Georgia"/>
        </w:rPr>
        <w:t>.</w:t>
      </w:r>
      <w:r w:rsidR="00872411" w:rsidRPr="00C6216F">
        <w:rPr>
          <w:rFonts w:ascii="Georgia" w:hAnsi="Georgia"/>
        </w:rPr>
        <w:t xml:space="preserve"> </w:t>
      </w:r>
    </w:p>
    <w:p w14:paraId="72F70253" w14:textId="77777777" w:rsidR="004E1CF5" w:rsidRDefault="00D2645F" w:rsidP="009F0408">
      <w:pPr>
        <w:jc w:val="left"/>
      </w:pPr>
      <w:r>
        <w:br w:type="page"/>
      </w:r>
    </w:p>
    <w:p w14:paraId="092124D0" w14:textId="77777777" w:rsidR="00A73DB2" w:rsidRPr="004466FD" w:rsidRDefault="00A73DB2" w:rsidP="009F0408">
      <w:pPr>
        <w:pStyle w:val="Heading1"/>
        <w:rPr>
          <w:lang w:val="es-ES"/>
        </w:rPr>
      </w:pPr>
      <w:bookmarkStart w:id="165" w:name="_Toc488758505"/>
      <w:r w:rsidRPr="004466FD">
        <w:rPr>
          <w:lang w:val="es-ES"/>
        </w:rPr>
        <w:lastRenderedPageBreak/>
        <w:t>Anexo</w:t>
      </w:r>
      <w:bookmarkEnd w:id="165"/>
      <w:r w:rsidRPr="004466FD">
        <w:rPr>
          <w:lang w:val="es-ES"/>
        </w:rPr>
        <w:t xml:space="preserve"> </w:t>
      </w:r>
    </w:p>
    <w:p w14:paraId="578E0060" w14:textId="77777777" w:rsidR="00A73DB2" w:rsidRPr="004E1CF5" w:rsidRDefault="00A73DB2" w:rsidP="009F0408">
      <w:pPr>
        <w:rPr>
          <w:rFonts w:ascii="Georgia" w:hAnsi="Georgia"/>
        </w:rPr>
      </w:pPr>
      <w:r>
        <w:rPr>
          <w:rFonts w:ascii="Georgia" w:hAnsi="Georgia"/>
        </w:rPr>
        <w:t>En esta sección se muestran, a modo de ejemplo, algunos comandos ejecutados en R como muestra del proceso llevado a cabo durante el trabajo expuesto, según las necesidades. Además se anexan ejemplos de tablas en las que se describen los campos que se van a analizar, así como ejemplos de Gráficos y dendrogramas generados en R.</w:t>
      </w:r>
    </w:p>
    <w:p w14:paraId="7DB14148" w14:textId="77777777" w:rsidR="00A73DB2" w:rsidRPr="009001F2" w:rsidRDefault="00A73DB2" w:rsidP="009F0408"/>
    <w:p w14:paraId="14226244" w14:textId="77777777" w:rsidR="00A73DB2" w:rsidRPr="00504AB3" w:rsidRDefault="00A73DB2" w:rsidP="009F0408">
      <w:pPr>
        <w:pStyle w:val="Heading2"/>
      </w:pPr>
      <w:bookmarkStart w:id="166" w:name="_Toc488758506"/>
      <w:r w:rsidRPr="00504AB3">
        <w:t>Nombre de Columnas</w:t>
      </w:r>
      <w:bookmarkEnd w:id="166"/>
      <w:r w:rsidRPr="00504AB3">
        <w:t xml:space="preserve"> </w:t>
      </w:r>
    </w:p>
    <w:p w14:paraId="06208EF7" w14:textId="77777777" w:rsidR="004E1CF5" w:rsidRDefault="004E1CF5" w:rsidP="009F0408">
      <w:pPr>
        <w:spacing w:after="0"/>
        <w:rPr>
          <w:rFonts w:ascii="Georgia" w:hAnsi="Georgia"/>
          <w:color w:val="1F497D" w:themeColor="text2"/>
        </w:rPr>
      </w:pPr>
    </w:p>
    <w:p w14:paraId="2A195F6A" w14:textId="77777777" w:rsidR="00A73DB2" w:rsidRPr="009001F2" w:rsidRDefault="00A73DB2" w:rsidP="009F0408">
      <w:pPr>
        <w:rPr>
          <w:rFonts w:ascii="Georgia" w:hAnsi="Georgia"/>
        </w:rPr>
      </w:pPr>
      <w:r w:rsidRPr="009001F2">
        <w:rPr>
          <w:rFonts w:ascii="Georgia" w:hAnsi="Georgia"/>
          <w:color w:val="1F497D" w:themeColor="text2"/>
        </w:rPr>
        <w:t xml:space="preserve">Comando </w:t>
      </w:r>
      <w:r>
        <w:rPr>
          <w:rFonts w:ascii="Georgia" w:hAnsi="Georgia"/>
          <w:color w:val="1F497D" w:themeColor="text2"/>
        </w:rPr>
        <w:t xml:space="preserve">en </w:t>
      </w:r>
      <w:r w:rsidRPr="009001F2">
        <w:rPr>
          <w:rFonts w:ascii="Georgia" w:hAnsi="Georgia"/>
          <w:color w:val="1F497D" w:themeColor="text2"/>
        </w:rPr>
        <w:t>R</w:t>
      </w:r>
    </w:p>
    <w:p w14:paraId="2A6E3C80" w14:textId="74C723B0" w:rsidR="00A73DB2" w:rsidRDefault="006B573C" w:rsidP="009F0408">
      <w:pPr>
        <w:spacing w:after="0"/>
        <w:rPr>
          <w:rFonts w:ascii="Georgia" w:hAnsi="Georgia"/>
        </w:rPr>
      </w:pPr>
      <w:r>
        <w:rPr>
          <w:rFonts w:asciiTheme="minorHAnsi" w:hAnsiTheme="minorHAnsi"/>
          <w:noProof/>
          <w:lang w:val="en-GB" w:eastAsia="en-GB"/>
        </w:rPr>
        <mc:AlternateContent>
          <mc:Choice Requires="wps">
            <w:drawing>
              <wp:anchor distT="0" distB="0" distL="114300" distR="114300" simplePos="0" relativeHeight="251674624" behindDoc="0" locked="0" layoutInCell="1" allowOverlap="1" wp14:anchorId="68579BF5" wp14:editId="2E3CFD1E">
                <wp:simplePos x="0" y="0"/>
                <wp:positionH relativeFrom="column">
                  <wp:posOffset>-93980</wp:posOffset>
                </wp:positionH>
                <wp:positionV relativeFrom="paragraph">
                  <wp:posOffset>13970</wp:posOffset>
                </wp:positionV>
                <wp:extent cx="4150360" cy="1208405"/>
                <wp:effectExtent l="0" t="0" r="15240" b="36195"/>
                <wp:wrapNone/>
                <wp:docPr id="307" name="25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50360" cy="1208405"/>
                        </a:xfrm>
                        <a:prstGeom prst="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B8B3E44" id="_x0032_5_x0020_Rect_x00e1_ngulo" o:spid="_x0000_s1026" style="position:absolute;margin-left:-7.4pt;margin-top:1.1pt;width:326.8pt;height:95.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" fillcolor="#4f81bd [3204]" strokecolor="#243f60 [1604]" strokeweight="2pt">
                <v:fill opacity="0"/>
                <v:path arrowok="t"/>
              </v:rect>
            </w:pict>
          </mc:Fallback>
        </mc:AlternateContent>
      </w:r>
    </w:p>
    <w:p w14:paraId="6213CFEB" w14:textId="77777777" w:rsidR="00A73DB2" w:rsidRPr="00F165EA" w:rsidRDefault="00A73DB2" w:rsidP="009F0408">
      <w:pPr>
        <w:spacing w:after="0"/>
        <w:rPr>
          <w:rFonts w:ascii="Georgia" w:hAnsi="Georgia"/>
          <w:lang w:val="en-US"/>
        </w:rPr>
      </w:pPr>
      <w:r w:rsidRPr="00F165EA">
        <w:rPr>
          <w:rFonts w:ascii="Georgia" w:hAnsi="Georgia"/>
          <w:lang w:val="en-US"/>
        </w:rPr>
        <w:t>setwd=("&lt;DIR&gt;")</w:t>
      </w:r>
    </w:p>
    <w:p w14:paraId="2D1C46E9" w14:textId="77777777" w:rsidR="00A73DB2" w:rsidRPr="009001F2" w:rsidRDefault="00A73DB2" w:rsidP="009F0408">
      <w:pPr>
        <w:spacing w:after="0"/>
        <w:rPr>
          <w:rFonts w:ascii="Georgia" w:hAnsi="Georgia"/>
          <w:lang w:val="en-US"/>
        </w:rPr>
      </w:pPr>
      <w:r w:rsidRPr="009001F2">
        <w:rPr>
          <w:rFonts w:ascii="Georgia" w:hAnsi="Georgia"/>
          <w:lang w:val="en-US"/>
        </w:rPr>
        <w:t>fichero1 &lt;- read.csv(file="&lt;DIR&gt;/bldg-MC2.csv" ,  sep = ",")</w:t>
      </w:r>
    </w:p>
    <w:p w14:paraId="30D918A2" w14:textId="77777777" w:rsidR="00A73DB2" w:rsidRPr="009001F2" w:rsidRDefault="00A73DB2" w:rsidP="009F0408">
      <w:pPr>
        <w:spacing w:after="0"/>
        <w:rPr>
          <w:rFonts w:ascii="Georgia" w:hAnsi="Georgia"/>
          <w:lang w:val="en-US"/>
        </w:rPr>
      </w:pPr>
    </w:p>
    <w:p w14:paraId="1392DD57" w14:textId="77777777" w:rsidR="00A73DB2" w:rsidRPr="0056720B" w:rsidRDefault="00A73DB2" w:rsidP="009F0408">
      <w:pPr>
        <w:spacing w:after="0"/>
        <w:rPr>
          <w:rFonts w:ascii="Georgia" w:hAnsi="Georgia"/>
          <w:lang w:val="es-ES"/>
        </w:rPr>
      </w:pPr>
      <w:r w:rsidRPr="0056720B">
        <w:rPr>
          <w:rFonts w:ascii="Georgia" w:hAnsi="Georgia"/>
          <w:lang w:val="es-ES"/>
        </w:rPr>
        <w:t>names(fichero1)</w:t>
      </w:r>
    </w:p>
    <w:p w14:paraId="044207F5" w14:textId="77777777" w:rsidR="00A73DB2" w:rsidRPr="0056720B" w:rsidRDefault="00A73DB2" w:rsidP="009F0408">
      <w:pPr>
        <w:spacing w:after="0"/>
        <w:rPr>
          <w:rFonts w:ascii="Georgia" w:hAnsi="Georgia"/>
          <w:lang w:val="es-ES"/>
        </w:rPr>
      </w:pPr>
    </w:p>
    <w:p w14:paraId="74380211" w14:textId="77777777" w:rsidR="00A73DB2" w:rsidRPr="0056720B" w:rsidRDefault="00A73DB2" w:rsidP="009F0408">
      <w:pPr>
        <w:spacing w:after="0"/>
        <w:rPr>
          <w:rFonts w:ascii="Georgia" w:hAnsi="Georgia"/>
          <w:lang w:val="es-ES"/>
        </w:rPr>
      </w:pPr>
    </w:p>
    <w:p w14:paraId="23B42BA1" w14:textId="77777777" w:rsidR="00A73DB2" w:rsidRPr="0056720B" w:rsidRDefault="00A73DB2" w:rsidP="009F0408">
      <w:pPr>
        <w:spacing w:after="0"/>
        <w:rPr>
          <w:rFonts w:ascii="Georgia" w:hAnsi="Georgia"/>
          <w:lang w:val="es-ES"/>
        </w:rPr>
      </w:pPr>
    </w:p>
    <w:p w14:paraId="51FA973B" w14:textId="77777777" w:rsidR="00A73DB2" w:rsidRPr="0056720B" w:rsidRDefault="00A73DB2" w:rsidP="009F0408">
      <w:pPr>
        <w:spacing w:after="0"/>
        <w:rPr>
          <w:rFonts w:ascii="Georgia" w:hAnsi="Georgia"/>
          <w:sz w:val="18"/>
          <w:szCs w:val="18"/>
          <w:lang w:val="es-ES"/>
        </w:rPr>
      </w:pPr>
      <w:r w:rsidRPr="0056720B">
        <w:rPr>
          <w:rFonts w:ascii="Georgia" w:hAnsi="Georgia"/>
          <w:color w:val="1F497D" w:themeColor="text2"/>
          <w:lang w:val="es-ES"/>
        </w:rPr>
        <w:t xml:space="preserve">Salida   (Ejemplo) </w:t>
      </w:r>
    </w:p>
    <w:p w14:paraId="158880D0" w14:textId="77777777" w:rsidR="00A73DB2" w:rsidRPr="0056720B" w:rsidRDefault="00A73DB2" w:rsidP="009F0408">
      <w:pPr>
        <w:spacing w:after="0"/>
        <w:rPr>
          <w:rFonts w:ascii="Georgia" w:hAnsi="Georgia"/>
          <w:sz w:val="18"/>
          <w:szCs w:val="18"/>
          <w:lang w:val="es-ES"/>
        </w:rPr>
      </w:pPr>
    </w:p>
    <w:p w14:paraId="30C25EE4" w14:textId="705CB397" w:rsidR="00A73DB2" w:rsidRPr="0056720B" w:rsidRDefault="006B573C" w:rsidP="009F0408">
      <w:pPr>
        <w:spacing w:after="0"/>
        <w:rPr>
          <w:rFonts w:ascii="Georgia" w:hAnsi="Georgia"/>
          <w:sz w:val="18"/>
          <w:szCs w:val="18"/>
          <w:lang w:val="es-ES"/>
        </w:rPr>
      </w:pPr>
      <w:r>
        <w:rPr>
          <w:rFonts w:asciiTheme="minorHAnsi" w:hAnsiTheme="minorHAnsi"/>
          <w:noProof/>
          <w:lang w:val="en-GB" w:eastAsia="en-GB"/>
        </w:rPr>
        <mc:AlternateContent>
          <mc:Choice Requires="wps">
            <w:drawing>
              <wp:anchor distT="0" distB="0" distL="114300" distR="114300" simplePos="0" relativeHeight="251675648" behindDoc="1" locked="0" layoutInCell="1" allowOverlap="1" wp14:anchorId="0406F13B" wp14:editId="51FCF556">
                <wp:simplePos x="0" y="0"/>
                <wp:positionH relativeFrom="column">
                  <wp:posOffset>-95885</wp:posOffset>
                </wp:positionH>
                <wp:positionV relativeFrom="paragraph">
                  <wp:posOffset>48260</wp:posOffset>
                </wp:positionV>
                <wp:extent cx="5700395" cy="3814445"/>
                <wp:effectExtent l="0" t="0" r="14605" b="20955"/>
                <wp:wrapNone/>
                <wp:docPr id="306" name="26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0395" cy="3814445"/>
                        </a:xfrm>
                        <a:prstGeom prst="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98EB63" id="_x0032_6_x0020_Rect_x00e1_ngulo" o:spid="_x0000_s1026" style="position:absolute;margin-left:-7.55pt;margin-top:3.8pt;width:448.85pt;height:300.3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" fillcolor="#4f81bd [3204]" strokecolor="#243f60 [1604]" strokeweight="2pt">
                <v:fill opacity="0"/>
                <v:path arrowok="t"/>
              </v:rect>
            </w:pict>
          </mc:Fallback>
        </mc:AlternateContent>
      </w:r>
    </w:p>
    <w:p w14:paraId="2BBF1491" w14:textId="77777777" w:rsidR="00A73DB2" w:rsidRPr="0056720B" w:rsidRDefault="00A73DB2" w:rsidP="009F0408">
      <w:pPr>
        <w:spacing w:after="0"/>
        <w:rPr>
          <w:rFonts w:ascii="Georgia" w:hAnsi="Georgia"/>
          <w:sz w:val="18"/>
          <w:szCs w:val="18"/>
          <w:lang w:val="es-ES"/>
        </w:rPr>
      </w:pPr>
      <w:r w:rsidRPr="0056720B">
        <w:rPr>
          <w:rFonts w:ascii="Georgia" w:hAnsi="Georgia"/>
          <w:sz w:val="16"/>
          <w:szCs w:val="18"/>
          <w:lang w:val="es-ES"/>
        </w:rPr>
        <w:t xml:space="preserve"> [1] "Date.Time"                                              </w:t>
      </w:r>
      <w:r w:rsidRPr="0056720B">
        <w:rPr>
          <w:rFonts w:ascii="Georgia" w:hAnsi="Georgia"/>
          <w:sz w:val="16"/>
          <w:szCs w:val="18"/>
          <w:lang w:val="es-ES"/>
        </w:rPr>
        <w:tab/>
      </w:r>
      <w:r w:rsidRPr="0056720B">
        <w:rPr>
          <w:rFonts w:ascii="Georgia" w:hAnsi="Georgia"/>
          <w:sz w:val="16"/>
          <w:szCs w:val="18"/>
          <w:lang w:val="es-ES"/>
        </w:rPr>
        <w:tab/>
        <w:t xml:space="preserve"> "Drybulb.Temperature"</w:t>
      </w:r>
    </w:p>
    <w:p w14:paraId="5C84B9F1"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 xml:space="preserve">[3] "Water.Heater.Tank.Temperature"                           </w:t>
      </w:r>
      <w:r>
        <w:rPr>
          <w:rFonts w:ascii="Georgia" w:hAnsi="Georgia"/>
          <w:sz w:val="16"/>
          <w:szCs w:val="18"/>
          <w:lang w:val="en-US"/>
        </w:rPr>
        <w:tab/>
      </w:r>
      <w:r w:rsidRPr="00380A94">
        <w:rPr>
          <w:rFonts w:ascii="Georgia" w:hAnsi="Georgia"/>
          <w:sz w:val="16"/>
          <w:szCs w:val="18"/>
          <w:lang w:val="en-US"/>
        </w:rPr>
        <w:t>"Water.Heater.Gas.Rate"</w:t>
      </w:r>
    </w:p>
    <w:p w14:paraId="6ADE4663"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 xml:space="preserve">[5] "Supply.Side.Inlet.Mass.Flow.Rate"                        </w:t>
      </w:r>
      <w:r>
        <w:rPr>
          <w:rFonts w:ascii="Georgia" w:hAnsi="Georgia"/>
          <w:sz w:val="16"/>
          <w:szCs w:val="18"/>
          <w:lang w:val="en-US"/>
        </w:rPr>
        <w:tab/>
      </w:r>
      <w:r w:rsidRPr="00380A94">
        <w:rPr>
          <w:rFonts w:ascii="Georgia" w:hAnsi="Georgia"/>
          <w:sz w:val="16"/>
          <w:szCs w:val="18"/>
          <w:lang w:val="en-US"/>
        </w:rPr>
        <w:t>"Supply.Side.Inlet.Temperature"</w:t>
      </w:r>
    </w:p>
    <w:p w14:paraId="6C3F3D1F"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 xml:space="preserve">[7] "Supply.Side.Outlet.Temperature"                          </w:t>
      </w:r>
      <w:r>
        <w:rPr>
          <w:rFonts w:ascii="Georgia" w:hAnsi="Georgia"/>
          <w:sz w:val="16"/>
          <w:szCs w:val="18"/>
          <w:lang w:val="en-US"/>
        </w:rPr>
        <w:tab/>
      </w:r>
      <w:r w:rsidRPr="00380A94">
        <w:rPr>
          <w:rFonts w:ascii="Georgia" w:hAnsi="Georgia"/>
          <w:sz w:val="16"/>
          <w:szCs w:val="18"/>
          <w:lang w:val="en-US"/>
        </w:rPr>
        <w:t>"HVAC.Electric.Demand.Power"</w:t>
      </w:r>
    </w:p>
    <w:p w14:paraId="5118C386"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[9] "Total.Electric.Demand.Power"                             "Loop.Temp.Schedule"</w:t>
      </w:r>
    </w:p>
    <w:p w14:paraId="3E11CFDC"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[11] "Water.Heater.Setpoint"                                   "DELI.FAN.Power"</w:t>
      </w:r>
    </w:p>
    <w:p w14:paraId="4C5FFF24"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[13] "Pump.Power"                                              "F_1_Z_1..Lights.Power"</w:t>
      </w:r>
    </w:p>
    <w:p w14:paraId="19CBE837"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[15] "F_1_Z_2..Lights.Power"                                   "F_1_Z_3..Lights.Power"</w:t>
      </w:r>
    </w:p>
    <w:p w14:paraId="3E983B2E"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[17] "F_1_Z_4..Lights.Power"                                   "F_1_Z_5..Lights.Power"</w:t>
      </w:r>
    </w:p>
    <w:p w14:paraId="71232C33"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[19] "F_1_Z_7..Lights.Power"                                   "F_1_Z_8A..Lights.Power"</w:t>
      </w:r>
    </w:p>
    <w:p w14:paraId="6D638E38"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[21] "F_1_Z_8B..Lights.Power"                                  "F_1_Z_1..Equipment.Power"</w:t>
      </w:r>
    </w:p>
    <w:p w14:paraId="1F53F78D"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[23] "F_1_Z_2..Equipment.Power"                                "F_1_Z_3..Equipment.Power"</w:t>
      </w:r>
    </w:p>
    <w:p w14:paraId="734CA3C7"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[25] "F_1_Z_4..Equipment.Power"                                "F_1_Z_5..Equipment.Power"</w:t>
      </w:r>
    </w:p>
    <w:p w14:paraId="5E33F50A"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[27] "F_1_Z_7..Equipment.Power"                                "F_1_Z_8A..Equipment.Power"</w:t>
      </w:r>
    </w:p>
    <w:p w14:paraId="0A4C6245"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[29] "F_1_Z_8B..Equipment.Power"                               "F_1_Z_1..Thermostat.Temp"</w:t>
      </w:r>
    </w:p>
    <w:p w14:paraId="2F62982E"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[31] "F_1_Z_1..Thermostat.Heating.Setpoint"                    "F_1_Z_1..Thermostat.Cooling.Setpoint"</w:t>
      </w:r>
    </w:p>
    <w:p w14:paraId="7474EF81"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[33] "F_1_Z_2..Thermostat.Temp"                                "F_1_Z_2..Thermostat.Heating.Setpoint"</w:t>
      </w:r>
    </w:p>
    <w:p w14:paraId="45151D0D"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[35] "F_1_Z_2..Thermostat.Cooling.Setpoint"                    "F_1_Z_3..Thermostat.Temp"</w:t>
      </w:r>
    </w:p>
    <w:p w14:paraId="560858DC"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[37] "F_1_Z_3..Thermostat.Heating.Setpoint"                    "F_1_Z_3..Thermostat.Cooling.Setpoint"</w:t>
      </w:r>
    </w:p>
    <w:p w14:paraId="1945C14C"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[39] "F_1_Z_4..Thermostat.Temp"                                "F_1_Z_4..Thermostat.Heating.Setpoint"</w:t>
      </w:r>
    </w:p>
    <w:p w14:paraId="24153E21"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[41] "F_1_Z_4..Thermostat.Cooling.Setpoint"                    "F_1_Z_5..Thermostat.Temp"</w:t>
      </w:r>
    </w:p>
    <w:p w14:paraId="5DFD3055" w14:textId="078142D7" w:rsidR="00A73DB2" w:rsidRPr="00380A94" w:rsidRDefault="006B573C" w:rsidP="009F0408">
      <w:pPr>
        <w:spacing w:after="0"/>
        <w:rPr>
          <w:rFonts w:ascii="Georgia" w:hAnsi="Georgia"/>
          <w:sz w:val="16"/>
          <w:szCs w:val="18"/>
          <w:lang w:val="en-US"/>
        </w:rPr>
      </w:pPr>
      <w:r>
        <w:rPr>
          <w:rFonts w:ascii="Georgia" w:hAnsi="Georgia"/>
          <w:noProof/>
          <w:sz w:val="16"/>
          <w:szCs w:val="18"/>
          <w:lang w:val="en-GB" w:eastAsia="en-GB"/>
        </w:rPr>
        <w:lastRenderedPageBreak/>
        <mc:AlternateContent>
          <mc:Choice Requires="wps">
            <w:drawing>
              <wp:anchor distT="0" distB="0" distL="114300" distR="114300" simplePos="0" relativeHeight="251746304" behindDoc="1" locked="0" layoutInCell="1" allowOverlap="1" wp14:anchorId="19611524" wp14:editId="25F372A1">
                <wp:simplePos x="0" y="0"/>
                <wp:positionH relativeFrom="column">
                  <wp:posOffset>-113030</wp:posOffset>
                </wp:positionH>
                <wp:positionV relativeFrom="paragraph">
                  <wp:posOffset>-120650</wp:posOffset>
                </wp:positionV>
                <wp:extent cx="5916930" cy="3048000"/>
                <wp:effectExtent l="0" t="0" r="26670" b="25400"/>
                <wp:wrapNone/>
                <wp:docPr id="305" name="26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6930" cy="3048000"/>
                        </a:xfrm>
                        <a:prstGeom prst="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D12A06" id="_x0032_6_x0020_Rect_x00e1_ngulo" o:spid="_x0000_s1026" style="position:absolute;margin-left:-8.9pt;margin-top:-9.45pt;width:465.9pt;height:240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" fillcolor="#4f81bd [3204]" strokecolor="#243f60 [1604]" strokeweight="2pt">
                <v:fill opacity="0"/>
                <v:path arrowok="t"/>
              </v:rect>
            </w:pict>
          </mc:Fallback>
        </mc:AlternateContent>
      </w:r>
      <w:r w:rsidR="00A73DB2" w:rsidRPr="00380A94">
        <w:rPr>
          <w:rFonts w:ascii="Georgia" w:hAnsi="Georgia"/>
          <w:sz w:val="16"/>
          <w:szCs w:val="18"/>
          <w:lang w:val="en-US"/>
        </w:rPr>
        <w:t>[43] "F_1_Z_5..Thermostat.Heating.Setpoint"                    "F_1_Z_5..Thermostat.Cooling.Setpoint"</w:t>
      </w:r>
    </w:p>
    <w:p w14:paraId="55341D7F"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[45] "F_1_Z_7..Thermostat.Temp"                                "F_1_Z_7..Thermostat.Heating.Setpoint"</w:t>
      </w:r>
    </w:p>
    <w:p w14:paraId="4B5C6B33"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[47] "F_1_Z_7..Thermostat.Cooling.Setpoint"                    "F_1_Z_8A..Thermostat.Temp"</w:t>
      </w:r>
    </w:p>
    <w:p w14:paraId="33896A1B"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[49] "F_1_Z_8A..Thermostat.Heating.Setpoint"                   "F_1_Z_8A..Thermostat.Cooling.Setpoint"</w:t>
      </w:r>
    </w:p>
    <w:p w14:paraId="39B85AD6"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[51] "F_1_Z_8B..Thermostat.Temp"                               "F_1_Z_8B..Thermostat.Heating.Setpoint"</w:t>
      </w:r>
    </w:p>
    <w:p w14:paraId="70819317"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 xml:space="preserve"> [53] "F_1_Z_8B..Thermostat.Cooling.Setpoint"                   "F_1.VAV.Availability.Manager.Night.Cycle.Control.Status"</w:t>
      </w:r>
    </w:p>
    <w:p w14:paraId="35F4C0E8"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[55] "F_1_VAV_SYS.SUPPLY.FAN.Fan.Power"                        "F_1_BATH_EXHAUST.Fan.Power"</w:t>
      </w:r>
    </w:p>
    <w:p w14:paraId="09995F53"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[57] "F_1_Z_1.VAV.REHEAT.Damper.Position"                      "F_1_Z_2.VAV.REHEAT.Damper.Position"</w:t>
      </w:r>
    </w:p>
    <w:p w14:paraId="5BEA9ADD"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[59] "F_1_Z_3.VAV.REHEAT.Damper.Position"                      "F_1_Z_4.VAV.REHEAT.Damper.Position"</w:t>
      </w:r>
    </w:p>
    <w:p w14:paraId="5243F477"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[61] "F_1_Z_5.VAV.REHEAT.Damper.Position"                      "F_1_Z_7.VAV.REHEAT.Damper.Position"</w:t>
      </w:r>
    </w:p>
    <w:p w14:paraId="14064D74"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[63] "F_1_Z_8A.VAV.REHEAT.Damper.Position"                     "F_1_Z_8B.VAV.REHEAT.Damper.Position"</w:t>
      </w:r>
    </w:p>
    <w:p w14:paraId="50D614E9"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[65] "F_1_Z_1.REHEAT.COIL.Power"                               "F_1_Z_2.REHEAT.COIL.Power"</w:t>
      </w:r>
    </w:p>
    <w:p w14:paraId="3FED0A35"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[67] "F_1_Z_3.REHEAT.COIL.Power"                               "F_1_Z_4.REHEAT.COIL.Power"</w:t>
      </w:r>
    </w:p>
    <w:p w14:paraId="03AD6BC0"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[69] "F_1_Z_5.REHEAT.COIL.Power"                               "F_1_Z_7.REHEAT.COIL.Power"</w:t>
      </w:r>
    </w:p>
    <w:p w14:paraId="2F0B45B8"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[71] "F_1_Z_8A.REHEAT.COIL.Power"                              "F_1_Z_8B.REHEAT.COIL.Power"</w:t>
      </w:r>
    </w:p>
    <w:p w14:paraId="5E7E7AAF" w14:textId="77777777" w:rsidR="00A73DB2" w:rsidRDefault="00A73DB2" w:rsidP="009F0408">
      <w:pPr>
        <w:spacing w:after="0"/>
        <w:rPr>
          <w:rFonts w:ascii="Georgia" w:hAnsi="Georgia"/>
          <w:sz w:val="16"/>
          <w:szCs w:val="18"/>
          <w:lang w:val="en-US"/>
        </w:rPr>
      </w:pPr>
      <w:r w:rsidRPr="00380A94">
        <w:rPr>
          <w:rFonts w:ascii="Georgia" w:hAnsi="Georgia"/>
          <w:sz w:val="16"/>
          <w:szCs w:val="18"/>
          <w:lang w:val="en-US"/>
        </w:rPr>
        <w:t>[73] "F_1_VAV_SYS.HEATING.COIL.Power"                          "F_1_VAV_SYS.Outdoor.Air.Flow.Fraction"</w:t>
      </w:r>
    </w:p>
    <w:p w14:paraId="3535796C" w14:textId="77777777" w:rsidR="00DB5DC3" w:rsidRDefault="00DB5DC3" w:rsidP="009F0408">
      <w:pPr>
        <w:spacing w:after="0"/>
        <w:rPr>
          <w:rFonts w:ascii="Georgia" w:hAnsi="Georgia"/>
          <w:sz w:val="16"/>
          <w:szCs w:val="18"/>
          <w:lang w:val="en-US"/>
        </w:rPr>
      </w:pPr>
    </w:p>
    <w:p w14:paraId="5F7FE2A6" w14:textId="77777777" w:rsidR="00DB5DC3" w:rsidRDefault="00DB5DC3" w:rsidP="009F0408">
      <w:pPr>
        <w:spacing w:after="0"/>
        <w:rPr>
          <w:rFonts w:ascii="Georgia" w:hAnsi="Georgia"/>
          <w:sz w:val="16"/>
          <w:szCs w:val="18"/>
          <w:lang w:val="en-US"/>
        </w:rPr>
      </w:pPr>
    </w:p>
    <w:p w14:paraId="4826DFE8" w14:textId="77777777" w:rsidR="004B3081" w:rsidRDefault="004B3081" w:rsidP="009F0408">
      <w:pPr>
        <w:spacing w:after="0"/>
        <w:rPr>
          <w:rFonts w:ascii="Georgia" w:hAnsi="Georgia"/>
          <w:sz w:val="16"/>
          <w:szCs w:val="18"/>
          <w:lang w:val="en-US"/>
        </w:rPr>
      </w:pPr>
    </w:p>
    <w:p w14:paraId="1668ACD0" w14:textId="77777777" w:rsidR="004B3081" w:rsidRDefault="004B3081" w:rsidP="009F0408">
      <w:pPr>
        <w:spacing w:after="0"/>
        <w:rPr>
          <w:rFonts w:ascii="Georgia" w:hAnsi="Georgia"/>
          <w:sz w:val="16"/>
          <w:szCs w:val="18"/>
          <w:lang w:val="en-US"/>
        </w:rPr>
      </w:pPr>
    </w:p>
    <w:p w14:paraId="48BA5FC2" w14:textId="77777777" w:rsidR="00A73DB2" w:rsidRPr="00504AB3" w:rsidRDefault="00A73DB2" w:rsidP="009F0408">
      <w:pPr>
        <w:pStyle w:val="Heading2"/>
      </w:pPr>
      <w:bookmarkStart w:id="167" w:name="_Toc488758507"/>
      <w:r>
        <w:t xml:space="preserve">Descripción de </w:t>
      </w:r>
      <w:r w:rsidRPr="00504AB3">
        <w:t>Columnas</w:t>
      </w:r>
      <w:bookmarkEnd w:id="167"/>
      <w:r w:rsidRPr="00504AB3">
        <w:t xml:space="preserve"> </w:t>
      </w:r>
    </w:p>
    <w:p w14:paraId="30F87829" w14:textId="77777777" w:rsidR="00A73DB2" w:rsidRPr="00A97BDA" w:rsidRDefault="00A73DB2" w:rsidP="009F0408">
      <w:pPr>
        <w:spacing w:after="0"/>
        <w:rPr>
          <w:rFonts w:ascii="Georgia" w:hAnsi="Georgia"/>
          <w:sz w:val="16"/>
          <w:szCs w:val="18"/>
          <w:lang w:val="es-ES"/>
        </w:rPr>
      </w:pPr>
    </w:p>
    <w:p w14:paraId="472678D6" w14:textId="77777777" w:rsidR="00A73DB2" w:rsidRPr="00505C60" w:rsidRDefault="00A73DB2" w:rsidP="009F0408">
      <w:pPr>
        <w:rPr>
          <w:rFonts w:ascii="Georgia" w:hAnsi="Georgia"/>
        </w:rPr>
      </w:pPr>
      <w:r>
        <w:rPr>
          <w:rFonts w:ascii="Georgia" w:hAnsi="Georgia"/>
        </w:rPr>
        <w:t xml:space="preserve">Las </w:t>
      </w:r>
      <w:r w:rsidRPr="00505C60">
        <w:rPr>
          <w:rFonts w:ascii="Georgia" w:hAnsi="Georgia"/>
        </w:rPr>
        <w:t>descripciones de los valores (columnas) encontrad</w:t>
      </w:r>
      <w:r>
        <w:rPr>
          <w:rFonts w:ascii="Georgia" w:hAnsi="Georgia"/>
        </w:rPr>
        <w:t>o</w:t>
      </w:r>
      <w:r w:rsidRPr="00505C60">
        <w:rPr>
          <w:rFonts w:ascii="Georgia" w:hAnsi="Georgia"/>
        </w:rPr>
        <w:t>s en los ficheros son</w:t>
      </w:r>
      <w:r>
        <w:rPr>
          <w:rFonts w:ascii="Georgia" w:hAnsi="Georgia"/>
        </w:rPr>
        <w:t xml:space="preserve"> del tipo</w:t>
      </w:r>
      <w:r w:rsidRPr="00505C60">
        <w:rPr>
          <w:rFonts w:ascii="Georgia" w:hAnsi="Georgia"/>
        </w:rPr>
        <w:t>:</w:t>
      </w:r>
    </w:p>
    <w:p w14:paraId="29F68F92" w14:textId="77777777" w:rsidR="00A73DB2" w:rsidRDefault="00A73DB2" w:rsidP="009F0408">
      <w:pPr>
        <w:rPr>
          <w:rFonts w:ascii="Georgia" w:hAnsi="Georgia"/>
        </w:rPr>
      </w:pPr>
      <w:r>
        <w:rPr>
          <w:rFonts w:ascii="Georgia" w:hAnsi="Georgia"/>
          <w:noProof/>
          <w:lang w:val="en-GB" w:eastAsia="en-GB"/>
        </w:rPr>
        <w:drawing>
          <wp:inline distT="0" distB="0" distL="0" distR="0" wp14:anchorId="3C74BC1A" wp14:editId="656109DC">
            <wp:extent cx="5393690" cy="3378835"/>
            <wp:effectExtent l="0" t="0" r="0" b="0"/>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393690" cy="3378835"/>
                    </a:xfrm>
                    <a:prstGeom prst="rect">
                      <a:avLst/>
                    </a:prstGeom>
                    <a:noFill/>
                    <a:ln>
                      <a:noFill/>
                    </a:ln>
                  </pic:spPr>
                </pic:pic>
              </a:graphicData>
            </a:graphic>
          </wp:inline>
        </w:drawing>
      </w:r>
    </w:p>
    <w:p w14:paraId="72EEA81B" w14:textId="77777777" w:rsidR="004B3081" w:rsidRDefault="004B3081" w:rsidP="009F0408">
      <w:pPr>
        <w:rPr>
          <w:rFonts w:ascii="Georgia" w:hAnsi="Georgia"/>
        </w:rPr>
      </w:pPr>
    </w:p>
    <w:p w14:paraId="48B40C5E" w14:textId="77777777" w:rsidR="004B3081" w:rsidRDefault="004B3081" w:rsidP="009F0408">
      <w:pPr>
        <w:rPr>
          <w:rFonts w:ascii="Georgia" w:hAnsi="Georgia"/>
        </w:rPr>
      </w:pPr>
    </w:p>
    <w:p w14:paraId="3E4B5607" w14:textId="77777777" w:rsidR="00A73DB2" w:rsidRDefault="00A73DB2" w:rsidP="009F0408">
      <w:pPr>
        <w:rPr>
          <w:rFonts w:ascii="Georgia" w:hAnsi="Georgia"/>
          <w:lang w:val="en-US"/>
        </w:rPr>
      </w:pPr>
      <w:r>
        <w:rPr>
          <w:rFonts w:ascii="Georgia" w:hAnsi="Georgia"/>
          <w:noProof/>
          <w:lang w:val="en-GB" w:eastAsia="en-GB"/>
        </w:rPr>
        <w:lastRenderedPageBreak/>
        <w:drawing>
          <wp:inline distT="0" distB="0" distL="0" distR="0" wp14:anchorId="56C423A6" wp14:editId="3D987245">
            <wp:extent cx="5339166" cy="3840181"/>
            <wp:effectExtent l="0" t="0" r="0" b="0"/>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339166" cy="3840181"/>
                    </a:xfrm>
                    <a:prstGeom prst="rect">
                      <a:avLst/>
                    </a:prstGeom>
                    <a:noFill/>
                    <a:ln>
                      <a:noFill/>
                    </a:ln>
                  </pic:spPr>
                </pic:pic>
              </a:graphicData>
            </a:graphic>
          </wp:inline>
        </w:drawing>
      </w:r>
    </w:p>
    <w:p w14:paraId="6B302940" w14:textId="77777777" w:rsidR="004B3081" w:rsidRDefault="004B3081" w:rsidP="009F0408">
      <w:pPr>
        <w:rPr>
          <w:rFonts w:ascii="Georgia" w:hAnsi="Georgia"/>
          <w:lang w:val="en-US"/>
        </w:rPr>
      </w:pPr>
    </w:p>
    <w:p w14:paraId="31AB6CDE" w14:textId="77777777" w:rsidR="00A73DB2" w:rsidRDefault="00A73DB2" w:rsidP="009F0408">
      <w:pPr>
        <w:rPr>
          <w:rFonts w:ascii="Georgia" w:hAnsi="Georgia"/>
          <w:lang w:val="en-US"/>
        </w:rPr>
      </w:pPr>
      <w:r>
        <w:rPr>
          <w:rFonts w:ascii="Georgia" w:hAnsi="Georgia"/>
          <w:noProof/>
          <w:lang w:val="en-GB" w:eastAsia="en-GB"/>
        </w:rPr>
        <w:drawing>
          <wp:inline distT="0" distB="0" distL="0" distR="0" wp14:anchorId="1C64882D" wp14:editId="57C8E849">
            <wp:extent cx="5277079" cy="2113606"/>
            <wp:effectExtent l="0" t="0" r="0" b="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9435" cy="2114550"/>
                    </a:xfrm>
                    <a:prstGeom prst="rect">
                      <a:avLst/>
                    </a:prstGeom>
                    <a:noFill/>
                    <a:ln>
                      <a:noFill/>
                    </a:ln>
                  </pic:spPr>
                </pic:pic>
              </a:graphicData>
            </a:graphic>
          </wp:inline>
        </w:drawing>
      </w:r>
    </w:p>
    <w:p w14:paraId="187C5ACA" w14:textId="77777777" w:rsidR="008E0BFC" w:rsidRDefault="008E0BFC" w:rsidP="009F0408">
      <w:pPr>
        <w:rPr>
          <w:rFonts w:ascii="Georgia" w:hAnsi="Georgia"/>
          <w:lang w:val="en-US"/>
        </w:rPr>
      </w:pPr>
    </w:p>
    <w:p w14:paraId="75B3BE90" w14:textId="77777777" w:rsidR="008E0BFC" w:rsidRDefault="008E0BFC" w:rsidP="009F0408">
      <w:pPr>
        <w:rPr>
          <w:rFonts w:ascii="Georgia" w:hAnsi="Georgia"/>
          <w:lang w:val="en-US"/>
        </w:rPr>
      </w:pPr>
    </w:p>
    <w:p w14:paraId="0BA28996" w14:textId="77777777" w:rsidR="008E0BFC" w:rsidRDefault="008E0BFC" w:rsidP="009F0408">
      <w:pPr>
        <w:rPr>
          <w:rFonts w:ascii="Georgia" w:hAnsi="Georgia"/>
          <w:lang w:val="en-US"/>
        </w:rPr>
      </w:pPr>
    </w:p>
    <w:p w14:paraId="7584E8ED" w14:textId="77777777" w:rsidR="008E0BFC" w:rsidRDefault="008E0BFC" w:rsidP="009F0408">
      <w:pPr>
        <w:rPr>
          <w:rFonts w:ascii="Georgia" w:hAnsi="Georgia"/>
          <w:lang w:val="en-US"/>
        </w:rPr>
      </w:pPr>
    </w:p>
    <w:p w14:paraId="06E8B719" w14:textId="77777777" w:rsidR="00A73DB2" w:rsidRPr="001464A6" w:rsidRDefault="00A73DB2" w:rsidP="009F0408">
      <w:pPr>
        <w:rPr>
          <w:rFonts w:ascii="Georgia" w:hAnsi="Georgia"/>
          <w:lang w:val="en-US"/>
        </w:rPr>
      </w:pPr>
    </w:p>
    <w:p w14:paraId="28C4FC3F" w14:textId="77777777" w:rsidR="008E0BFC" w:rsidRDefault="008E0BFC" w:rsidP="009F0408">
      <w:pPr>
        <w:rPr>
          <w:rFonts w:ascii="Georgia" w:hAnsi="Georgia"/>
          <w:lang w:val="en-US"/>
        </w:rPr>
      </w:pPr>
    </w:p>
    <w:p w14:paraId="280DBF46" w14:textId="77777777" w:rsidR="00A73DB2" w:rsidRPr="00505C60" w:rsidRDefault="00A73DB2" w:rsidP="009F0408">
      <w:pPr>
        <w:pStyle w:val="Heading2"/>
      </w:pPr>
      <w:bookmarkStart w:id="168" w:name="_Toc488758508"/>
      <w:r w:rsidRPr="00505C60">
        <w:lastRenderedPageBreak/>
        <w:t xml:space="preserve">Comandos </w:t>
      </w:r>
      <w:r>
        <w:t>en R</w:t>
      </w:r>
      <w:bookmarkEnd w:id="168"/>
      <w:r>
        <w:t xml:space="preserve"> </w:t>
      </w:r>
    </w:p>
    <w:p w14:paraId="326FB7B9" w14:textId="77777777" w:rsidR="00A73DB2" w:rsidRPr="00000592" w:rsidRDefault="00A73DB2" w:rsidP="009F0408">
      <w:pPr>
        <w:rPr>
          <w:rFonts w:ascii="Georgia" w:hAnsi="Georgia"/>
        </w:rPr>
      </w:pPr>
    </w:p>
    <w:p w14:paraId="02E7FF24" w14:textId="77777777" w:rsidR="00A73DB2" w:rsidRDefault="00A73DB2" w:rsidP="009F0408">
      <w:pPr>
        <w:rPr>
          <w:rFonts w:ascii="Georgia" w:hAnsi="Georgia"/>
          <w:color w:val="1F497D" w:themeColor="text2"/>
        </w:rPr>
      </w:pPr>
      <w:r>
        <w:rPr>
          <w:rFonts w:ascii="Georgia" w:hAnsi="Georgia"/>
          <w:color w:val="1F497D" w:themeColor="text2"/>
        </w:rPr>
        <w:t>Shell Script  (Generalización a todas las columnas del fichero de entrada)</w:t>
      </w:r>
    </w:p>
    <w:p w14:paraId="1933ADC5" w14:textId="77777777" w:rsidR="006A0F69" w:rsidRDefault="006A0F69" w:rsidP="009F0408">
      <w:pPr>
        <w:rPr>
          <w:rFonts w:ascii="Georgia" w:hAnsi="Georgia"/>
        </w:rPr>
      </w:pPr>
    </w:p>
    <w:p w14:paraId="6E9E200E" w14:textId="3C197C02" w:rsidR="00A73DB2" w:rsidRPr="006E0A78" w:rsidRDefault="006B573C" w:rsidP="009F0408">
      <w:pPr>
        <w:spacing w:after="0"/>
        <w:rPr>
          <w:rFonts w:ascii="Georgia" w:hAnsi="Georgia"/>
          <w:sz w:val="18"/>
          <w:lang w:val="es-ES"/>
        </w:rPr>
      </w:pPr>
      <w:r>
        <w:rPr>
          <w:rFonts w:asciiTheme="minorHAnsi" w:hAnsiTheme="minorHAnsi"/>
          <w:noProof/>
          <w:lang w:val="en-GB" w:eastAsia="en-GB"/>
        </w:rPr>
        <mc:AlternateContent>
          <mc:Choice Requires="wps">
            <w:drawing>
              <wp:anchor distT="0" distB="0" distL="114300" distR="114300" simplePos="0" relativeHeight="251692032" behindDoc="1" locked="0" layoutInCell="1" allowOverlap="1" wp14:anchorId="51840C5D" wp14:editId="49A78EAE">
                <wp:simplePos x="0" y="0"/>
                <wp:positionH relativeFrom="column">
                  <wp:posOffset>-93980</wp:posOffset>
                </wp:positionH>
                <wp:positionV relativeFrom="paragraph">
                  <wp:posOffset>13970</wp:posOffset>
                </wp:positionV>
                <wp:extent cx="5925820" cy="5170170"/>
                <wp:effectExtent l="0" t="0" r="17780" b="36830"/>
                <wp:wrapNone/>
                <wp:docPr id="304" name="25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25820" cy="5170170"/>
                        </a:xfrm>
                        <a:prstGeom prst="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BEB6755" id="_x0032_5_x0020_Rect_x00e1_ngulo" o:spid="_x0000_s1026" style="position:absolute;margin-left:-7.4pt;margin-top:1.1pt;width:466.6pt;height:407.1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" fillcolor="#4f81bd [3204]" strokecolor="#243f60 [1604]" strokeweight="2pt">
                <v:fill opacity="0"/>
                <v:path arrowok="t"/>
              </v:rect>
            </w:pict>
          </mc:Fallback>
        </mc:AlternateContent>
      </w:r>
    </w:p>
    <w:p w14:paraId="4340A07D" w14:textId="77777777" w:rsidR="00A73DB2" w:rsidRPr="00A73DB2" w:rsidRDefault="00A73DB2" w:rsidP="009F0408">
      <w:pPr>
        <w:spacing w:after="0"/>
        <w:rPr>
          <w:rFonts w:ascii="Georgia" w:hAnsi="Georgia"/>
          <w:sz w:val="18"/>
          <w:lang w:val="en-US"/>
        </w:rPr>
      </w:pPr>
      <w:r w:rsidRPr="00A73DB2">
        <w:rPr>
          <w:rFonts w:ascii="Georgia" w:hAnsi="Georgia"/>
          <w:sz w:val="18"/>
          <w:lang w:val="en-US"/>
        </w:rPr>
        <w:t>i=1</w:t>
      </w:r>
    </w:p>
    <w:p w14:paraId="2159A85D" w14:textId="77777777" w:rsidR="00A73DB2" w:rsidRPr="00030D30" w:rsidRDefault="00A73DB2" w:rsidP="009F0408">
      <w:pPr>
        <w:spacing w:after="0"/>
        <w:rPr>
          <w:rFonts w:ascii="Georgia" w:hAnsi="Georgia"/>
          <w:sz w:val="18"/>
          <w:lang w:val="en-US"/>
        </w:rPr>
      </w:pPr>
      <w:r w:rsidRPr="00030D30">
        <w:rPr>
          <w:rFonts w:ascii="Georgia" w:hAnsi="Georgia"/>
          <w:sz w:val="18"/>
          <w:lang w:val="en-US"/>
        </w:rPr>
        <w:t>while [[ $i -le 416 ]]</w:t>
      </w:r>
    </w:p>
    <w:p w14:paraId="079CC02B" w14:textId="77777777" w:rsidR="00A73DB2" w:rsidRPr="00030D30" w:rsidRDefault="00A73DB2" w:rsidP="009F0408">
      <w:pPr>
        <w:spacing w:after="0"/>
        <w:rPr>
          <w:rFonts w:ascii="Georgia" w:hAnsi="Georgia"/>
          <w:sz w:val="18"/>
          <w:lang w:val="en-US"/>
        </w:rPr>
      </w:pPr>
      <w:r w:rsidRPr="00030D30">
        <w:rPr>
          <w:rFonts w:ascii="Georgia" w:hAnsi="Georgia"/>
          <w:sz w:val="18"/>
          <w:lang w:val="en-US"/>
        </w:rPr>
        <w:t>do</w:t>
      </w:r>
    </w:p>
    <w:p w14:paraId="2384F6EF" w14:textId="77777777" w:rsidR="00A73DB2" w:rsidRPr="00030D30" w:rsidRDefault="00A73DB2" w:rsidP="009F0408">
      <w:pPr>
        <w:spacing w:after="0"/>
        <w:rPr>
          <w:rFonts w:ascii="Georgia" w:hAnsi="Georgia"/>
          <w:sz w:val="18"/>
          <w:lang w:val="en-US"/>
        </w:rPr>
      </w:pPr>
    </w:p>
    <w:p w14:paraId="3F01E2FA" w14:textId="77777777" w:rsidR="00A73DB2" w:rsidRPr="00030D30" w:rsidRDefault="00A73DB2" w:rsidP="009F0408">
      <w:pPr>
        <w:spacing w:after="0"/>
        <w:rPr>
          <w:rFonts w:ascii="Georgia" w:hAnsi="Georgia"/>
          <w:sz w:val="18"/>
          <w:lang w:val="en-US"/>
        </w:rPr>
      </w:pPr>
      <w:r w:rsidRPr="00030D30">
        <w:rPr>
          <w:rFonts w:ascii="Georgia" w:hAnsi="Georgia"/>
          <w:sz w:val="18"/>
          <w:lang w:val="en-US"/>
        </w:rPr>
        <w:t>echo "fichero"$i" &lt;- (fichero1[,c(1,"$i")])"</w:t>
      </w:r>
    </w:p>
    <w:p w14:paraId="466D547B" w14:textId="77777777" w:rsidR="00A73DB2" w:rsidRDefault="00A73DB2" w:rsidP="009F0408">
      <w:pPr>
        <w:spacing w:after="0"/>
        <w:rPr>
          <w:rFonts w:ascii="Georgia" w:hAnsi="Georgia"/>
          <w:sz w:val="18"/>
          <w:lang w:val="en-US"/>
        </w:rPr>
      </w:pPr>
      <w:r w:rsidRPr="00030D30">
        <w:rPr>
          <w:rFonts w:ascii="Georgia" w:hAnsi="Georgia"/>
          <w:sz w:val="18"/>
          <w:lang w:val="en-US"/>
        </w:rPr>
        <w:t xml:space="preserve">echo "fichero"$i"\$Date.Time = as.POSIXct(fichero"$i"\$Date.Time, </w:t>
      </w:r>
    </w:p>
    <w:p w14:paraId="6B4ECD58" w14:textId="77777777" w:rsidR="00A73DB2" w:rsidRPr="00030D30" w:rsidRDefault="00A73DB2" w:rsidP="009F0408">
      <w:pPr>
        <w:spacing w:after="0"/>
        <w:rPr>
          <w:rFonts w:ascii="Georgia" w:hAnsi="Georgia"/>
          <w:sz w:val="18"/>
          <w:lang w:val="en-US"/>
        </w:rPr>
      </w:pPr>
      <w:r>
        <w:rPr>
          <w:rFonts w:ascii="Georgia" w:hAnsi="Georgia"/>
          <w:sz w:val="18"/>
          <w:lang w:val="en-US"/>
        </w:rPr>
        <w:t xml:space="preserve">           </w:t>
      </w:r>
      <w:r w:rsidRPr="00030D30">
        <w:rPr>
          <w:rFonts w:ascii="Georgia" w:hAnsi="Georgia"/>
          <w:sz w:val="18"/>
          <w:lang w:val="en-US"/>
        </w:rPr>
        <w:t>format=\"%Y-%m-%d %H:%M:%S\",tz=\"CET\")"</w:t>
      </w:r>
    </w:p>
    <w:p w14:paraId="4928A0EE" w14:textId="77777777" w:rsidR="00A73DB2" w:rsidRPr="00030D30" w:rsidRDefault="00A73DB2" w:rsidP="009F0408">
      <w:pPr>
        <w:spacing w:after="0"/>
        <w:rPr>
          <w:rFonts w:ascii="Georgia" w:hAnsi="Georgia"/>
          <w:sz w:val="18"/>
          <w:lang w:val="en-US"/>
        </w:rPr>
      </w:pPr>
      <w:r w:rsidRPr="00030D30">
        <w:rPr>
          <w:rFonts w:ascii="Georgia" w:hAnsi="Georgia"/>
          <w:sz w:val="18"/>
          <w:lang w:val="en-US"/>
        </w:rPr>
        <w:t>echo "fichero"$i"\$hour &lt;- as.numeric(format(fichero"$i"\$Date.Time, format=\"%H\"))"</w:t>
      </w:r>
    </w:p>
    <w:p w14:paraId="36B29CF5" w14:textId="77777777" w:rsidR="00A73DB2" w:rsidRPr="00030D30" w:rsidRDefault="00A73DB2" w:rsidP="009F0408">
      <w:pPr>
        <w:spacing w:after="0"/>
        <w:rPr>
          <w:rFonts w:ascii="Georgia" w:hAnsi="Georgia"/>
          <w:sz w:val="18"/>
          <w:lang w:val="en-US"/>
        </w:rPr>
      </w:pPr>
      <w:r w:rsidRPr="00030D30">
        <w:rPr>
          <w:rFonts w:ascii="Georgia" w:hAnsi="Georgia"/>
          <w:sz w:val="18"/>
          <w:lang w:val="en-US"/>
        </w:rPr>
        <w:t>echo "fichero"$i"\$Date.Time &lt;- format(fichero"$i"\$Date.Time, format=\"%Y-%m-%d %H\")"</w:t>
      </w:r>
    </w:p>
    <w:p w14:paraId="7D3C3C51" w14:textId="77777777" w:rsidR="00A73DB2" w:rsidRPr="00030D30" w:rsidRDefault="00A73DB2" w:rsidP="009F0408">
      <w:pPr>
        <w:spacing w:after="0"/>
        <w:rPr>
          <w:rFonts w:ascii="Georgia" w:hAnsi="Georgia"/>
          <w:sz w:val="18"/>
          <w:lang w:val="en-US"/>
        </w:rPr>
      </w:pPr>
      <w:r w:rsidRPr="00030D30">
        <w:rPr>
          <w:rFonts w:ascii="Georgia" w:hAnsi="Georgia"/>
          <w:sz w:val="18"/>
          <w:lang w:val="en-US"/>
        </w:rPr>
        <w:t>echo "fichero &lt;- melt (fichero"$i", c(\"Date.Time\"))"</w:t>
      </w:r>
    </w:p>
    <w:p w14:paraId="0AE2DD0D" w14:textId="77777777" w:rsidR="00A73DB2" w:rsidRPr="00030D30" w:rsidRDefault="00A73DB2" w:rsidP="009F0408">
      <w:pPr>
        <w:spacing w:after="0"/>
        <w:rPr>
          <w:rFonts w:ascii="Georgia" w:hAnsi="Georgia"/>
          <w:sz w:val="18"/>
          <w:lang w:val="en-US"/>
        </w:rPr>
      </w:pPr>
      <w:r w:rsidRPr="00030D30">
        <w:rPr>
          <w:rFonts w:ascii="Georgia" w:hAnsi="Georgia"/>
          <w:sz w:val="18"/>
          <w:lang w:val="en-US"/>
        </w:rPr>
        <w:t>echo "fichero &lt;-cast (fichero, Date.Time~variable, mean)"</w:t>
      </w:r>
    </w:p>
    <w:p w14:paraId="3C46E54F" w14:textId="77777777" w:rsidR="00A73DB2" w:rsidRPr="00030D30" w:rsidRDefault="00A73DB2" w:rsidP="009F0408">
      <w:pPr>
        <w:spacing w:after="0"/>
        <w:rPr>
          <w:rFonts w:ascii="Georgia" w:hAnsi="Georgia"/>
          <w:sz w:val="18"/>
          <w:lang w:val="en-US"/>
        </w:rPr>
      </w:pPr>
    </w:p>
    <w:p w14:paraId="06D7DA46" w14:textId="77777777" w:rsidR="00A73DB2" w:rsidRPr="00030D30" w:rsidRDefault="00A73DB2" w:rsidP="009F0408">
      <w:pPr>
        <w:spacing w:after="0"/>
        <w:rPr>
          <w:rFonts w:ascii="Georgia" w:hAnsi="Georgia"/>
          <w:sz w:val="18"/>
          <w:lang w:val="en-US"/>
        </w:rPr>
      </w:pPr>
      <w:r w:rsidRPr="00030D30">
        <w:rPr>
          <w:rFonts w:ascii="Georgia" w:hAnsi="Georgia"/>
          <w:sz w:val="18"/>
          <w:lang w:val="en-US"/>
        </w:rPr>
        <w:t>echo "fichero\$Date.Time = as.POSIXct(fichero\$Date.Time, format=\"%Y-%m-%d\",tz=\"CET\")"</w:t>
      </w:r>
    </w:p>
    <w:p w14:paraId="21DD695A" w14:textId="77777777" w:rsidR="00A73DB2" w:rsidRPr="00030D30" w:rsidRDefault="00A73DB2" w:rsidP="009F0408">
      <w:pPr>
        <w:spacing w:after="0"/>
        <w:rPr>
          <w:rFonts w:ascii="Georgia" w:hAnsi="Georgia"/>
          <w:sz w:val="18"/>
          <w:lang w:val="en-US"/>
        </w:rPr>
      </w:pPr>
    </w:p>
    <w:p w14:paraId="461F64D5" w14:textId="77777777" w:rsidR="00A73DB2" w:rsidRPr="00030D30" w:rsidRDefault="00A73DB2" w:rsidP="009F0408">
      <w:pPr>
        <w:spacing w:after="0"/>
        <w:rPr>
          <w:rFonts w:ascii="Georgia" w:hAnsi="Georgia"/>
          <w:sz w:val="18"/>
          <w:lang w:val="en-US"/>
        </w:rPr>
      </w:pPr>
      <w:r w:rsidRPr="00030D30">
        <w:rPr>
          <w:rFonts w:ascii="Georgia" w:hAnsi="Georgia"/>
          <w:sz w:val="18"/>
          <w:lang w:val="en-US"/>
        </w:rPr>
        <w:t>echo "sp &lt;- ggplot(data=(fichero), aes_string(x=(colnames(fichero)[3]), y=(colnames(fichero)[2]), group=\"Date.Time\")) + geom_line()"</w:t>
      </w:r>
    </w:p>
    <w:p w14:paraId="3D6C0FA1" w14:textId="77777777" w:rsidR="00A73DB2" w:rsidRPr="00030D30" w:rsidRDefault="00A73DB2" w:rsidP="009F0408">
      <w:pPr>
        <w:spacing w:after="0"/>
        <w:rPr>
          <w:rFonts w:ascii="Georgia" w:hAnsi="Georgia"/>
          <w:sz w:val="18"/>
          <w:lang w:val="en-US"/>
        </w:rPr>
      </w:pPr>
    </w:p>
    <w:p w14:paraId="75A05B91" w14:textId="77777777" w:rsidR="00A73DB2" w:rsidRPr="00030D30" w:rsidRDefault="00A73DB2" w:rsidP="009F0408">
      <w:pPr>
        <w:spacing w:after="0"/>
        <w:rPr>
          <w:rFonts w:ascii="Georgia" w:hAnsi="Georgia"/>
          <w:sz w:val="18"/>
          <w:lang w:val="en-US"/>
        </w:rPr>
      </w:pPr>
      <w:r w:rsidRPr="00030D30">
        <w:rPr>
          <w:rFonts w:ascii="Georgia" w:hAnsi="Georgia"/>
          <w:sz w:val="18"/>
          <w:lang w:val="en-US"/>
        </w:rPr>
        <w:t>echo "sp + facet_wrap( ~ Date.Time, ncol=2)"</w:t>
      </w:r>
    </w:p>
    <w:p w14:paraId="23E5BFD7" w14:textId="77777777" w:rsidR="00A73DB2" w:rsidRPr="00030D30" w:rsidRDefault="00A73DB2" w:rsidP="009F0408">
      <w:pPr>
        <w:spacing w:after="0"/>
        <w:rPr>
          <w:rFonts w:ascii="Georgia" w:hAnsi="Georgia"/>
          <w:sz w:val="18"/>
          <w:lang w:val="en-US"/>
        </w:rPr>
      </w:pPr>
      <w:r w:rsidRPr="00030D30">
        <w:rPr>
          <w:rFonts w:ascii="Georgia" w:hAnsi="Georgia"/>
          <w:sz w:val="18"/>
          <w:lang w:val="en-US"/>
        </w:rPr>
        <w:t>echo "p &lt;- ggplotly()"</w:t>
      </w:r>
    </w:p>
    <w:p w14:paraId="3FFD5FD1" w14:textId="77777777" w:rsidR="00A73DB2" w:rsidRPr="00030D30" w:rsidRDefault="00A73DB2" w:rsidP="009F0408">
      <w:pPr>
        <w:spacing w:after="0"/>
        <w:rPr>
          <w:rFonts w:ascii="Georgia" w:hAnsi="Georgia"/>
          <w:sz w:val="18"/>
          <w:lang w:val="en-US"/>
        </w:rPr>
      </w:pPr>
    </w:p>
    <w:p w14:paraId="76519E0E" w14:textId="77777777" w:rsidR="00A73DB2" w:rsidRPr="00030D30" w:rsidRDefault="00A73DB2" w:rsidP="009F0408">
      <w:pPr>
        <w:spacing w:after="0"/>
        <w:rPr>
          <w:rFonts w:ascii="Georgia" w:hAnsi="Georgia"/>
          <w:sz w:val="18"/>
          <w:lang w:val="en-US"/>
        </w:rPr>
      </w:pPr>
      <w:r w:rsidRPr="00030D30">
        <w:rPr>
          <w:rFonts w:ascii="Georgia" w:hAnsi="Georgia"/>
          <w:sz w:val="18"/>
          <w:lang w:val="en-US"/>
        </w:rPr>
        <w:t>echo "ggsave(filename=\"myPlot"$i".png\")"</w:t>
      </w:r>
    </w:p>
    <w:p w14:paraId="342963B7" w14:textId="77777777" w:rsidR="00A73DB2" w:rsidRPr="00030D30" w:rsidRDefault="00A73DB2" w:rsidP="009F0408">
      <w:pPr>
        <w:spacing w:after="0"/>
        <w:rPr>
          <w:rFonts w:ascii="Georgia" w:hAnsi="Georgia"/>
          <w:sz w:val="18"/>
          <w:lang w:val="en-US"/>
        </w:rPr>
      </w:pPr>
    </w:p>
    <w:p w14:paraId="32E33B39" w14:textId="77777777" w:rsidR="00A73DB2" w:rsidRPr="00030D30" w:rsidRDefault="00A73DB2" w:rsidP="009F0408">
      <w:pPr>
        <w:spacing w:after="0"/>
        <w:rPr>
          <w:rFonts w:ascii="Georgia" w:hAnsi="Georgia"/>
          <w:sz w:val="18"/>
          <w:lang w:val="en-US"/>
        </w:rPr>
      </w:pPr>
      <w:r w:rsidRPr="00030D30">
        <w:rPr>
          <w:rFonts w:ascii="Georgia" w:hAnsi="Georgia"/>
          <w:sz w:val="18"/>
          <w:lang w:val="en-US"/>
        </w:rPr>
        <w:t>let i=i+1</w:t>
      </w:r>
    </w:p>
    <w:p w14:paraId="5263C815" w14:textId="77777777" w:rsidR="00A73DB2" w:rsidRPr="0049630E" w:rsidRDefault="00A73DB2" w:rsidP="009F0408">
      <w:pPr>
        <w:spacing w:after="0"/>
        <w:rPr>
          <w:rFonts w:ascii="Georgia" w:hAnsi="Georgia"/>
          <w:sz w:val="18"/>
          <w:lang w:val="en-US"/>
        </w:rPr>
      </w:pPr>
      <w:r w:rsidRPr="0049630E">
        <w:rPr>
          <w:rFonts w:ascii="Georgia" w:hAnsi="Georgia"/>
          <w:sz w:val="18"/>
          <w:lang w:val="en-US"/>
        </w:rPr>
        <w:t>done &gt; &lt; FICHERO_SALIDA &gt;</w:t>
      </w:r>
    </w:p>
    <w:p w14:paraId="58FFA751" w14:textId="77777777" w:rsidR="00A73DB2" w:rsidRPr="0049630E" w:rsidRDefault="00A73DB2" w:rsidP="009F0408">
      <w:pPr>
        <w:spacing w:after="0"/>
        <w:rPr>
          <w:rFonts w:ascii="Georgia" w:hAnsi="Georgia"/>
          <w:lang w:val="en-US"/>
        </w:rPr>
      </w:pPr>
    </w:p>
    <w:p w14:paraId="62C2B886" w14:textId="77777777" w:rsidR="00A73DB2" w:rsidRPr="0049630E" w:rsidRDefault="00A73DB2" w:rsidP="009F0408">
      <w:pPr>
        <w:rPr>
          <w:rFonts w:ascii="Georgia" w:hAnsi="Georgia"/>
          <w:sz w:val="28"/>
          <w:lang w:val="en-US"/>
        </w:rPr>
      </w:pPr>
    </w:p>
    <w:p w14:paraId="632DCE4F" w14:textId="77777777" w:rsidR="006A0F69" w:rsidRPr="00150D66" w:rsidRDefault="006A0F69" w:rsidP="009F0408">
      <w:pPr>
        <w:jc w:val="left"/>
        <w:rPr>
          <w:rFonts w:ascii="Georgia" w:hAnsi="Georgia"/>
          <w:color w:val="1F497D" w:themeColor="text2"/>
          <w:lang w:val="en-US"/>
        </w:rPr>
      </w:pPr>
      <w:r w:rsidRPr="00150D66">
        <w:rPr>
          <w:rFonts w:ascii="Georgia" w:hAnsi="Georgia"/>
          <w:color w:val="1F497D" w:themeColor="text2"/>
          <w:lang w:val="en-US"/>
        </w:rPr>
        <w:br w:type="page"/>
      </w:r>
    </w:p>
    <w:p w14:paraId="6F50A089" w14:textId="77777777" w:rsidR="00423978" w:rsidRDefault="00A73DB2" w:rsidP="009F0408">
      <w:pPr>
        <w:rPr>
          <w:rFonts w:ascii="Georgia" w:hAnsi="Georgia"/>
          <w:color w:val="1F497D" w:themeColor="text2"/>
        </w:rPr>
      </w:pPr>
      <w:r>
        <w:rPr>
          <w:rFonts w:ascii="Georgia" w:hAnsi="Georgia"/>
          <w:color w:val="1F497D" w:themeColor="text2"/>
        </w:rPr>
        <w:lastRenderedPageBreak/>
        <w:t>Ejemplo de Salida   (Columna 2)</w:t>
      </w:r>
    </w:p>
    <w:p w14:paraId="032BA0EF" w14:textId="0CCCC0FA" w:rsidR="00A73DB2" w:rsidRDefault="006B573C" w:rsidP="009F0408">
      <w:pPr>
        <w:rPr>
          <w:rFonts w:ascii="Georgia" w:hAnsi="Georgia"/>
          <w:color w:val="1F497D" w:themeColor="text2"/>
        </w:rPr>
      </w:pPr>
      <w:r>
        <w:rPr>
          <w:rFonts w:asciiTheme="minorHAnsi" w:hAnsiTheme="minorHAnsi"/>
          <w:noProof/>
          <w:lang w:val="en-GB" w:eastAsia="en-GB"/>
        </w:rPr>
        <mc:AlternateContent>
          <mc:Choice Requires="wps">
            <w:drawing>
              <wp:anchor distT="0" distB="0" distL="114300" distR="114300" simplePos="0" relativeHeight="251693056" behindDoc="1" locked="0" layoutInCell="1" allowOverlap="1" wp14:anchorId="51DB2F70" wp14:editId="649A416C">
                <wp:simplePos x="0" y="0"/>
                <wp:positionH relativeFrom="column">
                  <wp:posOffset>-93980</wp:posOffset>
                </wp:positionH>
                <wp:positionV relativeFrom="paragraph">
                  <wp:posOffset>142240</wp:posOffset>
                </wp:positionV>
                <wp:extent cx="5974080" cy="2838450"/>
                <wp:effectExtent l="0" t="0" r="20320" b="31750"/>
                <wp:wrapNone/>
                <wp:docPr id="303" name="25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4080" cy="2838450"/>
                        </a:xfrm>
                        <a:prstGeom prst="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AD0391B" id="_x0032_5_x0020_Rect_x00e1_ngulo" o:spid="_x0000_s1026" style="position:absolute;margin-left:-7.4pt;margin-top:11.2pt;width:470.4pt;height:223.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" fillcolor="#4f81bd [3204]" strokecolor="#243f60 [1604]" strokeweight="2pt">
                <v:fill opacity="0"/>
                <v:path arrowok="t"/>
              </v:rect>
            </w:pict>
          </mc:Fallback>
        </mc:AlternateContent>
      </w:r>
    </w:p>
    <w:p w14:paraId="3BC9995C" w14:textId="77777777" w:rsidR="00A73DB2" w:rsidRPr="00C91150" w:rsidRDefault="00A73DB2" w:rsidP="009F0408">
      <w:pPr>
        <w:spacing w:after="0"/>
        <w:rPr>
          <w:rFonts w:ascii="Georgia" w:hAnsi="Georgia"/>
          <w:sz w:val="18"/>
          <w:lang w:val="es-ES"/>
        </w:rPr>
      </w:pPr>
      <w:r w:rsidRPr="00C91150">
        <w:rPr>
          <w:rFonts w:ascii="Georgia" w:hAnsi="Georgia"/>
          <w:sz w:val="18"/>
          <w:lang w:val="es-ES"/>
        </w:rPr>
        <w:t>fichero2 &lt;- (fichero1[,c(1,2)])</w:t>
      </w:r>
    </w:p>
    <w:p w14:paraId="400D4287" w14:textId="77777777" w:rsidR="00A73DB2" w:rsidRPr="00666E33" w:rsidRDefault="00A73DB2" w:rsidP="009F0408">
      <w:pPr>
        <w:spacing w:after="0"/>
        <w:rPr>
          <w:rFonts w:ascii="Georgia" w:hAnsi="Georgia"/>
          <w:sz w:val="18"/>
          <w:lang w:val="en-US"/>
        </w:rPr>
      </w:pPr>
      <w:r w:rsidRPr="00666E33">
        <w:rPr>
          <w:rFonts w:ascii="Georgia" w:hAnsi="Georgia"/>
          <w:sz w:val="18"/>
          <w:lang w:val="en-US"/>
        </w:rPr>
        <w:t>fichero2$Date.Time = as.POSIXct(fichero2$Date.Time, format="%Y-%m-%d %H:%M:%S",tz="CET")</w:t>
      </w:r>
    </w:p>
    <w:p w14:paraId="57BE194C" w14:textId="77777777" w:rsidR="00A73DB2" w:rsidRPr="00666E33" w:rsidRDefault="00A73DB2" w:rsidP="009F0408">
      <w:pPr>
        <w:spacing w:after="0"/>
        <w:rPr>
          <w:rFonts w:ascii="Georgia" w:hAnsi="Georgia"/>
          <w:sz w:val="18"/>
          <w:lang w:val="en-US"/>
        </w:rPr>
      </w:pPr>
      <w:r w:rsidRPr="00666E33">
        <w:rPr>
          <w:rFonts w:ascii="Georgia" w:hAnsi="Georgia"/>
          <w:sz w:val="18"/>
          <w:lang w:val="en-US"/>
        </w:rPr>
        <w:t>fichero2$hour &lt;- as.numeric(format(fichero2$Date.Time, format="%H"))</w:t>
      </w:r>
    </w:p>
    <w:p w14:paraId="32DD53CC" w14:textId="77777777" w:rsidR="00A73DB2" w:rsidRPr="00666E33" w:rsidRDefault="00A73DB2" w:rsidP="009F0408">
      <w:pPr>
        <w:spacing w:after="0"/>
        <w:rPr>
          <w:rFonts w:ascii="Georgia" w:hAnsi="Georgia"/>
          <w:sz w:val="18"/>
          <w:lang w:val="en-US"/>
        </w:rPr>
      </w:pPr>
      <w:r w:rsidRPr="00666E33">
        <w:rPr>
          <w:rFonts w:ascii="Georgia" w:hAnsi="Georgia"/>
          <w:sz w:val="18"/>
          <w:lang w:val="en-US"/>
        </w:rPr>
        <w:t>fichero2$Date.Time &lt;- format(fichero2$Date.Time, format="%Y-%m-%d %H")</w:t>
      </w:r>
    </w:p>
    <w:p w14:paraId="6FE4951E" w14:textId="77777777" w:rsidR="00A73DB2" w:rsidRPr="00666E33" w:rsidRDefault="00A73DB2" w:rsidP="009F0408">
      <w:pPr>
        <w:spacing w:after="0"/>
        <w:rPr>
          <w:rFonts w:ascii="Georgia" w:hAnsi="Georgia"/>
          <w:sz w:val="18"/>
          <w:lang w:val="en-US"/>
        </w:rPr>
      </w:pPr>
      <w:r w:rsidRPr="00666E33">
        <w:rPr>
          <w:rFonts w:ascii="Georgia" w:hAnsi="Georgia"/>
          <w:sz w:val="18"/>
          <w:lang w:val="en-US"/>
        </w:rPr>
        <w:t>fichero &lt;- melt (fichero2, c("Date.Time"))</w:t>
      </w:r>
    </w:p>
    <w:p w14:paraId="2F39A233" w14:textId="77777777" w:rsidR="00A73DB2" w:rsidRPr="00666E33" w:rsidRDefault="00A73DB2" w:rsidP="009F0408">
      <w:pPr>
        <w:spacing w:after="0"/>
        <w:rPr>
          <w:rFonts w:ascii="Georgia" w:hAnsi="Georgia"/>
          <w:sz w:val="18"/>
          <w:lang w:val="en-US"/>
        </w:rPr>
      </w:pPr>
      <w:r w:rsidRPr="00666E33">
        <w:rPr>
          <w:rFonts w:ascii="Georgia" w:hAnsi="Georgia"/>
          <w:sz w:val="18"/>
          <w:lang w:val="en-US"/>
        </w:rPr>
        <w:t>fichero &lt;-cast (fichero, Date.Time~variable, mean)</w:t>
      </w:r>
    </w:p>
    <w:p w14:paraId="51105392" w14:textId="77777777" w:rsidR="00A73DB2" w:rsidRPr="00666E33" w:rsidRDefault="00A73DB2" w:rsidP="009F0408">
      <w:pPr>
        <w:spacing w:after="0"/>
        <w:rPr>
          <w:rFonts w:ascii="Georgia" w:hAnsi="Georgia"/>
          <w:sz w:val="18"/>
          <w:lang w:val="en-US"/>
        </w:rPr>
      </w:pPr>
      <w:r w:rsidRPr="00666E33">
        <w:rPr>
          <w:rFonts w:ascii="Georgia" w:hAnsi="Georgia"/>
          <w:sz w:val="18"/>
          <w:lang w:val="en-US"/>
        </w:rPr>
        <w:t>fichero$Date.Time = as.POSIXct(fichero$Date.Time, format="%Y-%m-%d",tz="CET")</w:t>
      </w:r>
    </w:p>
    <w:p w14:paraId="7A62E818" w14:textId="77777777" w:rsidR="00A73DB2" w:rsidRPr="00666E33" w:rsidRDefault="00A73DB2" w:rsidP="009F0408">
      <w:pPr>
        <w:spacing w:after="0"/>
        <w:rPr>
          <w:rFonts w:ascii="Georgia" w:hAnsi="Georgia"/>
          <w:sz w:val="18"/>
          <w:lang w:val="en-US"/>
        </w:rPr>
      </w:pPr>
      <w:r w:rsidRPr="00666E33">
        <w:rPr>
          <w:rFonts w:ascii="Georgia" w:hAnsi="Georgia"/>
          <w:sz w:val="18"/>
          <w:lang w:val="en-US"/>
        </w:rPr>
        <w:t>sp &lt;- ggplot(data=(fichero), aes_string(x=(colnames(fichero)[3]), y=(colnames(fichero)[2]), group="Date.Time")) + geom_line()</w:t>
      </w:r>
    </w:p>
    <w:p w14:paraId="3F6EDBAD" w14:textId="77777777" w:rsidR="00A73DB2" w:rsidRPr="00666E33" w:rsidRDefault="00A73DB2" w:rsidP="009F0408">
      <w:pPr>
        <w:spacing w:after="0"/>
        <w:rPr>
          <w:rFonts w:ascii="Georgia" w:hAnsi="Georgia"/>
          <w:sz w:val="18"/>
          <w:lang w:val="en-US"/>
        </w:rPr>
      </w:pPr>
      <w:r w:rsidRPr="00666E33">
        <w:rPr>
          <w:rFonts w:ascii="Georgia" w:hAnsi="Georgia"/>
          <w:sz w:val="18"/>
          <w:lang w:val="en-US"/>
        </w:rPr>
        <w:t>sp + facet_wrap( ~ Date.Time, ncol=2)</w:t>
      </w:r>
    </w:p>
    <w:p w14:paraId="1AEE5889" w14:textId="77777777" w:rsidR="00A73DB2" w:rsidRPr="00666E33" w:rsidRDefault="00A73DB2" w:rsidP="009F0408">
      <w:pPr>
        <w:spacing w:after="0"/>
        <w:rPr>
          <w:rFonts w:ascii="Georgia" w:hAnsi="Georgia"/>
          <w:sz w:val="18"/>
          <w:lang w:val="en-US"/>
        </w:rPr>
      </w:pPr>
      <w:r w:rsidRPr="00666E33">
        <w:rPr>
          <w:rFonts w:ascii="Georgia" w:hAnsi="Georgia"/>
          <w:sz w:val="18"/>
          <w:lang w:val="en-US"/>
        </w:rPr>
        <w:t>p &lt;- ggplotly()</w:t>
      </w:r>
    </w:p>
    <w:p w14:paraId="44C74DB2" w14:textId="77777777" w:rsidR="00A73DB2" w:rsidRPr="00666E33" w:rsidRDefault="00A73DB2" w:rsidP="009F0408">
      <w:pPr>
        <w:spacing w:after="0"/>
        <w:rPr>
          <w:rFonts w:ascii="Georgia" w:hAnsi="Georgia"/>
          <w:sz w:val="18"/>
          <w:lang w:val="en-US"/>
        </w:rPr>
      </w:pPr>
      <w:r w:rsidRPr="00666E33">
        <w:rPr>
          <w:rFonts w:ascii="Georgia" w:hAnsi="Georgia"/>
          <w:sz w:val="18"/>
          <w:lang w:val="en-US"/>
        </w:rPr>
        <w:t>ggsave(filename="myPlot2.png")</w:t>
      </w:r>
    </w:p>
    <w:p w14:paraId="2CFC7BE8" w14:textId="77777777" w:rsidR="00A73DB2" w:rsidRDefault="00A73DB2" w:rsidP="009F0408">
      <w:pPr>
        <w:rPr>
          <w:sz w:val="24"/>
          <w:lang w:val="en-US"/>
        </w:rPr>
      </w:pPr>
      <w:r w:rsidRPr="0049630E">
        <w:rPr>
          <w:sz w:val="24"/>
          <w:lang w:val="en-US"/>
        </w:rPr>
        <w:br w:type="page"/>
      </w:r>
    </w:p>
    <w:p w14:paraId="6D2A4FBE" w14:textId="77777777" w:rsidR="00A73DB2" w:rsidRDefault="00D76773" w:rsidP="009F0408">
      <w:pPr>
        <w:pStyle w:val="Heading2"/>
      </w:pPr>
      <w:bookmarkStart w:id="169" w:name="_Toc488758509"/>
      <w:r>
        <w:lastRenderedPageBreak/>
        <w:t xml:space="preserve">Tipos de </w:t>
      </w:r>
      <w:r w:rsidR="00A73DB2">
        <w:t>Gráficas</w:t>
      </w:r>
      <w:bookmarkEnd w:id="169"/>
      <w:r w:rsidR="00A73DB2">
        <w:t xml:space="preserve">  </w:t>
      </w:r>
    </w:p>
    <w:p w14:paraId="0B420B69" w14:textId="77777777" w:rsidR="00A73DB2" w:rsidRDefault="00A73DB2" w:rsidP="009F0408">
      <w:pPr>
        <w:rPr>
          <w:rFonts w:ascii="Georgia" w:hAnsi="Georgia"/>
        </w:rPr>
      </w:pPr>
      <w:r>
        <w:rPr>
          <w:rFonts w:ascii="Georgia" w:hAnsi="Georgia"/>
        </w:rPr>
        <w:t>En esta sección se presentan los diferentes tipos de gráficos generados en R:</w:t>
      </w:r>
    </w:p>
    <w:p w14:paraId="7FBC7775" w14:textId="77777777" w:rsidR="00A73DB2" w:rsidRPr="00000592" w:rsidRDefault="00A73DB2" w:rsidP="009F0408">
      <w:pPr>
        <w:rPr>
          <w:rFonts w:ascii="Georgia" w:hAnsi="Georgia"/>
        </w:rPr>
      </w:pPr>
    </w:p>
    <w:p w14:paraId="7C3FCC2B" w14:textId="77777777" w:rsidR="00A73DB2" w:rsidRDefault="00A73DB2" w:rsidP="009F0408">
      <w:pPr>
        <w:rPr>
          <w:rFonts w:ascii="Georgia" w:hAnsi="Georgia"/>
          <w:color w:val="1F497D" w:themeColor="text2"/>
        </w:rPr>
      </w:pPr>
      <w:r>
        <w:rPr>
          <w:rFonts w:ascii="Georgia" w:hAnsi="Georgia"/>
          <w:color w:val="1F497D" w:themeColor="text2"/>
        </w:rPr>
        <w:t>Gráficas simples (validación puntual)</w:t>
      </w:r>
    </w:p>
    <w:p w14:paraId="368899D0" w14:textId="77777777" w:rsidR="00A73DB2" w:rsidRDefault="00A73DB2" w:rsidP="009F0408">
      <w:pPr>
        <w:jc w:val="center"/>
        <w:rPr>
          <w:rFonts w:ascii="Georgia" w:hAnsi="Georgia"/>
          <w:color w:val="1F497D" w:themeColor="text2"/>
        </w:rPr>
      </w:pPr>
      <w:r>
        <w:rPr>
          <w:rFonts w:ascii="Georgia" w:hAnsi="Georgia"/>
          <w:noProof/>
          <w:color w:val="1F497D" w:themeColor="text2"/>
          <w:lang w:val="en-GB" w:eastAsia="en-GB"/>
        </w:rPr>
        <w:drawing>
          <wp:inline distT="0" distB="0" distL="0" distR="0" wp14:anchorId="60B7CBDA" wp14:editId="0614672E">
            <wp:extent cx="5400040" cy="2569954"/>
            <wp:effectExtent l="19050" t="0" r="0" b="0"/>
            <wp:docPr id="25" name="Imagen 1" descr="C:\Users\agsf111\Desktop\TFM - MC2 2016\Documentos tecnicos - Google scholar\ggplot2\2 Ficheros antes de generalizacion Solucion Mar\Grafico-simple 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sf111\Desktop\TFM - MC2 2016\Documentos tecnicos - Google scholar\ggplot2\2 Ficheros antes de generalizacion Solucion Mar\Grafico-simple 1A.png"/>
                    <pic:cNvPicPr>
                      <a:picLocks noChangeAspect="1" noChangeArrowheads="1"/>
                    </pic:cNvPicPr>
                  </pic:nvPicPr>
                  <pic:blipFill>
                    <a:blip r:embed="rId55" cstate="print"/>
                    <a:srcRect/>
                    <a:stretch>
                      <a:fillRect/>
                    </a:stretch>
                  </pic:blipFill>
                  <pic:spPr bwMode="auto">
                    <a:xfrm>
                      <a:off x="0" y="0"/>
                      <a:ext cx="5400040" cy="2569954"/>
                    </a:xfrm>
                    <a:prstGeom prst="rect">
                      <a:avLst/>
                    </a:prstGeom>
                    <a:noFill/>
                    <a:ln w="9525">
                      <a:noFill/>
                      <a:miter lim="800000"/>
                      <a:headEnd/>
                      <a:tailEnd/>
                    </a:ln>
                  </pic:spPr>
                </pic:pic>
              </a:graphicData>
            </a:graphic>
          </wp:inline>
        </w:drawing>
      </w:r>
    </w:p>
    <w:p w14:paraId="318194B5" w14:textId="77777777" w:rsidR="00A73DB2" w:rsidRDefault="00A73DB2" w:rsidP="009F0408">
      <w:pPr>
        <w:rPr>
          <w:rFonts w:ascii="Georgia" w:hAnsi="Georgia"/>
          <w:color w:val="1F497D" w:themeColor="text2"/>
        </w:rPr>
      </w:pPr>
      <w:r>
        <w:rPr>
          <w:rFonts w:ascii="Georgia" w:hAnsi="Georgia"/>
          <w:color w:val="1F497D" w:themeColor="text2"/>
        </w:rPr>
        <w:t>Gráficas 2 semanas por zona  (comparación)</w:t>
      </w:r>
    </w:p>
    <w:p w14:paraId="5332BCEB" w14:textId="77777777" w:rsidR="00A73DB2" w:rsidRDefault="00A73DB2" w:rsidP="009F0408">
      <w:pPr>
        <w:rPr>
          <w:rFonts w:ascii="Georgia" w:hAnsi="Georgia"/>
          <w:color w:val="1F497D" w:themeColor="text2"/>
        </w:rPr>
      </w:pPr>
    </w:p>
    <w:p w14:paraId="5C86630E" w14:textId="77777777" w:rsidR="00A73DB2" w:rsidRDefault="00A73DB2" w:rsidP="009F0408">
      <w:pPr>
        <w:jc w:val="center"/>
        <w:rPr>
          <w:rFonts w:asciiTheme="majorHAnsi" w:eastAsiaTheme="majorEastAsia" w:hAnsiTheme="majorHAnsi" w:cstheme="majorBidi"/>
          <w:color w:val="17365D" w:themeColor="text2" w:themeShade="BF"/>
          <w:spacing w:val="5"/>
          <w:kern w:val="28"/>
          <w:sz w:val="52"/>
          <w:szCs w:val="52"/>
        </w:rPr>
      </w:pPr>
      <w:r>
        <w:rPr>
          <w:rFonts w:asciiTheme="majorHAnsi" w:eastAsiaTheme="majorEastAsia" w:hAnsiTheme="majorHAnsi" w:cstheme="majorBidi"/>
          <w:noProof/>
          <w:color w:val="17365D" w:themeColor="text2" w:themeShade="BF"/>
          <w:spacing w:val="5"/>
          <w:kern w:val="28"/>
          <w:sz w:val="52"/>
          <w:szCs w:val="52"/>
          <w:lang w:val="en-GB" w:eastAsia="en-GB"/>
        </w:rPr>
        <w:drawing>
          <wp:inline distT="0" distB="0" distL="0" distR="0" wp14:anchorId="57C70249" wp14:editId="08AF9BAA">
            <wp:extent cx="5397607" cy="3169403"/>
            <wp:effectExtent l="19050" t="0" r="0" b="0"/>
            <wp:docPr id="26" name="Imagen 2" descr="C:\Users\agsf111\Desktop\TFM - MC2 2016\Documentos tecnicos - Google scholar\ggplot2\Haziu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gsf111\Desktop\TFM - MC2 2016\Documentos tecnicos - Google scholar\ggplot2\Hazium_1.png"/>
                    <pic:cNvPicPr>
                      <a:picLocks noChangeAspect="1" noChangeArrowheads="1"/>
                    </pic:cNvPicPr>
                  </pic:nvPicPr>
                  <pic:blipFill>
                    <a:blip r:embed="rId56" cstate="print"/>
                    <a:srcRect/>
                    <a:stretch>
                      <a:fillRect/>
                    </a:stretch>
                  </pic:blipFill>
                  <pic:spPr bwMode="auto">
                    <a:xfrm>
                      <a:off x="0" y="0"/>
                      <a:ext cx="5400040" cy="3170832"/>
                    </a:xfrm>
                    <a:prstGeom prst="rect">
                      <a:avLst/>
                    </a:prstGeom>
                    <a:noFill/>
                    <a:ln w="9525">
                      <a:noFill/>
                      <a:miter lim="800000"/>
                      <a:headEnd/>
                      <a:tailEnd/>
                    </a:ln>
                  </pic:spPr>
                </pic:pic>
              </a:graphicData>
            </a:graphic>
          </wp:inline>
        </w:drawing>
      </w:r>
    </w:p>
    <w:p w14:paraId="2A92E834" w14:textId="77777777" w:rsidR="00772E1C" w:rsidRDefault="00772E1C" w:rsidP="009F0408">
      <w:pPr>
        <w:jc w:val="left"/>
        <w:rPr>
          <w:rFonts w:asciiTheme="majorHAnsi" w:eastAsiaTheme="majorEastAsia" w:hAnsiTheme="majorHAnsi" w:cstheme="majorBidi"/>
          <w:color w:val="17365D" w:themeColor="text2" w:themeShade="BF"/>
          <w:spacing w:val="5"/>
          <w:kern w:val="28"/>
          <w:sz w:val="52"/>
          <w:szCs w:val="52"/>
        </w:rPr>
      </w:pPr>
      <w:r>
        <w:br w:type="page"/>
      </w:r>
    </w:p>
    <w:p w14:paraId="60E2DDBE" w14:textId="77777777" w:rsidR="00A73DB2" w:rsidRDefault="00A0357C" w:rsidP="009F0408">
      <w:pPr>
        <w:pStyle w:val="Heading1"/>
      </w:pPr>
      <w:r>
        <w:lastRenderedPageBreak/>
        <w:t xml:space="preserve">  </w:t>
      </w:r>
      <w:bookmarkStart w:id="170" w:name="_Toc488758510"/>
      <w:r w:rsidR="00A73DB2">
        <w:t>Bibliografía</w:t>
      </w:r>
      <w:bookmarkEnd w:id="170"/>
    </w:p>
    <w:p w14:paraId="7A61AD78" w14:textId="77777777" w:rsidR="002A64D4" w:rsidRPr="004A2CE3" w:rsidRDefault="002A64D4" w:rsidP="002A64D4">
      <w:pPr>
        <w:rPr>
          <w:rFonts w:ascii="Georgia" w:hAnsi="Georgia"/>
          <w:lang w:val="en-US" w:bidi="en-US"/>
        </w:rPr>
      </w:pPr>
    </w:p>
    <w:p w14:paraId="1048C092" w14:textId="77777777" w:rsidR="006D6D90" w:rsidRPr="004A2CE3" w:rsidRDefault="006D6D90" w:rsidP="006D6D90">
      <w:pPr>
        <w:pStyle w:val="FootnoteText"/>
        <w:rPr>
          <w:rFonts w:ascii="Georgia" w:hAnsi="Georgia"/>
          <w:sz w:val="22"/>
          <w:szCs w:val="22"/>
        </w:rPr>
      </w:pPr>
    </w:p>
    <w:p w14:paraId="52104AC6" w14:textId="77777777" w:rsidR="000A5818" w:rsidRDefault="000A5818" w:rsidP="000A5818">
      <w:pPr>
        <w:rPr>
          <w:rFonts w:eastAsia="MinionPro-Regular" w:cs="Times New Roman"/>
          <w:i/>
          <w:lang w:val="en-US"/>
        </w:rPr>
      </w:pPr>
      <w:r w:rsidRPr="000A23DA">
        <w:rPr>
          <w:rFonts w:asciiTheme="minorHAnsi" w:hAnsiTheme="minorHAnsi"/>
          <w:lang w:val="en-US"/>
        </w:rPr>
        <w:t xml:space="preserve">Chang, Winston (2013). </w:t>
      </w:r>
      <w:r w:rsidRPr="000A23DA">
        <w:rPr>
          <w:rFonts w:asciiTheme="minorHAnsi" w:hAnsiTheme="minorHAnsi" w:cs="Times New Roman"/>
          <w:i/>
          <w:lang w:val="en-US"/>
        </w:rPr>
        <w:t>R Graphics Cookbook.</w:t>
      </w:r>
      <w:r w:rsidRPr="000A23DA">
        <w:rPr>
          <w:rFonts w:asciiTheme="minorHAnsi" w:eastAsia="MinionPro-Regular" w:hAnsiTheme="minorHAnsi" w:cs="Times New Roman"/>
          <w:i/>
          <w:lang w:val="en-US"/>
        </w:rPr>
        <w:t xml:space="preserve">  </w:t>
      </w:r>
      <w:r>
        <w:rPr>
          <w:rFonts w:eastAsia="MinionPro-Regular" w:cs="Times New Roman"/>
          <w:i/>
          <w:lang w:val="en-US"/>
        </w:rPr>
        <w:t>O’Reilly</w:t>
      </w:r>
    </w:p>
    <w:p w14:paraId="56116E70" w14:textId="77777777" w:rsidR="000A5818" w:rsidRPr="000A5818" w:rsidRDefault="000A5818" w:rsidP="000A5818">
      <w:pPr>
        <w:spacing w:after="0"/>
        <w:rPr>
          <w:rFonts w:asciiTheme="minorHAnsi" w:hAnsiTheme="minorHAnsi"/>
          <w:lang w:val="es-ES"/>
        </w:rPr>
      </w:pPr>
      <w:r w:rsidRPr="000A23DA">
        <w:rPr>
          <w:rFonts w:asciiTheme="minorHAnsi" w:hAnsiTheme="minorHAnsi"/>
          <w:lang w:val="en-US"/>
        </w:rPr>
        <w:t>Crawley, Michael J. (2011).</w:t>
      </w:r>
      <w:r>
        <w:rPr>
          <w:lang w:val="en-US"/>
        </w:rPr>
        <w:t xml:space="preserve"> </w:t>
      </w:r>
      <w:r w:rsidRPr="000A23DA">
        <w:rPr>
          <w:rFonts w:asciiTheme="minorHAnsi" w:hAnsiTheme="minorHAnsi"/>
          <w:i/>
          <w:lang w:val="en-US"/>
        </w:rPr>
        <w:t>The R Book</w:t>
      </w:r>
      <w:r w:rsidRPr="000A23DA">
        <w:rPr>
          <w:rFonts w:asciiTheme="minorHAnsi" w:hAnsiTheme="minorHAnsi"/>
          <w:lang w:val="en-US"/>
        </w:rPr>
        <w:t>.</w:t>
      </w:r>
      <w:r>
        <w:rPr>
          <w:lang w:val="en-US"/>
        </w:rPr>
        <w:t xml:space="preserve"> </w:t>
      </w:r>
      <w:r w:rsidRPr="000A5818">
        <w:rPr>
          <w:rFonts w:asciiTheme="minorHAnsi" w:hAnsiTheme="minorHAnsi"/>
          <w:lang w:val="es-ES"/>
        </w:rPr>
        <w:t>Wiley.</w:t>
      </w:r>
    </w:p>
    <w:p w14:paraId="75C696BA" w14:textId="77777777" w:rsidR="000A5818" w:rsidRPr="000A5818" w:rsidRDefault="000A5818" w:rsidP="000A5818">
      <w:pPr>
        <w:pStyle w:val="FootnoteText"/>
        <w:spacing w:line="360" w:lineRule="auto"/>
        <w:rPr>
          <w:rFonts w:asciiTheme="minorHAnsi" w:hAnsiTheme="minorHAnsi"/>
          <w:noProof/>
          <w:sz w:val="22"/>
          <w:szCs w:val="22"/>
          <w:lang w:val="es-ES"/>
        </w:rPr>
      </w:pPr>
    </w:p>
    <w:p w14:paraId="5E9147D1" w14:textId="77777777" w:rsidR="000A5818" w:rsidRPr="000A23DA" w:rsidRDefault="000A5818" w:rsidP="000A5818">
      <w:pPr>
        <w:pStyle w:val="FootnoteText"/>
        <w:spacing w:line="360" w:lineRule="auto"/>
        <w:rPr>
          <w:rFonts w:asciiTheme="minorHAnsi" w:hAnsiTheme="minorHAnsi"/>
          <w:sz w:val="22"/>
          <w:szCs w:val="22"/>
          <w:lang w:val="es-ES"/>
        </w:rPr>
      </w:pPr>
      <w:r w:rsidRPr="000A5818">
        <w:rPr>
          <w:rFonts w:asciiTheme="minorHAnsi" w:hAnsiTheme="minorHAnsi"/>
          <w:noProof/>
          <w:sz w:val="22"/>
          <w:szCs w:val="22"/>
          <w:lang w:val="es-ES"/>
        </w:rPr>
        <w:t xml:space="preserve">cucis.ece.northwestern.  </w:t>
      </w:r>
      <w:r w:rsidRPr="000A23DA">
        <w:rPr>
          <w:rFonts w:asciiTheme="minorHAnsi" w:hAnsiTheme="minorHAnsi"/>
          <w:noProof/>
          <w:sz w:val="22"/>
          <w:szCs w:val="22"/>
          <w:lang w:val="es-ES"/>
        </w:rPr>
        <w:t>(s.f.)   Obtenido de búsqueda de AnomalyDetection</w:t>
      </w:r>
    </w:p>
    <w:p w14:paraId="067D0CA6" w14:textId="77777777" w:rsidR="000A5818" w:rsidRPr="000A23DA" w:rsidRDefault="000A5818" w:rsidP="000A5818">
      <w:pPr>
        <w:spacing w:after="0"/>
        <w:rPr>
          <w:rFonts w:asciiTheme="minorHAnsi" w:hAnsiTheme="minorHAnsi"/>
          <w:noProof/>
          <w:lang w:val="es-ES"/>
        </w:rPr>
      </w:pPr>
      <w:r w:rsidRPr="000A23DA">
        <w:rPr>
          <w:rFonts w:asciiTheme="minorHAnsi" w:hAnsiTheme="minorHAnsi"/>
          <w:noProof/>
          <w:lang w:val="es-ES"/>
        </w:rPr>
        <w:t>http://cucis.ece.northwestern.edu/projects/DMS/publications/AnomalyDetection.pdf</w:t>
      </w:r>
    </w:p>
    <w:p w14:paraId="065AE91E" w14:textId="77777777" w:rsidR="000A5818" w:rsidRPr="000A23DA" w:rsidRDefault="000A5818" w:rsidP="000A5818">
      <w:pPr>
        <w:pStyle w:val="FootnoteText"/>
        <w:spacing w:line="360" w:lineRule="auto"/>
        <w:rPr>
          <w:rFonts w:asciiTheme="minorHAnsi" w:hAnsiTheme="minorHAnsi"/>
          <w:noProof/>
          <w:sz w:val="22"/>
          <w:szCs w:val="22"/>
          <w:lang w:val="es-ES"/>
        </w:rPr>
      </w:pPr>
    </w:p>
    <w:p w14:paraId="68ADC8D6" w14:textId="77777777" w:rsidR="000A5818" w:rsidRPr="000A23DA" w:rsidRDefault="000A5818" w:rsidP="000A5818">
      <w:pPr>
        <w:pStyle w:val="FootnoteText"/>
        <w:spacing w:line="360" w:lineRule="auto"/>
        <w:rPr>
          <w:rFonts w:asciiTheme="minorHAnsi" w:hAnsiTheme="minorHAnsi"/>
          <w:noProof/>
          <w:sz w:val="22"/>
          <w:szCs w:val="22"/>
          <w:lang w:val="es-ES"/>
        </w:rPr>
      </w:pPr>
      <w:r w:rsidRPr="000A23DA">
        <w:rPr>
          <w:rFonts w:asciiTheme="minorHAnsi" w:hAnsiTheme="minorHAnsi" w:cs="Arial"/>
          <w:i/>
          <w:color w:val="363636"/>
          <w:sz w:val="22"/>
          <w:szCs w:val="22"/>
        </w:rPr>
        <w:t>CEUR-WS</w:t>
      </w:r>
      <w:r w:rsidRPr="000A23DA">
        <w:rPr>
          <w:rFonts w:asciiTheme="minorHAnsi" w:hAnsiTheme="minorHAnsi" w:cs="Arial"/>
          <w:color w:val="363636"/>
          <w:sz w:val="22"/>
          <w:szCs w:val="22"/>
        </w:rPr>
        <w:t>.</w:t>
      </w:r>
      <w:r w:rsidRPr="000A23DA">
        <w:rPr>
          <w:rFonts w:asciiTheme="minorHAnsi" w:hAnsiTheme="minorHAnsi"/>
          <w:noProof/>
          <w:sz w:val="22"/>
          <w:szCs w:val="22"/>
          <w:lang w:val="es-ES"/>
        </w:rPr>
        <w:t xml:space="preserve">  (s.f.)   Obtenido de búsqueda de workshop International EIG2009</w:t>
      </w:r>
    </w:p>
    <w:p w14:paraId="6DFEA8A2" w14:textId="77777777" w:rsidR="000A5818" w:rsidRPr="000A23DA" w:rsidRDefault="000A5818" w:rsidP="000A5818">
      <w:pPr>
        <w:spacing w:after="0"/>
        <w:rPr>
          <w:rFonts w:asciiTheme="minorHAnsi" w:hAnsiTheme="minorHAnsi"/>
          <w:noProof/>
        </w:rPr>
      </w:pPr>
      <w:r w:rsidRPr="000A23DA">
        <w:rPr>
          <w:rFonts w:asciiTheme="minorHAnsi" w:hAnsiTheme="minorHAnsi"/>
          <w:noProof/>
        </w:rPr>
        <w:t>http://ceur-ws.org/Vol-558/Art_8.pdf</w:t>
      </w:r>
    </w:p>
    <w:p w14:paraId="5D984875" w14:textId="77777777" w:rsidR="000A5818" w:rsidRPr="000A23DA" w:rsidRDefault="000A5818" w:rsidP="000A5818">
      <w:pPr>
        <w:spacing w:after="0"/>
        <w:rPr>
          <w:rFonts w:asciiTheme="minorHAnsi" w:hAnsiTheme="minorHAnsi"/>
          <w:i/>
          <w:noProof/>
          <w:lang w:val="es-ES"/>
        </w:rPr>
      </w:pPr>
    </w:p>
    <w:p w14:paraId="3620A937" w14:textId="77777777" w:rsidR="000A5818" w:rsidRPr="000A23DA" w:rsidRDefault="000A5818" w:rsidP="000A5818">
      <w:pPr>
        <w:spacing w:after="0"/>
        <w:rPr>
          <w:rFonts w:asciiTheme="minorHAnsi" w:hAnsiTheme="minorHAnsi"/>
          <w:noProof/>
          <w:lang w:val="es-ES"/>
        </w:rPr>
      </w:pPr>
      <w:r w:rsidRPr="000A23DA">
        <w:rPr>
          <w:rFonts w:asciiTheme="minorHAnsi" w:hAnsiTheme="minorHAnsi"/>
          <w:i/>
          <w:noProof/>
          <w:lang w:val="en-US"/>
        </w:rPr>
        <w:t>cucis.ece.northwestern</w:t>
      </w:r>
      <w:r w:rsidRPr="000A23DA">
        <w:rPr>
          <w:rFonts w:asciiTheme="minorHAnsi" w:hAnsiTheme="minorHAnsi"/>
          <w:noProof/>
          <w:lang w:val="en-US"/>
        </w:rPr>
        <w:t xml:space="preserve">. </w:t>
      </w:r>
      <w:r w:rsidRPr="000A23DA">
        <w:rPr>
          <w:rFonts w:asciiTheme="minorHAnsi" w:hAnsiTheme="minorHAnsi" w:cs="Helvetica-Bold"/>
          <w:bCs/>
          <w:lang w:val="en-US"/>
        </w:rPr>
        <w:t xml:space="preserve">(s.f.)   </w:t>
      </w:r>
      <w:r w:rsidRPr="000A23DA">
        <w:rPr>
          <w:rFonts w:asciiTheme="minorHAnsi" w:hAnsiTheme="minorHAnsi"/>
          <w:noProof/>
          <w:lang w:val="es-ES"/>
        </w:rPr>
        <w:t>Obtenido de búsqueda de</w:t>
      </w:r>
      <w:r w:rsidRPr="000A23DA">
        <w:rPr>
          <w:rFonts w:asciiTheme="minorHAnsi" w:hAnsiTheme="minorHAnsi" w:cs="Helvetica-Bold"/>
          <w:bCs/>
          <w:lang w:val="es-ES"/>
        </w:rPr>
        <w:t xml:space="preserve"> Anomaly Detection Survey </w:t>
      </w:r>
    </w:p>
    <w:p w14:paraId="1E086E5C" w14:textId="77777777" w:rsidR="000A5818" w:rsidRPr="000A23DA" w:rsidRDefault="000A5818" w:rsidP="000A5818">
      <w:pPr>
        <w:spacing w:after="0"/>
        <w:rPr>
          <w:rFonts w:asciiTheme="minorHAnsi" w:hAnsiTheme="minorHAnsi"/>
          <w:lang w:val="es-ES"/>
        </w:rPr>
      </w:pPr>
      <w:r w:rsidRPr="000A23DA">
        <w:rPr>
          <w:rFonts w:asciiTheme="minorHAnsi" w:hAnsiTheme="minorHAnsi"/>
          <w:lang w:val="es-ES"/>
        </w:rPr>
        <w:t>http://cucis.ece.northwestern.edu/projects/DMS/publications/AnomalyDetection.pdf</w:t>
      </w:r>
    </w:p>
    <w:p w14:paraId="447E8EEC" w14:textId="77777777" w:rsidR="000A5818" w:rsidRPr="00685AE8" w:rsidRDefault="000A5818" w:rsidP="000A5818">
      <w:pPr>
        <w:pStyle w:val="FootnoteText"/>
        <w:spacing w:line="360" w:lineRule="auto"/>
        <w:rPr>
          <w:rFonts w:asciiTheme="minorHAnsi" w:hAnsiTheme="minorHAnsi" w:cs="Times New Roman"/>
          <w:i/>
          <w:iCs/>
          <w:sz w:val="22"/>
          <w:szCs w:val="22"/>
          <w:lang w:val="en-US"/>
        </w:rPr>
      </w:pPr>
      <w:r w:rsidRPr="00685AE8">
        <w:rPr>
          <w:rFonts w:asciiTheme="minorHAnsi" w:hAnsiTheme="minorHAnsi" w:cs="Times New Roman"/>
          <w:i/>
          <w:iCs/>
          <w:sz w:val="22"/>
          <w:szCs w:val="22"/>
          <w:lang w:val="en-US"/>
        </w:rPr>
        <w:t>(</w:t>
      </w:r>
      <w:r w:rsidRPr="00685AE8">
        <w:rPr>
          <w:rFonts w:asciiTheme="minorHAnsi" w:hAnsiTheme="minorHAnsi" w:cs="Times New Roman"/>
          <w:i/>
          <w:sz w:val="22"/>
          <w:szCs w:val="22"/>
          <w:lang w:val="en-US"/>
        </w:rPr>
        <w:t>Varun Chandola</w:t>
      </w:r>
      <w:r>
        <w:rPr>
          <w:rFonts w:asciiTheme="minorHAnsi" w:hAnsiTheme="minorHAnsi" w:cs="Times New Roman"/>
          <w:i/>
          <w:sz w:val="22"/>
          <w:szCs w:val="22"/>
          <w:lang w:val="en-US"/>
        </w:rPr>
        <w:t xml:space="preserve">. </w:t>
      </w:r>
      <w:r w:rsidRPr="00685AE8">
        <w:rPr>
          <w:rFonts w:asciiTheme="minorHAnsi" w:hAnsiTheme="minorHAnsi" w:cs="Times New Roman"/>
          <w:i/>
          <w:iCs/>
          <w:sz w:val="22"/>
          <w:szCs w:val="22"/>
          <w:lang w:val="en-US"/>
        </w:rPr>
        <w:t>University of Minnesota,)</w:t>
      </w:r>
    </w:p>
    <w:p w14:paraId="463DC2DC" w14:textId="77777777" w:rsidR="000A5818" w:rsidRPr="00685AE8" w:rsidRDefault="000A5818" w:rsidP="000A5818">
      <w:pPr>
        <w:pStyle w:val="FootnoteText"/>
        <w:spacing w:line="360" w:lineRule="auto"/>
        <w:rPr>
          <w:rFonts w:asciiTheme="minorHAnsi" w:hAnsiTheme="minorHAnsi"/>
          <w:noProof/>
          <w:sz w:val="22"/>
          <w:szCs w:val="22"/>
          <w:lang w:val="en-US"/>
        </w:rPr>
      </w:pPr>
    </w:p>
    <w:p w14:paraId="4A694491" w14:textId="77777777" w:rsidR="000A5818" w:rsidRPr="000A23DA" w:rsidRDefault="000A5818" w:rsidP="000A5818">
      <w:pPr>
        <w:pStyle w:val="FootnoteText"/>
        <w:spacing w:line="360" w:lineRule="auto"/>
        <w:rPr>
          <w:rFonts w:asciiTheme="minorHAnsi" w:hAnsiTheme="minorHAnsi"/>
          <w:sz w:val="22"/>
          <w:szCs w:val="22"/>
          <w:lang w:val="es-ES"/>
        </w:rPr>
      </w:pPr>
      <w:r w:rsidRPr="000A23DA">
        <w:rPr>
          <w:rFonts w:asciiTheme="minorHAnsi" w:hAnsiTheme="minorHAnsi"/>
          <w:noProof/>
          <w:sz w:val="22"/>
          <w:szCs w:val="22"/>
          <w:lang w:val="es-ES"/>
        </w:rPr>
        <w:t>Detección de anomalías. (s.f.)   Obtenido de búsqueda de deteccion de anomalias</w:t>
      </w:r>
    </w:p>
    <w:p w14:paraId="437855ED" w14:textId="77777777" w:rsidR="000A5818" w:rsidRPr="000A23DA" w:rsidRDefault="000A5818" w:rsidP="000A5818">
      <w:pPr>
        <w:pStyle w:val="FootnoteText"/>
        <w:spacing w:line="360" w:lineRule="auto"/>
        <w:rPr>
          <w:rFonts w:asciiTheme="minorHAnsi" w:hAnsiTheme="minorHAnsi"/>
          <w:noProof/>
          <w:sz w:val="22"/>
          <w:szCs w:val="22"/>
          <w:lang w:val="es-ES"/>
        </w:rPr>
      </w:pPr>
      <w:r w:rsidRPr="000A23DA">
        <w:rPr>
          <w:rFonts w:asciiTheme="minorHAnsi" w:hAnsiTheme="minorHAnsi"/>
          <w:noProof/>
          <w:sz w:val="22"/>
          <w:szCs w:val="22"/>
          <w:lang w:val="es-ES"/>
        </w:rPr>
        <w:t>http://copro.com.ar/Deteccion_de_anomalias.html</w:t>
      </w:r>
    </w:p>
    <w:p w14:paraId="7A854A79" w14:textId="77777777" w:rsidR="000A5818" w:rsidRPr="000A23DA" w:rsidRDefault="000A5818" w:rsidP="000A5818">
      <w:pPr>
        <w:pStyle w:val="FootnoteText"/>
        <w:spacing w:line="360" w:lineRule="auto"/>
        <w:rPr>
          <w:rFonts w:asciiTheme="minorHAnsi" w:hAnsiTheme="minorHAnsi"/>
          <w:noProof/>
          <w:sz w:val="22"/>
          <w:szCs w:val="22"/>
          <w:lang w:val="es-ES"/>
        </w:rPr>
      </w:pPr>
    </w:p>
    <w:p w14:paraId="6686FAF1" w14:textId="77777777" w:rsidR="000A5818" w:rsidRPr="000A23DA" w:rsidRDefault="000A5818" w:rsidP="000A5818">
      <w:pPr>
        <w:pStyle w:val="FootnoteText"/>
        <w:spacing w:line="360" w:lineRule="auto"/>
        <w:jc w:val="left"/>
        <w:rPr>
          <w:rFonts w:asciiTheme="minorHAnsi" w:hAnsiTheme="minorHAnsi"/>
          <w:noProof/>
          <w:sz w:val="22"/>
          <w:szCs w:val="22"/>
          <w:lang w:val="es-ES"/>
        </w:rPr>
      </w:pPr>
      <w:r w:rsidRPr="000A23DA">
        <w:rPr>
          <w:rFonts w:asciiTheme="minorHAnsi" w:hAnsiTheme="minorHAnsi" w:cs="Arial"/>
          <w:i/>
          <w:sz w:val="22"/>
          <w:szCs w:val="22"/>
          <w:shd w:val="clear" w:color="auto" w:fill="FFFFFF"/>
          <w:lang w:val="es-ES"/>
        </w:rPr>
        <w:t>DTW</w:t>
      </w:r>
      <w:r w:rsidRPr="000A23DA">
        <w:rPr>
          <w:rFonts w:asciiTheme="minorHAnsi" w:hAnsiTheme="minorHAnsi" w:cs="Arial"/>
          <w:sz w:val="22"/>
          <w:szCs w:val="22"/>
          <w:shd w:val="clear" w:color="auto" w:fill="FFFFFF"/>
          <w:lang w:val="es-ES"/>
        </w:rPr>
        <w:t xml:space="preserve">.  (s.f.)  </w:t>
      </w:r>
      <w:r w:rsidRPr="000A23DA">
        <w:rPr>
          <w:rFonts w:asciiTheme="minorHAnsi" w:hAnsiTheme="minorHAnsi"/>
          <w:noProof/>
          <w:sz w:val="22"/>
          <w:szCs w:val="22"/>
          <w:lang w:val="es-ES"/>
        </w:rPr>
        <w:t>Obtenido de búsqueda de DTW</w:t>
      </w:r>
    </w:p>
    <w:p w14:paraId="6355DA79" w14:textId="77777777" w:rsidR="000A5818" w:rsidRPr="000A23DA" w:rsidRDefault="000A5818" w:rsidP="000A5818">
      <w:pPr>
        <w:pStyle w:val="FootnoteText"/>
        <w:spacing w:line="360" w:lineRule="auto"/>
        <w:jc w:val="left"/>
        <w:rPr>
          <w:rFonts w:asciiTheme="minorHAnsi" w:hAnsiTheme="minorHAnsi"/>
          <w:noProof/>
          <w:sz w:val="22"/>
          <w:szCs w:val="22"/>
          <w:lang w:val="es-ES"/>
        </w:rPr>
      </w:pPr>
      <w:r w:rsidRPr="000A23DA">
        <w:rPr>
          <w:rFonts w:asciiTheme="minorHAnsi" w:hAnsiTheme="minorHAnsi" w:cs="Arial"/>
          <w:sz w:val="22"/>
          <w:szCs w:val="22"/>
          <w:shd w:val="clear" w:color="auto" w:fill="FFFFFF"/>
          <w:lang w:val="es-ES"/>
        </w:rPr>
        <w:t>https://www.jstatsoft.org/article/view/v031i07/v31i07.pdf</w:t>
      </w:r>
    </w:p>
    <w:p w14:paraId="6FAB3583" w14:textId="77777777" w:rsidR="000A5818" w:rsidRPr="000A23DA" w:rsidRDefault="000A5818" w:rsidP="000A5818">
      <w:pPr>
        <w:pStyle w:val="FootnoteText"/>
        <w:spacing w:line="360" w:lineRule="auto"/>
        <w:rPr>
          <w:rStyle w:val="Hyperlink"/>
          <w:rFonts w:asciiTheme="minorHAnsi" w:hAnsiTheme="minorHAnsi"/>
          <w:sz w:val="22"/>
          <w:szCs w:val="22"/>
          <w:lang w:val="es-ES"/>
        </w:rPr>
      </w:pPr>
    </w:p>
    <w:p w14:paraId="1630CF77" w14:textId="77777777" w:rsidR="000A5818" w:rsidRPr="000A23DA" w:rsidRDefault="000A5818" w:rsidP="000A5818">
      <w:pPr>
        <w:spacing w:after="0"/>
        <w:rPr>
          <w:rFonts w:asciiTheme="minorHAnsi" w:hAnsiTheme="minorHAnsi"/>
          <w:lang w:val="es-ES"/>
        </w:rPr>
      </w:pPr>
      <w:r w:rsidRPr="000A5818">
        <w:rPr>
          <w:rFonts w:asciiTheme="minorHAnsi" w:hAnsiTheme="minorHAnsi"/>
          <w:lang w:val="en-US"/>
        </w:rPr>
        <w:t xml:space="preserve">Kabakoff, Robert (2011).  </w:t>
      </w:r>
      <w:r w:rsidRPr="000A5818">
        <w:rPr>
          <w:rFonts w:asciiTheme="minorHAnsi" w:hAnsiTheme="minorHAnsi"/>
          <w:i/>
          <w:lang w:val="en-US"/>
        </w:rPr>
        <w:t>R in Action</w:t>
      </w:r>
      <w:r w:rsidRPr="000A5818">
        <w:rPr>
          <w:rFonts w:asciiTheme="minorHAnsi" w:hAnsiTheme="minorHAnsi"/>
          <w:lang w:val="en-US"/>
        </w:rPr>
        <w:t xml:space="preserve">.  </w:t>
      </w:r>
      <w:r w:rsidRPr="000A23DA">
        <w:rPr>
          <w:rFonts w:asciiTheme="minorHAnsi" w:hAnsiTheme="minorHAnsi"/>
          <w:lang w:val="es-ES"/>
        </w:rPr>
        <w:t>Manning.</w:t>
      </w:r>
    </w:p>
    <w:p w14:paraId="6993B8DB" w14:textId="77777777" w:rsidR="000A5818" w:rsidRPr="000A23DA" w:rsidRDefault="000A5818" w:rsidP="000A5818">
      <w:pPr>
        <w:spacing w:after="0"/>
        <w:rPr>
          <w:rFonts w:asciiTheme="minorHAnsi" w:hAnsiTheme="minorHAnsi"/>
        </w:rPr>
      </w:pPr>
    </w:p>
    <w:p w14:paraId="6327A557" w14:textId="77777777" w:rsidR="000A5818" w:rsidRPr="000A23DA" w:rsidRDefault="000A5818" w:rsidP="000A5818">
      <w:pPr>
        <w:spacing w:after="0"/>
        <w:rPr>
          <w:rFonts w:asciiTheme="minorHAnsi" w:hAnsiTheme="minorHAnsi"/>
        </w:rPr>
      </w:pPr>
      <w:r w:rsidRPr="000A23DA">
        <w:rPr>
          <w:rFonts w:asciiTheme="minorHAnsi" w:hAnsiTheme="minorHAnsi"/>
          <w:i/>
          <w:iCs/>
        </w:rPr>
        <w:t>VAST 2016</w:t>
      </w:r>
      <w:r w:rsidRPr="000A23DA">
        <w:rPr>
          <w:rFonts w:asciiTheme="minorHAnsi" w:hAnsiTheme="minorHAnsi"/>
        </w:rPr>
        <w:t>. (s.f.). Obtenido de Sitio web que permite descargar los datos de origen:</w:t>
      </w:r>
    </w:p>
    <w:p w14:paraId="02FED725" w14:textId="77777777" w:rsidR="000A5818" w:rsidRPr="000A23DA" w:rsidRDefault="000A5818" w:rsidP="000A5818">
      <w:pPr>
        <w:spacing w:after="0"/>
        <w:rPr>
          <w:rFonts w:asciiTheme="minorHAnsi" w:hAnsiTheme="minorHAnsi"/>
          <w:noProof/>
        </w:rPr>
      </w:pPr>
      <w:r w:rsidRPr="000A23DA">
        <w:rPr>
          <w:rFonts w:asciiTheme="minorHAnsi" w:hAnsiTheme="minorHAnsi"/>
          <w:noProof/>
        </w:rPr>
        <w:t>http://vacommunity.org/2016+VAST+Challenge%3A+MC2</w:t>
      </w:r>
    </w:p>
    <w:p w14:paraId="0590666F" w14:textId="77777777" w:rsidR="000A5818" w:rsidRPr="000A23DA" w:rsidRDefault="000A5818" w:rsidP="000A5818">
      <w:pPr>
        <w:spacing w:after="0"/>
        <w:rPr>
          <w:rFonts w:asciiTheme="minorHAnsi" w:hAnsiTheme="minorHAnsi"/>
          <w:i/>
        </w:rPr>
      </w:pPr>
    </w:p>
    <w:p w14:paraId="0FB66873" w14:textId="77777777" w:rsidR="000A5818" w:rsidRPr="000A23DA" w:rsidRDefault="000A5818" w:rsidP="000A5818">
      <w:pPr>
        <w:spacing w:after="0"/>
        <w:rPr>
          <w:rFonts w:asciiTheme="minorHAnsi" w:hAnsiTheme="minorHAnsi"/>
        </w:rPr>
      </w:pPr>
      <w:r w:rsidRPr="000A23DA">
        <w:rPr>
          <w:rFonts w:asciiTheme="minorHAnsi" w:hAnsiTheme="minorHAnsi"/>
          <w:i/>
        </w:rPr>
        <w:t>Wikipedia</w:t>
      </w:r>
      <w:r w:rsidRPr="000A23DA">
        <w:rPr>
          <w:rFonts w:asciiTheme="minorHAnsi" w:hAnsiTheme="minorHAnsi"/>
        </w:rPr>
        <w:t xml:space="preserve">. (12 de julio de 2017). </w:t>
      </w:r>
      <w:r w:rsidRPr="000A23DA">
        <w:rPr>
          <w:rFonts w:asciiTheme="minorHAnsi" w:hAnsiTheme="minorHAnsi"/>
          <w:i/>
          <w:iCs/>
        </w:rPr>
        <w:t>Aprendizaje no supervisado</w:t>
      </w:r>
      <w:r w:rsidRPr="000A23DA">
        <w:rPr>
          <w:rFonts w:asciiTheme="minorHAnsi" w:hAnsiTheme="minorHAnsi"/>
        </w:rPr>
        <w:t xml:space="preserve">. Obtenido de </w:t>
      </w:r>
      <w:r w:rsidRPr="000A23DA">
        <w:rPr>
          <w:rFonts w:asciiTheme="minorHAnsi" w:hAnsiTheme="minorHAnsi"/>
          <w:iCs/>
        </w:rPr>
        <w:t>https://es.wikipedia.org/wiki/Aprendizaje_no_supervisado</w:t>
      </w:r>
    </w:p>
    <w:p w14:paraId="63D1D01E" w14:textId="77777777" w:rsidR="000A5818" w:rsidRPr="000A23DA" w:rsidRDefault="000A5818" w:rsidP="002F1AD8">
      <w:pPr>
        <w:spacing w:after="0"/>
        <w:rPr>
          <w:rFonts w:asciiTheme="minorHAnsi" w:hAnsiTheme="minorHAnsi"/>
          <w:lang w:val="es-ES"/>
        </w:rPr>
      </w:pPr>
    </w:p>
    <w:p w14:paraId="032A0361" w14:textId="77777777" w:rsidR="000A5818" w:rsidRPr="00107AC8" w:rsidRDefault="000A5818" w:rsidP="000A5818">
      <w:pPr>
        <w:rPr>
          <w:rFonts w:asciiTheme="minorHAnsi" w:hAnsiTheme="minorHAnsi"/>
          <w:lang w:val="es-ES"/>
        </w:rPr>
      </w:pPr>
      <w:r w:rsidRPr="000A23DA">
        <w:rPr>
          <w:rFonts w:asciiTheme="minorHAnsi" w:hAnsiTheme="minorHAnsi"/>
          <w:lang w:val="en-US"/>
        </w:rPr>
        <w:t xml:space="preserve">Kamber, </w:t>
      </w:r>
      <w:r w:rsidRPr="00386A01">
        <w:rPr>
          <w:rFonts w:asciiTheme="minorHAnsi" w:hAnsiTheme="minorHAnsi" w:cs="Arial"/>
          <w:noProof/>
          <w:lang w:val="en-US"/>
        </w:rPr>
        <w:t>Micheline - Pei Jian - Han,Jiawei</w:t>
      </w:r>
      <w:r w:rsidRPr="000A23DA">
        <w:rPr>
          <w:rFonts w:asciiTheme="minorHAnsi" w:hAnsiTheme="minorHAnsi"/>
          <w:lang w:val="en-US"/>
        </w:rPr>
        <w:t xml:space="preserve"> (2012). </w:t>
      </w:r>
      <w:r w:rsidRPr="00386A01">
        <w:rPr>
          <w:rFonts w:asciiTheme="minorHAnsi" w:hAnsiTheme="minorHAnsi" w:cs="Arial"/>
          <w:i/>
          <w:noProof/>
          <w:lang w:val="en-US"/>
        </w:rPr>
        <w:t>Data Mining: Concepts and Techniques</w:t>
      </w:r>
      <w:r w:rsidRPr="000A23DA">
        <w:rPr>
          <w:rFonts w:asciiTheme="minorHAnsi" w:hAnsiTheme="minorHAnsi"/>
          <w:i/>
          <w:lang w:val="en-US"/>
        </w:rPr>
        <w:t xml:space="preserve">. </w:t>
      </w:r>
      <w:r w:rsidRPr="00107AC8">
        <w:rPr>
          <w:rFonts w:asciiTheme="minorHAnsi" w:hAnsiTheme="minorHAnsi"/>
          <w:lang w:val="es-ES"/>
        </w:rPr>
        <w:t>MK</w:t>
      </w:r>
    </w:p>
    <w:p w14:paraId="7DD04E64" w14:textId="77777777" w:rsidR="000A5818" w:rsidRPr="00107AC8" w:rsidRDefault="000A5818" w:rsidP="000A5818">
      <w:pPr>
        <w:spacing w:after="0"/>
        <w:rPr>
          <w:rFonts w:asciiTheme="minorHAnsi" w:hAnsiTheme="minorHAnsi"/>
          <w:lang w:val="es-ES"/>
        </w:rPr>
      </w:pPr>
    </w:p>
    <w:p w14:paraId="3B5C4E56" w14:textId="77777777" w:rsidR="002F1AD8" w:rsidRDefault="002F1AD8" w:rsidP="000A5818">
      <w:pPr>
        <w:spacing w:after="0"/>
        <w:rPr>
          <w:i/>
          <w:noProof/>
          <w:lang w:val="es-ES"/>
        </w:rPr>
      </w:pPr>
    </w:p>
    <w:p w14:paraId="5F361B52" w14:textId="77777777" w:rsidR="002F1AD8" w:rsidRDefault="002F1AD8" w:rsidP="000A5818">
      <w:pPr>
        <w:spacing w:after="0"/>
        <w:rPr>
          <w:i/>
          <w:noProof/>
          <w:lang w:val="es-ES"/>
        </w:rPr>
      </w:pPr>
    </w:p>
    <w:p w14:paraId="39C31013" w14:textId="77777777" w:rsidR="000A5818" w:rsidRDefault="000A5818" w:rsidP="000A5818">
      <w:pPr>
        <w:spacing w:after="0"/>
        <w:rPr>
          <w:i/>
          <w:noProof/>
          <w:lang w:val="es-ES"/>
        </w:rPr>
      </w:pPr>
      <w:r w:rsidRPr="006C3A58">
        <w:rPr>
          <w:i/>
          <w:noProof/>
          <w:u w:val="single"/>
          <w:lang w:val="es-ES"/>
        </w:rPr>
        <w:t>Packages in R</w:t>
      </w:r>
      <w:r>
        <w:rPr>
          <w:i/>
          <w:noProof/>
          <w:lang w:val="es-ES"/>
        </w:rPr>
        <w:t>:</w:t>
      </w:r>
    </w:p>
    <w:p w14:paraId="0B4C8957" w14:textId="77777777" w:rsidR="000A5818" w:rsidRDefault="000A5818" w:rsidP="000A5818">
      <w:pPr>
        <w:spacing w:after="0"/>
        <w:rPr>
          <w:i/>
          <w:noProof/>
          <w:lang w:val="es-ES"/>
        </w:rPr>
      </w:pPr>
    </w:p>
    <w:p w14:paraId="123D7951" w14:textId="77777777" w:rsidR="000A5818" w:rsidRDefault="000A5818" w:rsidP="000A5818">
      <w:pPr>
        <w:spacing w:after="0"/>
        <w:rPr>
          <w:rFonts w:ascii="Times New Roman" w:hAnsi="Times New Roman" w:cs="Times New Roman"/>
          <w:i/>
          <w:lang w:val="es-ES"/>
        </w:rPr>
      </w:pPr>
      <w:r w:rsidRPr="005022E1">
        <w:rPr>
          <w:i/>
          <w:noProof/>
          <w:lang w:val="es-ES"/>
        </w:rPr>
        <w:t>Reshape</w:t>
      </w:r>
      <w:r w:rsidRPr="00107AC8">
        <w:rPr>
          <w:noProof/>
          <w:lang w:val="es-ES"/>
        </w:rPr>
        <w:t xml:space="preserve">. (s.f.)   Obtenido de búsqueda de </w:t>
      </w:r>
      <w:r w:rsidRPr="00107AC8">
        <w:rPr>
          <w:rFonts w:ascii="Times New Roman" w:hAnsi="Times New Roman" w:cs="Times New Roman"/>
          <w:lang w:val="es-ES"/>
        </w:rPr>
        <w:t>Package Reshape</w:t>
      </w:r>
      <w:r w:rsidRPr="00107AC8">
        <w:rPr>
          <w:rFonts w:ascii="Times New Roman" w:hAnsi="Times New Roman" w:cs="Times New Roman"/>
          <w:i/>
          <w:lang w:val="es-ES"/>
        </w:rPr>
        <w:t xml:space="preserve">  </w:t>
      </w:r>
    </w:p>
    <w:p w14:paraId="5B63E06E" w14:textId="77777777" w:rsidR="000A5818" w:rsidRDefault="000A5818" w:rsidP="000A5818">
      <w:pPr>
        <w:spacing w:after="0"/>
        <w:rPr>
          <w:rFonts w:cs="Times New Roman"/>
          <w:sz w:val="20"/>
          <w:lang w:val="es-ES"/>
        </w:rPr>
      </w:pPr>
      <w:r w:rsidRPr="00107AC8">
        <w:rPr>
          <w:rFonts w:asciiTheme="minorHAnsi" w:hAnsiTheme="minorHAnsi"/>
          <w:noProof/>
          <w:lang w:val="es-ES"/>
        </w:rPr>
        <w:t>https://cran.r-project.org/web/packages/reshape/reshape.pdf</w:t>
      </w:r>
      <w:r w:rsidRPr="00107AC8">
        <w:rPr>
          <w:rFonts w:asciiTheme="minorHAnsi" w:hAnsiTheme="minorHAnsi" w:cs="Times New Roman"/>
          <w:lang w:val="es-ES"/>
        </w:rPr>
        <w:t xml:space="preserve"> </w:t>
      </w:r>
    </w:p>
    <w:p w14:paraId="21A5CB28" w14:textId="77777777" w:rsidR="000A5818" w:rsidRDefault="000A5818" w:rsidP="000A5818">
      <w:pPr>
        <w:spacing w:after="0"/>
        <w:rPr>
          <w:rFonts w:cs="Times New Roman"/>
          <w:sz w:val="20"/>
          <w:lang w:val="es-ES"/>
        </w:rPr>
      </w:pPr>
    </w:p>
    <w:p w14:paraId="706F8649" w14:textId="77777777" w:rsidR="000A5818" w:rsidRDefault="000A5818" w:rsidP="000A5818">
      <w:pPr>
        <w:spacing w:after="0"/>
        <w:rPr>
          <w:rFonts w:ascii="Times New Roman" w:hAnsi="Times New Roman" w:cs="Times New Roman"/>
          <w:i/>
          <w:lang w:val="es-ES"/>
        </w:rPr>
      </w:pPr>
      <w:r w:rsidRPr="005022E1">
        <w:rPr>
          <w:i/>
          <w:noProof/>
          <w:lang w:val="es-ES"/>
        </w:rPr>
        <w:t>DTW</w:t>
      </w:r>
      <w:r w:rsidRPr="00107AC8">
        <w:rPr>
          <w:noProof/>
          <w:lang w:val="es-ES"/>
        </w:rPr>
        <w:t xml:space="preserve">. (s.f.)   Obtenido de búsqueda de </w:t>
      </w:r>
      <w:r w:rsidRPr="00107AC8">
        <w:rPr>
          <w:rFonts w:ascii="Times New Roman" w:hAnsi="Times New Roman" w:cs="Times New Roman"/>
          <w:lang w:val="es-ES"/>
        </w:rPr>
        <w:t xml:space="preserve">Package </w:t>
      </w:r>
      <w:r>
        <w:rPr>
          <w:rFonts w:ascii="Times New Roman" w:hAnsi="Times New Roman" w:cs="Times New Roman"/>
          <w:lang w:val="es-ES"/>
        </w:rPr>
        <w:t>DTW</w:t>
      </w:r>
      <w:r w:rsidRPr="00107AC8">
        <w:rPr>
          <w:rFonts w:ascii="Times New Roman" w:hAnsi="Times New Roman" w:cs="Times New Roman"/>
          <w:i/>
          <w:lang w:val="es-ES"/>
        </w:rPr>
        <w:t xml:space="preserve">  </w:t>
      </w:r>
    </w:p>
    <w:p w14:paraId="017F86AD" w14:textId="77777777" w:rsidR="000A5818" w:rsidRDefault="000A5818" w:rsidP="000A5818">
      <w:pPr>
        <w:spacing w:after="0"/>
        <w:rPr>
          <w:noProof/>
        </w:rPr>
      </w:pPr>
      <w:r w:rsidRPr="006D42EA">
        <w:rPr>
          <w:rFonts w:asciiTheme="minorHAnsi" w:hAnsiTheme="minorHAnsi"/>
          <w:noProof/>
        </w:rPr>
        <w:t>https://cran.r-project.org/web/packages/dtw/dtw.pdf</w:t>
      </w:r>
    </w:p>
    <w:p w14:paraId="145E3A8C" w14:textId="77777777" w:rsidR="000A5818" w:rsidRDefault="000A5818" w:rsidP="000A5818">
      <w:pPr>
        <w:spacing w:after="0"/>
        <w:rPr>
          <w:rFonts w:cs="Times New Roman"/>
          <w:sz w:val="20"/>
        </w:rPr>
      </w:pPr>
    </w:p>
    <w:p w14:paraId="7DF8B9F7" w14:textId="77777777" w:rsidR="000A5818" w:rsidRDefault="000A5818" w:rsidP="000A5818">
      <w:pPr>
        <w:spacing w:after="0"/>
        <w:rPr>
          <w:rFonts w:ascii="Times New Roman" w:hAnsi="Times New Roman" w:cs="Times New Roman"/>
          <w:i/>
          <w:lang w:val="es-ES"/>
        </w:rPr>
      </w:pPr>
      <w:r>
        <w:rPr>
          <w:i/>
          <w:noProof/>
          <w:lang w:val="es-ES"/>
        </w:rPr>
        <w:t>ggplot2</w:t>
      </w:r>
      <w:r w:rsidRPr="00107AC8">
        <w:rPr>
          <w:noProof/>
          <w:lang w:val="es-ES"/>
        </w:rPr>
        <w:t xml:space="preserve">. (s.f.)   Obtenido de búsqueda de </w:t>
      </w:r>
      <w:r w:rsidRPr="00107AC8">
        <w:rPr>
          <w:rFonts w:ascii="Times New Roman" w:hAnsi="Times New Roman" w:cs="Times New Roman"/>
          <w:lang w:val="es-ES"/>
        </w:rPr>
        <w:t xml:space="preserve">Package </w:t>
      </w:r>
      <w:r>
        <w:rPr>
          <w:rFonts w:ascii="Times New Roman" w:hAnsi="Times New Roman" w:cs="Times New Roman"/>
          <w:lang w:val="es-ES"/>
        </w:rPr>
        <w:t>ggplot2</w:t>
      </w:r>
      <w:r w:rsidRPr="00107AC8">
        <w:rPr>
          <w:rFonts w:ascii="Times New Roman" w:hAnsi="Times New Roman" w:cs="Times New Roman"/>
          <w:i/>
          <w:lang w:val="es-ES"/>
        </w:rPr>
        <w:t xml:space="preserve">  </w:t>
      </w:r>
    </w:p>
    <w:p w14:paraId="4A032B68" w14:textId="77777777" w:rsidR="000A5818" w:rsidRDefault="000A5818" w:rsidP="002F1AD8">
      <w:pPr>
        <w:spacing w:after="0"/>
        <w:rPr>
          <w:noProof/>
        </w:rPr>
      </w:pPr>
      <w:r w:rsidRPr="00952A6E">
        <w:rPr>
          <w:rFonts w:asciiTheme="minorHAnsi" w:hAnsiTheme="minorHAnsi"/>
          <w:noProof/>
        </w:rPr>
        <w:t>https://cran.r-project.org/web/packages/ggplot2/ggplot2.pdf</w:t>
      </w:r>
    </w:p>
    <w:p w14:paraId="76A521F3" w14:textId="77777777" w:rsidR="000A5818" w:rsidRPr="00952A6E" w:rsidRDefault="000A5818" w:rsidP="002F1AD8">
      <w:pPr>
        <w:spacing w:after="0"/>
        <w:rPr>
          <w:rFonts w:asciiTheme="minorHAnsi" w:hAnsiTheme="minorHAnsi" w:cs="Times New Roman"/>
          <w:sz w:val="18"/>
        </w:rPr>
      </w:pPr>
    </w:p>
    <w:p w14:paraId="38145A11" w14:textId="77777777" w:rsidR="000A5818" w:rsidRDefault="000A5818" w:rsidP="002F1AD8">
      <w:pPr>
        <w:spacing w:after="0"/>
        <w:rPr>
          <w:rFonts w:ascii="Times New Roman" w:hAnsi="Times New Roman" w:cs="Times New Roman"/>
          <w:i/>
          <w:lang w:val="es-ES"/>
        </w:rPr>
      </w:pPr>
      <w:r>
        <w:rPr>
          <w:i/>
          <w:noProof/>
          <w:lang w:val="es-ES"/>
        </w:rPr>
        <w:t>dplyr</w:t>
      </w:r>
      <w:r w:rsidRPr="00107AC8">
        <w:rPr>
          <w:noProof/>
          <w:lang w:val="es-ES"/>
        </w:rPr>
        <w:t xml:space="preserve">. (s.f.)   Obtenido de búsqueda de </w:t>
      </w:r>
      <w:r w:rsidRPr="00107AC8">
        <w:rPr>
          <w:rFonts w:ascii="Times New Roman" w:hAnsi="Times New Roman" w:cs="Times New Roman"/>
          <w:lang w:val="es-ES"/>
        </w:rPr>
        <w:t xml:space="preserve">Package </w:t>
      </w:r>
      <w:r>
        <w:rPr>
          <w:rFonts w:ascii="Times New Roman" w:hAnsi="Times New Roman" w:cs="Times New Roman"/>
          <w:lang w:val="es-ES"/>
        </w:rPr>
        <w:t>dplyr</w:t>
      </w:r>
      <w:r w:rsidRPr="00107AC8">
        <w:rPr>
          <w:rFonts w:ascii="Times New Roman" w:hAnsi="Times New Roman" w:cs="Times New Roman"/>
          <w:i/>
          <w:lang w:val="es-ES"/>
        </w:rPr>
        <w:t xml:space="preserve">  </w:t>
      </w:r>
    </w:p>
    <w:p w14:paraId="7FD02280" w14:textId="77777777" w:rsidR="000A5818" w:rsidRPr="00632B3F" w:rsidRDefault="000A5818" w:rsidP="000A5818">
      <w:pPr>
        <w:rPr>
          <w:rFonts w:asciiTheme="minorHAnsi" w:hAnsiTheme="minorHAnsi" w:cs="Times New Roman"/>
          <w:sz w:val="18"/>
        </w:rPr>
      </w:pPr>
      <w:r w:rsidRPr="00632B3F">
        <w:rPr>
          <w:rFonts w:asciiTheme="minorHAnsi" w:hAnsiTheme="minorHAnsi"/>
          <w:noProof/>
        </w:rPr>
        <w:t>https://cran.r-project.org/web/packages/dplyr/dplyr.pdf</w:t>
      </w:r>
    </w:p>
    <w:p w14:paraId="6EC89104" w14:textId="77777777" w:rsidR="000A5818" w:rsidRPr="00952A6E" w:rsidRDefault="000A5818" w:rsidP="000A5818">
      <w:pPr>
        <w:rPr>
          <w:rFonts w:asciiTheme="minorHAnsi" w:hAnsiTheme="minorHAnsi" w:cs="Times New Roman"/>
          <w:sz w:val="18"/>
        </w:rPr>
      </w:pPr>
    </w:p>
    <w:p w14:paraId="1F7044DC" w14:textId="77777777" w:rsidR="000A5818" w:rsidRPr="00952A6E" w:rsidRDefault="000A5818" w:rsidP="000A5818">
      <w:pPr>
        <w:spacing w:after="0"/>
        <w:rPr>
          <w:rFonts w:cs="Times New Roman"/>
          <w:sz w:val="20"/>
        </w:rPr>
      </w:pPr>
    </w:p>
    <w:p w14:paraId="310E6FE2" w14:textId="77777777" w:rsidR="000A5818" w:rsidRPr="00952A6E" w:rsidRDefault="000A5818" w:rsidP="000A5818">
      <w:pPr>
        <w:spacing w:after="0"/>
        <w:rPr>
          <w:rFonts w:asciiTheme="minorHAnsi" w:hAnsiTheme="minorHAnsi" w:cs="Times New Roman"/>
          <w:sz w:val="20"/>
          <w:lang w:val="es-ES"/>
        </w:rPr>
      </w:pPr>
    </w:p>
    <w:p w14:paraId="11E70147" w14:textId="77777777" w:rsidR="000A5818" w:rsidRPr="005022E1" w:rsidRDefault="000A5818" w:rsidP="000A5818">
      <w:pPr>
        <w:spacing w:after="0"/>
        <w:rPr>
          <w:rFonts w:asciiTheme="minorHAnsi" w:hAnsiTheme="minorHAnsi" w:cs="Times New Roman"/>
          <w:sz w:val="20"/>
        </w:rPr>
      </w:pPr>
    </w:p>
    <w:p w14:paraId="6628C1E7" w14:textId="77777777" w:rsidR="000A5818" w:rsidRPr="000A23DA" w:rsidRDefault="000A5818" w:rsidP="000A5818">
      <w:pPr>
        <w:pStyle w:val="FootnoteText"/>
        <w:spacing w:line="360" w:lineRule="auto"/>
        <w:rPr>
          <w:rFonts w:asciiTheme="minorHAnsi" w:hAnsiTheme="minorHAnsi"/>
          <w:sz w:val="22"/>
          <w:szCs w:val="22"/>
          <w:lang w:val="es-ES"/>
        </w:rPr>
      </w:pPr>
    </w:p>
    <w:p w14:paraId="44A3B533" w14:textId="77777777" w:rsidR="000A5818" w:rsidRPr="00107AC8" w:rsidRDefault="000A5818" w:rsidP="000A5818">
      <w:pPr>
        <w:pStyle w:val="ListParagraph"/>
        <w:spacing w:line="360" w:lineRule="auto"/>
        <w:jc w:val="both"/>
        <w:rPr>
          <w:rFonts w:ascii="Times New Roman" w:hAnsi="Times New Roman" w:cs="Times New Roman"/>
          <w:lang w:val="es-ES"/>
        </w:rPr>
      </w:pPr>
    </w:p>
    <w:p w14:paraId="576B5026" w14:textId="77777777" w:rsidR="000A5818" w:rsidRPr="000A5818" w:rsidRDefault="000A5818" w:rsidP="000A5818">
      <w:pPr>
        <w:spacing w:after="240"/>
        <w:rPr>
          <w:lang w:val="es-ES"/>
        </w:rPr>
      </w:pPr>
    </w:p>
    <w:p w14:paraId="4AEEADDA" w14:textId="77777777" w:rsidR="002A64D4" w:rsidRPr="000A5818" w:rsidRDefault="002A64D4" w:rsidP="000A5818">
      <w:pPr>
        <w:pStyle w:val="FootnoteText"/>
        <w:spacing w:line="360" w:lineRule="auto"/>
        <w:jc w:val="left"/>
        <w:rPr>
          <w:lang w:val="es-ES" w:bidi="en-US"/>
        </w:rPr>
      </w:pPr>
    </w:p>
    <w:sectPr w:rsidR="002A64D4" w:rsidRPr="000A5818" w:rsidSect="00D50699">
      <w:headerReference w:type="default" r:id="rId57"/>
      <w:footerReference w:type="default" r:id="rId58"/>
      <w:pgSz w:w="11906" w:h="16838"/>
      <w:pgMar w:top="1418" w:right="851" w:bottom="1418" w:left="1985" w:header="709" w:footer="709"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0" w:author="Daniel Alcaide" w:date="2017-07-25T22:57:00Z" w:initials="DA">
    <w:p w14:paraId="13D05615" w14:textId="77777777" w:rsidR="004059C3" w:rsidRDefault="004059C3">
      <w:pPr>
        <w:pStyle w:val="CommentText"/>
      </w:pPr>
      <w:r>
        <w:rPr>
          <w:rStyle w:val="CommentReference"/>
        </w:rPr>
        <w:annotationRef/>
      </w:r>
      <w:r>
        <w:t>Intenta darle un carácter más formal</w:t>
      </w:r>
    </w:p>
  </w:comment>
  <w:comment w:id="71" w:author="Daniel Alcaide" w:date="2017-07-25T22:58:00Z" w:initials="DA">
    <w:p w14:paraId="3A832544" w14:textId="77777777" w:rsidR="004059C3" w:rsidRDefault="004059C3">
      <w:pPr>
        <w:pStyle w:val="CommentText"/>
      </w:pPr>
      <w:r>
        <w:rPr>
          <w:rStyle w:val="CommentReference"/>
        </w:rPr>
        <w:annotationRef/>
      </w:r>
      <w:r>
        <w:t>Este punto y aparte no esta justificado. He encontrado varios durante la revisión de tu documento. Para la entrega final estos detalles deben estar arreglados.</w:t>
      </w:r>
    </w:p>
  </w:comment>
  <w:comment w:id="76" w:author="Daniel Alcaide" w:date="2017-07-25T23:05:00Z" w:initials="DA">
    <w:p w14:paraId="54398009" w14:textId="77777777" w:rsidR="0076466A" w:rsidRDefault="0076466A">
      <w:pPr>
        <w:pStyle w:val="CommentText"/>
      </w:pPr>
      <w:r>
        <w:rPr>
          <w:rStyle w:val="CommentReference"/>
        </w:rPr>
        <w:annotationRef/>
      </w:r>
      <w:r>
        <w:t>Habías puesto validar. En este trabajo no vas a poder validar nada porque no sabrás nunca si la anomalía es real o no. Detectar el mismo patrón en todas las variable te da más evidencias pero nunca seguridad de que fuera una anomalía. El objetivo es enseñar estos patrones comunes y ver si la mayoría de anomalías se comportan igual o no .</w:t>
      </w:r>
    </w:p>
  </w:comment>
  <w:comment w:id="84" w:author="Daniel Alcaide" w:date="2017-07-25T23:10:00Z" w:initials="DA">
    <w:p w14:paraId="3CF1CD69" w14:textId="77777777" w:rsidR="0076466A" w:rsidRDefault="0076466A">
      <w:pPr>
        <w:pStyle w:val="CommentText"/>
      </w:pPr>
      <w:r>
        <w:rPr>
          <w:rStyle w:val="CommentReference"/>
        </w:rPr>
        <w:annotationRef/>
      </w:r>
      <w:r>
        <w:t>Nunca vas a ser capaz de asegurar nada</w:t>
      </w:r>
    </w:p>
  </w:comment>
  <w:comment w:id="93" w:author="Daniel Alcaide" w:date="2017-07-25T23:11:00Z" w:initials="DA">
    <w:p w14:paraId="2361FD74" w14:textId="77777777" w:rsidR="0076466A" w:rsidRDefault="0076466A">
      <w:pPr>
        <w:pStyle w:val="CommentText"/>
      </w:pPr>
      <w:r>
        <w:rPr>
          <w:rStyle w:val="CommentReference"/>
        </w:rPr>
        <w:annotationRef/>
      </w:r>
      <w:r>
        <w:t xml:space="preserve">Figura xx no siguientes </w:t>
      </w:r>
    </w:p>
  </w:comment>
  <w:comment w:id="94" w:author="Daniel Alcaide" w:date="2017-07-25T23:13:00Z" w:initials="DA">
    <w:p w14:paraId="0145097C" w14:textId="77777777" w:rsidR="0076466A" w:rsidRDefault="0076466A">
      <w:pPr>
        <w:pStyle w:val="CommentText"/>
      </w:pPr>
      <w:r>
        <w:rPr>
          <w:rStyle w:val="CommentReference"/>
        </w:rPr>
        <w:annotationRef/>
      </w:r>
      <w:r>
        <w:t>Pon las gráficas una al lado de la otra. Así es muy difícil darse cuenta</w:t>
      </w:r>
    </w:p>
  </w:comment>
  <w:comment w:id="119" w:author="Daniel Alcaide" w:date="2017-07-25T23:15:00Z" w:initials="DA">
    <w:p w14:paraId="50899251" w14:textId="77777777" w:rsidR="0096351D" w:rsidRDefault="0096351D">
      <w:pPr>
        <w:pStyle w:val="CommentText"/>
      </w:pPr>
      <w:r>
        <w:rPr>
          <w:rStyle w:val="CommentReference"/>
        </w:rPr>
        <w:annotationRef/>
      </w:r>
      <w:r>
        <w:t>Es el mismo ejemplo, no hay otro?</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3D05615" w15:done="0"/>
  <w15:commentEx w15:paraId="3A832544" w15:done="0"/>
  <w15:commentEx w15:paraId="54398009" w15:done="0"/>
  <w15:commentEx w15:paraId="3CF1CD69" w15:done="0"/>
  <w15:commentEx w15:paraId="2361FD74" w15:done="0"/>
  <w15:commentEx w15:paraId="0145097C" w15:done="0"/>
  <w15:commentEx w15:paraId="50899251"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C84C83" w14:textId="77777777" w:rsidR="00C7141A" w:rsidRDefault="00C7141A" w:rsidP="00320A2D">
      <w:pPr>
        <w:spacing w:after="0" w:line="240" w:lineRule="auto"/>
      </w:pPr>
      <w:r>
        <w:separator/>
      </w:r>
    </w:p>
  </w:endnote>
  <w:endnote w:type="continuationSeparator" w:id="0">
    <w:p w14:paraId="7F4E71DF" w14:textId="77777777" w:rsidR="00C7141A" w:rsidRDefault="00C7141A" w:rsidP="00320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Georgia">
    <w:panose1 w:val="02040502050405020303"/>
    <w:charset w:val="00"/>
    <w:family w:val="auto"/>
    <w:pitch w:val="variable"/>
    <w:sig w:usb0="00000287" w:usb1="00000000" w:usb2="00000000" w:usb3="00000000" w:csb0="0000009F" w:csb1="00000000"/>
  </w:font>
  <w:font w:name="Verdana">
    <w:panose1 w:val="020B0604030504040204"/>
    <w:charset w:val="00"/>
    <w:family w:val="auto"/>
    <w:pitch w:val="variable"/>
    <w:sig w:usb0="A10006FF" w:usb1="4000205B" w:usb2="00000010" w:usb3="00000000" w:csb0="0000019F" w:csb1="00000000"/>
  </w:font>
  <w:font w:name="TTE1019D78t00">
    <w:panose1 w:val="00000000000000000000"/>
    <w:charset w:val="00"/>
    <w:family w:val="auto"/>
    <w:notTrueType/>
    <w:pitch w:val="default"/>
    <w:sig w:usb0="00000003" w:usb1="00000000" w:usb2="00000000" w:usb3="00000000" w:csb0="00000001" w:csb1="00000000"/>
  </w:font>
  <w:font w:name="Helvetica-Bold">
    <w:altName w:val="Arial"/>
    <w:charset w:val="00"/>
    <w:family w:val="auto"/>
    <w:pitch w:val="variable"/>
    <w:sig w:usb0="E00002FF" w:usb1="5000785B" w:usb2="00000000" w:usb3="00000000" w:csb0="0000019F" w:csb1="00000000"/>
  </w:font>
  <w:font w:name="NewCenturySchlbk-Roman">
    <w:panose1 w:val="00000000000000000000"/>
    <w:charset w:val="00"/>
    <w:family w:val="roman"/>
    <w:notTrueType/>
    <w:pitch w:val="default"/>
    <w:sig w:usb0="00000003" w:usb1="00000000" w:usb2="00000000" w:usb3="00000000" w:csb0="00000001" w:csb1="00000000"/>
  </w:font>
  <w:font w:name="CMBX12">
    <w:panose1 w:val="00000000000000000000"/>
    <w:charset w:val="00"/>
    <w:family w:val="auto"/>
    <w:notTrueType/>
    <w:pitch w:val="default"/>
    <w:sig w:usb0="00000003" w:usb1="00000000" w:usb2="00000000" w:usb3="00000000" w:csb0="00000001" w:csb1="00000000"/>
  </w:font>
  <w:font w:name="CMR12">
    <w:panose1 w:val="00000000000000000000"/>
    <w:charset w:val="00"/>
    <w:family w:val="auto"/>
    <w:notTrueType/>
    <w:pitch w:val="default"/>
    <w:sig w:usb0="00000003" w:usb1="00000000" w:usb2="00000000" w:usb3="00000000" w:csb0="00000001" w:csb1="00000000"/>
  </w:font>
  <w:font w:name="Minion-Bold">
    <w:altName w:val="Calibri"/>
    <w:panose1 w:val="00000000000000000000"/>
    <w:charset w:val="00"/>
    <w:family w:val="auto"/>
    <w:notTrueType/>
    <w:pitch w:val="default"/>
    <w:sig w:usb0="00000003" w:usb1="00000000" w:usb2="00000000" w:usb3="00000000" w:csb0="00000001" w:csb1="00000000"/>
  </w:font>
  <w:font w:name="Times-Roman">
    <w:altName w:val="Times"/>
    <w:panose1 w:val="00000000000000000000"/>
    <w:charset w:val="00"/>
    <w:family w:val="auto"/>
    <w:notTrueType/>
    <w:pitch w:val="default"/>
    <w:sig w:usb0="00000003" w:usb1="00000000" w:usb2="00000000" w:usb3="00000000" w:csb0="00000001" w:csb1="00000000"/>
  </w:font>
  <w:font w:name="Minion-Regular">
    <w:altName w:val="Calibri"/>
    <w:panose1 w:val="00000000000000000000"/>
    <w:charset w:val="00"/>
    <w:family w:val="auto"/>
    <w:notTrueType/>
    <w:pitch w:val="default"/>
    <w:sig w:usb0="00000003" w:usb1="00000000" w:usb2="00000000" w:usb3="00000000" w:csb0="00000001" w:csb1="00000000"/>
  </w:font>
  <w:font w:name="Minion-Italic">
    <w:altName w:val="Calibri"/>
    <w:panose1 w:val="00000000000000000000"/>
    <w:charset w:val="00"/>
    <w:family w:val="auto"/>
    <w:notTrueType/>
    <w:pitch w:val="default"/>
    <w:sig w:usb0="00000003" w:usb1="00000000" w:usb2="00000000" w:usb3="00000000" w:csb0="00000001" w:csb1="00000000"/>
  </w:font>
  <w:font w:name="RMTMI">
    <w:altName w:val="Calibri"/>
    <w:panose1 w:val="00000000000000000000"/>
    <w:charset w:val="00"/>
    <w:family w:val="auto"/>
    <w:notTrueType/>
    <w:pitch w:val="default"/>
    <w:sig w:usb0="00000003" w:usb1="00000000" w:usb2="00000000" w:usb3="00000000" w:csb0="00000001" w:csb1="00000000"/>
  </w:font>
  <w:font w:name="MTSY">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inherit">
    <w:altName w:val="Times New Roman"/>
    <w:panose1 w:val="00000000000000000000"/>
    <w:charset w:val="00"/>
    <w:family w:val="roman"/>
    <w:notTrueType/>
    <w:pitch w:val="default"/>
  </w:font>
  <w:font w:name="Calibri,Italic">
    <w:altName w:val="Calibri"/>
    <w:panose1 w:val="00000000000000000000"/>
    <w:charset w:val="00"/>
    <w:family w:val="swiss"/>
    <w:notTrueType/>
    <w:pitch w:val="default"/>
    <w:sig w:usb0="00000003" w:usb1="00000000" w:usb2="00000000" w:usb3="00000000" w:csb0="00000001" w:csb1="00000000"/>
  </w:font>
  <w:font w:name="MinionPro-Regular">
    <w:altName w:val="MS Mincho"/>
    <w:panose1 w:val="00000000000000000000"/>
    <w:charset w:val="80"/>
    <w:family w:val="roman"/>
    <w:notTrueType/>
    <w:pitch w:val="default"/>
    <w:sig w:usb0="00000000"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3A410" w14:textId="77777777" w:rsidR="004059C3" w:rsidRDefault="004059C3">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Detección de Anomalías</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rPr>
        <w:rFonts w:asciiTheme="minorHAnsi" w:eastAsiaTheme="minorEastAsia" w:hAnsiTheme="minorHAnsi"/>
      </w:rPr>
      <w:fldChar w:fldCharType="begin"/>
    </w:r>
    <w:r>
      <w:instrText>PAGE   \* MERGEFORMAT</w:instrText>
    </w:r>
    <w:r>
      <w:rPr>
        <w:rFonts w:asciiTheme="minorHAnsi" w:eastAsiaTheme="minorEastAsia" w:hAnsiTheme="minorHAnsi"/>
      </w:rPr>
      <w:fldChar w:fldCharType="separate"/>
    </w:r>
    <w:r w:rsidR="006B573C" w:rsidRPr="006B573C">
      <w:rPr>
        <w:rFonts w:asciiTheme="majorHAnsi" w:eastAsiaTheme="majorEastAsia" w:hAnsiTheme="majorHAnsi" w:cstheme="majorBidi"/>
        <w:noProof/>
        <w:lang w:val="es-ES"/>
      </w:rPr>
      <w:t>63</w:t>
    </w:r>
    <w:r>
      <w:rPr>
        <w:rFonts w:asciiTheme="majorHAnsi" w:eastAsiaTheme="majorEastAsia" w:hAnsiTheme="majorHAnsi" w:cstheme="majorBidi"/>
      </w:rPr>
      <w:fldChar w:fldCharType="end"/>
    </w:r>
  </w:p>
  <w:p w14:paraId="3579CFC2" w14:textId="77777777" w:rsidR="004059C3" w:rsidRDefault="004059C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A5D391" w14:textId="77777777" w:rsidR="00C7141A" w:rsidRDefault="00C7141A" w:rsidP="00320A2D">
      <w:pPr>
        <w:spacing w:after="0" w:line="240" w:lineRule="auto"/>
      </w:pPr>
      <w:r>
        <w:separator/>
      </w:r>
    </w:p>
  </w:footnote>
  <w:footnote w:type="continuationSeparator" w:id="0">
    <w:p w14:paraId="56CFAF89" w14:textId="77777777" w:rsidR="00C7141A" w:rsidRDefault="00C7141A" w:rsidP="00320A2D">
      <w:pPr>
        <w:spacing w:after="0" w:line="240" w:lineRule="auto"/>
      </w:pPr>
      <w:r>
        <w:continuationSeparator/>
      </w:r>
    </w:p>
  </w:footnote>
  <w:footnote w:id="1">
    <w:p w14:paraId="2A0D8B52" w14:textId="77777777" w:rsidR="004059C3" w:rsidRDefault="004059C3">
      <w:pPr>
        <w:pStyle w:val="FootnoteText"/>
        <w:rPr>
          <w:rStyle w:val="Hyperlink"/>
          <w:rFonts w:ascii="Georgia" w:hAnsi="Georgia"/>
          <w:b/>
          <w:noProof w:val="0"/>
          <w:color w:val="4F81BD" w:themeColor="accent1"/>
          <w:sz w:val="20"/>
          <w:lang w:val="es-ES"/>
        </w:rPr>
      </w:pPr>
      <w:r>
        <w:rPr>
          <w:rStyle w:val="FootnoteReference"/>
        </w:rPr>
        <w:footnoteRef/>
      </w:r>
      <w:r>
        <w:t xml:space="preserve">  </w:t>
      </w:r>
      <w:r w:rsidRPr="00F35031">
        <w:rPr>
          <w:rFonts w:ascii="Georgia" w:hAnsi="Georgia"/>
          <w:lang w:val="es-ES"/>
        </w:rPr>
        <w:t xml:space="preserve">Página </w:t>
      </w:r>
      <w:r>
        <w:rPr>
          <w:rFonts w:ascii="Georgia" w:hAnsi="Georgia"/>
          <w:lang w:val="es-ES"/>
        </w:rPr>
        <w:t>w</w:t>
      </w:r>
      <w:r w:rsidRPr="00F35031">
        <w:rPr>
          <w:rFonts w:ascii="Georgia" w:hAnsi="Georgia"/>
          <w:lang w:val="es-ES"/>
        </w:rPr>
        <w:t xml:space="preserve">eb  </w:t>
      </w:r>
      <w:r>
        <w:rPr>
          <w:rFonts w:ascii="Georgia" w:hAnsi="Georgia"/>
          <w:lang w:val="es-ES"/>
        </w:rPr>
        <w:t xml:space="preserve"> </w:t>
      </w:r>
      <w:hyperlink r:id="rId1" w:history="1">
        <w:r w:rsidRPr="00006318">
          <w:rPr>
            <w:rStyle w:val="Hyperlink"/>
            <w:rFonts w:ascii="Georgia" w:hAnsi="Georgia"/>
            <w:b/>
            <w:noProof w:val="0"/>
            <w:color w:val="4F81BD" w:themeColor="accent1"/>
            <w:sz w:val="20"/>
            <w:lang w:val="es-ES"/>
          </w:rPr>
          <w:t>http://copro.com.ar/Deteccion_de_anomalias.html</w:t>
        </w:r>
      </w:hyperlink>
    </w:p>
    <w:p w14:paraId="64A68BD9" w14:textId="77777777" w:rsidR="004059C3" w:rsidRDefault="004059C3">
      <w:pPr>
        <w:pStyle w:val="FootnoteText"/>
      </w:pPr>
    </w:p>
  </w:footnote>
  <w:footnote w:id="2">
    <w:p w14:paraId="644FF379" w14:textId="77777777" w:rsidR="004059C3" w:rsidRDefault="004059C3" w:rsidP="00FD5B85">
      <w:pPr>
        <w:spacing w:after="0"/>
        <w:ind w:left="-142"/>
        <w:jc w:val="left"/>
        <w:rPr>
          <w:rFonts w:ascii="Georgia" w:hAnsi="Georgia"/>
          <w:sz w:val="20"/>
          <w:lang w:val="es-ES"/>
        </w:rPr>
      </w:pPr>
      <w:r>
        <w:rPr>
          <w:rStyle w:val="FootnoteReference"/>
        </w:rPr>
        <w:footnoteRef/>
      </w:r>
      <w:r>
        <w:t xml:space="preserve">  </w:t>
      </w:r>
      <w:r>
        <w:rPr>
          <w:rFonts w:ascii="Georgia" w:hAnsi="Georgia"/>
          <w:sz w:val="20"/>
          <w:lang w:val="es-ES"/>
        </w:rPr>
        <w:t xml:space="preserve">Página web  </w:t>
      </w:r>
    </w:p>
    <w:p w14:paraId="6A3C5B85" w14:textId="77777777" w:rsidR="004059C3" w:rsidRDefault="004059C3" w:rsidP="00FD5B85">
      <w:pPr>
        <w:spacing w:after="0"/>
        <w:ind w:left="-142"/>
        <w:jc w:val="left"/>
        <w:rPr>
          <w:rFonts w:ascii="Georgia" w:hAnsi="Georgia"/>
          <w:sz w:val="20"/>
          <w:lang w:val="es-ES"/>
        </w:rPr>
      </w:pPr>
      <w:hyperlink r:id="rId2" w:history="1">
        <w:r w:rsidRPr="00850548">
          <w:rPr>
            <w:rStyle w:val="Hyperlink"/>
            <w:rFonts w:ascii="Georgia" w:hAnsi="Georgia"/>
            <w:noProof w:val="0"/>
            <w:color w:val="1F497D" w:themeColor="text2"/>
            <w:sz w:val="20"/>
            <w:lang w:val="es-ES"/>
          </w:rPr>
          <w:t>http://cucis.ece.northwestern.edu/projects/DMS/publications/AnomalyDetection.pdf</w:t>
        </w:r>
      </w:hyperlink>
      <w:r w:rsidRPr="00850548">
        <w:rPr>
          <w:rFonts w:ascii="Georgia" w:hAnsi="Georgia"/>
          <w:color w:val="1F497D" w:themeColor="text2"/>
          <w:sz w:val="20"/>
          <w:lang w:val="es-ES"/>
        </w:rPr>
        <w:t xml:space="preserve">  </w:t>
      </w:r>
      <w:r>
        <w:rPr>
          <w:rFonts w:ascii="Georgia" w:hAnsi="Georgia"/>
          <w:sz w:val="20"/>
          <w:lang w:val="es-ES"/>
        </w:rPr>
        <w:t>[1.2]</w:t>
      </w:r>
      <w:r w:rsidRPr="00730909">
        <w:rPr>
          <w:rFonts w:ascii="Georgia" w:hAnsi="Georgia"/>
          <w:sz w:val="20"/>
          <w:lang w:val="es-ES"/>
        </w:rPr>
        <w:t xml:space="preserve"> </w:t>
      </w:r>
    </w:p>
    <w:p w14:paraId="288FF31B" w14:textId="77777777" w:rsidR="004059C3" w:rsidRPr="00FD5B85" w:rsidRDefault="004059C3" w:rsidP="00FD5B85">
      <w:pPr>
        <w:spacing w:after="0"/>
        <w:ind w:left="-142"/>
        <w:jc w:val="left"/>
        <w:rPr>
          <w:rFonts w:ascii="Georgia" w:hAnsi="Georgia"/>
          <w:sz w:val="20"/>
          <w:lang w:val="es-ES"/>
        </w:rPr>
      </w:pPr>
    </w:p>
    <w:p w14:paraId="356E1AF7" w14:textId="77777777" w:rsidR="004059C3" w:rsidRPr="00FD5B85" w:rsidRDefault="004059C3">
      <w:pPr>
        <w:pStyle w:val="FootnoteText"/>
        <w:rPr>
          <w:lang w:val="es-ES"/>
        </w:rPr>
      </w:pPr>
    </w:p>
  </w:footnote>
  <w:footnote w:id="3">
    <w:p w14:paraId="5C0D4C7F" w14:textId="77777777" w:rsidR="004059C3" w:rsidRDefault="004059C3" w:rsidP="00D16077">
      <w:pPr>
        <w:pStyle w:val="FootnoteText"/>
        <w:jc w:val="left"/>
        <w:rPr>
          <w:rFonts w:ascii="Georgia" w:hAnsi="Georgia"/>
          <w:lang w:val="es-ES"/>
        </w:rPr>
      </w:pPr>
      <w:r>
        <w:rPr>
          <w:rStyle w:val="FootnoteReference"/>
        </w:rPr>
        <w:footnoteRef/>
      </w:r>
      <w:r>
        <w:t xml:space="preserve">   Página web  </w:t>
      </w:r>
      <w:hyperlink r:id="rId3" w:history="1">
        <w:r w:rsidRPr="00D16077">
          <w:rPr>
            <w:rStyle w:val="Hyperlink"/>
            <w:rFonts w:ascii="Georgia" w:hAnsi="Georgia"/>
            <w:b/>
            <w:noProof w:val="0"/>
            <w:color w:val="4F81BD" w:themeColor="accent1"/>
            <w:sz w:val="20"/>
            <w:lang w:val="es-ES"/>
          </w:rPr>
          <w:t>http://cucis.ece.northwestern.edu/projects/DMS/publications/AnomalyDetection.pdf</w:t>
        </w:r>
      </w:hyperlink>
      <w:r w:rsidRPr="00D16077">
        <w:rPr>
          <w:rFonts w:ascii="Georgia" w:hAnsi="Georgia"/>
          <w:b/>
          <w:color w:val="4F81BD" w:themeColor="accent1"/>
          <w:lang w:val="es-ES"/>
        </w:rPr>
        <w:t xml:space="preserve">  </w:t>
      </w:r>
    </w:p>
    <w:p w14:paraId="053C8B04" w14:textId="77777777" w:rsidR="004059C3" w:rsidRDefault="004059C3">
      <w:pPr>
        <w:pStyle w:val="FootnoteText"/>
        <w:rPr>
          <w:rFonts w:ascii="Georgia" w:hAnsi="Georgia"/>
          <w:lang w:val="es-ES"/>
        </w:rPr>
      </w:pPr>
    </w:p>
    <w:p w14:paraId="7EADDAFC" w14:textId="77777777" w:rsidR="004059C3" w:rsidRDefault="004059C3">
      <w:pPr>
        <w:pStyle w:val="FootnoteText"/>
        <w:rPr>
          <w:rFonts w:ascii="Georgia" w:hAnsi="Georgia"/>
          <w:lang w:val="es-ES"/>
        </w:rPr>
      </w:pPr>
    </w:p>
    <w:p w14:paraId="6EB70123" w14:textId="77777777" w:rsidR="004059C3" w:rsidRDefault="004059C3">
      <w:pPr>
        <w:pStyle w:val="FootnoteText"/>
      </w:pPr>
    </w:p>
  </w:footnote>
  <w:footnote w:id="4">
    <w:p w14:paraId="7DB384D6" w14:textId="77777777" w:rsidR="004059C3" w:rsidRPr="001C3A24" w:rsidRDefault="004059C3" w:rsidP="00B41C15">
      <w:pPr>
        <w:spacing w:after="0"/>
        <w:rPr>
          <w:rFonts w:ascii="Georgia" w:hAnsi="Georgia"/>
          <w:color w:val="FF0000"/>
          <w:sz w:val="20"/>
        </w:rPr>
      </w:pPr>
      <w:r>
        <w:rPr>
          <w:rStyle w:val="FootnoteReference"/>
        </w:rPr>
        <w:footnoteRef/>
      </w:r>
      <w:r>
        <w:t xml:space="preserve"> </w:t>
      </w:r>
      <w:r w:rsidRPr="001C3A24">
        <w:rPr>
          <w:rFonts w:ascii="Georgia" w:hAnsi="Georgia" w:cs="Arial"/>
          <w:b/>
          <w:bCs/>
          <w:color w:val="222222"/>
          <w:sz w:val="20"/>
          <w:shd w:val="clear" w:color="auto" w:fill="FFFFFF"/>
        </w:rPr>
        <w:t>Aprendizaje no supervisado</w:t>
      </w:r>
      <w:r w:rsidRPr="001C3A24">
        <w:rPr>
          <w:rStyle w:val="apple-converted-space"/>
          <w:rFonts w:ascii="Georgia" w:hAnsi="Georgia" w:cs="Arial"/>
          <w:color w:val="222222"/>
          <w:sz w:val="20"/>
          <w:shd w:val="clear" w:color="auto" w:fill="FFFFFF"/>
        </w:rPr>
        <w:t xml:space="preserve">  </w:t>
      </w:r>
      <w:r w:rsidRPr="001C3A24">
        <w:rPr>
          <w:rFonts w:ascii="Georgia" w:hAnsi="Georgia" w:cs="Arial"/>
          <w:color w:val="222222"/>
          <w:sz w:val="20"/>
          <w:shd w:val="clear" w:color="auto" w:fill="FFFFFF"/>
        </w:rPr>
        <w:t>es un método de</w:t>
      </w:r>
      <w:r w:rsidRPr="001C3A24">
        <w:rPr>
          <w:rStyle w:val="apple-converted-space"/>
          <w:rFonts w:ascii="Georgia" w:hAnsi="Georgia" w:cs="Arial"/>
          <w:color w:val="222222"/>
          <w:sz w:val="20"/>
          <w:shd w:val="clear" w:color="auto" w:fill="FFFFFF"/>
        </w:rPr>
        <w:t> a</w:t>
      </w:r>
      <w:r w:rsidRPr="001C3A24">
        <w:rPr>
          <w:rFonts w:ascii="Georgia" w:hAnsi="Georgia" w:cs="Arial"/>
          <w:noProof/>
          <w:sz w:val="20"/>
          <w:shd w:val="clear" w:color="auto" w:fill="FFFFFF"/>
        </w:rPr>
        <w:t>prendizaje automático</w:t>
      </w:r>
      <w:r w:rsidRPr="001C3A24">
        <w:rPr>
          <w:rStyle w:val="apple-converted-space"/>
          <w:rFonts w:ascii="Georgia" w:hAnsi="Georgia" w:cs="Arial"/>
          <w:color w:val="222222"/>
          <w:sz w:val="20"/>
          <w:shd w:val="clear" w:color="auto" w:fill="FFFFFF"/>
        </w:rPr>
        <w:t> </w:t>
      </w:r>
      <w:r w:rsidRPr="001C3A24">
        <w:rPr>
          <w:rFonts w:ascii="Georgia" w:hAnsi="Georgia" w:cs="Arial"/>
          <w:color w:val="222222"/>
          <w:sz w:val="20"/>
          <w:shd w:val="clear" w:color="auto" w:fill="FFFFFF"/>
        </w:rPr>
        <w:t>donde un modelo es ajustado a las observaciones.  Se distingue del</w:t>
      </w:r>
      <w:r w:rsidRPr="001C3A24">
        <w:rPr>
          <w:rStyle w:val="apple-converted-space"/>
          <w:rFonts w:ascii="Georgia" w:hAnsi="Georgia" w:cs="Arial"/>
          <w:color w:val="222222"/>
          <w:sz w:val="20"/>
          <w:shd w:val="clear" w:color="auto" w:fill="FFFFFF"/>
        </w:rPr>
        <w:t> </w:t>
      </w:r>
      <w:r w:rsidRPr="001C3A24">
        <w:rPr>
          <w:rFonts w:ascii="Georgia" w:hAnsi="Georgia" w:cs="Arial"/>
          <w:noProof/>
          <w:sz w:val="20"/>
          <w:shd w:val="clear" w:color="auto" w:fill="FFFFFF"/>
        </w:rPr>
        <w:t>aprendizaje supervisado</w:t>
      </w:r>
      <w:r w:rsidRPr="001C3A24">
        <w:rPr>
          <w:rStyle w:val="apple-converted-space"/>
          <w:rFonts w:ascii="Georgia" w:hAnsi="Georgia" w:cs="Arial"/>
          <w:color w:val="222222"/>
          <w:sz w:val="20"/>
          <w:shd w:val="clear" w:color="auto" w:fill="FFFFFF"/>
        </w:rPr>
        <w:t> </w:t>
      </w:r>
      <w:r w:rsidRPr="001C3A24">
        <w:rPr>
          <w:rFonts w:ascii="Georgia" w:hAnsi="Georgia" w:cs="Arial"/>
          <w:color w:val="222222"/>
          <w:sz w:val="20"/>
          <w:shd w:val="clear" w:color="auto" w:fill="FFFFFF"/>
        </w:rPr>
        <w:t>por el hecho de que no hay un conocimiento</w:t>
      </w:r>
      <w:r w:rsidRPr="001C3A24">
        <w:rPr>
          <w:rStyle w:val="apple-converted-space"/>
          <w:rFonts w:ascii="Georgia" w:hAnsi="Georgia" w:cs="Arial"/>
          <w:color w:val="222222"/>
          <w:sz w:val="20"/>
          <w:shd w:val="clear" w:color="auto" w:fill="FFFFFF"/>
        </w:rPr>
        <w:t> </w:t>
      </w:r>
      <w:r w:rsidRPr="001C3A24">
        <w:rPr>
          <w:rFonts w:ascii="Georgia" w:hAnsi="Georgia" w:cs="Arial"/>
          <w:noProof/>
          <w:sz w:val="20"/>
          <w:shd w:val="clear" w:color="auto" w:fill="FFFFFF"/>
        </w:rPr>
        <w:t>a priori</w:t>
      </w:r>
      <w:r w:rsidRPr="001C3A24">
        <w:rPr>
          <w:rFonts w:ascii="Georgia" w:hAnsi="Georgia" w:cs="Arial"/>
          <w:color w:val="222222"/>
          <w:sz w:val="20"/>
          <w:shd w:val="clear" w:color="auto" w:fill="FFFFFF"/>
        </w:rPr>
        <w:t>. En el aprendizaje no supervisado, un conjunto de datos de objetos de entrada es tratado. Así, el aprendizaje no supervisado típicamente trata los objetos de entrada como un conjunto de</w:t>
      </w:r>
      <w:r w:rsidRPr="001C3A24">
        <w:rPr>
          <w:rStyle w:val="apple-converted-space"/>
          <w:rFonts w:ascii="Georgia" w:hAnsi="Georgia" w:cs="Arial"/>
          <w:color w:val="222222"/>
          <w:sz w:val="20"/>
          <w:shd w:val="clear" w:color="auto" w:fill="FFFFFF"/>
        </w:rPr>
        <w:t> </w:t>
      </w:r>
      <w:r w:rsidRPr="001C3A24">
        <w:rPr>
          <w:rFonts w:ascii="Georgia" w:hAnsi="Georgia" w:cs="Arial"/>
          <w:noProof/>
          <w:sz w:val="20"/>
          <w:shd w:val="clear" w:color="auto" w:fill="FFFFFF"/>
        </w:rPr>
        <w:t>variables aleatorias</w:t>
      </w:r>
      <w:r w:rsidRPr="001C3A24">
        <w:rPr>
          <w:rFonts w:ascii="Georgia" w:hAnsi="Georgia" w:cs="Arial"/>
          <w:color w:val="222222"/>
          <w:sz w:val="20"/>
          <w:shd w:val="clear" w:color="auto" w:fill="FFFFFF"/>
        </w:rPr>
        <w:t>, siendo construido un modelo de densidad para el conjunto de datos.</w:t>
      </w:r>
    </w:p>
    <w:p w14:paraId="6AFBFFF3" w14:textId="77777777" w:rsidR="004059C3" w:rsidRPr="004A0FA1" w:rsidRDefault="004059C3" w:rsidP="00B41C15">
      <w:pPr>
        <w:spacing w:after="0"/>
        <w:rPr>
          <w:rFonts w:ascii="Georgia" w:hAnsi="Georgia"/>
          <w:sz w:val="18"/>
        </w:rPr>
      </w:pPr>
      <w:r w:rsidRPr="004A0FA1">
        <w:rPr>
          <w:rFonts w:ascii="Georgia" w:hAnsi="Georgia"/>
          <w:i/>
          <w:iCs/>
          <w:sz w:val="18"/>
          <w:szCs w:val="20"/>
        </w:rPr>
        <w:t xml:space="preserve">Wikipedia.- Recuperado el </w:t>
      </w:r>
      <w:r>
        <w:rPr>
          <w:rFonts w:ascii="Georgia" w:hAnsi="Georgia"/>
          <w:i/>
          <w:iCs/>
          <w:sz w:val="18"/>
          <w:szCs w:val="20"/>
        </w:rPr>
        <w:t>12</w:t>
      </w:r>
      <w:r w:rsidRPr="004A0FA1">
        <w:rPr>
          <w:rFonts w:ascii="Georgia" w:hAnsi="Georgia"/>
          <w:i/>
          <w:iCs/>
          <w:sz w:val="18"/>
          <w:szCs w:val="20"/>
        </w:rPr>
        <w:t xml:space="preserve"> de Julio</w:t>
      </w:r>
      <w:r>
        <w:rPr>
          <w:rFonts w:ascii="Georgia" w:hAnsi="Georgia"/>
          <w:i/>
          <w:iCs/>
          <w:sz w:val="18"/>
          <w:szCs w:val="20"/>
        </w:rPr>
        <w:t>,</w:t>
      </w:r>
      <w:r w:rsidRPr="004A0FA1">
        <w:rPr>
          <w:rFonts w:ascii="Georgia" w:hAnsi="Georgia"/>
          <w:i/>
          <w:iCs/>
          <w:sz w:val="18"/>
          <w:szCs w:val="20"/>
        </w:rPr>
        <w:t xml:space="preserve"> 2017</w:t>
      </w:r>
      <w:r>
        <w:rPr>
          <w:rFonts w:ascii="Georgia" w:hAnsi="Georgia"/>
          <w:i/>
          <w:iCs/>
          <w:sz w:val="18"/>
          <w:szCs w:val="20"/>
        </w:rPr>
        <w:t xml:space="preserve">  - </w:t>
      </w:r>
      <w:r w:rsidRPr="004A0FA1">
        <w:rPr>
          <w:rFonts w:ascii="Georgia" w:hAnsi="Georgia"/>
          <w:i/>
          <w:iCs/>
          <w:sz w:val="18"/>
          <w:szCs w:val="20"/>
        </w:rPr>
        <w:t>https://es.wikipedia.org/wiki/Aprendizaje_no_supervisado</w:t>
      </w:r>
    </w:p>
    <w:p w14:paraId="6096F101" w14:textId="77777777" w:rsidR="004059C3" w:rsidRDefault="004059C3">
      <w:pPr>
        <w:pStyle w:val="FootnoteText"/>
      </w:pPr>
    </w:p>
  </w:footnote>
  <w:footnote w:id="5">
    <w:p w14:paraId="19A8AA94" w14:textId="77777777" w:rsidR="004059C3" w:rsidRPr="001C3A24" w:rsidRDefault="004059C3" w:rsidP="000735EC">
      <w:pPr>
        <w:spacing w:after="0"/>
        <w:rPr>
          <w:rFonts w:ascii="Georgia" w:hAnsi="Georgia"/>
          <w:sz w:val="20"/>
        </w:rPr>
      </w:pPr>
      <w:r>
        <w:rPr>
          <w:rStyle w:val="FootnoteReference"/>
        </w:rPr>
        <w:footnoteRef/>
      </w:r>
      <w:r>
        <w:t xml:space="preserve"> </w:t>
      </w:r>
      <w:r w:rsidRPr="001C3A24">
        <w:rPr>
          <w:rFonts w:ascii="Georgia" w:hAnsi="Georgia"/>
          <w:sz w:val="20"/>
        </w:rPr>
        <w:t xml:space="preserve">Dicha técnica recibe varios nombres: en ciertos entornos, se denomina </w:t>
      </w:r>
      <w:r>
        <w:rPr>
          <w:rFonts w:ascii="Georgia" w:hAnsi="Georgia"/>
          <w:b/>
          <w:i/>
          <w:sz w:val="20"/>
        </w:rPr>
        <w:t>cl</w:t>
      </w:r>
      <w:r w:rsidRPr="001C3A24">
        <w:rPr>
          <w:rFonts w:ascii="Georgia" w:hAnsi="Georgia"/>
          <w:b/>
          <w:i/>
          <w:sz w:val="20"/>
        </w:rPr>
        <w:t>asificación automática</w:t>
      </w:r>
      <w:r w:rsidRPr="001C3A24">
        <w:rPr>
          <w:rFonts w:ascii="Georgia" w:hAnsi="Georgia"/>
          <w:sz w:val="20"/>
        </w:rPr>
        <w:t xml:space="preserve">, dado que un conjunto de datos que presenta estas características  - iguales entre sí y diferentes a los datos de otro clúster-  se puede entender como una </w:t>
      </w:r>
      <w:r w:rsidRPr="001C3A24">
        <w:rPr>
          <w:rFonts w:ascii="Georgia" w:hAnsi="Georgia"/>
          <w:i/>
          <w:sz w:val="20"/>
        </w:rPr>
        <w:t>clase</w:t>
      </w:r>
      <w:r w:rsidRPr="001C3A24">
        <w:rPr>
          <w:rFonts w:ascii="Georgia" w:hAnsi="Georgia"/>
          <w:sz w:val="20"/>
        </w:rPr>
        <w:t xml:space="preserve">.  En otros escenarios, se denomina  </w:t>
      </w:r>
      <w:r w:rsidRPr="001C3A24">
        <w:rPr>
          <w:rFonts w:ascii="Georgia" w:hAnsi="Georgia"/>
          <w:b/>
          <w:i/>
          <w:sz w:val="20"/>
        </w:rPr>
        <w:t>Segmentación</w:t>
      </w:r>
      <w:r w:rsidRPr="001C3A24">
        <w:rPr>
          <w:rFonts w:ascii="Georgia" w:hAnsi="Georgia"/>
          <w:sz w:val="20"/>
        </w:rPr>
        <w:t>, en base a cómo, a partir de un conjunto grande de datos,  se producen particiones de acuerdo a su similitud</w:t>
      </w:r>
      <w:r>
        <w:rPr>
          <w:rFonts w:ascii="Georgia" w:hAnsi="Georgia"/>
          <w:sz w:val="20"/>
        </w:rPr>
        <w:t>.</w:t>
      </w:r>
    </w:p>
    <w:p w14:paraId="76A4A2DD" w14:textId="77777777" w:rsidR="004059C3" w:rsidRDefault="004059C3">
      <w:pPr>
        <w:pStyle w:val="FootnoteText"/>
      </w:pPr>
    </w:p>
  </w:footnote>
  <w:footnote w:id="6">
    <w:p w14:paraId="2508F3D8" w14:textId="77777777" w:rsidR="004059C3" w:rsidRDefault="004059C3" w:rsidP="005331B7">
      <w:pPr>
        <w:spacing w:after="0"/>
        <w:rPr>
          <w:rFonts w:ascii="Georgia" w:hAnsi="Georgia"/>
          <w:sz w:val="20"/>
        </w:rPr>
      </w:pPr>
      <w:r>
        <w:rPr>
          <w:rStyle w:val="FootnoteReference"/>
        </w:rPr>
        <w:footnoteRef/>
      </w:r>
      <w:r>
        <w:t xml:space="preserve"> </w:t>
      </w:r>
      <w:r>
        <w:rPr>
          <w:rFonts w:ascii="Georgia" w:hAnsi="Georgia"/>
          <w:sz w:val="20"/>
        </w:rPr>
        <w:t xml:space="preserve"> </w:t>
      </w:r>
      <w:r w:rsidRPr="009C54DF">
        <w:rPr>
          <w:rFonts w:ascii="Georgia" w:hAnsi="Georgia"/>
          <w:b/>
          <w:color w:val="4F81BD" w:themeColor="accent1"/>
          <w:sz w:val="20"/>
        </w:rPr>
        <w:t xml:space="preserve"> </w:t>
      </w:r>
      <w:hyperlink r:id="rId4" w:history="1">
        <w:r w:rsidRPr="009C54DF">
          <w:rPr>
            <w:rStyle w:val="Hyperlink"/>
            <w:rFonts w:ascii="Georgia" w:hAnsi="Georgia"/>
            <w:b/>
            <w:noProof w:val="0"/>
            <w:color w:val="4F81BD" w:themeColor="accent1"/>
            <w:sz w:val="20"/>
          </w:rPr>
          <w:t>http://ceur-ws.org/Vol-558/Art_8.pdf</w:t>
        </w:r>
      </w:hyperlink>
    </w:p>
    <w:p w14:paraId="637F6D2C" w14:textId="77777777" w:rsidR="004059C3" w:rsidRPr="001D209F" w:rsidRDefault="004059C3" w:rsidP="005331B7">
      <w:pPr>
        <w:spacing w:after="0"/>
        <w:rPr>
          <w:rFonts w:ascii="Georgia" w:hAnsi="Georgia"/>
          <w:sz w:val="20"/>
        </w:rPr>
      </w:pPr>
    </w:p>
    <w:p w14:paraId="2A8C2AAB" w14:textId="77777777" w:rsidR="004059C3" w:rsidRDefault="004059C3">
      <w:pPr>
        <w:pStyle w:val="FootnoteText"/>
      </w:pPr>
    </w:p>
  </w:footnote>
  <w:footnote w:id="7">
    <w:p w14:paraId="5E4DBB5C" w14:textId="77777777" w:rsidR="004059C3" w:rsidRPr="00805802" w:rsidRDefault="004059C3" w:rsidP="007B7F3A">
      <w:pPr>
        <w:rPr>
          <w:rFonts w:ascii="Georgia" w:hAnsi="Georgia"/>
          <w:sz w:val="20"/>
        </w:rPr>
      </w:pPr>
      <w:r>
        <w:rPr>
          <w:rStyle w:val="FootnoteReference"/>
        </w:rPr>
        <w:footnoteRef/>
      </w:r>
      <w:r>
        <w:t xml:space="preserve">  </w:t>
      </w:r>
      <w:bookmarkStart w:id="30" w:name="aa"/>
      <w:r w:rsidRPr="00A40A0C">
        <w:rPr>
          <w:rFonts w:ascii="Georgia" w:hAnsi="Georgia"/>
          <w:sz w:val="20"/>
        </w:rPr>
        <w:t xml:space="preserve"> Los casos en los que se usa la media como medición de la distancia, para datos de tipo categóricos no siempre va a ser factible definir el vector medio.</w:t>
      </w:r>
    </w:p>
    <w:bookmarkEnd w:id="30"/>
    <w:p w14:paraId="67199F12" w14:textId="77777777" w:rsidR="004059C3" w:rsidRDefault="004059C3">
      <w:pPr>
        <w:pStyle w:val="FootnoteText"/>
      </w:pPr>
      <w:r>
        <w:t xml:space="preserve">  </w:t>
      </w:r>
    </w:p>
    <w:p w14:paraId="5CF86FE5" w14:textId="77777777" w:rsidR="004059C3" w:rsidRDefault="004059C3">
      <w:pPr>
        <w:pStyle w:val="FootnoteText"/>
      </w:pPr>
    </w:p>
    <w:p w14:paraId="41E995C8" w14:textId="77777777" w:rsidR="004059C3" w:rsidRDefault="004059C3">
      <w:pPr>
        <w:pStyle w:val="FootnoteText"/>
      </w:pPr>
    </w:p>
  </w:footnote>
  <w:footnote w:id="8">
    <w:p w14:paraId="39240195" w14:textId="77777777" w:rsidR="004059C3" w:rsidRDefault="004059C3">
      <w:pPr>
        <w:pStyle w:val="FootnoteText"/>
        <w:rPr>
          <w:rFonts w:ascii="Georgia" w:hAnsi="Georgia" w:cstheme="minorHAnsi"/>
        </w:rPr>
      </w:pPr>
      <w:r>
        <w:rPr>
          <w:rStyle w:val="FootnoteReference"/>
        </w:rPr>
        <w:footnoteRef/>
      </w:r>
      <w:r>
        <w:t xml:space="preserve">  </w:t>
      </w:r>
      <w:r>
        <w:rPr>
          <w:rFonts w:ascii="Georgia" w:hAnsi="Georgia" w:cstheme="minorHAnsi"/>
        </w:rPr>
        <w:t xml:space="preserve">Si nos atenemos a un criterio puramente de su definición, </w:t>
      </w:r>
      <w:r w:rsidRPr="007E3150">
        <w:rPr>
          <w:rFonts w:ascii="Georgia" w:hAnsi="Georgia" w:cstheme="minorHAnsi"/>
          <w:i/>
        </w:rPr>
        <w:t>DTW</w:t>
      </w:r>
      <w:r w:rsidRPr="005A7C61">
        <w:rPr>
          <w:rFonts w:ascii="Georgia" w:hAnsi="Georgia" w:cstheme="minorHAnsi"/>
        </w:rPr>
        <w:t xml:space="preserve"> no es una </w:t>
      </w:r>
      <w:r>
        <w:rPr>
          <w:rFonts w:ascii="Georgia" w:hAnsi="Georgia" w:cstheme="minorHAnsi"/>
        </w:rPr>
        <w:t>métrica al uso,  dado</w:t>
      </w:r>
      <w:r w:rsidRPr="005A7C61">
        <w:rPr>
          <w:rFonts w:ascii="Georgia" w:hAnsi="Georgia" w:cstheme="minorHAnsi"/>
        </w:rPr>
        <w:t xml:space="preserve"> que no cumple </w:t>
      </w:r>
      <w:r>
        <w:rPr>
          <w:rFonts w:ascii="Georgia" w:hAnsi="Georgia" w:cstheme="minorHAnsi"/>
        </w:rPr>
        <w:t xml:space="preserve">la característica de  </w:t>
      </w:r>
      <w:r>
        <w:rPr>
          <w:rFonts w:ascii="Georgia" w:hAnsi="Georgia" w:cstheme="minorHAnsi"/>
          <w:i/>
        </w:rPr>
        <w:t>D</w:t>
      </w:r>
      <w:r w:rsidRPr="007E3150">
        <w:rPr>
          <w:rFonts w:ascii="Georgia" w:hAnsi="Georgia" w:cstheme="minorHAnsi"/>
          <w:i/>
        </w:rPr>
        <w:t>esigualdad triangular</w:t>
      </w:r>
      <w:r w:rsidRPr="005A7C61">
        <w:rPr>
          <w:rFonts w:ascii="Georgia" w:hAnsi="Georgia" w:cstheme="minorHAnsi"/>
        </w:rPr>
        <w:t xml:space="preserve">, sino que calcula </w:t>
      </w:r>
      <w:r>
        <w:rPr>
          <w:rFonts w:ascii="Georgia" w:hAnsi="Georgia" w:cstheme="minorHAnsi"/>
        </w:rPr>
        <w:t xml:space="preserve">la forma más óptima de asociar </w:t>
      </w:r>
      <w:r w:rsidRPr="005A7C61">
        <w:rPr>
          <w:rFonts w:ascii="Georgia" w:hAnsi="Georgia" w:cstheme="minorHAnsi"/>
        </w:rPr>
        <w:t xml:space="preserve">dos series temporales. </w:t>
      </w:r>
      <w:r>
        <w:rPr>
          <w:rFonts w:ascii="Georgia" w:hAnsi="Georgia" w:cstheme="minorHAnsi"/>
        </w:rPr>
        <w:t xml:space="preserve">Con el objetivo de </w:t>
      </w:r>
      <w:r w:rsidRPr="005A7C61">
        <w:rPr>
          <w:rFonts w:ascii="Georgia" w:hAnsi="Georgia" w:cstheme="minorHAnsi"/>
        </w:rPr>
        <w:t xml:space="preserve">obtener </w:t>
      </w:r>
      <w:r>
        <w:rPr>
          <w:rFonts w:ascii="Georgia" w:hAnsi="Georgia" w:cstheme="minorHAnsi"/>
        </w:rPr>
        <w:t xml:space="preserve">una medida de </w:t>
      </w:r>
      <w:r w:rsidRPr="005A7C61">
        <w:rPr>
          <w:rFonts w:ascii="Georgia" w:hAnsi="Georgia" w:cstheme="minorHAnsi"/>
        </w:rPr>
        <w:t xml:space="preserve">similitud entre </w:t>
      </w:r>
      <w:r>
        <w:rPr>
          <w:rFonts w:ascii="Georgia" w:hAnsi="Georgia" w:cstheme="minorHAnsi"/>
        </w:rPr>
        <w:t xml:space="preserve">dichas </w:t>
      </w:r>
      <w:r w:rsidRPr="005A7C61">
        <w:rPr>
          <w:rFonts w:ascii="Georgia" w:hAnsi="Georgia" w:cstheme="minorHAnsi"/>
        </w:rPr>
        <w:t>series</w:t>
      </w:r>
      <w:r>
        <w:rPr>
          <w:rFonts w:ascii="Georgia" w:hAnsi="Georgia" w:cstheme="minorHAnsi"/>
        </w:rPr>
        <w:t xml:space="preserve">, </w:t>
      </w:r>
      <w:r w:rsidRPr="005A7C61">
        <w:rPr>
          <w:rFonts w:ascii="Georgia" w:hAnsi="Georgia" w:cstheme="minorHAnsi"/>
        </w:rPr>
        <w:t xml:space="preserve">se distorsionan en la escala temporal de </w:t>
      </w:r>
      <w:r>
        <w:rPr>
          <w:rFonts w:ascii="Georgia" w:hAnsi="Georgia" w:cstheme="minorHAnsi"/>
        </w:rPr>
        <w:t xml:space="preserve">una forma </w:t>
      </w:r>
      <w:r w:rsidRPr="005A7C61">
        <w:rPr>
          <w:rFonts w:ascii="Georgia" w:hAnsi="Georgia" w:cstheme="minorHAnsi"/>
        </w:rPr>
        <w:t>no lineal.</w:t>
      </w:r>
    </w:p>
    <w:p w14:paraId="355D887F" w14:textId="77777777" w:rsidR="004059C3" w:rsidRDefault="004059C3">
      <w:pPr>
        <w:pStyle w:val="FootnoteText"/>
        <w:rPr>
          <w:rFonts w:ascii="Georgia" w:hAnsi="Georgia" w:cstheme="minorHAnsi"/>
        </w:rPr>
      </w:pPr>
    </w:p>
    <w:p w14:paraId="604A4208" w14:textId="77777777" w:rsidR="004059C3" w:rsidRDefault="004059C3">
      <w:pPr>
        <w:pStyle w:val="FootnoteText"/>
        <w:rPr>
          <w:rFonts w:ascii="Georgia" w:hAnsi="Georgia" w:cstheme="minorHAnsi"/>
        </w:rPr>
      </w:pPr>
    </w:p>
    <w:p w14:paraId="1BD41B34" w14:textId="77777777" w:rsidR="004059C3" w:rsidRDefault="004059C3">
      <w:pPr>
        <w:pStyle w:val="FootnoteText"/>
        <w:rPr>
          <w:rFonts w:ascii="Georgia" w:hAnsi="Georgia" w:cstheme="minorHAnsi"/>
        </w:rPr>
      </w:pPr>
    </w:p>
    <w:p w14:paraId="33245BC1" w14:textId="77777777" w:rsidR="004059C3" w:rsidRDefault="004059C3">
      <w:pPr>
        <w:pStyle w:val="FootnoteText"/>
      </w:pPr>
    </w:p>
  </w:footnote>
  <w:footnote w:id="9">
    <w:p w14:paraId="14E0C7FE" w14:textId="77777777" w:rsidR="004059C3" w:rsidRDefault="004059C3" w:rsidP="00A733BA">
      <w:pPr>
        <w:autoSpaceDE w:val="0"/>
        <w:autoSpaceDN w:val="0"/>
        <w:adjustRightInd w:val="0"/>
        <w:spacing w:after="0"/>
        <w:ind w:left="360"/>
        <w:rPr>
          <w:rFonts w:ascii="Georgia" w:hAnsi="Georgia" w:cs="Calibri"/>
          <w:sz w:val="20"/>
          <w:szCs w:val="24"/>
        </w:rPr>
      </w:pPr>
      <w:r>
        <w:rPr>
          <w:rStyle w:val="FootnoteReference"/>
        </w:rPr>
        <w:footnoteRef/>
      </w:r>
      <w:r>
        <w:t xml:space="preserve"> </w:t>
      </w:r>
      <w:r>
        <w:rPr>
          <w:rFonts w:ascii="Georgia" w:hAnsi="Georgia" w:cs="Calibri"/>
          <w:sz w:val="20"/>
          <w:szCs w:val="24"/>
        </w:rPr>
        <w:t xml:space="preserve"> </w:t>
      </w:r>
      <w:r w:rsidRPr="00CB45D7">
        <w:rPr>
          <w:rFonts w:ascii="Georgia" w:hAnsi="Georgia" w:cs="Calibri"/>
          <w:sz w:val="20"/>
          <w:szCs w:val="24"/>
        </w:rPr>
        <w:t>Se estima que una serie temporal se puede considerar larga, si cuenta con un número cercano a mil componentes.</w:t>
      </w:r>
    </w:p>
    <w:p w14:paraId="0E651CB0" w14:textId="77777777" w:rsidR="004059C3" w:rsidRDefault="004059C3" w:rsidP="00A733BA">
      <w:pPr>
        <w:autoSpaceDE w:val="0"/>
        <w:autoSpaceDN w:val="0"/>
        <w:adjustRightInd w:val="0"/>
        <w:spacing w:after="0"/>
        <w:ind w:left="360"/>
        <w:rPr>
          <w:rFonts w:ascii="Georgia" w:hAnsi="Georgia" w:cs="Calibri"/>
          <w:sz w:val="20"/>
          <w:szCs w:val="24"/>
        </w:rPr>
      </w:pPr>
    </w:p>
    <w:p w14:paraId="580A555E" w14:textId="77777777" w:rsidR="004059C3" w:rsidRDefault="004059C3" w:rsidP="00A733BA">
      <w:pPr>
        <w:autoSpaceDE w:val="0"/>
        <w:autoSpaceDN w:val="0"/>
        <w:adjustRightInd w:val="0"/>
        <w:spacing w:after="0"/>
        <w:ind w:left="360"/>
        <w:rPr>
          <w:rFonts w:ascii="Georgia" w:hAnsi="Georgia" w:cs="Calibri"/>
          <w:sz w:val="20"/>
          <w:szCs w:val="24"/>
        </w:rPr>
      </w:pPr>
    </w:p>
    <w:p w14:paraId="1F79D14A" w14:textId="77777777" w:rsidR="004059C3" w:rsidRPr="00CB45D7" w:rsidRDefault="004059C3" w:rsidP="00A733BA">
      <w:pPr>
        <w:autoSpaceDE w:val="0"/>
        <w:autoSpaceDN w:val="0"/>
        <w:adjustRightInd w:val="0"/>
        <w:spacing w:after="0"/>
        <w:ind w:left="360"/>
        <w:rPr>
          <w:rFonts w:ascii="Georgia" w:hAnsi="Georgia" w:cs="Calibri"/>
          <w:sz w:val="20"/>
          <w:szCs w:val="24"/>
        </w:rPr>
      </w:pPr>
    </w:p>
    <w:p w14:paraId="1F5ECB11" w14:textId="77777777" w:rsidR="004059C3" w:rsidRDefault="004059C3">
      <w:pPr>
        <w:pStyle w:val="FootnoteText"/>
      </w:pPr>
    </w:p>
  </w:footnote>
  <w:footnote w:id="10">
    <w:p w14:paraId="12A11416" w14:textId="77777777" w:rsidR="004059C3" w:rsidRPr="008273C9" w:rsidRDefault="004059C3" w:rsidP="001E1138">
      <w:pPr>
        <w:autoSpaceDE w:val="0"/>
        <w:autoSpaceDN w:val="0"/>
        <w:adjustRightInd w:val="0"/>
        <w:spacing w:after="0"/>
        <w:rPr>
          <w:rFonts w:ascii="Georgia" w:hAnsi="Georgia" w:cs="Calibri"/>
          <w:sz w:val="20"/>
          <w:szCs w:val="24"/>
        </w:rPr>
      </w:pPr>
      <w:r>
        <w:rPr>
          <w:rStyle w:val="FootnoteReference"/>
        </w:rPr>
        <w:footnoteRef/>
      </w:r>
      <w:r>
        <w:t xml:space="preserve">  </w:t>
      </w:r>
      <w:r w:rsidRPr="008273C9">
        <w:rPr>
          <w:rFonts w:ascii="Georgia" w:hAnsi="Georgia" w:cs="Calibri"/>
          <w:sz w:val="20"/>
          <w:szCs w:val="24"/>
        </w:rPr>
        <w:t xml:space="preserve">Otra zona utilizada de manera frecuente en los escenarios reales es la de “Paralelogramo de Itakura”   (Itakura, 1975). </w:t>
      </w:r>
    </w:p>
    <w:p w14:paraId="488C395A" w14:textId="77777777" w:rsidR="004059C3" w:rsidRPr="001E1138" w:rsidRDefault="004059C3">
      <w:pPr>
        <w:pStyle w:val="FootnoteText"/>
        <w:rPr>
          <w:lang w:val="es-ES"/>
        </w:rPr>
      </w:pPr>
    </w:p>
  </w:footnote>
  <w:footnote w:id="11">
    <w:p w14:paraId="468115B9" w14:textId="77777777" w:rsidR="004059C3" w:rsidRDefault="004059C3">
      <w:pPr>
        <w:pStyle w:val="FootnoteText"/>
        <w:rPr>
          <w:rFonts w:ascii="Georgia" w:hAnsi="Georgia" w:cs="Calibri"/>
          <w:szCs w:val="24"/>
        </w:rPr>
      </w:pPr>
      <w:r>
        <w:rPr>
          <w:rStyle w:val="FootnoteReference"/>
        </w:rPr>
        <w:footnoteRef/>
      </w:r>
      <w:r>
        <w:t xml:space="preserve">   </w:t>
      </w:r>
      <w:r>
        <w:rPr>
          <w:rFonts w:ascii="Georgia" w:hAnsi="Georgia" w:cs="Calibri"/>
          <w:szCs w:val="24"/>
        </w:rPr>
        <w:t xml:space="preserve">Otro método utilizado como parte del proceso de mejora del algoritmo </w:t>
      </w:r>
      <w:r w:rsidRPr="00E56F0E">
        <w:rPr>
          <w:rFonts w:ascii="Georgia" w:hAnsi="Georgia" w:cs="Calibri"/>
          <w:szCs w:val="24"/>
        </w:rPr>
        <w:t>DTW</w:t>
      </w:r>
      <w:r>
        <w:rPr>
          <w:rFonts w:ascii="Georgia" w:hAnsi="Georgia" w:cs="Calibri"/>
          <w:szCs w:val="24"/>
        </w:rPr>
        <w:t xml:space="preserve">, ha sido </w:t>
      </w:r>
      <w:r w:rsidRPr="00044586">
        <w:rPr>
          <w:rFonts w:ascii="Georgia" w:hAnsi="Georgia" w:cs="Calibri"/>
          <w:i/>
          <w:szCs w:val="24"/>
        </w:rPr>
        <w:t>FastDTW</w:t>
      </w:r>
      <w:r>
        <w:rPr>
          <w:rFonts w:ascii="Georgia" w:hAnsi="Georgia" w:cs="Calibri"/>
          <w:szCs w:val="24"/>
        </w:rPr>
        <w:t>. No obstante, el objetivo de este TFM no es analizar detalladamente las distintas tecnologías, sino sólo mencionarlas.</w:t>
      </w:r>
    </w:p>
    <w:p w14:paraId="612B46DA" w14:textId="77777777" w:rsidR="004059C3" w:rsidRDefault="004059C3">
      <w:pPr>
        <w:pStyle w:val="FootnoteText"/>
        <w:rPr>
          <w:rFonts w:ascii="Georgia" w:hAnsi="Georgia" w:cs="Calibri"/>
          <w:szCs w:val="24"/>
        </w:rPr>
      </w:pPr>
    </w:p>
    <w:p w14:paraId="544A0192" w14:textId="77777777" w:rsidR="004059C3" w:rsidRDefault="004059C3">
      <w:pPr>
        <w:pStyle w:val="FootnoteText"/>
        <w:rPr>
          <w:rFonts w:ascii="Georgia" w:hAnsi="Georgia" w:cs="Calibri"/>
          <w:szCs w:val="24"/>
        </w:rPr>
      </w:pPr>
    </w:p>
    <w:p w14:paraId="362B18DA" w14:textId="77777777" w:rsidR="004059C3" w:rsidRPr="001E1138" w:rsidRDefault="004059C3">
      <w:pPr>
        <w:pStyle w:val="FootnoteText"/>
        <w:rPr>
          <w:lang w:val="es-ES"/>
        </w:rPr>
      </w:pPr>
    </w:p>
  </w:footnote>
  <w:footnote w:id="12">
    <w:p w14:paraId="2E6542BB" w14:textId="77777777" w:rsidR="004059C3" w:rsidRPr="00FD568A" w:rsidRDefault="004059C3" w:rsidP="00FD568A">
      <w:pPr>
        <w:spacing w:after="0"/>
        <w:jc w:val="left"/>
        <w:rPr>
          <w:rFonts w:ascii="Georgia" w:hAnsi="Georgia"/>
          <w:sz w:val="20"/>
        </w:rPr>
      </w:pPr>
      <w:r>
        <w:rPr>
          <w:rStyle w:val="FootnoteReference"/>
        </w:rPr>
        <w:footnoteRef/>
      </w:r>
      <w:r>
        <w:t xml:space="preserve">  </w:t>
      </w:r>
      <w:r w:rsidRPr="00FD568A">
        <w:rPr>
          <w:rFonts w:ascii="Georgia" w:hAnsi="Georgia"/>
          <w:sz w:val="20"/>
        </w:rPr>
        <w:t>Para acceder a los datos de origen, visite</w:t>
      </w:r>
    </w:p>
    <w:p w14:paraId="7DBDCA1C" w14:textId="77777777" w:rsidR="004059C3" w:rsidRPr="00FD568A" w:rsidRDefault="004059C3" w:rsidP="00FD568A">
      <w:pPr>
        <w:spacing w:after="0"/>
        <w:jc w:val="left"/>
        <w:rPr>
          <w:rFonts w:ascii="Georgia" w:hAnsi="Georgia"/>
          <w:b/>
          <w:color w:val="4F81BD" w:themeColor="accent1"/>
          <w:sz w:val="20"/>
        </w:rPr>
      </w:pPr>
      <w:hyperlink r:id="rId5" w:history="1">
        <w:r w:rsidRPr="00FD568A">
          <w:rPr>
            <w:rStyle w:val="Hyperlink"/>
            <w:rFonts w:ascii="Georgia" w:hAnsi="Georgia"/>
            <w:b/>
            <w:noProof w:val="0"/>
            <w:color w:val="4F81BD" w:themeColor="accent1"/>
            <w:sz w:val="20"/>
          </w:rPr>
          <w:t>http://vacommunity.org/2016+VAST+Challenge%3A+MC2</w:t>
        </w:r>
      </w:hyperlink>
    </w:p>
    <w:p w14:paraId="74FF8DA1" w14:textId="77777777" w:rsidR="004059C3" w:rsidRPr="00FD568A" w:rsidRDefault="004059C3">
      <w:pPr>
        <w:pStyle w:val="FootnoteText"/>
        <w:rPr>
          <w:lang w:val="es-ES"/>
        </w:rPr>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Arial"/>
        <w:b/>
        <w:i/>
        <w:color w:val="000000"/>
        <w:lang w:val="en-US"/>
      </w:rPr>
      <w:alias w:val="Título"/>
      <w:id w:val="77738743"/>
      <w:placeholder>
        <w:docPart w:val="C166974B56B34048AC1C602209C11D90"/>
      </w:placeholder>
      <w:dataBinding w:prefixMappings="xmlns:ns0='http://schemas.openxmlformats.org/package/2006/metadata/core-properties' xmlns:ns1='http://purl.org/dc/elements/1.1/'" w:xpath="/ns0:coreProperties[1]/ns1:title[1]" w:storeItemID="{6C3C8BC8-F283-45AE-878A-BAB7291924A1}"/>
      <w:text/>
    </w:sdtPr>
    <w:sdtContent>
      <w:p w14:paraId="24502043" w14:textId="77777777" w:rsidR="004059C3" w:rsidRPr="00E77B63" w:rsidRDefault="004059C3" w:rsidP="00E77B63">
        <w:pPr>
          <w:pStyle w:val="Header"/>
          <w:pBdr>
            <w:bottom w:val="thickThinSmallGap" w:sz="24" w:space="1" w:color="622423" w:themeColor="accent2" w:themeShade="7F"/>
          </w:pBdr>
          <w:jc w:val="center"/>
          <w:rPr>
            <w:i/>
            <w:lang w:val="en-US"/>
          </w:rPr>
        </w:pPr>
        <w:r w:rsidRPr="004E5F5A">
          <w:rPr>
            <w:rFonts w:cs="Arial"/>
            <w:b/>
            <w:i/>
            <w:color w:val="000000"/>
            <w:lang w:val="en-US"/>
          </w:rPr>
          <w:t xml:space="preserve">Alberto González San Francisco                            </w:t>
        </w:r>
        <w:r>
          <w:rPr>
            <w:rFonts w:cs="Arial"/>
            <w:b/>
            <w:i/>
            <w:color w:val="000000"/>
            <w:lang w:val="en-US"/>
          </w:rPr>
          <w:t xml:space="preserve"> </w:t>
        </w:r>
        <w:r w:rsidRPr="004E5F5A">
          <w:rPr>
            <w:rFonts w:cs="Arial"/>
            <w:b/>
            <w:i/>
            <w:color w:val="000000"/>
            <w:lang w:val="en-US"/>
          </w:rPr>
          <w:t xml:space="preserve"> Master Visual Analytics and Big Data</w:t>
        </w:r>
      </w:p>
    </w:sdtContent>
  </w:sdt>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1178F"/>
    <w:multiLevelType w:val="hybridMultilevel"/>
    <w:tmpl w:val="1DE642A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nsid w:val="06730851"/>
    <w:multiLevelType w:val="hybridMultilevel"/>
    <w:tmpl w:val="B78AB64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B3D4E8C"/>
    <w:multiLevelType w:val="hybridMultilevel"/>
    <w:tmpl w:val="86723F8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BA8624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CD9092C"/>
    <w:multiLevelType w:val="hybridMultilevel"/>
    <w:tmpl w:val="3A567F9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D4952CA"/>
    <w:multiLevelType w:val="hybridMultilevel"/>
    <w:tmpl w:val="916AFF5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D6342CC"/>
    <w:multiLevelType w:val="hybridMultilevel"/>
    <w:tmpl w:val="7EF4F0D0"/>
    <w:lvl w:ilvl="0" w:tplc="13E0E8D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DD8415E"/>
    <w:multiLevelType w:val="hybridMultilevel"/>
    <w:tmpl w:val="08B2E984"/>
    <w:lvl w:ilvl="0" w:tplc="FD506FB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0F5736EF"/>
    <w:multiLevelType w:val="hybridMultilevel"/>
    <w:tmpl w:val="0CBCC604"/>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nsid w:val="11367D2B"/>
    <w:multiLevelType w:val="hybridMultilevel"/>
    <w:tmpl w:val="08B2E984"/>
    <w:lvl w:ilvl="0" w:tplc="FD506FB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1505A12"/>
    <w:multiLevelType w:val="hybridMultilevel"/>
    <w:tmpl w:val="79BCC21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37C412E"/>
    <w:multiLevelType w:val="hybridMultilevel"/>
    <w:tmpl w:val="8DC689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ED1773F"/>
    <w:multiLevelType w:val="multilevel"/>
    <w:tmpl w:val="02082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F862099"/>
    <w:multiLevelType w:val="hybridMultilevel"/>
    <w:tmpl w:val="639239B4"/>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nsid w:val="262B7292"/>
    <w:multiLevelType w:val="hybridMultilevel"/>
    <w:tmpl w:val="410E368C"/>
    <w:lvl w:ilvl="0" w:tplc="0C0A000D">
      <w:start w:val="1"/>
      <w:numFmt w:val="bullet"/>
      <w:lvlText w:val=""/>
      <w:lvlJc w:val="left"/>
      <w:pPr>
        <w:ind w:left="2868" w:hanging="360"/>
      </w:pPr>
      <w:rPr>
        <w:rFonts w:ascii="Wingdings" w:hAnsi="Wingdings" w:hint="default"/>
      </w:rPr>
    </w:lvl>
    <w:lvl w:ilvl="1" w:tplc="0C0A0003" w:tentative="1">
      <w:start w:val="1"/>
      <w:numFmt w:val="bullet"/>
      <w:lvlText w:val="o"/>
      <w:lvlJc w:val="left"/>
      <w:pPr>
        <w:ind w:left="3588" w:hanging="360"/>
      </w:pPr>
      <w:rPr>
        <w:rFonts w:ascii="Courier New" w:hAnsi="Courier New" w:cs="Courier New" w:hint="default"/>
      </w:rPr>
    </w:lvl>
    <w:lvl w:ilvl="2" w:tplc="0C0A0005" w:tentative="1">
      <w:start w:val="1"/>
      <w:numFmt w:val="bullet"/>
      <w:lvlText w:val=""/>
      <w:lvlJc w:val="left"/>
      <w:pPr>
        <w:ind w:left="4308" w:hanging="360"/>
      </w:pPr>
      <w:rPr>
        <w:rFonts w:ascii="Wingdings" w:hAnsi="Wingdings" w:hint="default"/>
      </w:rPr>
    </w:lvl>
    <w:lvl w:ilvl="3" w:tplc="0C0A0001" w:tentative="1">
      <w:start w:val="1"/>
      <w:numFmt w:val="bullet"/>
      <w:lvlText w:val=""/>
      <w:lvlJc w:val="left"/>
      <w:pPr>
        <w:ind w:left="5028" w:hanging="360"/>
      </w:pPr>
      <w:rPr>
        <w:rFonts w:ascii="Symbol" w:hAnsi="Symbol" w:hint="default"/>
      </w:rPr>
    </w:lvl>
    <w:lvl w:ilvl="4" w:tplc="0C0A0003" w:tentative="1">
      <w:start w:val="1"/>
      <w:numFmt w:val="bullet"/>
      <w:lvlText w:val="o"/>
      <w:lvlJc w:val="left"/>
      <w:pPr>
        <w:ind w:left="5748" w:hanging="360"/>
      </w:pPr>
      <w:rPr>
        <w:rFonts w:ascii="Courier New" w:hAnsi="Courier New" w:cs="Courier New" w:hint="default"/>
      </w:rPr>
    </w:lvl>
    <w:lvl w:ilvl="5" w:tplc="0C0A0005" w:tentative="1">
      <w:start w:val="1"/>
      <w:numFmt w:val="bullet"/>
      <w:lvlText w:val=""/>
      <w:lvlJc w:val="left"/>
      <w:pPr>
        <w:ind w:left="6468" w:hanging="360"/>
      </w:pPr>
      <w:rPr>
        <w:rFonts w:ascii="Wingdings" w:hAnsi="Wingdings" w:hint="default"/>
      </w:rPr>
    </w:lvl>
    <w:lvl w:ilvl="6" w:tplc="0C0A0001" w:tentative="1">
      <w:start w:val="1"/>
      <w:numFmt w:val="bullet"/>
      <w:lvlText w:val=""/>
      <w:lvlJc w:val="left"/>
      <w:pPr>
        <w:ind w:left="7188" w:hanging="360"/>
      </w:pPr>
      <w:rPr>
        <w:rFonts w:ascii="Symbol" w:hAnsi="Symbol" w:hint="default"/>
      </w:rPr>
    </w:lvl>
    <w:lvl w:ilvl="7" w:tplc="0C0A0003" w:tentative="1">
      <w:start w:val="1"/>
      <w:numFmt w:val="bullet"/>
      <w:lvlText w:val="o"/>
      <w:lvlJc w:val="left"/>
      <w:pPr>
        <w:ind w:left="7908" w:hanging="360"/>
      </w:pPr>
      <w:rPr>
        <w:rFonts w:ascii="Courier New" w:hAnsi="Courier New" w:cs="Courier New" w:hint="default"/>
      </w:rPr>
    </w:lvl>
    <w:lvl w:ilvl="8" w:tplc="0C0A0005" w:tentative="1">
      <w:start w:val="1"/>
      <w:numFmt w:val="bullet"/>
      <w:lvlText w:val=""/>
      <w:lvlJc w:val="left"/>
      <w:pPr>
        <w:ind w:left="8628" w:hanging="360"/>
      </w:pPr>
      <w:rPr>
        <w:rFonts w:ascii="Wingdings" w:hAnsi="Wingdings" w:hint="default"/>
      </w:rPr>
    </w:lvl>
  </w:abstractNum>
  <w:abstractNum w:abstractNumId="15">
    <w:nsid w:val="2779153E"/>
    <w:multiLevelType w:val="hybridMultilevel"/>
    <w:tmpl w:val="E29AF1A6"/>
    <w:lvl w:ilvl="0" w:tplc="0C0A000D">
      <w:start w:val="1"/>
      <w:numFmt w:val="bullet"/>
      <w:lvlText w:val=""/>
      <w:lvlJc w:val="left"/>
      <w:pPr>
        <w:ind w:left="1630" w:hanging="360"/>
      </w:pPr>
      <w:rPr>
        <w:rFonts w:ascii="Wingdings" w:hAnsi="Wingdings" w:hint="default"/>
      </w:rPr>
    </w:lvl>
    <w:lvl w:ilvl="1" w:tplc="0C0A0003" w:tentative="1">
      <w:start w:val="1"/>
      <w:numFmt w:val="bullet"/>
      <w:lvlText w:val="o"/>
      <w:lvlJc w:val="left"/>
      <w:pPr>
        <w:ind w:left="2350" w:hanging="360"/>
      </w:pPr>
      <w:rPr>
        <w:rFonts w:ascii="Courier New" w:hAnsi="Courier New" w:cs="Courier New" w:hint="default"/>
      </w:rPr>
    </w:lvl>
    <w:lvl w:ilvl="2" w:tplc="0C0A0005" w:tentative="1">
      <w:start w:val="1"/>
      <w:numFmt w:val="bullet"/>
      <w:lvlText w:val=""/>
      <w:lvlJc w:val="left"/>
      <w:pPr>
        <w:ind w:left="3070" w:hanging="360"/>
      </w:pPr>
      <w:rPr>
        <w:rFonts w:ascii="Wingdings" w:hAnsi="Wingdings" w:hint="default"/>
      </w:rPr>
    </w:lvl>
    <w:lvl w:ilvl="3" w:tplc="0C0A0001" w:tentative="1">
      <w:start w:val="1"/>
      <w:numFmt w:val="bullet"/>
      <w:lvlText w:val=""/>
      <w:lvlJc w:val="left"/>
      <w:pPr>
        <w:ind w:left="3790" w:hanging="360"/>
      </w:pPr>
      <w:rPr>
        <w:rFonts w:ascii="Symbol" w:hAnsi="Symbol" w:hint="default"/>
      </w:rPr>
    </w:lvl>
    <w:lvl w:ilvl="4" w:tplc="0C0A0003" w:tentative="1">
      <w:start w:val="1"/>
      <w:numFmt w:val="bullet"/>
      <w:lvlText w:val="o"/>
      <w:lvlJc w:val="left"/>
      <w:pPr>
        <w:ind w:left="4510" w:hanging="360"/>
      </w:pPr>
      <w:rPr>
        <w:rFonts w:ascii="Courier New" w:hAnsi="Courier New" w:cs="Courier New" w:hint="default"/>
      </w:rPr>
    </w:lvl>
    <w:lvl w:ilvl="5" w:tplc="0C0A0005" w:tentative="1">
      <w:start w:val="1"/>
      <w:numFmt w:val="bullet"/>
      <w:lvlText w:val=""/>
      <w:lvlJc w:val="left"/>
      <w:pPr>
        <w:ind w:left="5230" w:hanging="360"/>
      </w:pPr>
      <w:rPr>
        <w:rFonts w:ascii="Wingdings" w:hAnsi="Wingdings" w:hint="default"/>
      </w:rPr>
    </w:lvl>
    <w:lvl w:ilvl="6" w:tplc="0C0A0001" w:tentative="1">
      <w:start w:val="1"/>
      <w:numFmt w:val="bullet"/>
      <w:lvlText w:val=""/>
      <w:lvlJc w:val="left"/>
      <w:pPr>
        <w:ind w:left="5950" w:hanging="360"/>
      </w:pPr>
      <w:rPr>
        <w:rFonts w:ascii="Symbol" w:hAnsi="Symbol" w:hint="default"/>
      </w:rPr>
    </w:lvl>
    <w:lvl w:ilvl="7" w:tplc="0C0A0003" w:tentative="1">
      <w:start w:val="1"/>
      <w:numFmt w:val="bullet"/>
      <w:lvlText w:val="o"/>
      <w:lvlJc w:val="left"/>
      <w:pPr>
        <w:ind w:left="6670" w:hanging="360"/>
      </w:pPr>
      <w:rPr>
        <w:rFonts w:ascii="Courier New" w:hAnsi="Courier New" w:cs="Courier New" w:hint="default"/>
      </w:rPr>
    </w:lvl>
    <w:lvl w:ilvl="8" w:tplc="0C0A0005" w:tentative="1">
      <w:start w:val="1"/>
      <w:numFmt w:val="bullet"/>
      <w:lvlText w:val=""/>
      <w:lvlJc w:val="left"/>
      <w:pPr>
        <w:ind w:left="7390" w:hanging="360"/>
      </w:pPr>
      <w:rPr>
        <w:rFonts w:ascii="Wingdings" w:hAnsi="Wingdings" w:hint="default"/>
      </w:rPr>
    </w:lvl>
  </w:abstractNum>
  <w:abstractNum w:abstractNumId="16">
    <w:nsid w:val="289C2667"/>
    <w:multiLevelType w:val="hybridMultilevel"/>
    <w:tmpl w:val="DF6E22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EA81843"/>
    <w:multiLevelType w:val="hybridMultilevel"/>
    <w:tmpl w:val="0C2A0684"/>
    <w:lvl w:ilvl="0" w:tplc="0E60BF56">
      <w:start w:val="1"/>
      <w:numFmt w:val="bullet"/>
      <w:lvlText w:val=""/>
      <w:lvlJc w:val="left"/>
      <w:pPr>
        <w:ind w:left="720" w:hanging="360"/>
      </w:pPr>
      <w:rPr>
        <w:rFonts w:ascii="Wingdings" w:hAnsi="Wingdings"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F6D1C64"/>
    <w:multiLevelType w:val="hybridMultilevel"/>
    <w:tmpl w:val="A7CE2C7E"/>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0B37612"/>
    <w:multiLevelType w:val="multilevel"/>
    <w:tmpl w:val="51C202D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Arial" w:hAnsi="Arial" w:cs="Arial" w:hint="default"/>
        <w:color w:val="auto"/>
        <w:sz w:val="28"/>
      </w:rPr>
    </w:lvl>
    <w:lvl w:ilvl="2">
      <w:start w:val="1"/>
      <w:numFmt w:val="decimal"/>
      <w:pStyle w:val="Heading3"/>
      <w:lvlText w:val="%1.%2.%3"/>
      <w:lvlJc w:val="left"/>
      <w:pPr>
        <w:ind w:left="720" w:hanging="720"/>
      </w:pPr>
      <w:rPr>
        <w:color w:val="auto"/>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32466D2C"/>
    <w:multiLevelType w:val="hybridMultilevel"/>
    <w:tmpl w:val="021EA4A8"/>
    <w:lvl w:ilvl="0" w:tplc="0C0A000B">
      <w:start w:val="1"/>
      <w:numFmt w:val="bullet"/>
      <w:lvlText w:val=""/>
      <w:lvlJc w:val="left"/>
      <w:pPr>
        <w:ind w:left="2136" w:hanging="360"/>
      </w:pPr>
      <w:rPr>
        <w:rFonts w:ascii="Wingdings" w:hAnsi="Wingdings"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1">
    <w:nsid w:val="32F22577"/>
    <w:multiLevelType w:val="hybridMultilevel"/>
    <w:tmpl w:val="45D454A6"/>
    <w:lvl w:ilvl="0" w:tplc="0C0A000D">
      <w:start w:val="1"/>
      <w:numFmt w:val="bullet"/>
      <w:lvlText w:val=""/>
      <w:lvlJc w:val="left"/>
      <w:pPr>
        <w:ind w:left="2148" w:hanging="360"/>
      </w:pPr>
      <w:rPr>
        <w:rFonts w:ascii="Wingdings" w:hAnsi="Wingdings" w:hint="default"/>
      </w:rPr>
    </w:lvl>
    <w:lvl w:ilvl="1" w:tplc="0C0A0003">
      <w:start w:val="1"/>
      <w:numFmt w:val="bullet"/>
      <w:lvlText w:val="o"/>
      <w:lvlJc w:val="left"/>
      <w:pPr>
        <w:ind w:left="2868" w:hanging="360"/>
      </w:pPr>
      <w:rPr>
        <w:rFonts w:ascii="Courier New" w:hAnsi="Courier New" w:cs="Courier New" w:hint="default"/>
      </w:rPr>
    </w:lvl>
    <w:lvl w:ilvl="2" w:tplc="0C0A0005" w:tentative="1">
      <w:start w:val="1"/>
      <w:numFmt w:val="bullet"/>
      <w:lvlText w:val=""/>
      <w:lvlJc w:val="left"/>
      <w:pPr>
        <w:ind w:left="3588" w:hanging="360"/>
      </w:pPr>
      <w:rPr>
        <w:rFonts w:ascii="Wingdings" w:hAnsi="Wingdings" w:hint="default"/>
      </w:rPr>
    </w:lvl>
    <w:lvl w:ilvl="3" w:tplc="0C0A0001" w:tentative="1">
      <w:start w:val="1"/>
      <w:numFmt w:val="bullet"/>
      <w:lvlText w:val=""/>
      <w:lvlJc w:val="left"/>
      <w:pPr>
        <w:ind w:left="4308" w:hanging="360"/>
      </w:pPr>
      <w:rPr>
        <w:rFonts w:ascii="Symbol" w:hAnsi="Symbol" w:hint="default"/>
      </w:rPr>
    </w:lvl>
    <w:lvl w:ilvl="4" w:tplc="0C0A0003" w:tentative="1">
      <w:start w:val="1"/>
      <w:numFmt w:val="bullet"/>
      <w:lvlText w:val="o"/>
      <w:lvlJc w:val="left"/>
      <w:pPr>
        <w:ind w:left="5028" w:hanging="360"/>
      </w:pPr>
      <w:rPr>
        <w:rFonts w:ascii="Courier New" w:hAnsi="Courier New" w:cs="Courier New" w:hint="default"/>
      </w:rPr>
    </w:lvl>
    <w:lvl w:ilvl="5" w:tplc="0C0A0005" w:tentative="1">
      <w:start w:val="1"/>
      <w:numFmt w:val="bullet"/>
      <w:lvlText w:val=""/>
      <w:lvlJc w:val="left"/>
      <w:pPr>
        <w:ind w:left="5748" w:hanging="360"/>
      </w:pPr>
      <w:rPr>
        <w:rFonts w:ascii="Wingdings" w:hAnsi="Wingdings" w:hint="default"/>
      </w:rPr>
    </w:lvl>
    <w:lvl w:ilvl="6" w:tplc="0C0A0001" w:tentative="1">
      <w:start w:val="1"/>
      <w:numFmt w:val="bullet"/>
      <w:lvlText w:val=""/>
      <w:lvlJc w:val="left"/>
      <w:pPr>
        <w:ind w:left="6468" w:hanging="360"/>
      </w:pPr>
      <w:rPr>
        <w:rFonts w:ascii="Symbol" w:hAnsi="Symbol" w:hint="default"/>
      </w:rPr>
    </w:lvl>
    <w:lvl w:ilvl="7" w:tplc="0C0A0003" w:tentative="1">
      <w:start w:val="1"/>
      <w:numFmt w:val="bullet"/>
      <w:lvlText w:val="o"/>
      <w:lvlJc w:val="left"/>
      <w:pPr>
        <w:ind w:left="7188" w:hanging="360"/>
      </w:pPr>
      <w:rPr>
        <w:rFonts w:ascii="Courier New" w:hAnsi="Courier New" w:cs="Courier New" w:hint="default"/>
      </w:rPr>
    </w:lvl>
    <w:lvl w:ilvl="8" w:tplc="0C0A0005" w:tentative="1">
      <w:start w:val="1"/>
      <w:numFmt w:val="bullet"/>
      <w:lvlText w:val=""/>
      <w:lvlJc w:val="left"/>
      <w:pPr>
        <w:ind w:left="7908" w:hanging="360"/>
      </w:pPr>
      <w:rPr>
        <w:rFonts w:ascii="Wingdings" w:hAnsi="Wingdings" w:hint="default"/>
      </w:rPr>
    </w:lvl>
  </w:abstractNum>
  <w:abstractNum w:abstractNumId="22">
    <w:nsid w:val="35C61DB9"/>
    <w:multiLevelType w:val="hybridMultilevel"/>
    <w:tmpl w:val="08B2E984"/>
    <w:lvl w:ilvl="0" w:tplc="FD506FB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3C280F2E"/>
    <w:multiLevelType w:val="hybridMultilevel"/>
    <w:tmpl w:val="08B2E984"/>
    <w:lvl w:ilvl="0" w:tplc="FD506FB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3CB80EDB"/>
    <w:multiLevelType w:val="multilevel"/>
    <w:tmpl w:val="1EA4D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3DD84CA5"/>
    <w:multiLevelType w:val="hybridMultilevel"/>
    <w:tmpl w:val="12021842"/>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6">
    <w:nsid w:val="457726F7"/>
    <w:multiLevelType w:val="hybridMultilevel"/>
    <w:tmpl w:val="D63E8738"/>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E9D141F"/>
    <w:multiLevelType w:val="multilevel"/>
    <w:tmpl w:val="31281D1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50D54C8F"/>
    <w:multiLevelType w:val="hybridMultilevel"/>
    <w:tmpl w:val="4FEC8DD8"/>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9">
    <w:nsid w:val="52930932"/>
    <w:multiLevelType w:val="hybridMultilevel"/>
    <w:tmpl w:val="DC2627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AC749B8"/>
    <w:multiLevelType w:val="hybridMultilevel"/>
    <w:tmpl w:val="6C6036C8"/>
    <w:lvl w:ilvl="0" w:tplc="13E0E8DA">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8AF452C"/>
    <w:multiLevelType w:val="hybridMultilevel"/>
    <w:tmpl w:val="2B3AD7F6"/>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9C27E55"/>
    <w:multiLevelType w:val="hybridMultilevel"/>
    <w:tmpl w:val="91A6F3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AB621EF"/>
    <w:multiLevelType w:val="hybridMultilevel"/>
    <w:tmpl w:val="C6321FD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E2E21BE"/>
    <w:multiLevelType w:val="hybridMultilevel"/>
    <w:tmpl w:val="38E6323E"/>
    <w:lvl w:ilvl="0" w:tplc="E676F9DC">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E4B0958"/>
    <w:multiLevelType w:val="hybridMultilevel"/>
    <w:tmpl w:val="BF56CF96"/>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6">
    <w:nsid w:val="71BC1279"/>
    <w:multiLevelType w:val="hybridMultilevel"/>
    <w:tmpl w:val="098A73B0"/>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F4C6469"/>
    <w:multiLevelType w:val="hybridMultilevel"/>
    <w:tmpl w:val="7F8C87B0"/>
    <w:lvl w:ilvl="0" w:tplc="0E60BF56">
      <w:start w:val="1"/>
      <w:numFmt w:val="bullet"/>
      <w:lvlText w:val=""/>
      <w:lvlJc w:val="left"/>
      <w:pPr>
        <w:ind w:left="720" w:hanging="360"/>
      </w:pPr>
      <w:rPr>
        <w:rFonts w:ascii="Wingdings" w:hAnsi="Wingdings"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7"/>
  </w:num>
  <w:num w:numId="2">
    <w:abstractNumId w:val="25"/>
  </w:num>
  <w:num w:numId="3">
    <w:abstractNumId w:val="31"/>
  </w:num>
  <w:num w:numId="4">
    <w:abstractNumId w:val="13"/>
  </w:num>
  <w:num w:numId="5">
    <w:abstractNumId w:val="28"/>
  </w:num>
  <w:num w:numId="6">
    <w:abstractNumId w:val="22"/>
  </w:num>
  <w:num w:numId="7">
    <w:abstractNumId w:val="29"/>
  </w:num>
  <w:num w:numId="8">
    <w:abstractNumId w:val="15"/>
  </w:num>
  <w:num w:numId="9">
    <w:abstractNumId w:val="1"/>
  </w:num>
  <w:num w:numId="10">
    <w:abstractNumId w:val="33"/>
  </w:num>
  <w:num w:numId="11">
    <w:abstractNumId w:val="8"/>
  </w:num>
  <w:num w:numId="12">
    <w:abstractNumId w:val="5"/>
  </w:num>
  <w:num w:numId="13">
    <w:abstractNumId w:val="26"/>
  </w:num>
  <w:num w:numId="14">
    <w:abstractNumId w:val="36"/>
  </w:num>
  <w:num w:numId="15">
    <w:abstractNumId w:val="35"/>
  </w:num>
  <w:num w:numId="16">
    <w:abstractNumId w:val="21"/>
  </w:num>
  <w:num w:numId="17">
    <w:abstractNumId w:val="14"/>
  </w:num>
  <w:num w:numId="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num>
  <w:num w:numId="20">
    <w:abstractNumId w:val="7"/>
  </w:num>
  <w:num w:numId="21">
    <w:abstractNumId w:val="2"/>
  </w:num>
  <w:num w:numId="22">
    <w:abstractNumId w:val="3"/>
  </w:num>
  <w:num w:numId="23">
    <w:abstractNumId w:val="19"/>
  </w:num>
  <w:num w:numId="24">
    <w:abstractNumId w:val="23"/>
  </w:num>
  <w:num w:numId="25">
    <w:abstractNumId w:val="4"/>
  </w:num>
  <w:num w:numId="26">
    <w:abstractNumId w:val="34"/>
  </w:num>
  <w:num w:numId="27">
    <w:abstractNumId w:val="30"/>
  </w:num>
  <w:num w:numId="28">
    <w:abstractNumId w:val="32"/>
  </w:num>
  <w:num w:numId="29">
    <w:abstractNumId w:val="37"/>
  </w:num>
  <w:num w:numId="30">
    <w:abstractNumId w:val="17"/>
  </w:num>
  <w:num w:numId="31">
    <w:abstractNumId w:val="24"/>
  </w:num>
  <w:num w:numId="32">
    <w:abstractNumId w:val="20"/>
  </w:num>
  <w:num w:numId="33">
    <w:abstractNumId w:val="10"/>
  </w:num>
  <w:num w:numId="34">
    <w:abstractNumId w:val="18"/>
  </w:num>
  <w:num w:numId="35">
    <w:abstractNumId w:val="12"/>
  </w:num>
  <w:num w:numId="36">
    <w:abstractNumId w:val="6"/>
  </w:num>
  <w:num w:numId="37">
    <w:abstractNumId w:val="11"/>
  </w:num>
  <w:num w:numId="38">
    <w:abstractNumId w:val="0"/>
  </w:num>
  <w:num w:numId="39">
    <w:abstractNumId w:val="16"/>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niel Alcaide">
    <w15:presenceInfo w15:providerId="None" w15:userId="Daniel Alcai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A2D"/>
    <w:rsid w:val="00000B41"/>
    <w:rsid w:val="00001DD9"/>
    <w:rsid w:val="0000362D"/>
    <w:rsid w:val="00004F79"/>
    <w:rsid w:val="000050F0"/>
    <w:rsid w:val="00005BA2"/>
    <w:rsid w:val="00006318"/>
    <w:rsid w:val="00007244"/>
    <w:rsid w:val="00007653"/>
    <w:rsid w:val="0000768D"/>
    <w:rsid w:val="000120A5"/>
    <w:rsid w:val="000138BE"/>
    <w:rsid w:val="00021D38"/>
    <w:rsid w:val="0002293E"/>
    <w:rsid w:val="0002467D"/>
    <w:rsid w:val="00024D01"/>
    <w:rsid w:val="00026111"/>
    <w:rsid w:val="0002680C"/>
    <w:rsid w:val="00026D0B"/>
    <w:rsid w:val="00026D3A"/>
    <w:rsid w:val="0002729B"/>
    <w:rsid w:val="00030E12"/>
    <w:rsid w:val="00031972"/>
    <w:rsid w:val="00031DB1"/>
    <w:rsid w:val="000334AE"/>
    <w:rsid w:val="000334C9"/>
    <w:rsid w:val="000352AE"/>
    <w:rsid w:val="00036332"/>
    <w:rsid w:val="00037599"/>
    <w:rsid w:val="00042C66"/>
    <w:rsid w:val="00042C7C"/>
    <w:rsid w:val="000436BA"/>
    <w:rsid w:val="00044FA5"/>
    <w:rsid w:val="00047F5C"/>
    <w:rsid w:val="000504A0"/>
    <w:rsid w:val="000516A7"/>
    <w:rsid w:val="00057C5B"/>
    <w:rsid w:val="00060A7B"/>
    <w:rsid w:val="00061753"/>
    <w:rsid w:val="00062B26"/>
    <w:rsid w:val="000647FA"/>
    <w:rsid w:val="00067ACA"/>
    <w:rsid w:val="000707C2"/>
    <w:rsid w:val="00071D0B"/>
    <w:rsid w:val="00071F1F"/>
    <w:rsid w:val="0007348F"/>
    <w:rsid w:val="000735EC"/>
    <w:rsid w:val="000737D0"/>
    <w:rsid w:val="0007460F"/>
    <w:rsid w:val="000751DA"/>
    <w:rsid w:val="00075765"/>
    <w:rsid w:val="000761D9"/>
    <w:rsid w:val="00077B6D"/>
    <w:rsid w:val="0008165F"/>
    <w:rsid w:val="0008425A"/>
    <w:rsid w:val="00086F1E"/>
    <w:rsid w:val="0009032D"/>
    <w:rsid w:val="00090C83"/>
    <w:rsid w:val="0009119A"/>
    <w:rsid w:val="00091886"/>
    <w:rsid w:val="00092DBD"/>
    <w:rsid w:val="000A12DF"/>
    <w:rsid w:val="000A24F6"/>
    <w:rsid w:val="000A367A"/>
    <w:rsid w:val="000A395A"/>
    <w:rsid w:val="000A3C39"/>
    <w:rsid w:val="000A5818"/>
    <w:rsid w:val="000A743C"/>
    <w:rsid w:val="000B32EE"/>
    <w:rsid w:val="000B571D"/>
    <w:rsid w:val="000B5D0F"/>
    <w:rsid w:val="000B6432"/>
    <w:rsid w:val="000B6ABF"/>
    <w:rsid w:val="000C1888"/>
    <w:rsid w:val="000C53D8"/>
    <w:rsid w:val="000C5FB6"/>
    <w:rsid w:val="000C6824"/>
    <w:rsid w:val="000C7536"/>
    <w:rsid w:val="000D065E"/>
    <w:rsid w:val="000D09BE"/>
    <w:rsid w:val="000D244A"/>
    <w:rsid w:val="000D2458"/>
    <w:rsid w:val="000D2E75"/>
    <w:rsid w:val="000D5C98"/>
    <w:rsid w:val="000D61A4"/>
    <w:rsid w:val="000D6A8F"/>
    <w:rsid w:val="000E2D01"/>
    <w:rsid w:val="000E33A9"/>
    <w:rsid w:val="000E3874"/>
    <w:rsid w:val="000E3E5A"/>
    <w:rsid w:val="000E717A"/>
    <w:rsid w:val="000E77D1"/>
    <w:rsid w:val="000E7DAE"/>
    <w:rsid w:val="000F0592"/>
    <w:rsid w:val="000F0C8B"/>
    <w:rsid w:val="000F304D"/>
    <w:rsid w:val="000F57F4"/>
    <w:rsid w:val="000F7405"/>
    <w:rsid w:val="00100075"/>
    <w:rsid w:val="00101121"/>
    <w:rsid w:val="001021ED"/>
    <w:rsid w:val="00106BF3"/>
    <w:rsid w:val="00107340"/>
    <w:rsid w:val="0010749F"/>
    <w:rsid w:val="001105DD"/>
    <w:rsid w:val="00111222"/>
    <w:rsid w:val="00114FE3"/>
    <w:rsid w:val="00115069"/>
    <w:rsid w:val="00121E2F"/>
    <w:rsid w:val="00122DD6"/>
    <w:rsid w:val="00125162"/>
    <w:rsid w:val="001270D9"/>
    <w:rsid w:val="00127CB8"/>
    <w:rsid w:val="00127F3A"/>
    <w:rsid w:val="00130E64"/>
    <w:rsid w:val="001319D6"/>
    <w:rsid w:val="00132D75"/>
    <w:rsid w:val="00132F4B"/>
    <w:rsid w:val="001346B9"/>
    <w:rsid w:val="001348A1"/>
    <w:rsid w:val="00134CAE"/>
    <w:rsid w:val="00137B5E"/>
    <w:rsid w:val="0014468A"/>
    <w:rsid w:val="00145523"/>
    <w:rsid w:val="00146378"/>
    <w:rsid w:val="00150D66"/>
    <w:rsid w:val="00151071"/>
    <w:rsid w:val="00153B66"/>
    <w:rsid w:val="001549B4"/>
    <w:rsid w:val="00155BAA"/>
    <w:rsid w:val="001655B9"/>
    <w:rsid w:val="00165A21"/>
    <w:rsid w:val="00170524"/>
    <w:rsid w:val="00171CB1"/>
    <w:rsid w:val="001729FA"/>
    <w:rsid w:val="0017340F"/>
    <w:rsid w:val="001735D1"/>
    <w:rsid w:val="00173F1E"/>
    <w:rsid w:val="00175F03"/>
    <w:rsid w:val="00177DC7"/>
    <w:rsid w:val="001802F0"/>
    <w:rsid w:val="00181149"/>
    <w:rsid w:val="00183A81"/>
    <w:rsid w:val="00184383"/>
    <w:rsid w:val="0018477C"/>
    <w:rsid w:val="00184AA4"/>
    <w:rsid w:val="00184F80"/>
    <w:rsid w:val="00184F83"/>
    <w:rsid w:val="00185C5D"/>
    <w:rsid w:val="001923B1"/>
    <w:rsid w:val="001932E7"/>
    <w:rsid w:val="00194492"/>
    <w:rsid w:val="00195153"/>
    <w:rsid w:val="001A1BEB"/>
    <w:rsid w:val="001A21AF"/>
    <w:rsid w:val="001A4753"/>
    <w:rsid w:val="001B02E0"/>
    <w:rsid w:val="001B2E00"/>
    <w:rsid w:val="001B3091"/>
    <w:rsid w:val="001B5FB2"/>
    <w:rsid w:val="001B7A1B"/>
    <w:rsid w:val="001C1DEC"/>
    <w:rsid w:val="001C3A24"/>
    <w:rsid w:val="001D0F9E"/>
    <w:rsid w:val="001D209F"/>
    <w:rsid w:val="001D2F16"/>
    <w:rsid w:val="001D59AD"/>
    <w:rsid w:val="001D6FBF"/>
    <w:rsid w:val="001D7DA5"/>
    <w:rsid w:val="001E0274"/>
    <w:rsid w:val="001E10C8"/>
    <w:rsid w:val="001E1138"/>
    <w:rsid w:val="001E3806"/>
    <w:rsid w:val="001F1736"/>
    <w:rsid w:val="001F1FEB"/>
    <w:rsid w:val="001F4551"/>
    <w:rsid w:val="001F5D7E"/>
    <w:rsid w:val="001F7EB3"/>
    <w:rsid w:val="002026FA"/>
    <w:rsid w:val="00203E76"/>
    <w:rsid w:val="002056E3"/>
    <w:rsid w:val="00205BFD"/>
    <w:rsid w:val="0020778C"/>
    <w:rsid w:val="00210031"/>
    <w:rsid w:val="002104ED"/>
    <w:rsid w:val="002143CF"/>
    <w:rsid w:val="002144E1"/>
    <w:rsid w:val="002154A2"/>
    <w:rsid w:val="00216468"/>
    <w:rsid w:val="00216EA6"/>
    <w:rsid w:val="0021718B"/>
    <w:rsid w:val="00222AF9"/>
    <w:rsid w:val="00234606"/>
    <w:rsid w:val="002415E0"/>
    <w:rsid w:val="0024333C"/>
    <w:rsid w:val="002438AC"/>
    <w:rsid w:val="00244508"/>
    <w:rsid w:val="00244EEE"/>
    <w:rsid w:val="00244FB9"/>
    <w:rsid w:val="0024553B"/>
    <w:rsid w:val="002455A6"/>
    <w:rsid w:val="00251C30"/>
    <w:rsid w:val="00252C4F"/>
    <w:rsid w:val="002536BD"/>
    <w:rsid w:val="0025377D"/>
    <w:rsid w:val="00256DF3"/>
    <w:rsid w:val="00256F70"/>
    <w:rsid w:val="00257571"/>
    <w:rsid w:val="002609B6"/>
    <w:rsid w:val="0026106C"/>
    <w:rsid w:val="00264D34"/>
    <w:rsid w:val="002652B9"/>
    <w:rsid w:val="002722D5"/>
    <w:rsid w:val="00272BF4"/>
    <w:rsid w:val="0027326F"/>
    <w:rsid w:val="002734DB"/>
    <w:rsid w:val="00274D8F"/>
    <w:rsid w:val="00274DB8"/>
    <w:rsid w:val="00276C04"/>
    <w:rsid w:val="002772C7"/>
    <w:rsid w:val="00277614"/>
    <w:rsid w:val="00283D1F"/>
    <w:rsid w:val="00284130"/>
    <w:rsid w:val="00284AC3"/>
    <w:rsid w:val="00285502"/>
    <w:rsid w:val="0029233C"/>
    <w:rsid w:val="002934D2"/>
    <w:rsid w:val="0029361B"/>
    <w:rsid w:val="002939C4"/>
    <w:rsid w:val="0029559E"/>
    <w:rsid w:val="0029669B"/>
    <w:rsid w:val="002A207E"/>
    <w:rsid w:val="002A3839"/>
    <w:rsid w:val="002A3DC1"/>
    <w:rsid w:val="002A44BE"/>
    <w:rsid w:val="002A64D4"/>
    <w:rsid w:val="002B0AFE"/>
    <w:rsid w:val="002B17F9"/>
    <w:rsid w:val="002B2137"/>
    <w:rsid w:val="002C090D"/>
    <w:rsid w:val="002C2791"/>
    <w:rsid w:val="002C3261"/>
    <w:rsid w:val="002C36F6"/>
    <w:rsid w:val="002C3EC5"/>
    <w:rsid w:val="002C6057"/>
    <w:rsid w:val="002C7EE9"/>
    <w:rsid w:val="002D6E5D"/>
    <w:rsid w:val="002E00B4"/>
    <w:rsid w:val="002E0786"/>
    <w:rsid w:val="002E0A5D"/>
    <w:rsid w:val="002E16E8"/>
    <w:rsid w:val="002E3631"/>
    <w:rsid w:val="002E3E8C"/>
    <w:rsid w:val="002E4430"/>
    <w:rsid w:val="002E520D"/>
    <w:rsid w:val="002E62A7"/>
    <w:rsid w:val="002F03B2"/>
    <w:rsid w:val="002F06D9"/>
    <w:rsid w:val="002F1AD8"/>
    <w:rsid w:val="002F307E"/>
    <w:rsid w:val="002F3140"/>
    <w:rsid w:val="002F3F5D"/>
    <w:rsid w:val="002F539B"/>
    <w:rsid w:val="002F5E17"/>
    <w:rsid w:val="002F716A"/>
    <w:rsid w:val="002F7A6C"/>
    <w:rsid w:val="003058F4"/>
    <w:rsid w:val="00306E6C"/>
    <w:rsid w:val="00312975"/>
    <w:rsid w:val="00314DE0"/>
    <w:rsid w:val="00316340"/>
    <w:rsid w:val="00316986"/>
    <w:rsid w:val="0032053C"/>
    <w:rsid w:val="00320A2D"/>
    <w:rsid w:val="00321377"/>
    <w:rsid w:val="00326567"/>
    <w:rsid w:val="00326671"/>
    <w:rsid w:val="00327A80"/>
    <w:rsid w:val="00342944"/>
    <w:rsid w:val="00342DDA"/>
    <w:rsid w:val="00347753"/>
    <w:rsid w:val="00350B6B"/>
    <w:rsid w:val="00352C24"/>
    <w:rsid w:val="00352FE1"/>
    <w:rsid w:val="00353219"/>
    <w:rsid w:val="00353F46"/>
    <w:rsid w:val="00353F90"/>
    <w:rsid w:val="0035590B"/>
    <w:rsid w:val="00356CAB"/>
    <w:rsid w:val="00360F88"/>
    <w:rsid w:val="0036553F"/>
    <w:rsid w:val="00370552"/>
    <w:rsid w:val="00371037"/>
    <w:rsid w:val="00371794"/>
    <w:rsid w:val="00373807"/>
    <w:rsid w:val="00376003"/>
    <w:rsid w:val="00376246"/>
    <w:rsid w:val="00376A73"/>
    <w:rsid w:val="003775B9"/>
    <w:rsid w:val="00377D5A"/>
    <w:rsid w:val="00377EF3"/>
    <w:rsid w:val="003800DA"/>
    <w:rsid w:val="00380169"/>
    <w:rsid w:val="003817A1"/>
    <w:rsid w:val="003822AB"/>
    <w:rsid w:val="00385B70"/>
    <w:rsid w:val="00386A01"/>
    <w:rsid w:val="0038786D"/>
    <w:rsid w:val="00390AB1"/>
    <w:rsid w:val="00393E6D"/>
    <w:rsid w:val="003A042A"/>
    <w:rsid w:val="003A0C15"/>
    <w:rsid w:val="003A2EE8"/>
    <w:rsid w:val="003A31DD"/>
    <w:rsid w:val="003A3596"/>
    <w:rsid w:val="003A4028"/>
    <w:rsid w:val="003B081B"/>
    <w:rsid w:val="003B286F"/>
    <w:rsid w:val="003B3EFE"/>
    <w:rsid w:val="003B404C"/>
    <w:rsid w:val="003C0F42"/>
    <w:rsid w:val="003C2B58"/>
    <w:rsid w:val="003C322D"/>
    <w:rsid w:val="003C364E"/>
    <w:rsid w:val="003C545D"/>
    <w:rsid w:val="003C6399"/>
    <w:rsid w:val="003D193B"/>
    <w:rsid w:val="003D283F"/>
    <w:rsid w:val="003D3048"/>
    <w:rsid w:val="003D37B6"/>
    <w:rsid w:val="003D3901"/>
    <w:rsid w:val="003D595C"/>
    <w:rsid w:val="003D59AC"/>
    <w:rsid w:val="003D7AE1"/>
    <w:rsid w:val="003E1936"/>
    <w:rsid w:val="003E47C5"/>
    <w:rsid w:val="003E62A9"/>
    <w:rsid w:val="003F0155"/>
    <w:rsid w:val="003F1714"/>
    <w:rsid w:val="003F28AF"/>
    <w:rsid w:val="003F4C13"/>
    <w:rsid w:val="003F5207"/>
    <w:rsid w:val="003F6382"/>
    <w:rsid w:val="003F67E3"/>
    <w:rsid w:val="003F7135"/>
    <w:rsid w:val="0040011E"/>
    <w:rsid w:val="00401308"/>
    <w:rsid w:val="004027A4"/>
    <w:rsid w:val="004040AA"/>
    <w:rsid w:val="004059C3"/>
    <w:rsid w:val="00407E92"/>
    <w:rsid w:val="004107AB"/>
    <w:rsid w:val="004108BD"/>
    <w:rsid w:val="004131D1"/>
    <w:rsid w:val="004146B3"/>
    <w:rsid w:val="00415316"/>
    <w:rsid w:val="00416736"/>
    <w:rsid w:val="00416EA2"/>
    <w:rsid w:val="00416F0B"/>
    <w:rsid w:val="00420B3E"/>
    <w:rsid w:val="00421909"/>
    <w:rsid w:val="00423978"/>
    <w:rsid w:val="00424294"/>
    <w:rsid w:val="00427F31"/>
    <w:rsid w:val="00430B08"/>
    <w:rsid w:val="00432350"/>
    <w:rsid w:val="00434685"/>
    <w:rsid w:val="00435788"/>
    <w:rsid w:val="004357F7"/>
    <w:rsid w:val="004372A7"/>
    <w:rsid w:val="00441B4A"/>
    <w:rsid w:val="00444B80"/>
    <w:rsid w:val="00445233"/>
    <w:rsid w:val="004466FD"/>
    <w:rsid w:val="00451851"/>
    <w:rsid w:val="00452BBD"/>
    <w:rsid w:val="00454C0A"/>
    <w:rsid w:val="00454D26"/>
    <w:rsid w:val="00456377"/>
    <w:rsid w:val="004566E6"/>
    <w:rsid w:val="004567E4"/>
    <w:rsid w:val="00457670"/>
    <w:rsid w:val="00457AD5"/>
    <w:rsid w:val="00461DDF"/>
    <w:rsid w:val="0046271B"/>
    <w:rsid w:val="00462E86"/>
    <w:rsid w:val="0046398F"/>
    <w:rsid w:val="00464A30"/>
    <w:rsid w:val="004662D9"/>
    <w:rsid w:val="00467858"/>
    <w:rsid w:val="00470493"/>
    <w:rsid w:val="00471669"/>
    <w:rsid w:val="0047193C"/>
    <w:rsid w:val="00472D82"/>
    <w:rsid w:val="00475CBC"/>
    <w:rsid w:val="004769F3"/>
    <w:rsid w:val="00476F1C"/>
    <w:rsid w:val="00477608"/>
    <w:rsid w:val="00482DC0"/>
    <w:rsid w:val="00483A2D"/>
    <w:rsid w:val="00486B29"/>
    <w:rsid w:val="0049082D"/>
    <w:rsid w:val="00497831"/>
    <w:rsid w:val="004A0FA1"/>
    <w:rsid w:val="004A1782"/>
    <w:rsid w:val="004A2CE3"/>
    <w:rsid w:val="004A731E"/>
    <w:rsid w:val="004B0CDC"/>
    <w:rsid w:val="004B3081"/>
    <w:rsid w:val="004B3F64"/>
    <w:rsid w:val="004C0321"/>
    <w:rsid w:val="004C0656"/>
    <w:rsid w:val="004C0B3C"/>
    <w:rsid w:val="004C23C6"/>
    <w:rsid w:val="004C29BA"/>
    <w:rsid w:val="004C4084"/>
    <w:rsid w:val="004C5677"/>
    <w:rsid w:val="004C60F5"/>
    <w:rsid w:val="004C6261"/>
    <w:rsid w:val="004D13CC"/>
    <w:rsid w:val="004D47BE"/>
    <w:rsid w:val="004D7746"/>
    <w:rsid w:val="004D7B96"/>
    <w:rsid w:val="004E0570"/>
    <w:rsid w:val="004E0590"/>
    <w:rsid w:val="004E19AF"/>
    <w:rsid w:val="004E1CF5"/>
    <w:rsid w:val="004E2C53"/>
    <w:rsid w:val="004E3391"/>
    <w:rsid w:val="004E5120"/>
    <w:rsid w:val="004E5922"/>
    <w:rsid w:val="004E5F5A"/>
    <w:rsid w:val="004E773C"/>
    <w:rsid w:val="004F12B9"/>
    <w:rsid w:val="004F1875"/>
    <w:rsid w:val="004F3EB0"/>
    <w:rsid w:val="004F5671"/>
    <w:rsid w:val="004F6028"/>
    <w:rsid w:val="005015C4"/>
    <w:rsid w:val="005041C6"/>
    <w:rsid w:val="00506DF8"/>
    <w:rsid w:val="0050737C"/>
    <w:rsid w:val="005128FA"/>
    <w:rsid w:val="005141CB"/>
    <w:rsid w:val="00514358"/>
    <w:rsid w:val="0052212A"/>
    <w:rsid w:val="0052533B"/>
    <w:rsid w:val="00527370"/>
    <w:rsid w:val="00527CA5"/>
    <w:rsid w:val="0053004E"/>
    <w:rsid w:val="005331B7"/>
    <w:rsid w:val="005353D6"/>
    <w:rsid w:val="00535DE4"/>
    <w:rsid w:val="00536E3B"/>
    <w:rsid w:val="0054011B"/>
    <w:rsid w:val="00541353"/>
    <w:rsid w:val="005418F2"/>
    <w:rsid w:val="0055437B"/>
    <w:rsid w:val="00562155"/>
    <w:rsid w:val="00562373"/>
    <w:rsid w:val="0056317E"/>
    <w:rsid w:val="00563AAA"/>
    <w:rsid w:val="005648A3"/>
    <w:rsid w:val="005658E8"/>
    <w:rsid w:val="00566160"/>
    <w:rsid w:val="00570542"/>
    <w:rsid w:val="0057388C"/>
    <w:rsid w:val="0058064D"/>
    <w:rsid w:val="0058082D"/>
    <w:rsid w:val="00582131"/>
    <w:rsid w:val="005824CC"/>
    <w:rsid w:val="00583629"/>
    <w:rsid w:val="005844A3"/>
    <w:rsid w:val="0058598A"/>
    <w:rsid w:val="00587040"/>
    <w:rsid w:val="00587BEB"/>
    <w:rsid w:val="00590B07"/>
    <w:rsid w:val="00590BAE"/>
    <w:rsid w:val="00590F3A"/>
    <w:rsid w:val="0059234D"/>
    <w:rsid w:val="00592CC1"/>
    <w:rsid w:val="00595779"/>
    <w:rsid w:val="00595ACB"/>
    <w:rsid w:val="005A033D"/>
    <w:rsid w:val="005A0430"/>
    <w:rsid w:val="005A0801"/>
    <w:rsid w:val="005A2511"/>
    <w:rsid w:val="005A2F6B"/>
    <w:rsid w:val="005A3AEE"/>
    <w:rsid w:val="005A4771"/>
    <w:rsid w:val="005A4EBC"/>
    <w:rsid w:val="005A5BC3"/>
    <w:rsid w:val="005A6D34"/>
    <w:rsid w:val="005B1498"/>
    <w:rsid w:val="005B3953"/>
    <w:rsid w:val="005B4338"/>
    <w:rsid w:val="005C41AF"/>
    <w:rsid w:val="005C44C9"/>
    <w:rsid w:val="005D1CB0"/>
    <w:rsid w:val="005D3F74"/>
    <w:rsid w:val="005D52C2"/>
    <w:rsid w:val="005D55E2"/>
    <w:rsid w:val="005D77AF"/>
    <w:rsid w:val="005E5964"/>
    <w:rsid w:val="005E68AE"/>
    <w:rsid w:val="005F0089"/>
    <w:rsid w:val="005F05FA"/>
    <w:rsid w:val="005F187C"/>
    <w:rsid w:val="006013FE"/>
    <w:rsid w:val="006027FC"/>
    <w:rsid w:val="00603AA7"/>
    <w:rsid w:val="00603CBE"/>
    <w:rsid w:val="006130D1"/>
    <w:rsid w:val="006162CA"/>
    <w:rsid w:val="006213FC"/>
    <w:rsid w:val="00621E6B"/>
    <w:rsid w:val="00622642"/>
    <w:rsid w:val="006257A4"/>
    <w:rsid w:val="006264C2"/>
    <w:rsid w:val="0062704E"/>
    <w:rsid w:val="00630A3B"/>
    <w:rsid w:val="0063148E"/>
    <w:rsid w:val="00634D2A"/>
    <w:rsid w:val="00640D20"/>
    <w:rsid w:val="006429C2"/>
    <w:rsid w:val="00642A62"/>
    <w:rsid w:val="00651930"/>
    <w:rsid w:val="006528B8"/>
    <w:rsid w:val="00652E23"/>
    <w:rsid w:val="00654213"/>
    <w:rsid w:val="0066049C"/>
    <w:rsid w:val="00661A54"/>
    <w:rsid w:val="00663485"/>
    <w:rsid w:val="0066503B"/>
    <w:rsid w:val="00665263"/>
    <w:rsid w:val="00667794"/>
    <w:rsid w:val="00671B62"/>
    <w:rsid w:val="006721CD"/>
    <w:rsid w:val="00675A77"/>
    <w:rsid w:val="00680C03"/>
    <w:rsid w:val="006824D2"/>
    <w:rsid w:val="006858E9"/>
    <w:rsid w:val="00687E45"/>
    <w:rsid w:val="00693EF1"/>
    <w:rsid w:val="0069756D"/>
    <w:rsid w:val="006A0F69"/>
    <w:rsid w:val="006A16BA"/>
    <w:rsid w:val="006A3099"/>
    <w:rsid w:val="006A4664"/>
    <w:rsid w:val="006A4FA9"/>
    <w:rsid w:val="006A7BBA"/>
    <w:rsid w:val="006B02F2"/>
    <w:rsid w:val="006B4026"/>
    <w:rsid w:val="006B4FDB"/>
    <w:rsid w:val="006B5462"/>
    <w:rsid w:val="006B573C"/>
    <w:rsid w:val="006B620B"/>
    <w:rsid w:val="006B7C34"/>
    <w:rsid w:val="006C3A58"/>
    <w:rsid w:val="006C56CC"/>
    <w:rsid w:val="006C68E1"/>
    <w:rsid w:val="006C6E16"/>
    <w:rsid w:val="006C7F9C"/>
    <w:rsid w:val="006D371D"/>
    <w:rsid w:val="006D4615"/>
    <w:rsid w:val="006D5DB2"/>
    <w:rsid w:val="006D5F7E"/>
    <w:rsid w:val="006D63CA"/>
    <w:rsid w:val="006D6967"/>
    <w:rsid w:val="006D6D90"/>
    <w:rsid w:val="006D7725"/>
    <w:rsid w:val="006D792B"/>
    <w:rsid w:val="006E109A"/>
    <w:rsid w:val="006E28B0"/>
    <w:rsid w:val="006E4504"/>
    <w:rsid w:val="006E4F80"/>
    <w:rsid w:val="006E6380"/>
    <w:rsid w:val="006E6EF2"/>
    <w:rsid w:val="006E7158"/>
    <w:rsid w:val="006F026A"/>
    <w:rsid w:val="006F2861"/>
    <w:rsid w:val="006F2F08"/>
    <w:rsid w:val="006F75D1"/>
    <w:rsid w:val="007003E3"/>
    <w:rsid w:val="00702169"/>
    <w:rsid w:val="007046AA"/>
    <w:rsid w:val="00712751"/>
    <w:rsid w:val="00712B79"/>
    <w:rsid w:val="0071450A"/>
    <w:rsid w:val="00714DCE"/>
    <w:rsid w:val="0072092B"/>
    <w:rsid w:val="0072202E"/>
    <w:rsid w:val="007234D1"/>
    <w:rsid w:val="00724A9D"/>
    <w:rsid w:val="00727DF3"/>
    <w:rsid w:val="00730908"/>
    <w:rsid w:val="00730909"/>
    <w:rsid w:val="007309E3"/>
    <w:rsid w:val="0073368C"/>
    <w:rsid w:val="00735BA5"/>
    <w:rsid w:val="007363EF"/>
    <w:rsid w:val="00737A4B"/>
    <w:rsid w:val="00741AA7"/>
    <w:rsid w:val="007426A9"/>
    <w:rsid w:val="00747C0C"/>
    <w:rsid w:val="00750218"/>
    <w:rsid w:val="007540EB"/>
    <w:rsid w:val="0075662B"/>
    <w:rsid w:val="007602D0"/>
    <w:rsid w:val="0076466A"/>
    <w:rsid w:val="00764B05"/>
    <w:rsid w:val="007678ED"/>
    <w:rsid w:val="00771A3F"/>
    <w:rsid w:val="007728FB"/>
    <w:rsid w:val="00772A1D"/>
    <w:rsid w:val="00772E1C"/>
    <w:rsid w:val="007748DF"/>
    <w:rsid w:val="0077509F"/>
    <w:rsid w:val="00775C92"/>
    <w:rsid w:val="00776AAA"/>
    <w:rsid w:val="00777B9C"/>
    <w:rsid w:val="00785391"/>
    <w:rsid w:val="00787912"/>
    <w:rsid w:val="00791E32"/>
    <w:rsid w:val="0079255B"/>
    <w:rsid w:val="007926EA"/>
    <w:rsid w:val="00792A9D"/>
    <w:rsid w:val="00793B48"/>
    <w:rsid w:val="00796050"/>
    <w:rsid w:val="007A0770"/>
    <w:rsid w:val="007A112D"/>
    <w:rsid w:val="007A3ABF"/>
    <w:rsid w:val="007A5E91"/>
    <w:rsid w:val="007A6583"/>
    <w:rsid w:val="007A69A8"/>
    <w:rsid w:val="007B30D6"/>
    <w:rsid w:val="007B344E"/>
    <w:rsid w:val="007B6064"/>
    <w:rsid w:val="007B7F3A"/>
    <w:rsid w:val="007C0EF8"/>
    <w:rsid w:val="007C1B91"/>
    <w:rsid w:val="007C2556"/>
    <w:rsid w:val="007C39B9"/>
    <w:rsid w:val="007C3DD2"/>
    <w:rsid w:val="007C6C47"/>
    <w:rsid w:val="007D1D39"/>
    <w:rsid w:val="007D27CE"/>
    <w:rsid w:val="007D2896"/>
    <w:rsid w:val="007D3B31"/>
    <w:rsid w:val="007D3BE8"/>
    <w:rsid w:val="007D459E"/>
    <w:rsid w:val="007D51F4"/>
    <w:rsid w:val="007D715E"/>
    <w:rsid w:val="007D73AB"/>
    <w:rsid w:val="007E17F6"/>
    <w:rsid w:val="007E253A"/>
    <w:rsid w:val="007E3B12"/>
    <w:rsid w:val="007E411F"/>
    <w:rsid w:val="007E413A"/>
    <w:rsid w:val="007E72C2"/>
    <w:rsid w:val="007E7654"/>
    <w:rsid w:val="007E76E8"/>
    <w:rsid w:val="007F18B2"/>
    <w:rsid w:val="007F5F68"/>
    <w:rsid w:val="007F6FEC"/>
    <w:rsid w:val="007F7045"/>
    <w:rsid w:val="0080107F"/>
    <w:rsid w:val="008016E1"/>
    <w:rsid w:val="00801B43"/>
    <w:rsid w:val="008037BC"/>
    <w:rsid w:val="00804BE6"/>
    <w:rsid w:val="00805802"/>
    <w:rsid w:val="008123F0"/>
    <w:rsid w:val="00813B9E"/>
    <w:rsid w:val="00814D79"/>
    <w:rsid w:val="008157EB"/>
    <w:rsid w:val="008166DD"/>
    <w:rsid w:val="008175A7"/>
    <w:rsid w:val="00820455"/>
    <w:rsid w:val="0082371A"/>
    <w:rsid w:val="0082537E"/>
    <w:rsid w:val="008273C9"/>
    <w:rsid w:val="00830193"/>
    <w:rsid w:val="00832C84"/>
    <w:rsid w:val="00833518"/>
    <w:rsid w:val="00836D27"/>
    <w:rsid w:val="008377FC"/>
    <w:rsid w:val="0084294E"/>
    <w:rsid w:val="00850548"/>
    <w:rsid w:val="00850AB8"/>
    <w:rsid w:val="00852DE1"/>
    <w:rsid w:val="00855EEB"/>
    <w:rsid w:val="00861CBA"/>
    <w:rsid w:val="008628BD"/>
    <w:rsid w:val="00862964"/>
    <w:rsid w:val="00866E27"/>
    <w:rsid w:val="00866F9E"/>
    <w:rsid w:val="00867D8D"/>
    <w:rsid w:val="00867F19"/>
    <w:rsid w:val="00870444"/>
    <w:rsid w:val="00870832"/>
    <w:rsid w:val="008723D8"/>
    <w:rsid w:val="00872411"/>
    <w:rsid w:val="00874850"/>
    <w:rsid w:val="00875313"/>
    <w:rsid w:val="00875D15"/>
    <w:rsid w:val="00881281"/>
    <w:rsid w:val="008817A6"/>
    <w:rsid w:val="00883005"/>
    <w:rsid w:val="00883577"/>
    <w:rsid w:val="00885B17"/>
    <w:rsid w:val="008866F2"/>
    <w:rsid w:val="0088739D"/>
    <w:rsid w:val="0089007B"/>
    <w:rsid w:val="0089069D"/>
    <w:rsid w:val="008913E3"/>
    <w:rsid w:val="0089370C"/>
    <w:rsid w:val="0089629C"/>
    <w:rsid w:val="008971C2"/>
    <w:rsid w:val="008A2A07"/>
    <w:rsid w:val="008A4C8E"/>
    <w:rsid w:val="008A5557"/>
    <w:rsid w:val="008A55AB"/>
    <w:rsid w:val="008A5DB6"/>
    <w:rsid w:val="008A5FC0"/>
    <w:rsid w:val="008A7018"/>
    <w:rsid w:val="008A730C"/>
    <w:rsid w:val="008B09D7"/>
    <w:rsid w:val="008B41CC"/>
    <w:rsid w:val="008C06B0"/>
    <w:rsid w:val="008C1647"/>
    <w:rsid w:val="008C22DD"/>
    <w:rsid w:val="008C4FE6"/>
    <w:rsid w:val="008C6388"/>
    <w:rsid w:val="008D2BAD"/>
    <w:rsid w:val="008D2CD4"/>
    <w:rsid w:val="008D4220"/>
    <w:rsid w:val="008D44B0"/>
    <w:rsid w:val="008D6DCD"/>
    <w:rsid w:val="008D702C"/>
    <w:rsid w:val="008D70D3"/>
    <w:rsid w:val="008E0041"/>
    <w:rsid w:val="008E0A0E"/>
    <w:rsid w:val="008E0BFC"/>
    <w:rsid w:val="008E1346"/>
    <w:rsid w:val="008E1B6E"/>
    <w:rsid w:val="008E4AB5"/>
    <w:rsid w:val="008E5244"/>
    <w:rsid w:val="008E6912"/>
    <w:rsid w:val="008F0E32"/>
    <w:rsid w:val="008F2571"/>
    <w:rsid w:val="008F622C"/>
    <w:rsid w:val="0090048F"/>
    <w:rsid w:val="009041A6"/>
    <w:rsid w:val="00905961"/>
    <w:rsid w:val="00905B7B"/>
    <w:rsid w:val="009067FE"/>
    <w:rsid w:val="00906F0C"/>
    <w:rsid w:val="009070E7"/>
    <w:rsid w:val="00913CA2"/>
    <w:rsid w:val="00915BB3"/>
    <w:rsid w:val="009218AB"/>
    <w:rsid w:val="009223D7"/>
    <w:rsid w:val="00925858"/>
    <w:rsid w:val="00925B05"/>
    <w:rsid w:val="00926DDF"/>
    <w:rsid w:val="00930017"/>
    <w:rsid w:val="009306C6"/>
    <w:rsid w:val="00930BD7"/>
    <w:rsid w:val="0093249D"/>
    <w:rsid w:val="0093289D"/>
    <w:rsid w:val="00933267"/>
    <w:rsid w:val="00933E00"/>
    <w:rsid w:val="00936A9E"/>
    <w:rsid w:val="00943301"/>
    <w:rsid w:val="00943668"/>
    <w:rsid w:val="00944D9E"/>
    <w:rsid w:val="009457FA"/>
    <w:rsid w:val="00946EA4"/>
    <w:rsid w:val="00950A60"/>
    <w:rsid w:val="00951728"/>
    <w:rsid w:val="0095372F"/>
    <w:rsid w:val="00954AF9"/>
    <w:rsid w:val="00960E44"/>
    <w:rsid w:val="0096258A"/>
    <w:rsid w:val="00962C46"/>
    <w:rsid w:val="0096351D"/>
    <w:rsid w:val="00963BE3"/>
    <w:rsid w:val="0096592E"/>
    <w:rsid w:val="009677CE"/>
    <w:rsid w:val="00975F9C"/>
    <w:rsid w:val="009763EA"/>
    <w:rsid w:val="00977EC7"/>
    <w:rsid w:val="0098247D"/>
    <w:rsid w:val="00982A1D"/>
    <w:rsid w:val="00982F49"/>
    <w:rsid w:val="009831E0"/>
    <w:rsid w:val="009854CA"/>
    <w:rsid w:val="00993CB6"/>
    <w:rsid w:val="00993D69"/>
    <w:rsid w:val="009953DD"/>
    <w:rsid w:val="00997BC9"/>
    <w:rsid w:val="009A093B"/>
    <w:rsid w:val="009A0E07"/>
    <w:rsid w:val="009A2004"/>
    <w:rsid w:val="009A41C7"/>
    <w:rsid w:val="009A4393"/>
    <w:rsid w:val="009A5142"/>
    <w:rsid w:val="009A79D6"/>
    <w:rsid w:val="009B03F7"/>
    <w:rsid w:val="009B0C5C"/>
    <w:rsid w:val="009B0D32"/>
    <w:rsid w:val="009B13AC"/>
    <w:rsid w:val="009B425B"/>
    <w:rsid w:val="009B59AA"/>
    <w:rsid w:val="009B6467"/>
    <w:rsid w:val="009B682E"/>
    <w:rsid w:val="009B7670"/>
    <w:rsid w:val="009B7D35"/>
    <w:rsid w:val="009C1AF7"/>
    <w:rsid w:val="009C54DF"/>
    <w:rsid w:val="009C592F"/>
    <w:rsid w:val="009C5DB4"/>
    <w:rsid w:val="009D31E0"/>
    <w:rsid w:val="009D4C33"/>
    <w:rsid w:val="009D6C75"/>
    <w:rsid w:val="009E0364"/>
    <w:rsid w:val="009E0C64"/>
    <w:rsid w:val="009E27C5"/>
    <w:rsid w:val="009E2A11"/>
    <w:rsid w:val="009E4C80"/>
    <w:rsid w:val="009E4D83"/>
    <w:rsid w:val="009F0408"/>
    <w:rsid w:val="009F14A5"/>
    <w:rsid w:val="009F3AEE"/>
    <w:rsid w:val="009F4878"/>
    <w:rsid w:val="009F5116"/>
    <w:rsid w:val="00A00EBE"/>
    <w:rsid w:val="00A02A61"/>
    <w:rsid w:val="00A02E52"/>
    <w:rsid w:val="00A02E69"/>
    <w:rsid w:val="00A0357C"/>
    <w:rsid w:val="00A04378"/>
    <w:rsid w:val="00A05632"/>
    <w:rsid w:val="00A10F55"/>
    <w:rsid w:val="00A12D8A"/>
    <w:rsid w:val="00A1316B"/>
    <w:rsid w:val="00A151D8"/>
    <w:rsid w:val="00A177A6"/>
    <w:rsid w:val="00A2028C"/>
    <w:rsid w:val="00A20749"/>
    <w:rsid w:val="00A20761"/>
    <w:rsid w:val="00A212B6"/>
    <w:rsid w:val="00A21D31"/>
    <w:rsid w:val="00A2216B"/>
    <w:rsid w:val="00A23B9A"/>
    <w:rsid w:val="00A250BB"/>
    <w:rsid w:val="00A27298"/>
    <w:rsid w:val="00A27AAD"/>
    <w:rsid w:val="00A3044C"/>
    <w:rsid w:val="00A3137B"/>
    <w:rsid w:val="00A36324"/>
    <w:rsid w:val="00A40A0C"/>
    <w:rsid w:val="00A40DDF"/>
    <w:rsid w:val="00A41520"/>
    <w:rsid w:val="00A41F57"/>
    <w:rsid w:val="00A42094"/>
    <w:rsid w:val="00A4269B"/>
    <w:rsid w:val="00A42885"/>
    <w:rsid w:val="00A468DF"/>
    <w:rsid w:val="00A512CD"/>
    <w:rsid w:val="00A51957"/>
    <w:rsid w:val="00A53974"/>
    <w:rsid w:val="00A539FC"/>
    <w:rsid w:val="00A62958"/>
    <w:rsid w:val="00A640BA"/>
    <w:rsid w:val="00A668F8"/>
    <w:rsid w:val="00A70491"/>
    <w:rsid w:val="00A7279D"/>
    <w:rsid w:val="00A72A9E"/>
    <w:rsid w:val="00A72EDF"/>
    <w:rsid w:val="00A73161"/>
    <w:rsid w:val="00A733BA"/>
    <w:rsid w:val="00A739B8"/>
    <w:rsid w:val="00A73DB2"/>
    <w:rsid w:val="00A74A9F"/>
    <w:rsid w:val="00A76FFD"/>
    <w:rsid w:val="00A80E01"/>
    <w:rsid w:val="00A82C00"/>
    <w:rsid w:val="00A863EE"/>
    <w:rsid w:val="00A91779"/>
    <w:rsid w:val="00A91AF6"/>
    <w:rsid w:val="00A91CB2"/>
    <w:rsid w:val="00A94D83"/>
    <w:rsid w:val="00A96B6F"/>
    <w:rsid w:val="00AA0565"/>
    <w:rsid w:val="00AA3CC2"/>
    <w:rsid w:val="00AA7A1C"/>
    <w:rsid w:val="00AB01F2"/>
    <w:rsid w:val="00AB1004"/>
    <w:rsid w:val="00AB20EB"/>
    <w:rsid w:val="00AB24F1"/>
    <w:rsid w:val="00AB351C"/>
    <w:rsid w:val="00AC48DD"/>
    <w:rsid w:val="00AC7E5E"/>
    <w:rsid w:val="00AD1316"/>
    <w:rsid w:val="00AD3044"/>
    <w:rsid w:val="00AD5FBB"/>
    <w:rsid w:val="00AD7739"/>
    <w:rsid w:val="00AD7BB1"/>
    <w:rsid w:val="00AD7FB1"/>
    <w:rsid w:val="00AE04C1"/>
    <w:rsid w:val="00AE2C0C"/>
    <w:rsid w:val="00AE5A35"/>
    <w:rsid w:val="00AE682E"/>
    <w:rsid w:val="00AE7332"/>
    <w:rsid w:val="00AE7C0B"/>
    <w:rsid w:val="00AF05C0"/>
    <w:rsid w:val="00AF07C2"/>
    <w:rsid w:val="00AF474F"/>
    <w:rsid w:val="00AF4F1F"/>
    <w:rsid w:val="00AF51A6"/>
    <w:rsid w:val="00AF5449"/>
    <w:rsid w:val="00AF6126"/>
    <w:rsid w:val="00AF6CA4"/>
    <w:rsid w:val="00B06D25"/>
    <w:rsid w:val="00B10A2E"/>
    <w:rsid w:val="00B1359F"/>
    <w:rsid w:val="00B13BFF"/>
    <w:rsid w:val="00B20AB0"/>
    <w:rsid w:val="00B2289E"/>
    <w:rsid w:val="00B22D50"/>
    <w:rsid w:val="00B23F33"/>
    <w:rsid w:val="00B241AE"/>
    <w:rsid w:val="00B26AD8"/>
    <w:rsid w:val="00B27F3C"/>
    <w:rsid w:val="00B305ED"/>
    <w:rsid w:val="00B310DB"/>
    <w:rsid w:val="00B32F70"/>
    <w:rsid w:val="00B366D5"/>
    <w:rsid w:val="00B41C15"/>
    <w:rsid w:val="00B432BF"/>
    <w:rsid w:val="00B47BB0"/>
    <w:rsid w:val="00B509C7"/>
    <w:rsid w:val="00B540E7"/>
    <w:rsid w:val="00B55208"/>
    <w:rsid w:val="00B568E2"/>
    <w:rsid w:val="00B645A9"/>
    <w:rsid w:val="00B64D61"/>
    <w:rsid w:val="00B679AC"/>
    <w:rsid w:val="00B70684"/>
    <w:rsid w:val="00B71967"/>
    <w:rsid w:val="00B72955"/>
    <w:rsid w:val="00B72EAE"/>
    <w:rsid w:val="00B732A2"/>
    <w:rsid w:val="00B73DE4"/>
    <w:rsid w:val="00B7631E"/>
    <w:rsid w:val="00B8034E"/>
    <w:rsid w:val="00B80C87"/>
    <w:rsid w:val="00B92BA6"/>
    <w:rsid w:val="00B93D1D"/>
    <w:rsid w:val="00BA372E"/>
    <w:rsid w:val="00BA45E6"/>
    <w:rsid w:val="00BA634C"/>
    <w:rsid w:val="00BA76D2"/>
    <w:rsid w:val="00BB2777"/>
    <w:rsid w:val="00BB2E7D"/>
    <w:rsid w:val="00BB44EB"/>
    <w:rsid w:val="00BB5E0A"/>
    <w:rsid w:val="00BB75CB"/>
    <w:rsid w:val="00BC11B4"/>
    <w:rsid w:val="00BC2B5E"/>
    <w:rsid w:val="00BC2C59"/>
    <w:rsid w:val="00BC2CD7"/>
    <w:rsid w:val="00BC3C92"/>
    <w:rsid w:val="00BC43A0"/>
    <w:rsid w:val="00BC4882"/>
    <w:rsid w:val="00BC5209"/>
    <w:rsid w:val="00BC6A7F"/>
    <w:rsid w:val="00BD314A"/>
    <w:rsid w:val="00BD6AE2"/>
    <w:rsid w:val="00BD6D63"/>
    <w:rsid w:val="00BD7609"/>
    <w:rsid w:val="00BE17AD"/>
    <w:rsid w:val="00BE1E3A"/>
    <w:rsid w:val="00BF06DA"/>
    <w:rsid w:val="00BF4532"/>
    <w:rsid w:val="00BF68AD"/>
    <w:rsid w:val="00BF7508"/>
    <w:rsid w:val="00C003AA"/>
    <w:rsid w:val="00C0345D"/>
    <w:rsid w:val="00C038BC"/>
    <w:rsid w:val="00C10E05"/>
    <w:rsid w:val="00C14039"/>
    <w:rsid w:val="00C1535A"/>
    <w:rsid w:val="00C17E39"/>
    <w:rsid w:val="00C21780"/>
    <w:rsid w:val="00C24F85"/>
    <w:rsid w:val="00C256A2"/>
    <w:rsid w:val="00C27798"/>
    <w:rsid w:val="00C278CA"/>
    <w:rsid w:val="00C36146"/>
    <w:rsid w:val="00C36567"/>
    <w:rsid w:val="00C4011A"/>
    <w:rsid w:val="00C41582"/>
    <w:rsid w:val="00C41863"/>
    <w:rsid w:val="00C4262C"/>
    <w:rsid w:val="00C42E66"/>
    <w:rsid w:val="00C46D48"/>
    <w:rsid w:val="00C47EAC"/>
    <w:rsid w:val="00C47EC8"/>
    <w:rsid w:val="00C50711"/>
    <w:rsid w:val="00C52456"/>
    <w:rsid w:val="00C538E7"/>
    <w:rsid w:val="00C549CE"/>
    <w:rsid w:val="00C57BEB"/>
    <w:rsid w:val="00C613D2"/>
    <w:rsid w:val="00C6216F"/>
    <w:rsid w:val="00C65745"/>
    <w:rsid w:val="00C65F7A"/>
    <w:rsid w:val="00C677A2"/>
    <w:rsid w:val="00C6785C"/>
    <w:rsid w:val="00C70E50"/>
    <w:rsid w:val="00C7141A"/>
    <w:rsid w:val="00C7270B"/>
    <w:rsid w:val="00C73D84"/>
    <w:rsid w:val="00C743A8"/>
    <w:rsid w:val="00C8044A"/>
    <w:rsid w:val="00C82442"/>
    <w:rsid w:val="00C8308A"/>
    <w:rsid w:val="00C853D1"/>
    <w:rsid w:val="00C91150"/>
    <w:rsid w:val="00C92A25"/>
    <w:rsid w:val="00C933D7"/>
    <w:rsid w:val="00C973A6"/>
    <w:rsid w:val="00CA10F5"/>
    <w:rsid w:val="00CA3D71"/>
    <w:rsid w:val="00CA507F"/>
    <w:rsid w:val="00CA60DC"/>
    <w:rsid w:val="00CA7F39"/>
    <w:rsid w:val="00CB2E74"/>
    <w:rsid w:val="00CB3216"/>
    <w:rsid w:val="00CB45D7"/>
    <w:rsid w:val="00CB521A"/>
    <w:rsid w:val="00CB5FDB"/>
    <w:rsid w:val="00CC034D"/>
    <w:rsid w:val="00CC341B"/>
    <w:rsid w:val="00CD4525"/>
    <w:rsid w:val="00CD53E1"/>
    <w:rsid w:val="00CD7A4D"/>
    <w:rsid w:val="00CD7E32"/>
    <w:rsid w:val="00CE00F1"/>
    <w:rsid w:val="00CE1886"/>
    <w:rsid w:val="00CE3219"/>
    <w:rsid w:val="00CE3D73"/>
    <w:rsid w:val="00CE6622"/>
    <w:rsid w:val="00CF0C74"/>
    <w:rsid w:val="00CF1594"/>
    <w:rsid w:val="00CF5E2A"/>
    <w:rsid w:val="00CF78CB"/>
    <w:rsid w:val="00D001A1"/>
    <w:rsid w:val="00D008F1"/>
    <w:rsid w:val="00D04805"/>
    <w:rsid w:val="00D049B4"/>
    <w:rsid w:val="00D05DDF"/>
    <w:rsid w:val="00D07937"/>
    <w:rsid w:val="00D118E2"/>
    <w:rsid w:val="00D13CDF"/>
    <w:rsid w:val="00D14F7D"/>
    <w:rsid w:val="00D15C32"/>
    <w:rsid w:val="00D16077"/>
    <w:rsid w:val="00D16AF2"/>
    <w:rsid w:val="00D17604"/>
    <w:rsid w:val="00D2185F"/>
    <w:rsid w:val="00D239E1"/>
    <w:rsid w:val="00D25C28"/>
    <w:rsid w:val="00D25F65"/>
    <w:rsid w:val="00D26389"/>
    <w:rsid w:val="00D2645F"/>
    <w:rsid w:val="00D26711"/>
    <w:rsid w:val="00D269E5"/>
    <w:rsid w:val="00D306F9"/>
    <w:rsid w:val="00D31153"/>
    <w:rsid w:val="00D314D2"/>
    <w:rsid w:val="00D322BF"/>
    <w:rsid w:val="00D32E98"/>
    <w:rsid w:val="00D33031"/>
    <w:rsid w:val="00D33C31"/>
    <w:rsid w:val="00D34663"/>
    <w:rsid w:val="00D35849"/>
    <w:rsid w:val="00D37535"/>
    <w:rsid w:val="00D43BCA"/>
    <w:rsid w:val="00D43CD5"/>
    <w:rsid w:val="00D4428D"/>
    <w:rsid w:val="00D44419"/>
    <w:rsid w:val="00D47D6F"/>
    <w:rsid w:val="00D50699"/>
    <w:rsid w:val="00D50A25"/>
    <w:rsid w:val="00D51368"/>
    <w:rsid w:val="00D51410"/>
    <w:rsid w:val="00D5579A"/>
    <w:rsid w:val="00D602E3"/>
    <w:rsid w:val="00D61443"/>
    <w:rsid w:val="00D630AD"/>
    <w:rsid w:val="00D63673"/>
    <w:rsid w:val="00D640BA"/>
    <w:rsid w:val="00D67A57"/>
    <w:rsid w:val="00D67CFD"/>
    <w:rsid w:val="00D728D4"/>
    <w:rsid w:val="00D73928"/>
    <w:rsid w:val="00D74C5E"/>
    <w:rsid w:val="00D74F63"/>
    <w:rsid w:val="00D76773"/>
    <w:rsid w:val="00D80032"/>
    <w:rsid w:val="00D83866"/>
    <w:rsid w:val="00D83ADC"/>
    <w:rsid w:val="00D90B14"/>
    <w:rsid w:val="00D92BDB"/>
    <w:rsid w:val="00D956CB"/>
    <w:rsid w:val="00D97041"/>
    <w:rsid w:val="00DA52A4"/>
    <w:rsid w:val="00DA595D"/>
    <w:rsid w:val="00DB2306"/>
    <w:rsid w:val="00DB3878"/>
    <w:rsid w:val="00DB5DC3"/>
    <w:rsid w:val="00DC2A04"/>
    <w:rsid w:val="00DC4B88"/>
    <w:rsid w:val="00DC4C1E"/>
    <w:rsid w:val="00DC4FD9"/>
    <w:rsid w:val="00DC5B4F"/>
    <w:rsid w:val="00DC5CEC"/>
    <w:rsid w:val="00DC6C0B"/>
    <w:rsid w:val="00DC729F"/>
    <w:rsid w:val="00DC747A"/>
    <w:rsid w:val="00DC75BC"/>
    <w:rsid w:val="00DC7A75"/>
    <w:rsid w:val="00DD3FA7"/>
    <w:rsid w:val="00DD5E90"/>
    <w:rsid w:val="00DE039B"/>
    <w:rsid w:val="00DE2FE2"/>
    <w:rsid w:val="00DE667C"/>
    <w:rsid w:val="00DF2453"/>
    <w:rsid w:val="00DF4727"/>
    <w:rsid w:val="00DF5505"/>
    <w:rsid w:val="00DF76DD"/>
    <w:rsid w:val="00E03BA1"/>
    <w:rsid w:val="00E04AE6"/>
    <w:rsid w:val="00E05A5E"/>
    <w:rsid w:val="00E06106"/>
    <w:rsid w:val="00E065C6"/>
    <w:rsid w:val="00E07E9B"/>
    <w:rsid w:val="00E10714"/>
    <w:rsid w:val="00E10986"/>
    <w:rsid w:val="00E115D5"/>
    <w:rsid w:val="00E11DC6"/>
    <w:rsid w:val="00E145ED"/>
    <w:rsid w:val="00E154D0"/>
    <w:rsid w:val="00E1558A"/>
    <w:rsid w:val="00E16637"/>
    <w:rsid w:val="00E2125B"/>
    <w:rsid w:val="00E229F8"/>
    <w:rsid w:val="00E22AFC"/>
    <w:rsid w:val="00E23C11"/>
    <w:rsid w:val="00E3145F"/>
    <w:rsid w:val="00E3616A"/>
    <w:rsid w:val="00E44476"/>
    <w:rsid w:val="00E465F5"/>
    <w:rsid w:val="00E5063F"/>
    <w:rsid w:val="00E512AA"/>
    <w:rsid w:val="00E513E9"/>
    <w:rsid w:val="00E519BF"/>
    <w:rsid w:val="00E52A3E"/>
    <w:rsid w:val="00E550BE"/>
    <w:rsid w:val="00E57AD9"/>
    <w:rsid w:val="00E62545"/>
    <w:rsid w:val="00E62FFB"/>
    <w:rsid w:val="00E64437"/>
    <w:rsid w:val="00E6682E"/>
    <w:rsid w:val="00E670BE"/>
    <w:rsid w:val="00E7065C"/>
    <w:rsid w:val="00E7399A"/>
    <w:rsid w:val="00E7409F"/>
    <w:rsid w:val="00E74854"/>
    <w:rsid w:val="00E75344"/>
    <w:rsid w:val="00E76191"/>
    <w:rsid w:val="00E764F4"/>
    <w:rsid w:val="00E77B63"/>
    <w:rsid w:val="00E77EA1"/>
    <w:rsid w:val="00E8250E"/>
    <w:rsid w:val="00E873F1"/>
    <w:rsid w:val="00E87CE3"/>
    <w:rsid w:val="00E93CF4"/>
    <w:rsid w:val="00E93E61"/>
    <w:rsid w:val="00E944A8"/>
    <w:rsid w:val="00E96B04"/>
    <w:rsid w:val="00EA087A"/>
    <w:rsid w:val="00EA2A7D"/>
    <w:rsid w:val="00EA3FD3"/>
    <w:rsid w:val="00EA5267"/>
    <w:rsid w:val="00EA5624"/>
    <w:rsid w:val="00EA5879"/>
    <w:rsid w:val="00EA5B83"/>
    <w:rsid w:val="00EB158F"/>
    <w:rsid w:val="00EB16CB"/>
    <w:rsid w:val="00EB17A9"/>
    <w:rsid w:val="00EB196A"/>
    <w:rsid w:val="00EB2FC7"/>
    <w:rsid w:val="00EB437A"/>
    <w:rsid w:val="00EB4B80"/>
    <w:rsid w:val="00EB5579"/>
    <w:rsid w:val="00EB5F3A"/>
    <w:rsid w:val="00EB68B3"/>
    <w:rsid w:val="00EC0CE4"/>
    <w:rsid w:val="00EC0F6A"/>
    <w:rsid w:val="00EC229D"/>
    <w:rsid w:val="00EC2BC3"/>
    <w:rsid w:val="00EC3CBA"/>
    <w:rsid w:val="00EC3E71"/>
    <w:rsid w:val="00EC3FE4"/>
    <w:rsid w:val="00EC43F7"/>
    <w:rsid w:val="00EC440E"/>
    <w:rsid w:val="00EC6871"/>
    <w:rsid w:val="00EC6A2F"/>
    <w:rsid w:val="00EC79DF"/>
    <w:rsid w:val="00ED2C30"/>
    <w:rsid w:val="00ED3C98"/>
    <w:rsid w:val="00ED446E"/>
    <w:rsid w:val="00ED5D83"/>
    <w:rsid w:val="00ED6321"/>
    <w:rsid w:val="00EE0F79"/>
    <w:rsid w:val="00EE2142"/>
    <w:rsid w:val="00EE3207"/>
    <w:rsid w:val="00EE5BE7"/>
    <w:rsid w:val="00EF28B9"/>
    <w:rsid w:val="00EF3C1A"/>
    <w:rsid w:val="00EF4CD2"/>
    <w:rsid w:val="00EF514F"/>
    <w:rsid w:val="00EF767E"/>
    <w:rsid w:val="00F0345E"/>
    <w:rsid w:val="00F04E54"/>
    <w:rsid w:val="00F0506E"/>
    <w:rsid w:val="00F13FAA"/>
    <w:rsid w:val="00F14139"/>
    <w:rsid w:val="00F14D0D"/>
    <w:rsid w:val="00F15E56"/>
    <w:rsid w:val="00F165EA"/>
    <w:rsid w:val="00F2031E"/>
    <w:rsid w:val="00F20A9B"/>
    <w:rsid w:val="00F2288B"/>
    <w:rsid w:val="00F232A5"/>
    <w:rsid w:val="00F2354D"/>
    <w:rsid w:val="00F33F7A"/>
    <w:rsid w:val="00F35031"/>
    <w:rsid w:val="00F450DB"/>
    <w:rsid w:val="00F45D1E"/>
    <w:rsid w:val="00F45DC0"/>
    <w:rsid w:val="00F5153E"/>
    <w:rsid w:val="00F53747"/>
    <w:rsid w:val="00F54E4E"/>
    <w:rsid w:val="00F57126"/>
    <w:rsid w:val="00F57E8F"/>
    <w:rsid w:val="00F60AC7"/>
    <w:rsid w:val="00F62A71"/>
    <w:rsid w:val="00F65432"/>
    <w:rsid w:val="00F656D8"/>
    <w:rsid w:val="00F6597E"/>
    <w:rsid w:val="00F7011E"/>
    <w:rsid w:val="00F70797"/>
    <w:rsid w:val="00F75C93"/>
    <w:rsid w:val="00F808AC"/>
    <w:rsid w:val="00F81F78"/>
    <w:rsid w:val="00F8311F"/>
    <w:rsid w:val="00F83237"/>
    <w:rsid w:val="00F847C3"/>
    <w:rsid w:val="00F8513F"/>
    <w:rsid w:val="00F86FCB"/>
    <w:rsid w:val="00F87A8A"/>
    <w:rsid w:val="00F90838"/>
    <w:rsid w:val="00F95FBC"/>
    <w:rsid w:val="00F97362"/>
    <w:rsid w:val="00FA047F"/>
    <w:rsid w:val="00FA0978"/>
    <w:rsid w:val="00FA0F96"/>
    <w:rsid w:val="00FA2A27"/>
    <w:rsid w:val="00FA2C76"/>
    <w:rsid w:val="00FA49ED"/>
    <w:rsid w:val="00FA5C57"/>
    <w:rsid w:val="00FB27B7"/>
    <w:rsid w:val="00FB28FB"/>
    <w:rsid w:val="00FB325F"/>
    <w:rsid w:val="00FB43BF"/>
    <w:rsid w:val="00FB4677"/>
    <w:rsid w:val="00FB4FA9"/>
    <w:rsid w:val="00FB5AD1"/>
    <w:rsid w:val="00FC04EE"/>
    <w:rsid w:val="00FC070D"/>
    <w:rsid w:val="00FC295C"/>
    <w:rsid w:val="00FC38FA"/>
    <w:rsid w:val="00FC65D0"/>
    <w:rsid w:val="00FC7C72"/>
    <w:rsid w:val="00FD0EB5"/>
    <w:rsid w:val="00FD1CA0"/>
    <w:rsid w:val="00FD40EA"/>
    <w:rsid w:val="00FD464D"/>
    <w:rsid w:val="00FD568A"/>
    <w:rsid w:val="00FD5B85"/>
    <w:rsid w:val="00FD6B6B"/>
    <w:rsid w:val="00FD6C5E"/>
    <w:rsid w:val="00FD6CC4"/>
    <w:rsid w:val="00FE0F06"/>
    <w:rsid w:val="00FE5FAA"/>
    <w:rsid w:val="00FE7B76"/>
    <w:rsid w:val="00FF1F20"/>
    <w:rsid w:val="00FF3E59"/>
    <w:rsid w:val="00FF68A7"/>
    <w:rsid w:val="00FF7F2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F44E0D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398F"/>
    <w:pPr>
      <w:spacing w:line="360" w:lineRule="auto"/>
      <w:jc w:val="both"/>
    </w:pPr>
    <w:rPr>
      <w:rFonts w:ascii="Arial" w:hAnsi="Arial"/>
    </w:rPr>
  </w:style>
  <w:style w:type="paragraph" w:styleId="Heading1">
    <w:name w:val="heading 1"/>
    <w:basedOn w:val="Normal"/>
    <w:next w:val="Normal"/>
    <w:link w:val="Ttulo1Car"/>
    <w:uiPriority w:val="9"/>
    <w:qFormat/>
    <w:rsid w:val="0046398F"/>
    <w:pPr>
      <w:numPr>
        <w:numId w:val="23"/>
      </w:numPr>
      <w:spacing w:before="600" w:after="0"/>
      <w:outlineLvl w:val="0"/>
    </w:pPr>
    <w:rPr>
      <w:rFonts w:eastAsia="Times New Roman" w:cs="Times New Roman"/>
      <w:b/>
      <w:bCs/>
      <w:iCs/>
      <w:sz w:val="36"/>
      <w:szCs w:val="32"/>
      <w:lang w:val="en-US" w:bidi="en-US"/>
    </w:rPr>
  </w:style>
  <w:style w:type="paragraph" w:styleId="Heading2">
    <w:name w:val="heading 2"/>
    <w:basedOn w:val="Normal"/>
    <w:next w:val="Normal"/>
    <w:link w:val="Ttulo2Car"/>
    <w:uiPriority w:val="9"/>
    <w:unhideWhenUsed/>
    <w:qFormat/>
    <w:rsid w:val="0046398F"/>
    <w:pPr>
      <w:keepNext/>
      <w:keepLines/>
      <w:numPr>
        <w:ilvl w:val="1"/>
        <w:numId w:val="23"/>
      </w:numPr>
      <w:spacing w:before="200" w:after="0"/>
      <w:outlineLvl w:val="1"/>
    </w:pPr>
    <w:rPr>
      <w:rFonts w:eastAsiaTheme="majorEastAsia" w:cstheme="majorBidi"/>
      <w:b/>
      <w:bCs/>
      <w:sz w:val="28"/>
      <w:szCs w:val="26"/>
    </w:rPr>
  </w:style>
  <w:style w:type="paragraph" w:styleId="Heading3">
    <w:name w:val="heading 3"/>
    <w:basedOn w:val="Normal"/>
    <w:next w:val="Normal"/>
    <w:link w:val="Ttulo3Car"/>
    <w:uiPriority w:val="9"/>
    <w:unhideWhenUsed/>
    <w:qFormat/>
    <w:rsid w:val="0046398F"/>
    <w:pPr>
      <w:keepNext/>
      <w:keepLines/>
      <w:numPr>
        <w:ilvl w:val="2"/>
        <w:numId w:val="23"/>
      </w:numPr>
      <w:spacing w:before="200" w:after="0"/>
      <w:outlineLvl w:val="2"/>
    </w:pPr>
    <w:rPr>
      <w:rFonts w:eastAsiaTheme="majorEastAsia" w:cstheme="majorBidi"/>
      <w:b/>
      <w:bCs/>
    </w:rPr>
  </w:style>
  <w:style w:type="paragraph" w:styleId="Heading4">
    <w:name w:val="heading 4"/>
    <w:basedOn w:val="Normal"/>
    <w:next w:val="Normal"/>
    <w:link w:val="Ttulo4Car"/>
    <w:uiPriority w:val="9"/>
    <w:semiHidden/>
    <w:unhideWhenUsed/>
    <w:qFormat/>
    <w:rsid w:val="00866F9E"/>
    <w:pPr>
      <w:keepNext/>
      <w:keepLines/>
      <w:numPr>
        <w:ilvl w:val="3"/>
        <w:numId w:val="2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Ttulo5Car"/>
    <w:uiPriority w:val="9"/>
    <w:semiHidden/>
    <w:unhideWhenUsed/>
    <w:qFormat/>
    <w:rsid w:val="00866F9E"/>
    <w:pPr>
      <w:keepNext/>
      <w:keepLines/>
      <w:numPr>
        <w:ilvl w:val="4"/>
        <w:numId w:val="2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Ttulo6Car"/>
    <w:uiPriority w:val="9"/>
    <w:semiHidden/>
    <w:unhideWhenUsed/>
    <w:qFormat/>
    <w:rsid w:val="00866F9E"/>
    <w:pPr>
      <w:keepNext/>
      <w:keepLines/>
      <w:numPr>
        <w:ilvl w:val="5"/>
        <w:numId w:val="2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Ttulo7Car"/>
    <w:uiPriority w:val="9"/>
    <w:semiHidden/>
    <w:unhideWhenUsed/>
    <w:qFormat/>
    <w:rsid w:val="00866F9E"/>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Ttulo8Car"/>
    <w:uiPriority w:val="9"/>
    <w:semiHidden/>
    <w:unhideWhenUsed/>
    <w:qFormat/>
    <w:rsid w:val="00866F9E"/>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Ttulo9Car"/>
    <w:uiPriority w:val="9"/>
    <w:semiHidden/>
    <w:unhideWhenUsed/>
    <w:qFormat/>
    <w:rsid w:val="00866F9E"/>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tulo1Car">
    <w:name w:val="Título 1 Car"/>
    <w:basedOn w:val="DefaultParagraphFont"/>
    <w:link w:val="Heading1"/>
    <w:uiPriority w:val="9"/>
    <w:rsid w:val="0046398F"/>
    <w:rPr>
      <w:rFonts w:ascii="Arial" w:eastAsia="Times New Roman" w:hAnsi="Arial" w:cs="Times New Roman"/>
      <w:b/>
      <w:bCs/>
      <w:iCs/>
      <w:sz w:val="36"/>
      <w:szCs w:val="32"/>
      <w:lang w:val="en-US" w:bidi="en-US"/>
    </w:rPr>
  </w:style>
  <w:style w:type="character" w:customStyle="1" w:styleId="Ttulo2Car">
    <w:name w:val="Título 2 Car"/>
    <w:basedOn w:val="DefaultParagraphFont"/>
    <w:link w:val="Heading2"/>
    <w:uiPriority w:val="9"/>
    <w:rsid w:val="0046398F"/>
    <w:rPr>
      <w:rFonts w:ascii="Arial" w:eastAsiaTheme="majorEastAsia" w:hAnsi="Arial" w:cstheme="majorBidi"/>
      <w:b/>
      <w:bCs/>
      <w:sz w:val="28"/>
      <w:szCs w:val="26"/>
    </w:rPr>
  </w:style>
  <w:style w:type="character" w:customStyle="1" w:styleId="Ttulo3Car">
    <w:name w:val="Título 3 Car"/>
    <w:basedOn w:val="DefaultParagraphFont"/>
    <w:link w:val="Heading3"/>
    <w:uiPriority w:val="9"/>
    <w:rsid w:val="0046398F"/>
    <w:rPr>
      <w:rFonts w:ascii="Arial" w:eastAsiaTheme="majorEastAsia" w:hAnsi="Arial" w:cstheme="majorBidi"/>
      <w:b/>
      <w:bCs/>
    </w:rPr>
  </w:style>
  <w:style w:type="character" w:customStyle="1" w:styleId="Ttulo4Car">
    <w:name w:val="Título 4 Car"/>
    <w:basedOn w:val="DefaultParagraphFont"/>
    <w:link w:val="Heading4"/>
    <w:uiPriority w:val="9"/>
    <w:semiHidden/>
    <w:rsid w:val="00866F9E"/>
    <w:rPr>
      <w:rFonts w:asciiTheme="majorHAnsi" w:eastAsiaTheme="majorEastAsia" w:hAnsiTheme="majorHAnsi" w:cstheme="majorBidi"/>
      <w:b/>
      <w:bCs/>
      <w:i/>
      <w:iCs/>
      <w:color w:val="4F81BD" w:themeColor="accent1"/>
    </w:rPr>
  </w:style>
  <w:style w:type="character" w:customStyle="1" w:styleId="Ttulo5Car">
    <w:name w:val="Título 5 Car"/>
    <w:basedOn w:val="DefaultParagraphFont"/>
    <w:link w:val="Heading5"/>
    <w:uiPriority w:val="9"/>
    <w:semiHidden/>
    <w:rsid w:val="00866F9E"/>
    <w:rPr>
      <w:rFonts w:asciiTheme="majorHAnsi" w:eastAsiaTheme="majorEastAsia" w:hAnsiTheme="majorHAnsi" w:cstheme="majorBidi"/>
      <w:color w:val="243F60" w:themeColor="accent1" w:themeShade="7F"/>
    </w:rPr>
  </w:style>
  <w:style w:type="character" w:customStyle="1" w:styleId="Ttulo6Car">
    <w:name w:val="Título 6 Car"/>
    <w:basedOn w:val="DefaultParagraphFont"/>
    <w:link w:val="Heading6"/>
    <w:uiPriority w:val="9"/>
    <w:semiHidden/>
    <w:rsid w:val="00866F9E"/>
    <w:rPr>
      <w:rFonts w:asciiTheme="majorHAnsi" w:eastAsiaTheme="majorEastAsia" w:hAnsiTheme="majorHAnsi" w:cstheme="majorBidi"/>
      <w:i/>
      <w:iCs/>
      <w:color w:val="243F60" w:themeColor="accent1" w:themeShade="7F"/>
    </w:rPr>
  </w:style>
  <w:style w:type="character" w:customStyle="1" w:styleId="Ttulo7Car">
    <w:name w:val="Título 7 Car"/>
    <w:basedOn w:val="DefaultParagraphFont"/>
    <w:link w:val="Heading7"/>
    <w:uiPriority w:val="9"/>
    <w:semiHidden/>
    <w:rsid w:val="00866F9E"/>
    <w:rPr>
      <w:rFonts w:asciiTheme="majorHAnsi" w:eastAsiaTheme="majorEastAsia" w:hAnsiTheme="majorHAnsi" w:cstheme="majorBidi"/>
      <w:i/>
      <w:iCs/>
      <w:color w:val="404040" w:themeColor="text1" w:themeTint="BF"/>
    </w:rPr>
  </w:style>
  <w:style w:type="character" w:customStyle="1" w:styleId="Ttulo8Car">
    <w:name w:val="Título 8 Car"/>
    <w:basedOn w:val="DefaultParagraphFont"/>
    <w:link w:val="Heading8"/>
    <w:uiPriority w:val="9"/>
    <w:semiHidden/>
    <w:rsid w:val="00866F9E"/>
    <w:rPr>
      <w:rFonts w:asciiTheme="majorHAnsi" w:eastAsiaTheme="majorEastAsia" w:hAnsiTheme="majorHAnsi" w:cstheme="majorBidi"/>
      <w:color w:val="404040" w:themeColor="text1" w:themeTint="BF"/>
      <w:sz w:val="20"/>
      <w:szCs w:val="20"/>
    </w:rPr>
  </w:style>
  <w:style w:type="character" w:customStyle="1" w:styleId="Ttulo9Car">
    <w:name w:val="Título 9 Car"/>
    <w:basedOn w:val="DefaultParagraphFont"/>
    <w:link w:val="Heading9"/>
    <w:uiPriority w:val="9"/>
    <w:semiHidden/>
    <w:rsid w:val="00866F9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EncabezadoCar"/>
    <w:uiPriority w:val="99"/>
    <w:unhideWhenUsed/>
    <w:rsid w:val="00320A2D"/>
    <w:pPr>
      <w:tabs>
        <w:tab w:val="center" w:pos="4252"/>
        <w:tab w:val="right" w:pos="8504"/>
      </w:tabs>
      <w:spacing w:after="0" w:line="240" w:lineRule="auto"/>
    </w:pPr>
  </w:style>
  <w:style w:type="character" w:customStyle="1" w:styleId="EncabezadoCar">
    <w:name w:val="Encabezado Car"/>
    <w:basedOn w:val="DefaultParagraphFont"/>
    <w:link w:val="Header"/>
    <w:uiPriority w:val="99"/>
    <w:rsid w:val="00320A2D"/>
  </w:style>
  <w:style w:type="paragraph" w:styleId="Footer">
    <w:name w:val="footer"/>
    <w:basedOn w:val="Normal"/>
    <w:link w:val="PiedepginaCar"/>
    <w:uiPriority w:val="99"/>
    <w:unhideWhenUsed/>
    <w:rsid w:val="00320A2D"/>
    <w:pPr>
      <w:tabs>
        <w:tab w:val="center" w:pos="4252"/>
        <w:tab w:val="right" w:pos="8504"/>
      </w:tabs>
      <w:spacing w:after="0" w:line="240" w:lineRule="auto"/>
    </w:pPr>
  </w:style>
  <w:style w:type="character" w:customStyle="1" w:styleId="PiedepginaCar">
    <w:name w:val="Pie de página Car"/>
    <w:basedOn w:val="DefaultParagraphFont"/>
    <w:link w:val="Footer"/>
    <w:uiPriority w:val="99"/>
    <w:rsid w:val="00320A2D"/>
  </w:style>
  <w:style w:type="paragraph" w:styleId="BalloonText">
    <w:name w:val="Balloon Text"/>
    <w:basedOn w:val="Normal"/>
    <w:link w:val="TextodegloboCar"/>
    <w:uiPriority w:val="99"/>
    <w:semiHidden/>
    <w:unhideWhenUsed/>
    <w:rsid w:val="00320A2D"/>
    <w:pPr>
      <w:spacing w:after="0" w:line="240" w:lineRule="auto"/>
    </w:pPr>
    <w:rPr>
      <w:rFonts w:ascii="Tahoma" w:hAnsi="Tahoma" w:cs="Tahoma"/>
      <w:sz w:val="16"/>
      <w:szCs w:val="16"/>
    </w:rPr>
  </w:style>
  <w:style w:type="character" w:customStyle="1" w:styleId="TextodegloboCar">
    <w:name w:val="Texto de globo Car"/>
    <w:basedOn w:val="DefaultParagraphFont"/>
    <w:link w:val="BalloonText"/>
    <w:uiPriority w:val="99"/>
    <w:semiHidden/>
    <w:rsid w:val="00320A2D"/>
    <w:rPr>
      <w:rFonts w:ascii="Tahoma" w:hAnsi="Tahoma" w:cs="Tahoma"/>
      <w:sz w:val="16"/>
      <w:szCs w:val="16"/>
    </w:rPr>
  </w:style>
  <w:style w:type="paragraph" w:styleId="NoSpacing">
    <w:name w:val="No Spacing"/>
    <w:basedOn w:val="Normal"/>
    <w:link w:val="SinespaciadoCar"/>
    <w:uiPriority w:val="1"/>
    <w:qFormat/>
    <w:rsid w:val="00320A2D"/>
    <w:pPr>
      <w:spacing w:after="0" w:line="240" w:lineRule="auto"/>
    </w:pPr>
    <w:rPr>
      <w:rFonts w:ascii="Calibri" w:eastAsia="Times New Roman" w:hAnsi="Calibri" w:cs="Times New Roman"/>
      <w:lang w:val="en-US" w:bidi="en-US"/>
    </w:rPr>
  </w:style>
  <w:style w:type="character" w:customStyle="1" w:styleId="SinespaciadoCar">
    <w:name w:val="Sin espaciado Car"/>
    <w:link w:val="NoSpacing"/>
    <w:uiPriority w:val="1"/>
    <w:rsid w:val="00320A2D"/>
    <w:rPr>
      <w:rFonts w:ascii="Calibri" w:eastAsia="Times New Roman" w:hAnsi="Calibri" w:cs="Times New Roman"/>
      <w:lang w:val="en-US" w:bidi="en-US"/>
    </w:rPr>
  </w:style>
  <w:style w:type="paragraph" w:styleId="NormalWeb">
    <w:name w:val="Normal (Web)"/>
    <w:basedOn w:val="Normal"/>
    <w:uiPriority w:val="99"/>
    <w:rsid w:val="00320A2D"/>
    <w:pPr>
      <w:spacing w:before="100" w:beforeAutospacing="1" w:after="100" w:afterAutospacing="1" w:line="480" w:lineRule="auto"/>
      <w:ind w:firstLine="360"/>
    </w:pPr>
    <w:rPr>
      <w:rFonts w:ascii="Calibri" w:eastAsia="Times New Roman" w:hAnsi="Calibri" w:cs="Times New Roman"/>
      <w:lang w:val="en-US" w:bidi="en-US"/>
    </w:rPr>
  </w:style>
  <w:style w:type="paragraph" w:customStyle="1" w:styleId="Default">
    <w:name w:val="Default"/>
    <w:rsid w:val="00005BA2"/>
    <w:pPr>
      <w:autoSpaceDE w:val="0"/>
      <w:autoSpaceDN w:val="0"/>
      <w:adjustRightInd w:val="0"/>
      <w:spacing w:after="0" w:line="240" w:lineRule="auto"/>
    </w:pPr>
    <w:rPr>
      <w:rFonts w:ascii="Arial" w:hAnsi="Arial" w:cs="Arial"/>
      <w:color w:val="000000"/>
      <w:sz w:val="24"/>
      <w:szCs w:val="24"/>
      <w:lang w:val="es-ES"/>
    </w:rPr>
  </w:style>
  <w:style w:type="paragraph" w:styleId="TOC1">
    <w:name w:val="toc 1"/>
    <w:basedOn w:val="Normal"/>
    <w:next w:val="Normal"/>
    <w:autoRedefine/>
    <w:uiPriority w:val="39"/>
    <w:rsid w:val="00866F9E"/>
    <w:pPr>
      <w:keepLines/>
      <w:tabs>
        <w:tab w:val="left" w:pos="567"/>
        <w:tab w:val="right" w:leader="dot" w:pos="9628"/>
      </w:tabs>
      <w:spacing w:before="180" w:after="180" w:line="240" w:lineRule="auto"/>
      <w:ind w:right="57"/>
      <w:jc w:val="right"/>
    </w:pPr>
    <w:rPr>
      <w:rFonts w:ascii="Times New Roman" w:eastAsia="Times New Roman" w:hAnsi="Times New Roman" w:cs="Times New Roman"/>
      <w:b/>
      <w:caps/>
      <w:sz w:val="24"/>
      <w:szCs w:val="20"/>
      <w:lang w:val="es-ES" w:eastAsia="es-ES"/>
    </w:rPr>
  </w:style>
  <w:style w:type="paragraph" w:styleId="TOC2">
    <w:name w:val="toc 2"/>
    <w:basedOn w:val="Normal"/>
    <w:next w:val="Normal"/>
    <w:autoRedefine/>
    <w:uiPriority w:val="39"/>
    <w:rsid w:val="00867D8D"/>
    <w:pPr>
      <w:keepLines/>
      <w:tabs>
        <w:tab w:val="left" w:pos="1100"/>
        <w:tab w:val="right" w:leader="dot" w:pos="9628"/>
      </w:tabs>
      <w:spacing w:before="120" w:after="120" w:line="240" w:lineRule="auto"/>
      <w:ind w:left="284" w:right="57"/>
      <w:jc w:val="right"/>
    </w:pPr>
    <w:rPr>
      <w:rFonts w:ascii="Times New Roman" w:eastAsia="Times New Roman" w:hAnsi="Times New Roman" w:cs="Times New Roman"/>
      <w:b/>
      <w:noProof/>
      <w:sz w:val="24"/>
      <w:szCs w:val="26"/>
      <w:lang w:val="es-ES" w:eastAsia="es-ES"/>
    </w:rPr>
  </w:style>
  <w:style w:type="paragraph" w:styleId="TOC3">
    <w:name w:val="toc 3"/>
    <w:basedOn w:val="Normal"/>
    <w:next w:val="Normal"/>
    <w:autoRedefine/>
    <w:uiPriority w:val="39"/>
    <w:rsid w:val="00867D8D"/>
    <w:pPr>
      <w:keepLines/>
      <w:tabs>
        <w:tab w:val="left" w:pos="1320"/>
        <w:tab w:val="right" w:leader="dot" w:pos="9628"/>
      </w:tabs>
      <w:spacing w:before="120" w:after="120" w:line="240" w:lineRule="auto"/>
      <w:ind w:left="567" w:right="57"/>
    </w:pPr>
    <w:rPr>
      <w:rFonts w:ascii="Times New Roman" w:eastAsia="Times New Roman" w:hAnsi="Times New Roman" w:cs="Times New Roman"/>
      <w:noProof/>
      <w:sz w:val="24"/>
      <w:szCs w:val="20"/>
      <w:lang w:val="es-ES" w:eastAsia="es-ES"/>
    </w:rPr>
  </w:style>
  <w:style w:type="character" w:styleId="Hyperlink">
    <w:name w:val="Hyperlink"/>
    <w:uiPriority w:val="99"/>
    <w:rsid w:val="00867D8D"/>
    <w:rPr>
      <w:noProof/>
      <w:color w:val="auto"/>
      <w:sz w:val="28"/>
      <w:u w:val="single"/>
    </w:rPr>
  </w:style>
  <w:style w:type="paragraph" w:styleId="Title">
    <w:name w:val="Title"/>
    <w:basedOn w:val="Normal"/>
    <w:next w:val="Normal"/>
    <w:link w:val="TtuloCar"/>
    <w:uiPriority w:val="10"/>
    <w:qFormat/>
    <w:rsid w:val="00A73DB2"/>
    <w:pPr>
      <w:pBdr>
        <w:bottom w:val="single" w:sz="8" w:space="4" w:color="4F81BD" w:themeColor="accent1"/>
      </w:pBdr>
      <w:spacing w:after="300" w:line="240" w:lineRule="auto"/>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DefaultParagraphFont"/>
    <w:link w:val="Title"/>
    <w:uiPriority w:val="10"/>
    <w:rsid w:val="00A73DB2"/>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A73DB2"/>
    <w:pPr>
      <w:spacing w:line="276" w:lineRule="auto"/>
      <w:ind w:left="720"/>
      <w:contextualSpacing/>
      <w:jc w:val="left"/>
    </w:pPr>
    <w:rPr>
      <w:rFonts w:asciiTheme="minorHAnsi" w:hAnsiTheme="minorHAnsi"/>
    </w:rPr>
  </w:style>
  <w:style w:type="paragraph" w:styleId="HTMLPreformatted">
    <w:name w:val="HTML Preformatted"/>
    <w:basedOn w:val="Normal"/>
    <w:link w:val="HTMLconformatoprevioCar"/>
    <w:uiPriority w:val="99"/>
    <w:unhideWhenUsed/>
    <w:rsid w:val="00A73D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s-ES" w:eastAsia="es-ES"/>
    </w:rPr>
  </w:style>
  <w:style w:type="character" w:customStyle="1" w:styleId="HTMLconformatoprevioCar">
    <w:name w:val="HTML con formato previo Car"/>
    <w:basedOn w:val="DefaultParagraphFont"/>
    <w:link w:val="HTMLPreformatted"/>
    <w:uiPriority w:val="99"/>
    <w:rsid w:val="00A73DB2"/>
    <w:rPr>
      <w:rFonts w:ascii="Courier New" w:eastAsia="Times New Roman" w:hAnsi="Courier New" w:cs="Courier New"/>
      <w:sz w:val="20"/>
      <w:szCs w:val="20"/>
      <w:lang w:val="es-ES" w:eastAsia="es-ES"/>
    </w:rPr>
  </w:style>
  <w:style w:type="character" w:customStyle="1" w:styleId="apple-converted-space">
    <w:name w:val="apple-converted-space"/>
    <w:basedOn w:val="DefaultParagraphFont"/>
    <w:rsid w:val="00A73DB2"/>
  </w:style>
  <w:style w:type="paragraph" w:styleId="CommentText">
    <w:name w:val="annotation text"/>
    <w:basedOn w:val="Normal"/>
    <w:link w:val="TextocomentarioCar"/>
    <w:uiPriority w:val="99"/>
    <w:unhideWhenUsed/>
    <w:rsid w:val="00A73DB2"/>
    <w:pPr>
      <w:spacing w:line="240" w:lineRule="auto"/>
      <w:jc w:val="left"/>
    </w:pPr>
    <w:rPr>
      <w:rFonts w:asciiTheme="minorHAnsi" w:hAnsiTheme="minorHAnsi"/>
      <w:sz w:val="24"/>
      <w:szCs w:val="24"/>
      <w:lang w:val="es-ES"/>
    </w:rPr>
  </w:style>
  <w:style w:type="character" w:customStyle="1" w:styleId="TextocomentarioCar">
    <w:name w:val="Texto comentario Car"/>
    <w:basedOn w:val="DefaultParagraphFont"/>
    <w:link w:val="CommentText"/>
    <w:uiPriority w:val="99"/>
    <w:rsid w:val="00A73DB2"/>
    <w:rPr>
      <w:sz w:val="24"/>
      <w:szCs w:val="24"/>
      <w:lang w:val="es-ES"/>
    </w:rPr>
  </w:style>
  <w:style w:type="character" w:styleId="FollowedHyperlink">
    <w:name w:val="FollowedHyperlink"/>
    <w:basedOn w:val="DefaultParagraphFont"/>
    <w:uiPriority w:val="99"/>
    <w:semiHidden/>
    <w:unhideWhenUsed/>
    <w:rsid w:val="00A73DB2"/>
    <w:rPr>
      <w:color w:val="800080" w:themeColor="followedHyperlink"/>
      <w:u w:val="single"/>
    </w:rPr>
  </w:style>
  <w:style w:type="character" w:styleId="Strong">
    <w:name w:val="Strong"/>
    <w:basedOn w:val="DefaultParagraphFont"/>
    <w:uiPriority w:val="22"/>
    <w:qFormat/>
    <w:rsid w:val="004A731E"/>
    <w:rPr>
      <w:b/>
      <w:bCs/>
    </w:rPr>
  </w:style>
  <w:style w:type="character" w:customStyle="1" w:styleId="estilo21">
    <w:name w:val="estilo21"/>
    <w:basedOn w:val="DefaultParagraphFont"/>
    <w:rsid w:val="004A731E"/>
  </w:style>
  <w:style w:type="character" w:styleId="Emphasis">
    <w:name w:val="Emphasis"/>
    <w:basedOn w:val="DefaultParagraphFont"/>
    <w:uiPriority w:val="20"/>
    <w:qFormat/>
    <w:rsid w:val="004A731E"/>
    <w:rPr>
      <w:i/>
      <w:iCs/>
    </w:rPr>
  </w:style>
  <w:style w:type="character" w:styleId="CommentReference">
    <w:name w:val="annotation reference"/>
    <w:basedOn w:val="DefaultParagraphFont"/>
    <w:uiPriority w:val="99"/>
    <w:semiHidden/>
    <w:unhideWhenUsed/>
    <w:rsid w:val="00667794"/>
    <w:rPr>
      <w:sz w:val="16"/>
      <w:szCs w:val="16"/>
    </w:rPr>
  </w:style>
  <w:style w:type="paragraph" w:styleId="FootnoteText">
    <w:name w:val="footnote text"/>
    <w:basedOn w:val="Normal"/>
    <w:link w:val="FootnoteTextChar"/>
    <w:uiPriority w:val="99"/>
    <w:unhideWhenUsed/>
    <w:rsid w:val="0000768D"/>
    <w:pPr>
      <w:spacing w:after="0" w:line="240" w:lineRule="auto"/>
    </w:pPr>
    <w:rPr>
      <w:sz w:val="20"/>
      <w:szCs w:val="20"/>
    </w:rPr>
  </w:style>
  <w:style w:type="character" w:customStyle="1" w:styleId="FootnoteTextChar">
    <w:name w:val="Footnote Text Char"/>
    <w:basedOn w:val="DefaultParagraphFont"/>
    <w:link w:val="FootnoteText"/>
    <w:uiPriority w:val="99"/>
    <w:rsid w:val="0000768D"/>
    <w:rPr>
      <w:rFonts w:ascii="Arial" w:hAnsi="Arial"/>
      <w:sz w:val="20"/>
      <w:szCs w:val="20"/>
    </w:rPr>
  </w:style>
  <w:style w:type="character" w:styleId="FootnoteReference">
    <w:name w:val="footnote reference"/>
    <w:basedOn w:val="DefaultParagraphFont"/>
    <w:uiPriority w:val="99"/>
    <w:semiHidden/>
    <w:unhideWhenUsed/>
    <w:rsid w:val="0000768D"/>
    <w:rPr>
      <w:vertAlign w:val="superscript"/>
    </w:rPr>
  </w:style>
  <w:style w:type="paragraph" w:styleId="EndnoteText">
    <w:name w:val="endnote text"/>
    <w:basedOn w:val="Normal"/>
    <w:link w:val="EndnoteTextChar"/>
    <w:uiPriority w:val="99"/>
    <w:semiHidden/>
    <w:unhideWhenUsed/>
    <w:rsid w:val="0089629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9629C"/>
    <w:rPr>
      <w:rFonts w:ascii="Arial" w:hAnsi="Arial"/>
      <w:sz w:val="20"/>
      <w:szCs w:val="20"/>
    </w:rPr>
  </w:style>
  <w:style w:type="character" w:styleId="EndnoteReference">
    <w:name w:val="endnote reference"/>
    <w:basedOn w:val="DefaultParagraphFont"/>
    <w:uiPriority w:val="99"/>
    <w:semiHidden/>
    <w:unhideWhenUsed/>
    <w:rsid w:val="0089629C"/>
    <w:rPr>
      <w:vertAlign w:val="superscript"/>
    </w:rPr>
  </w:style>
  <w:style w:type="paragraph" w:styleId="Caption">
    <w:name w:val="caption"/>
    <w:basedOn w:val="Normal"/>
    <w:next w:val="Normal"/>
    <w:uiPriority w:val="35"/>
    <w:unhideWhenUsed/>
    <w:qFormat/>
    <w:rsid w:val="00EC6871"/>
    <w:pPr>
      <w:spacing w:line="240" w:lineRule="auto"/>
    </w:pPr>
    <w:rPr>
      <w:b/>
      <w:bCs/>
      <w:color w:val="4F81BD" w:themeColor="accent1"/>
      <w:sz w:val="18"/>
      <w:szCs w:val="18"/>
    </w:rPr>
  </w:style>
  <w:style w:type="paragraph" w:styleId="CommentSubject">
    <w:name w:val="annotation subject"/>
    <w:basedOn w:val="CommentText"/>
    <w:next w:val="CommentText"/>
    <w:link w:val="CommentSubjectChar"/>
    <w:uiPriority w:val="99"/>
    <w:semiHidden/>
    <w:unhideWhenUsed/>
    <w:rsid w:val="004059C3"/>
    <w:pPr>
      <w:jc w:val="both"/>
    </w:pPr>
    <w:rPr>
      <w:rFonts w:ascii="Arial" w:hAnsi="Arial"/>
      <w:b/>
      <w:bCs/>
      <w:sz w:val="20"/>
      <w:szCs w:val="20"/>
      <w:lang w:val="es-ES_tradnl"/>
    </w:rPr>
  </w:style>
  <w:style w:type="character" w:customStyle="1" w:styleId="CommentSubjectChar">
    <w:name w:val="Comment Subject Char"/>
    <w:basedOn w:val="TextocomentarioCar"/>
    <w:link w:val="CommentSubject"/>
    <w:uiPriority w:val="99"/>
    <w:semiHidden/>
    <w:rsid w:val="004059C3"/>
    <w:rPr>
      <w:rFonts w:ascii="Arial" w:hAnsi="Arial"/>
      <w:b/>
      <w:bCs/>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00370">
      <w:bodyDiv w:val="1"/>
      <w:marLeft w:val="0"/>
      <w:marRight w:val="0"/>
      <w:marTop w:val="0"/>
      <w:marBottom w:val="0"/>
      <w:divBdr>
        <w:top w:val="none" w:sz="0" w:space="0" w:color="auto"/>
        <w:left w:val="none" w:sz="0" w:space="0" w:color="auto"/>
        <w:bottom w:val="none" w:sz="0" w:space="0" w:color="auto"/>
        <w:right w:val="none" w:sz="0" w:space="0" w:color="auto"/>
      </w:divBdr>
      <w:divsChild>
        <w:div w:id="1767533399">
          <w:marLeft w:val="150"/>
          <w:marRight w:val="150"/>
          <w:marTop w:val="75"/>
          <w:marBottom w:val="75"/>
          <w:divBdr>
            <w:top w:val="none" w:sz="0" w:space="0" w:color="auto"/>
            <w:left w:val="none" w:sz="0" w:space="0" w:color="auto"/>
            <w:bottom w:val="none" w:sz="0" w:space="0" w:color="auto"/>
            <w:right w:val="none" w:sz="0" w:space="0" w:color="auto"/>
          </w:divBdr>
          <w:divsChild>
            <w:div w:id="118871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5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yperlink" Target="http://wpd.ugr.es/~bioestad/wp-content/uploads/eq3.gif" TargetMode="External"/><Relationship Id="rId18" Type="http://schemas.openxmlformats.org/officeDocument/2006/relationships/image" Target="media/image9.gif"/><Relationship Id="rId19" Type="http://schemas.openxmlformats.org/officeDocument/2006/relationships/image" Target="media/image10.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header" Target="header1.xml"/><Relationship Id="rId58" Type="http://schemas.openxmlformats.org/officeDocument/2006/relationships/footer" Target="footer1.xml"/><Relationship Id="rId59" Type="http://schemas.openxmlformats.org/officeDocument/2006/relationships/fontTable" Target="fontTable.xml"/><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comments" Target="comments.xml"/><Relationship Id="rId49" Type="http://schemas.microsoft.com/office/2011/relationships/commentsExtended" Target="commentsExtended.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yperlink" Target="http://vacommunity.org/2016+VAST+Challenge%3A+MC2" TargetMode="Externa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60" Type="http://schemas.microsoft.com/office/2011/relationships/people" Target="people.xml"/><Relationship Id="rId61" Type="http://schemas.openxmlformats.org/officeDocument/2006/relationships/glossaryDocument" Target="glossary/document.xml"/><Relationship Id="rId6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emf"/><Relationship Id="rId12" Type="http://schemas.openxmlformats.org/officeDocument/2006/relationships/image" Target="media/image4.png"/></Relationships>
</file>

<file path=word/_rels/footnotes.xml.rels><?xml version="1.0" encoding="UTF-8" standalone="yes"?>
<Relationships xmlns="http://schemas.openxmlformats.org/package/2006/relationships"><Relationship Id="rId3" Type="http://schemas.openxmlformats.org/officeDocument/2006/relationships/hyperlink" Target="http://cucis.ece.northwestern.edu/projects/DMS/publications/AnomalyDetection.pdf%20" TargetMode="External"/><Relationship Id="rId4" Type="http://schemas.openxmlformats.org/officeDocument/2006/relationships/hyperlink" Target="http://ceur-ws.org/Vol-558/Art_8.pdf" TargetMode="External"/><Relationship Id="rId5" Type="http://schemas.openxmlformats.org/officeDocument/2006/relationships/hyperlink" Target="http://vacommunity.org/2016+VAST+Challenge%3A+MC2" TargetMode="External"/><Relationship Id="rId1" Type="http://schemas.openxmlformats.org/officeDocument/2006/relationships/hyperlink" Target="http://copro.com.ar/Deteccion_de_anomalias.html" TargetMode="External"/><Relationship Id="rId2" Type="http://schemas.openxmlformats.org/officeDocument/2006/relationships/hyperlink" Target="http://cucis.ece.northwestern.edu/projects/DMS/publications/AnomalyDetection.pdf%20"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166974B56B34048AC1C602209C11D90"/>
        <w:category>
          <w:name w:val="General"/>
          <w:gallery w:val="placeholder"/>
        </w:category>
        <w:types>
          <w:type w:val="bbPlcHdr"/>
        </w:types>
        <w:behaviors>
          <w:behavior w:val="content"/>
        </w:behaviors>
        <w:guid w:val="{08F7EDE4-7C72-4FEA-896C-2826916EF3A8}"/>
      </w:docPartPr>
      <w:docPartBody>
        <w:p w:rsidR="00A20827" w:rsidRDefault="00A20827" w:rsidP="00A20827">
          <w:pPr>
            <w:pStyle w:val="C166974B56B34048AC1C602209C11D90"/>
          </w:pPr>
          <w:r>
            <w:rPr>
              <w:rFonts w:asciiTheme="majorHAnsi" w:eastAsiaTheme="majorEastAsia" w:hAnsiTheme="majorHAnsi" w:cstheme="majorBidi"/>
              <w:sz w:val="32"/>
              <w:szCs w:val="32"/>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Georgia">
    <w:panose1 w:val="02040502050405020303"/>
    <w:charset w:val="00"/>
    <w:family w:val="auto"/>
    <w:pitch w:val="variable"/>
    <w:sig w:usb0="00000287" w:usb1="00000000" w:usb2="00000000" w:usb3="00000000" w:csb0="0000009F" w:csb1="00000000"/>
  </w:font>
  <w:font w:name="Verdana">
    <w:panose1 w:val="020B0604030504040204"/>
    <w:charset w:val="00"/>
    <w:family w:val="auto"/>
    <w:pitch w:val="variable"/>
    <w:sig w:usb0="A10006FF" w:usb1="4000205B" w:usb2="00000010" w:usb3="00000000" w:csb0="0000019F" w:csb1="00000000"/>
  </w:font>
  <w:font w:name="TTE1019D78t00">
    <w:panose1 w:val="00000000000000000000"/>
    <w:charset w:val="00"/>
    <w:family w:val="auto"/>
    <w:notTrueType/>
    <w:pitch w:val="default"/>
    <w:sig w:usb0="00000003" w:usb1="00000000" w:usb2="00000000" w:usb3="00000000" w:csb0="00000001" w:csb1="00000000"/>
  </w:font>
  <w:font w:name="Helvetica-Bold">
    <w:altName w:val="Arial"/>
    <w:charset w:val="00"/>
    <w:family w:val="auto"/>
    <w:pitch w:val="variable"/>
    <w:sig w:usb0="E00002FF" w:usb1="5000785B" w:usb2="00000000" w:usb3="00000000" w:csb0="0000019F" w:csb1="00000000"/>
  </w:font>
  <w:font w:name="NewCenturySchlbk-Roman">
    <w:panose1 w:val="00000000000000000000"/>
    <w:charset w:val="00"/>
    <w:family w:val="roman"/>
    <w:notTrueType/>
    <w:pitch w:val="default"/>
    <w:sig w:usb0="00000003" w:usb1="00000000" w:usb2="00000000" w:usb3="00000000" w:csb0="00000001" w:csb1="00000000"/>
  </w:font>
  <w:font w:name="CMBX12">
    <w:panose1 w:val="00000000000000000000"/>
    <w:charset w:val="00"/>
    <w:family w:val="auto"/>
    <w:notTrueType/>
    <w:pitch w:val="default"/>
    <w:sig w:usb0="00000003" w:usb1="00000000" w:usb2="00000000" w:usb3="00000000" w:csb0="00000001" w:csb1="00000000"/>
  </w:font>
  <w:font w:name="CMR12">
    <w:panose1 w:val="00000000000000000000"/>
    <w:charset w:val="00"/>
    <w:family w:val="auto"/>
    <w:notTrueType/>
    <w:pitch w:val="default"/>
    <w:sig w:usb0="00000003" w:usb1="00000000" w:usb2="00000000" w:usb3="00000000" w:csb0="00000001" w:csb1="00000000"/>
  </w:font>
  <w:font w:name="Minion-Bold">
    <w:altName w:val="Calibri"/>
    <w:panose1 w:val="00000000000000000000"/>
    <w:charset w:val="00"/>
    <w:family w:val="auto"/>
    <w:notTrueType/>
    <w:pitch w:val="default"/>
    <w:sig w:usb0="00000003" w:usb1="00000000" w:usb2="00000000" w:usb3="00000000" w:csb0="00000001" w:csb1="00000000"/>
  </w:font>
  <w:font w:name="Times-Roman">
    <w:altName w:val="Times"/>
    <w:panose1 w:val="00000000000000000000"/>
    <w:charset w:val="00"/>
    <w:family w:val="auto"/>
    <w:notTrueType/>
    <w:pitch w:val="default"/>
    <w:sig w:usb0="00000003" w:usb1="00000000" w:usb2="00000000" w:usb3="00000000" w:csb0="00000001" w:csb1="00000000"/>
  </w:font>
  <w:font w:name="Minion-Regular">
    <w:altName w:val="Calibri"/>
    <w:panose1 w:val="00000000000000000000"/>
    <w:charset w:val="00"/>
    <w:family w:val="auto"/>
    <w:notTrueType/>
    <w:pitch w:val="default"/>
    <w:sig w:usb0="00000003" w:usb1="00000000" w:usb2="00000000" w:usb3="00000000" w:csb0="00000001" w:csb1="00000000"/>
  </w:font>
  <w:font w:name="Minion-Italic">
    <w:altName w:val="Calibri"/>
    <w:panose1 w:val="00000000000000000000"/>
    <w:charset w:val="00"/>
    <w:family w:val="auto"/>
    <w:notTrueType/>
    <w:pitch w:val="default"/>
    <w:sig w:usb0="00000003" w:usb1="00000000" w:usb2="00000000" w:usb3="00000000" w:csb0="00000001" w:csb1="00000000"/>
  </w:font>
  <w:font w:name="RMTMI">
    <w:altName w:val="Calibri"/>
    <w:panose1 w:val="00000000000000000000"/>
    <w:charset w:val="00"/>
    <w:family w:val="auto"/>
    <w:notTrueType/>
    <w:pitch w:val="default"/>
    <w:sig w:usb0="00000003" w:usb1="00000000" w:usb2="00000000" w:usb3="00000000" w:csb0="00000001" w:csb1="00000000"/>
  </w:font>
  <w:font w:name="MTSY">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inherit">
    <w:altName w:val="Times New Roman"/>
    <w:panose1 w:val="00000000000000000000"/>
    <w:charset w:val="00"/>
    <w:family w:val="roman"/>
    <w:notTrueType/>
    <w:pitch w:val="default"/>
  </w:font>
  <w:font w:name="Calibri,Italic">
    <w:altName w:val="Calibri"/>
    <w:panose1 w:val="00000000000000000000"/>
    <w:charset w:val="00"/>
    <w:family w:val="swiss"/>
    <w:notTrueType/>
    <w:pitch w:val="default"/>
    <w:sig w:usb0="00000003" w:usb1="00000000" w:usb2="00000000" w:usb3="00000000" w:csb0="00000001" w:csb1="00000000"/>
  </w:font>
  <w:font w:name="MinionPro-Regular">
    <w:altName w:val="MS Mincho"/>
    <w:panose1 w:val="00000000000000000000"/>
    <w:charset w:val="80"/>
    <w:family w:val="roman"/>
    <w:notTrueType/>
    <w:pitch w:val="default"/>
    <w:sig w:usb0="00000000" w:usb1="08070000" w:usb2="00000010" w:usb3="00000000" w:csb0="00020000"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2"/>
  </w:compat>
  <w:rsids>
    <w:rsidRoot w:val="00A20827"/>
    <w:rsid w:val="00025E62"/>
    <w:rsid w:val="000365DF"/>
    <w:rsid w:val="0009011B"/>
    <w:rsid w:val="000F4398"/>
    <w:rsid w:val="001074C6"/>
    <w:rsid w:val="00173598"/>
    <w:rsid w:val="001B5038"/>
    <w:rsid w:val="001D75CC"/>
    <w:rsid w:val="001E0BB5"/>
    <w:rsid w:val="00202886"/>
    <w:rsid w:val="00223E48"/>
    <w:rsid w:val="00250EBF"/>
    <w:rsid w:val="00257691"/>
    <w:rsid w:val="0028575F"/>
    <w:rsid w:val="002867B0"/>
    <w:rsid w:val="002F7592"/>
    <w:rsid w:val="00312D3F"/>
    <w:rsid w:val="00322528"/>
    <w:rsid w:val="00323E75"/>
    <w:rsid w:val="00363565"/>
    <w:rsid w:val="00394B59"/>
    <w:rsid w:val="003B3F4E"/>
    <w:rsid w:val="003D78A0"/>
    <w:rsid w:val="003E7BE0"/>
    <w:rsid w:val="0043688E"/>
    <w:rsid w:val="00453A90"/>
    <w:rsid w:val="00487133"/>
    <w:rsid w:val="004C02BF"/>
    <w:rsid w:val="004C3E5D"/>
    <w:rsid w:val="004E08D6"/>
    <w:rsid w:val="005360B9"/>
    <w:rsid w:val="005711CA"/>
    <w:rsid w:val="00582DF4"/>
    <w:rsid w:val="005C69DA"/>
    <w:rsid w:val="00627284"/>
    <w:rsid w:val="00630190"/>
    <w:rsid w:val="006A2157"/>
    <w:rsid w:val="006D319A"/>
    <w:rsid w:val="006F7CB3"/>
    <w:rsid w:val="0076671E"/>
    <w:rsid w:val="0079201E"/>
    <w:rsid w:val="007B7FD2"/>
    <w:rsid w:val="007C5F3E"/>
    <w:rsid w:val="0081266B"/>
    <w:rsid w:val="00850C93"/>
    <w:rsid w:val="008722FC"/>
    <w:rsid w:val="008A164A"/>
    <w:rsid w:val="008A6BEE"/>
    <w:rsid w:val="008B7023"/>
    <w:rsid w:val="008D4924"/>
    <w:rsid w:val="008F233C"/>
    <w:rsid w:val="00956284"/>
    <w:rsid w:val="009A0649"/>
    <w:rsid w:val="009A4E84"/>
    <w:rsid w:val="009D4CC9"/>
    <w:rsid w:val="009E22CB"/>
    <w:rsid w:val="00A0306E"/>
    <w:rsid w:val="00A03D16"/>
    <w:rsid w:val="00A05634"/>
    <w:rsid w:val="00A127F2"/>
    <w:rsid w:val="00A20827"/>
    <w:rsid w:val="00A37AC6"/>
    <w:rsid w:val="00A434B1"/>
    <w:rsid w:val="00A52333"/>
    <w:rsid w:val="00A537FB"/>
    <w:rsid w:val="00A6149A"/>
    <w:rsid w:val="00AA6101"/>
    <w:rsid w:val="00AA6DA0"/>
    <w:rsid w:val="00B225A6"/>
    <w:rsid w:val="00BB34DA"/>
    <w:rsid w:val="00BD584A"/>
    <w:rsid w:val="00BF4599"/>
    <w:rsid w:val="00C02358"/>
    <w:rsid w:val="00C0449C"/>
    <w:rsid w:val="00C214FC"/>
    <w:rsid w:val="00C235DD"/>
    <w:rsid w:val="00C771DF"/>
    <w:rsid w:val="00D425BF"/>
    <w:rsid w:val="00D64132"/>
    <w:rsid w:val="00DA2594"/>
    <w:rsid w:val="00DE7602"/>
    <w:rsid w:val="00E96DDB"/>
    <w:rsid w:val="00EA25BB"/>
    <w:rsid w:val="00F163DB"/>
    <w:rsid w:val="00F249D7"/>
    <w:rsid w:val="00F269AD"/>
    <w:rsid w:val="00F55554"/>
    <w:rsid w:val="00F650F0"/>
    <w:rsid w:val="00F9115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3BC2D6484B44B61AC7BFA7892ADC5DA">
    <w:name w:val="53BC2D6484B44B61AC7BFA7892ADC5DA"/>
    <w:rsid w:val="00A20827"/>
  </w:style>
  <w:style w:type="paragraph" w:customStyle="1" w:styleId="7BD09CAD16754A3B839735610AA92172">
    <w:name w:val="7BD09CAD16754A3B839735610AA92172"/>
    <w:rsid w:val="00A20827"/>
  </w:style>
  <w:style w:type="paragraph" w:customStyle="1" w:styleId="C166974B56B34048AC1C602209C11D90">
    <w:name w:val="C166974B56B34048AC1C602209C11D90"/>
    <w:rsid w:val="00A208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DA4B3193-B944-3A4E-BFCA-6ECD08125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73</Pages>
  <Words>14585</Words>
  <Characters>83138</Characters>
  <Application>Microsoft Macintosh Word</Application>
  <DocSecurity>0</DocSecurity>
  <Lines>692</Lines>
  <Paragraphs>195</Paragraphs>
  <ScaleCrop>false</ScaleCrop>
  <HeadingPairs>
    <vt:vector size="2" baseType="variant">
      <vt:variant>
        <vt:lpstr>Title</vt:lpstr>
      </vt:variant>
      <vt:variant>
        <vt:i4>1</vt:i4>
      </vt:variant>
    </vt:vector>
  </HeadingPairs>
  <TitlesOfParts>
    <vt:vector size="1" baseType="lpstr">
      <vt:lpstr>Alberto González San Francisco                              Master Visual Analytics and Big Data</vt:lpstr>
    </vt:vector>
  </TitlesOfParts>
  <Company>Windows uE</Company>
  <LinksUpToDate>false</LinksUpToDate>
  <CharactersWithSpaces>97528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Alberto González San Francisco                              Master Visual Analytics and Big Data</dc:title>
  <dc:creator>03unir</dc:creator>
  <cp:lastModifiedBy>Daniel Alcaide</cp:lastModifiedBy>
  <cp:revision>2</cp:revision>
  <dcterms:created xsi:type="dcterms:W3CDTF">2017-07-25T21:25:00Z</dcterms:created>
  <dcterms:modified xsi:type="dcterms:W3CDTF">2017-07-25T21:25:00Z</dcterms:modified>
</cp:coreProperties>
</file>